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F76" w:rsidRDefault="008A116E" w:rsidP="00E17F76">
      <w:pPr>
        <w:pStyle w:val="Corpodetexto2"/>
        <w:rPr>
          <w:sz w:val="28"/>
          <w:szCs w:val="28"/>
        </w:rPr>
      </w:pPr>
      <w:r>
        <w:rPr>
          <w:noProof/>
          <w:sz w:val="28"/>
          <w:szCs w:val="28"/>
        </w:rPr>
        <w:pict>
          <v:line id="Line 2" o:spid="_x0000_s1026" style="position:absolute;left:0;text-align:left;z-index:251656704;visibility:visible;mso-wrap-distance-left:3.17497mm;mso-wrap-distance-right:3.17497mm"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" o:allowincell="f" strokecolor="white">
            <v:stroke startarrow="block" endarrow="block"/>
          </v:line>
        </w:pict>
      </w:r>
      <w:r w:rsidR="00301E38" w:rsidRPr="00E0771C">
        <w:rPr>
          <w:sz w:val="28"/>
          <w:szCs w:val="28"/>
        </w:rPr>
        <w:t>FACULDADE</w:t>
      </w:r>
      <w:r w:rsidR="00001041">
        <w:rPr>
          <w:sz w:val="28"/>
          <w:szCs w:val="28"/>
        </w:rPr>
        <w:t xml:space="preserve">DE TECNOLOGIA </w:t>
      </w:r>
      <w:r w:rsidR="00A33A86" w:rsidRPr="00E0771C">
        <w:rPr>
          <w:sz w:val="28"/>
          <w:szCs w:val="28"/>
        </w:rPr>
        <w:t>IBTA</w:t>
      </w:r>
    </w:p>
    <w:p w:rsidR="00E17F76" w:rsidRDefault="00301E38" w:rsidP="00E17F76">
      <w:pPr>
        <w:pStyle w:val="Corpodetexto2"/>
        <w:rPr>
          <w:sz w:val="28"/>
          <w:szCs w:val="28"/>
        </w:rPr>
      </w:pPr>
      <w:r w:rsidRPr="00E0771C">
        <w:rPr>
          <w:sz w:val="28"/>
          <w:szCs w:val="28"/>
        </w:rPr>
        <w:br/>
      </w:r>
      <w:r w:rsidR="00E17F76">
        <w:rPr>
          <w:sz w:val="28"/>
          <w:szCs w:val="28"/>
        </w:rPr>
        <w:t>PROJETO INTEGRADOR EM GESTÃO DE PROJETOS</w:t>
      </w:r>
    </w:p>
    <w:p w:rsidR="00671397" w:rsidRPr="000F54E3" w:rsidRDefault="00E17F76" w:rsidP="00E17F76">
      <w:pPr>
        <w:widowControl w:val="0"/>
        <w:jc w:val="right"/>
      </w:pPr>
      <w:r w:rsidRPr="00E0771C">
        <w:rPr>
          <w:sz w:val="28"/>
          <w:szCs w:val="28"/>
        </w:rPr>
        <w:br/>
      </w:r>
      <w:r w:rsidR="000F54E3" w:rsidRPr="000F54E3">
        <w:t xml:space="preserve">Ana Paula </w:t>
      </w:r>
      <w:r w:rsidR="00301E38" w:rsidRPr="000F54E3">
        <w:rPr>
          <w:b/>
        </w:rPr>
        <w:t>S</w:t>
      </w:r>
      <w:r w:rsidR="000F54E3" w:rsidRPr="000F54E3">
        <w:rPr>
          <w:b/>
        </w:rPr>
        <w:t>IQUEIRA</w:t>
      </w:r>
    </w:p>
    <w:p w:rsidR="00671397" w:rsidRPr="000F54E3" w:rsidRDefault="000F54E3">
      <w:pPr>
        <w:widowControl w:val="0"/>
        <w:jc w:val="right"/>
        <w:rPr>
          <w:b/>
          <w:bCs/>
        </w:rPr>
      </w:pPr>
      <w:r w:rsidRPr="000F54E3">
        <w:t xml:space="preserve">Luis Fernando </w:t>
      </w:r>
      <w:r w:rsidRPr="000F54E3">
        <w:rPr>
          <w:b/>
          <w:bCs/>
        </w:rPr>
        <w:t>BRANDÃO</w:t>
      </w:r>
    </w:p>
    <w:p w:rsidR="00671397" w:rsidRPr="000F54E3" w:rsidRDefault="000F54E3">
      <w:pPr>
        <w:widowControl w:val="0"/>
        <w:jc w:val="right"/>
        <w:rPr>
          <w:b/>
          <w:bCs/>
        </w:rPr>
      </w:pPr>
      <w:r w:rsidRPr="000F54E3">
        <w:t xml:space="preserve">Luiza Helena </w:t>
      </w:r>
      <w:r w:rsidRPr="000F54E3">
        <w:rPr>
          <w:b/>
          <w:bCs/>
        </w:rPr>
        <w:t>FAVARETTO</w:t>
      </w:r>
    </w:p>
    <w:p w:rsidR="00671397" w:rsidRPr="000F54E3" w:rsidRDefault="000F54E3" w:rsidP="00671397">
      <w:pPr>
        <w:widowControl w:val="0"/>
        <w:jc w:val="right"/>
        <w:rPr>
          <w:b/>
          <w:bCs/>
        </w:rPr>
      </w:pPr>
      <w:proofErr w:type="spellStart"/>
      <w:r w:rsidRPr="000F54E3">
        <w:t>Waldinei</w:t>
      </w:r>
      <w:proofErr w:type="spellEnd"/>
      <w:r w:rsidRPr="000F54E3">
        <w:t xml:space="preserve"> </w:t>
      </w:r>
      <w:r w:rsidRPr="000F54E3">
        <w:rPr>
          <w:b/>
          <w:bCs/>
          <w:color w:val="000000"/>
        </w:rPr>
        <w:t>PEREIRA DA SILVA</w:t>
      </w:r>
    </w:p>
    <w:p w:rsidR="00301E38" w:rsidRPr="00BD311A" w:rsidRDefault="00301E38">
      <w:pPr>
        <w:widowControl w:val="0"/>
        <w:jc w:val="right"/>
        <w:rPr>
          <w:color w:val="FF0000"/>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0F54E3" w:rsidRDefault="000F54E3" w:rsidP="000F54E3">
      <w:pPr>
        <w:widowControl w:val="0"/>
        <w:jc w:val="center"/>
        <w:rPr>
          <w:sz w:val="28"/>
          <w:szCs w:val="28"/>
        </w:rPr>
      </w:pPr>
      <w:r>
        <w:rPr>
          <w:sz w:val="28"/>
          <w:szCs w:val="28"/>
        </w:rPr>
        <w:t>GAED - GERENCIADOR DE ATIVIDADES ESCOLAR DIGITAL: Gerenciamento de tarefas, ocorrências e boletins de alunos</w:t>
      </w:r>
    </w:p>
    <w:p w:rsidR="002F0E7A" w:rsidRDefault="00301E38">
      <w:pPr>
        <w:widowControl w:val="0"/>
        <w:jc w:val="center"/>
        <w:rPr>
          <w:sz w:val="28"/>
          <w:szCs w:val="28"/>
        </w:rPr>
      </w:pPr>
      <w:r>
        <w:rPr>
          <w:sz w:val="28"/>
          <w:szCs w:val="28"/>
        </w:rPr>
        <w:br/>
      </w: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301E38" w:rsidRPr="00BD311A" w:rsidRDefault="00301E38">
      <w:pPr>
        <w:widowControl w:val="0"/>
        <w:jc w:val="center"/>
        <w:rPr>
          <w:color w:val="0000FF"/>
          <w:sz w:val="28"/>
          <w:szCs w:val="28"/>
        </w:rPr>
      </w:pPr>
      <w:r>
        <w:rPr>
          <w:sz w:val="28"/>
          <w:szCs w:val="28"/>
        </w:rPr>
        <w:br/>
      </w:r>
    </w:p>
    <w:p w:rsidR="00301E38" w:rsidRDefault="004A456F">
      <w:pPr>
        <w:pStyle w:val="Ttulo"/>
        <w:widowControl w:val="0"/>
        <w:tabs>
          <w:tab w:val="clear" w:pos="2340"/>
        </w:tabs>
        <w:spacing w:line="240" w:lineRule="auto"/>
        <w:ind w:firstLine="0"/>
        <w:sectPr w:rsidR="00301E38" w:rsidSect="003E691D">
          <w:headerReference w:type="default" r:id="rId8"/>
          <w:headerReference w:type="first" r:id="rId9"/>
          <w:pgSz w:w="11907" w:h="16840" w:code="9"/>
          <w:pgMar w:top="1701" w:right="1134" w:bottom="1134" w:left="1701" w:header="1134" w:footer="0" w:gutter="0"/>
          <w:pgNumType w:start="0"/>
          <w:cols w:space="720"/>
          <w:vAlign w:val="both"/>
          <w:titlePg/>
        </w:sectPr>
      </w:pPr>
      <w:r>
        <w:lastRenderedPageBreak/>
        <w:t>CAMPINAS</w:t>
      </w:r>
      <w:r>
        <w:br/>
      </w:r>
      <w:r w:rsidR="000F54E3" w:rsidRPr="000F54E3">
        <w:t>2015</w:t>
      </w:r>
    </w:p>
    <w:p w:rsidR="0091175B" w:rsidRPr="00BD311A" w:rsidRDefault="000F54E3" w:rsidP="0091175B">
      <w:pPr>
        <w:widowControl w:val="0"/>
        <w:spacing w:before="100" w:beforeAutospacing="1" w:after="100" w:afterAutospacing="1"/>
        <w:jc w:val="center"/>
        <w:rPr>
          <w:b/>
          <w:bCs/>
          <w:color w:val="FF0000"/>
          <w:sz w:val="28"/>
          <w:szCs w:val="28"/>
        </w:rPr>
      </w:pPr>
      <w:r>
        <w:rPr>
          <w:color w:val="000000"/>
        </w:rPr>
        <w:lastRenderedPageBreak/>
        <w:t xml:space="preserve">Ana Paula </w:t>
      </w:r>
      <w:r w:rsidRPr="000F54E3">
        <w:rPr>
          <w:b/>
          <w:bCs/>
          <w:color w:val="000000"/>
        </w:rPr>
        <w:t>SIQUEIRA</w:t>
      </w:r>
      <w:r w:rsidRPr="009378AD">
        <w:rPr>
          <w:bCs/>
          <w:color w:val="000000"/>
        </w:rPr>
        <w:br/>
      </w:r>
      <w:r>
        <w:rPr>
          <w:color w:val="000000"/>
        </w:rPr>
        <w:t xml:space="preserve">Luis Fernando </w:t>
      </w:r>
      <w:r w:rsidRPr="000F54E3">
        <w:rPr>
          <w:b/>
          <w:bCs/>
          <w:color w:val="000000"/>
        </w:rPr>
        <w:t>BRANDÃO</w:t>
      </w:r>
      <w:r>
        <w:rPr>
          <w:b/>
          <w:bCs/>
          <w:color w:val="000000"/>
        </w:rPr>
        <w:br/>
      </w:r>
      <w:r>
        <w:rPr>
          <w:color w:val="000000"/>
        </w:rPr>
        <w:t xml:space="preserve">Luiza Helena </w:t>
      </w:r>
      <w:r w:rsidRPr="000F54E3">
        <w:rPr>
          <w:b/>
          <w:bCs/>
          <w:color w:val="000000"/>
        </w:rPr>
        <w:t>FAVARETTO</w:t>
      </w:r>
      <w:r>
        <w:rPr>
          <w:b/>
          <w:bCs/>
          <w:color w:val="000000"/>
        </w:rPr>
        <w:br/>
      </w:r>
      <w:proofErr w:type="spellStart"/>
      <w:r>
        <w:rPr>
          <w:color w:val="000000"/>
        </w:rPr>
        <w:t>Waldinei</w:t>
      </w:r>
      <w:proofErr w:type="spellEnd"/>
      <w:r>
        <w:rPr>
          <w:color w:val="000000"/>
        </w:rPr>
        <w:t xml:space="preserve"> </w:t>
      </w:r>
      <w:r w:rsidRPr="000F54E3">
        <w:rPr>
          <w:b/>
          <w:bCs/>
          <w:color w:val="000000"/>
        </w:rPr>
        <w:t>PEREIRA DA SILVA</w:t>
      </w:r>
      <w:r w:rsidRPr="009378AD">
        <w:rPr>
          <w:color w:val="000000"/>
        </w:rPr>
        <w:br/>
      </w:r>
    </w:p>
    <w:p w:rsidR="00301E38" w:rsidRDefault="00301E38">
      <w:pPr>
        <w:jc w:val="center"/>
      </w:pPr>
    </w:p>
    <w:p w:rsidR="00301E38" w:rsidRDefault="000F54E3">
      <w:pPr>
        <w:jc w:val="center"/>
        <w:rPr>
          <w:b/>
          <w:bCs/>
          <w:color w:val="000000"/>
        </w:rPr>
      </w:pPr>
      <w:r>
        <w:rPr>
          <w:sz w:val="28"/>
          <w:szCs w:val="28"/>
        </w:rPr>
        <w:t>GAED - GERENCIADOR DE ATIVIDADES ESCOLAR DIGITAL</w:t>
      </w:r>
      <w:r w:rsidR="00702C9A" w:rsidRPr="00BD311A">
        <w:rPr>
          <w:color w:val="FF0000"/>
          <w:sz w:val="28"/>
          <w:szCs w:val="28"/>
        </w:rPr>
        <w:br/>
      </w:r>
    </w:p>
    <w:p w:rsidR="00E17F76" w:rsidRDefault="00B10CE8" w:rsidP="00E17F76">
      <w:pPr>
        <w:widowControl w:val="0"/>
        <w:ind w:left="3960"/>
      </w:pPr>
      <w:r>
        <w:br/>
      </w:r>
      <w:r w:rsidR="00301E38">
        <w:br/>
      </w:r>
      <w:r w:rsidR="00301E38">
        <w:br/>
      </w:r>
      <w:r w:rsidR="00E17F76">
        <w:t>Trabalho de Conclusão de Módulo apresentado à Faculdade IBTA para obtenção do título de Gerente de Projetos de Desenvolvimento de Sistemas de Informação.</w:t>
      </w:r>
    </w:p>
    <w:p w:rsidR="0091175B" w:rsidRDefault="0091175B" w:rsidP="00E17F76">
      <w:pPr>
        <w:widowControl w:val="0"/>
        <w:ind w:left="3960"/>
      </w:pPr>
    </w:p>
    <w:p w:rsidR="00301E38" w:rsidRDefault="00301E38" w:rsidP="0091175B">
      <w:pPr>
        <w:widowControl w:val="0"/>
      </w:pPr>
      <w:r>
        <w:br/>
        <w:t xml:space="preserve">Aprovado em </w:t>
      </w:r>
      <w:proofErr w:type="spellStart"/>
      <w:r w:rsidR="0091175B">
        <w:rPr>
          <w:color w:val="FF0000"/>
        </w:rPr>
        <w:t>dd</w:t>
      </w:r>
      <w:proofErr w:type="spellEnd"/>
      <w:r w:rsidR="0091175B">
        <w:rPr>
          <w:color w:val="FF0000"/>
        </w:rPr>
        <w:t>/mm/</w:t>
      </w:r>
      <w:proofErr w:type="spellStart"/>
      <w:r w:rsidR="0091175B">
        <w:rPr>
          <w:color w:val="FF0000"/>
        </w:rPr>
        <w:t>aaaa</w:t>
      </w:r>
      <w:proofErr w:type="spellEnd"/>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r>
      <w:r w:rsidR="00E17F76" w:rsidRPr="00E17F76">
        <w:t xml:space="preserve">Prof. Esp. Anselmo </w:t>
      </w:r>
      <w:proofErr w:type="spellStart"/>
      <w:r w:rsidR="00E17F76" w:rsidRPr="00E17F76">
        <w:t>Lotufo</w:t>
      </w:r>
      <w:proofErr w:type="spellEnd"/>
      <w:r w:rsidR="00E17F76" w:rsidRPr="00E17F76">
        <w:t xml:space="preserve"> </w:t>
      </w:r>
      <w:proofErr w:type="spellStart"/>
      <w:r w:rsidR="00E17F76" w:rsidRPr="00E17F76">
        <w:t>Conejo</w:t>
      </w:r>
      <w:proofErr w:type="spellEnd"/>
      <w:r>
        <w:br/>
      </w:r>
      <w:r w:rsidR="00A33A86">
        <w:t xml:space="preserve">Faculdade </w:t>
      </w:r>
      <w:r w:rsidR="007F352A">
        <w:t xml:space="preserve">de Tecnologia </w:t>
      </w:r>
      <w:r w:rsidR="00A33A86">
        <w:t>IBTA</w:t>
      </w:r>
    </w:p>
    <w:p w:rsidR="00301E38" w:rsidRDefault="00301E38">
      <w:pPr>
        <w:jc w:val="center"/>
      </w:pPr>
    </w:p>
    <w:p w:rsidR="00E61772" w:rsidRDefault="00301E38" w:rsidP="00E61772">
      <w:pPr>
        <w:spacing w:line="240" w:lineRule="auto"/>
        <w:jc w:val="center"/>
      </w:pPr>
      <w:r>
        <w:t>_________________________________________________________</w:t>
      </w:r>
      <w:r>
        <w:br/>
      </w:r>
      <w:r w:rsidR="00E61772">
        <w:t>Prof.</w:t>
      </w:r>
      <w:r w:rsidR="00001041" w:rsidRPr="0091175B">
        <w:rPr>
          <w:color w:val="FF0000"/>
        </w:rPr>
        <w:t>(</w:t>
      </w:r>
      <w:proofErr w:type="spellStart"/>
      <w:r w:rsidR="00001041">
        <w:rPr>
          <w:color w:val="FF0000"/>
        </w:rPr>
        <w:t>Esp</w:t>
      </w:r>
      <w:proofErr w:type="spellEnd"/>
      <w:r w:rsidR="00001041">
        <w:rPr>
          <w:color w:val="FF0000"/>
        </w:rPr>
        <w:t>/MS/</w:t>
      </w:r>
      <w:proofErr w:type="spellStart"/>
      <w:r w:rsidR="00001041" w:rsidRPr="0091175B">
        <w:rPr>
          <w:color w:val="FF0000"/>
        </w:rPr>
        <w:t>Dr</w:t>
      </w:r>
      <w:proofErr w:type="spellEnd"/>
      <w:r w:rsidR="00001041" w:rsidRPr="0091175B">
        <w:rPr>
          <w:color w:val="FF0000"/>
        </w:rPr>
        <w:t>)</w:t>
      </w:r>
      <w:r w:rsidR="00E61772" w:rsidRPr="00BD311A">
        <w:rPr>
          <w:color w:val="FF0000"/>
        </w:rPr>
        <w:t>Fulano de Tal</w:t>
      </w:r>
      <w:r w:rsidR="00E61772">
        <w:br/>
        <w:t xml:space="preserve">Faculdade </w:t>
      </w:r>
      <w:r w:rsidR="007F352A">
        <w:t xml:space="preserve">de Tecnologia </w:t>
      </w:r>
      <w:r w:rsidR="00E61772">
        <w:t>IBTA</w:t>
      </w:r>
    </w:p>
    <w:p w:rsidR="00E17F76" w:rsidRDefault="00E17F76">
      <w:pPr>
        <w:spacing w:line="240" w:lineRule="auto"/>
        <w:jc w:val="left"/>
      </w:pPr>
      <w:r>
        <w:br w:type="page"/>
      </w:r>
    </w:p>
    <w:p w:rsidR="00301E38" w:rsidRDefault="00301E38">
      <w:pPr>
        <w:spacing w:line="240" w:lineRule="auto"/>
        <w:jc w:val="center"/>
        <w:sectPr w:rsidR="00301E38" w:rsidSect="003E691D">
          <w:headerReference w:type="default" r:id="rId10"/>
          <w:pgSz w:w="11907" w:h="16840" w:code="9"/>
          <w:pgMar w:top="1701" w:right="1134" w:bottom="1134" w:left="1701" w:header="1134" w:footer="0" w:gutter="0"/>
          <w:pgNumType w:start="0"/>
          <w:cols w:space="720"/>
          <w:vAlign w:val="both"/>
          <w:titlePg/>
        </w:sectPr>
      </w:pPr>
    </w:p>
    <w:p w:rsidR="00301E38" w:rsidRPr="000247B7" w:rsidRDefault="00301E38">
      <w:pPr>
        <w:jc w:val="center"/>
        <w:rPr>
          <w:b/>
          <w:bCs/>
          <w:lang w:val="en-US"/>
        </w:rPr>
      </w:pPr>
      <w:r w:rsidRPr="000247B7">
        <w:rPr>
          <w:b/>
          <w:bCs/>
          <w:lang w:val="en-US"/>
        </w:rPr>
        <w:lastRenderedPageBreak/>
        <w:t>LISTA DE ILUSTRAÇÕES</w:t>
      </w:r>
    </w:p>
    <w:p w:rsidR="00301E38" w:rsidRPr="000247B7" w:rsidRDefault="00301E38">
      <w:pPr>
        <w:pStyle w:val="Corpodetexto"/>
        <w:spacing w:line="480" w:lineRule="auto"/>
        <w:jc w:val="center"/>
        <w:rPr>
          <w:b/>
          <w:bCs/>
          <w:color w:val="000000"/>
          <w:lang w:val="en-US"/>
        </w:rPr>
      </w:pPr>
    </w:p>
    <w:p w:rsidR="00FD2372" w:rsidRDefault="008A116E">
      <w:pPr>
        <w:pStyle w:val="ndicedeilustraes"/>
        <w:tabs>
          <w:tab w:val="right" w:leader="dot" w:pos="9269"/>
        </w:tabs>
        <w:rPr>
          <w:ins w:id="0" w:author="User" w:date="2015-04-05T17:30:00Z"/>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ins w:id="1"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"_Toc416018379"</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 Grupo de Processos do PMBoK</w:t>
        </w:r>
        <w:r w:rsidR="00FD2372">
          <w:rPr>
            <w:noProof/>
            <w:webHidden/>
          </w:rPr>
          <w:tab/>
        </w:r>
        <w:r>
          <w:rPr>
            <w:noProof/>
            <w:webHidden/>
          </w:rPr>
          <w:fldChar w:fldCharType="begin"/>
        </w:r>
        <w:r w:rsidR="00FD2372">
          <w:rPr>
            <w:noProof/>
            <w:webHidden/>
          </w:rPr>
          <w:instrText xml:space="preserve"> PAGEREF _Toc416018379 \h </w:instrText>
        </w:r>
      </w:ins>
      <w:r>
        <w:rPr>
          <w:noProof/>
          <w:webHidden/>
        </w:rPr>
      </w:r>
      <w:r>
        <w:rPr>
          <w:noProof/>
          <w:webHidden/>
        </w:rPr>
        <w:fldChar w:fldCharType="separate"/>
      </w:r>
      <w:ins w:id="2" w:author="User" w:date="2015-04-05T17:30:00Z">
        <w:r w:rsidR="00FD2372">
          <w:rPr>
            <w:noProof/>
            <w:webHidden/>
          </w:rPr>
          <w:t>19</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3" w:author="User" w:date="2015-04-05T17:30:00Z"/>
          <w:rFonts w:asciiTheme="minorHAnsi" w:eastAsiaTheme="minorEastAsia" w:hAnsiTheme="minorHAnsi" w:cstheme="minorBidi"/>
          <w:noProof/>
          <w:sz w:val="22"/>
          <w:szCs w:val="22"/>
        </w:rPr>
      </w:pPr>
      <w:ins w:id="4"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"_Toc416018380"</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2 - Ciclo de vida de um projeto PMBok</w:t>
        </w:r>
        <w:r w:rsidR="00FD2372">
          <w:rPr>
            <w:noProof/>
            <w:webHidden/>
          </w:rPr>
          <w:tab/>
        </w:r>
        <w:r>
          <w:rPr>
            <w:noProof/>
            <w:webHidden/>
          </w:rPr>
          <w:fldChar w:fldCharType="begin"/>
        </w:r>
        <w:r w:rsidR="00FD2372">
          <w:rPr>
            <w:noProof/>
            <w:webHidden/>
          </w:rPr>
          <w:instrText xml:space="preserve"> PAGEREF _Toc416018380 \h </w:instrText>
        </w:r>
      </w:ins>
      <w:r>
        <w:rPr>
          <w:noProof/>
          <w:webHidden/>
        </w:rPr>
      </w:r>
      <w:r>
        <w:rPr>
          <w:noProof/>
          <w:webHidden/>
        </w:rPr>
        <w:fldChar w:fldCharType="separate"/>
      </w:r>
      <w:ins w:id="5" w:author="User" w:date="2015-04-05T17:30:00Z">
        <w:r w:rsidR="00FD2372">
          <w:rPr>
            <w:noProof/>
            <w:webHidden/>
          </w:rPr>
          <w:t>20</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6" w:author="User" w:date="2015-04-05T17:30:00Z"/>
          <w:rFonts w:asciiTheme="minorHAnsi" w:eastAsiaTheme="minorEastAsia" w:hAnsiTheme="minorHAnsi" w:cstheme="minorBidi"/>
          <w:noProof/>
          <w:sz w:val="22"/>
          <w:szCs w:val="22"/>
        </w:rPr>
      </w:pPr>
      <w:ins w:id="7"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"_Toc416018381"</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3 - Grupo de Áreas de Conhecimento</w:t>
        </w:r>
        <w:r w:rsidR="00FD2372">
          <w:rPr>
            <w:noProof/>
            <w:webHidden/>
          </w:rPr>
          <w:tab/>
        </w:r>
        <w:r>
          <w:rPr>
            <w:noProof/>
            <w:webHidden/>
          </w:rPr>
          <w:fldChar w:fldCharType="begin"/>
        </w:r>
        <w:r w:rsidR="00FD2372">
          <w:rPr>
            <w:noProof/>
            <w:webHidden/>
          </w:rPr>
          <w:instrText xml:space="preserve"> PAGEREF _Toc416018381 \h </w:instrText>
        </w:r>
      </w:ins>
      <w:r>
        <w:rPr>
          <w:noProof/>
          <w:webHidden/>
        </w:rPr>
      </w:r>
      <w:r>
        <w:rPr>
          <w:noProof/>
          <w:webHidden/>
        </w:rPr>
        <w:fldChar w:fldCharType="separate"/>
      </w:r>
      <w:ins w:id="8" w:author="User" w:date="2015-04-05T17:30:00Z">
        <w:r w:rsidR="00FD2372">
          <w:rPr>
            <w:noProof/>
            <w:webHidden/>
          </w:rPr>
          <w:t>20</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9" w:author="User" w:date="2015-04-05T17:30:00Z"/>
          <w:rFonts w:asciiTheme="minorHAnsi" w:eastAsiaTheme="minorEastAsia" w:hAnsiTheme="minorHAnsi" w:cstheme="minorBidi"/>
          <w:noProof/>
          <w:sz w:val="22"/>
          <w:szCs w:val="22"/>
        </w:rPr>
      </w:pPr>
      <w:ins w:id="10"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"_Toc416018382"</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4 - Conceito de Equilíbrio no Gerenciamento de Projetos</w:t>
        </w:r>
        <w:r w:rsidR="00FD2372">
          <w:rPr>
            <w:noProof/>
            <w:webHidden/>
          </w:rPr>
          <w:tab/>
        </w:r>
        <w:r>
          <w:rPr>
            <w:noProof/>
            <w:webHidden/>
          </w:rPr>
          <w:fldChar w:fldCharType="begin"/>
        </w:r>
        <w:r w:rsidR="00FD2372">
          <w:rPr>
            <w:noProof/>
            <w:webHidden/>
          </w:rPr>
          <w:instrText xml:space="preserve"> PAGEREF _Toc416018382 \h </w:instrText>
        </w:r>
      </w:ins>
      <w:r>
        <w:rPr>
          <w:noProof/>
          <w:webHidden/>
        </w:rPr>
      </w:r>
      <w:r>
        <w:rPr>
          <w:noProof/>
          <w:webHidden/>
        </w:rPr>
        <w:fldChar w:fldCharType="separate"/>
      </w:r>
      <w:ins w:id="11" w:author="User" w:date="2015-04-05T17:30:00Z">
        <w:r w:rsidR="00FD2372">
          <w:rPr>
            <w:noProof/>
            <w:webHidden/>
          </w:rPr>
          <w:t>21</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12" w:author="User" w:date="2015-04-05T17:30:00Z"/>
          <w:rFonts w:asciiTheme="minorHAnsi" w:eastAsiaTheme="minorEastAsia" w:hAnsiTheme="minorHAnsi" w:cstheme="minorBidi"/>
          <w:noProof/>
          <w:sz w:val="22"/>
          <w:szCs w:val="22"/>
        </w:rPr>
      </w:pPr>
      <w:ins w:id="13"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"_Toc416018383"</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5 - Ciclo do Scrum</w:t>
        </w:r>
        <w:r w:rsidR="00FD2372">
          <w:rPr>
            <w:noProof/>
            <w:webHidden/>
          </w:rPr>
          <w:tab/>
        </w:r>
        <w:r>
          <w:rPr>
            <w:noProof/>
            <w:webHidden/>
          </w:rPr>
          <w:fldChar w:fldCharType="begin"/>
        </w:r>
        <w:r w:rsidR="00FD2372">
          <w:rPr>
            <w:noProof/>
            <w:webHidden/>
          </w:rPr>
          <w:instrText xml:space="preserve"> PAGEREF _Toc416018383 \h </w:instrText>
        </w:r>
      </w:ins>
      <w:r>
        <w:rPr>
          <w:noProof/>
          <w:webHidden/>
        </w:rPr>
      </w:r>
      <w:r>
        <w:rPr>
          <w:noProof/>
          <w:webHidden/>
        </w:rPr>
        <w:fldChar w:fldCharType="separate"/>
      </w:r>
      <w:ins w:id="14" w:author="User" w:date="2015-04-05T17:30:00Z">
        <w:r w:rsidR="00FD2372">
          <w:rPr>
            <w:noProof/>
            <w:webHidden/>
          </w:rPr>
          <w:t>23</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15" w:author="User" w:date="2015-04-05T17:30:00Z"/>
          <w:rFonts w:asciiTheme="minorHAnsi" w:eastAsiaTheme="minorEastAsia" w:hAnsiTheme="minorHAnsi" w:cstheme="minorBidi"/>
          <w:noProof/>
          <w:sz w:val="22"/>
          <w:szCs w:val="22"/>
        </w:rPr>
      </w:pPr>
      <w:ins w:id="16"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"_Toc416018384"</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6 - WBS - Estrutura Analítica do Projeto</w:t>
        </w:r>
        <w:r w:rsidR="00FD2372">
          <w:rPr>
            <w:noProof/>
            <w:webHidden/>
          </w:rPr>
          <w:tab/>
        </w:r>
        <w:r>
          <w:rPr>
            <w:noProof/>
            <w:webHidden/>
          </w:rPr>
          <w:fldChar w:fldCharType="begin"/>
        </w:r>
        <w:r w:rsidR="00FD2372">
          <w:rPr>
            <w:noProof/>
            <w:webHidden/>
          </w:rPr>
          <w:instrText xml:space="preserve"> PAGEREF _Toc416018384 \h </w:instrText>
        </w:r>
      </w:ins>
      <w:r>
        <w:rPr>
          <w:noProof/>
          <w:webHidden/>
        </w:rPr>
      </w:r>
      <w:r>
        <w:rPr>
          <w:noProof/>
          <w:webHidden/>
        </w:rPr>
        <w:fldChar w:fldCharType="separate"/>
      </w:r>
      <w:ins w:id="17" w:author="User" w:date="2015-04-05T17:30:00Z">
        <w:r w:rsidR="00FD2372">
          <w:rPr>
            <w:noProof/>
            <w:webHidden/>
          </w:rPr>
          <w:t>34</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18" w:author="User" w:date="2015-04-05T17:30:00Z"/>
          <w:rFonts w:asciiTheme="minorHAnsi" w:eastAsiaTheme="minorEastAsia" w:hAnsiTheme="minorHAnsi" w:cstheme="minorBidi"/>
          <w:noProof/>
          <w:sz w:val="22"/>
          <w:szCs w:val="22"/>
        </w:rPr>
      </w:pPr>
      <w:ins w:id="19"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"_Toc416018385"</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7 - Diagrama de Caso de Uso do Aluno</w:t>
        </w:r>
        <w:r w:rsidR="00FD2372">
          <w:rPr>
            <w:noProof/>
            <w:webHidden/>
          </w:rPr>
          <w:tab/>
        </w:r>
        <w:r>
          <w:rPr>
            <w:noProof/>
            <w:webHidden/>
          </w:rPr>
          <w:fldChar w:fldCharType="begin"/>
        </w:r>
        <w:r w:rsidR="00FD2372">
          <w:rPr>
            <w:noProof/>
            <w:webHidden/>
          </w:rPr>
          <w:instrText xml:space="preserve"> PAGEREF _Toc416018385 \h </w:instrText>
        </w:r>
      </w:ins>
      <w:r>
        <w:rPr>
          <w:noProof/>
          <w:webHidden/>
        </w:rPr>
      </w:r>
      <w:r>
        <w:rPr>
          <w:noProof/>
          <w:webHidden/>
        </w:rPr>
        <w:fldChar w:fldCharType="separate"/>
      </w:r>
      <w:ins w:id="20" w:author="User" w:date="2015-04-05T17:30:00Z">
        <w:r w:rsidR="00FD2372">
          <w:rPr>
            <w:noProof/>
            <w:webHidden/>
          </w:rPr>
          <w:t>55</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21" w:author="User" w:date="2015-04-05T17:30:00Z"/>
          <w:rFonts w:asciiTheme="minorHAnsi" w:eastAsiaTheme="minorEastAsia" w:hAnsiTheme="minorHAnsi" w:cstheme="minorBidi"/>
          <w:noProof/>
          <w:sz w:val="22"/>
          <w:szCs w:val="22"/>
        </w:rPr>
      </w:pPr>
      <w:ins w:id="22"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"_Toc416018386"</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8 - Diagrama de Caso de Uso do Responsável</w:t>
        </w:r>
        <w:r w:rsidR="00FD2372">
          <w:rPr>
            <w:noProof/>
            <w:webHidden/>
          </w:rPr>
          <w:tab/>
        </w:r>
        <w:r>
          <w:rPr>
            <w:noProof/>
            <w:webHidden/>
          </w:rPr>
          <w:fldChar w:fldCharType="begin"/>
        </w:r>
        <w:r w:rsidR="00FD2372">
          <w:rPr>
            <w:noProof/>
            <w:webHidden/>
          </w:rPr>
          <w:instrText xml:space="preserve"> PAGEREF _Toc416018386 \h </w:instrText>
        </w:r>
      </w:ins>
      <w:r>
        <w:rPr>
          <w:noProof/>
          <w:webHidden/>
        </w:rPr>
      </w:r>
      <w:r>
        <w:rPr>
          <w:noProof/>
          <w:webHidden/>
        </w:rPr>
        <w:fldChar w:fldCharType="separate"/>
      </w:r>
      <w:ins w:id="23" w:author="User" w:date="2015-04-05T17:30:00Z">
        <w:r w:rsidR="00FD2372">
          <w:rPr>
            <w:noProof/>
            <w:webHidden/>
          </w:rPr>
          <w:t>56</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24" w:author="User" w:date="2015-04-05T17:30:00Z"/>
          <w:rFonts w:asciiTheme="minorHAnsi" w:eastAsiaTheme="minorEastAsia" w:hAnsiTheme="minorHAnsi" w:cstheme="minorBidi"/>
          <w:noProof/>
          <w:sz w:val="22"/>
          <w:szCs w:val="22"/>
        </w:rPr>
      </w:pPr>
      <w:ins w:id="25"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"_Toc416018387"</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9 - Diagrama de Caso de Uso - Professor</w:t>
        </w:r>
        <w:r w:rsidR="00FD2372">
          <w:rPr>
            <w:noProof/>
            <w:webHidden/>
          </w:rPr>
          <w:tab/>
        </w:r>
        <w:r>
          <w:rPr>
            <w:noProof/>
            <w:webHidden/>
          </w:rPr>
          <w:fldChar w:fldCharType="begin"/>
        </w:r>
        <w:r w:rsidR="00FD2372">
          <w:rPr>
            <w:noProof/>
            <w:webHidden/>
          </w:rPr>
          <w:instrText xml:space="preserve"> PAGEREF _Toc416018387 \h </w:instrText>
        </w:r>
      </w:ins>
      <w:r>
        <w:rPr>
          <w:noProof/>
          <w:webHidden/>
        </w:rPr>
      </w:r>
      <w:r>
        <w:rPr>
          <w:noProof/>
          <w:webHidden/>
        </w:rPr>
        <w:fldChar w:fldCharType="separate"/>
      </w:r>
      <w:ins w:id="26" w:author="User" w:date="2015-04-05T17:30:00Z">
        <w:r w:rsidR="00FD2372">
          <w:rPr>
            <w:noProof/>
            <w:webHidden/>
          </w:rPr>
          <w:t>57</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27" w:author="User" w:date="2015-04-05T17:30:00Z"/>
          <w:rFonts w:asciiTheme="minorHAnsi" w:eastAsiaTheme="minorEastAsia" w:hAnsiTheme="minorHAnsi" w:cstheme="minorBidi"/>
          <w:noProof/>
          <w:sz w:val="22"/>
          <w:szCs w:val="22"/>
        </w:rPr>
      </w:pPr>
      <w:ins w:id="28"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"_Toc416018388"</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10 - Diagrama de Caso de Uso - Secretaria</w:t>
        </w:r>
        <w:r w:rsidR="00FD2372">
          <w:rPr>
            <w:noProof/>
            <w:webHidden/>
          </w:rPr>
          <w:tab/>
        </w:r>
        <w:r>
          <w:rPr>
            <w:noProof/>
            <w:webHidden/>
          </w:rPr>
          <w:fldChar w:fldCharType="begin"/>
        </w:r>
        <w:r w:rsidR="00FD2372">
          <w:rPr>
            <w:noProof/>
            <w:webHidden/>
          </w:rPr>
          <w:instrText xml:space="preserve"> PAGEREF _Toc416018388 \h </w:instrText>
        </w:r>
      </w:ins>
      <w:r>
        <w:rPr>
          <w:noProof/>
          <w:webHidden/>
        </w:rPr>
      </w:r>
      <w:r>
        <w:rPr>
          <w:noProof/>
          <w:webHidden/>
        </w:rPr>
        <w:fldChar w:fldCharType="separate"/>
      </w:r>
      <w:ins w:id="29" w:author="User" w:date="2015-04-05T17:30:00Z">
        <w:r w:rsidR="00FD2372">
          <w:rPr>
            <w:noProof/>
            <w:webHidden/>
          </w:rPr>
          <w:t>58</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30" w:author="User" w:date="2015-04-05T17:30:00Z"/>
          <w:rFonts w:asciiTheme="minorHAnsi" w:eastAsiaTheme="minorEastAsia" w:hAnsiTheme="minorHAnsi" w:cstheme="minorBidi"/>
          <w:noProof/>
          <w:sz w:val="22"/>
          <w:szCs w:val="22"/>
        </w:rPr>
      </w:pPr>
      <w:ins w:id="31"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"_Toc416018389"</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11 - Diagrama de Caso de Uso Gestor</w:t>
        </w:r>
        <w:r w:rsidR="00FD2372">
          <w:rPr>
            <w:noProof/>
            <w:webHidden/>
          </w:rPr>
          <w:tab/>
        </w:r>
        <w:r>
          <w:rPr>
            <w:noProof/>
            <w:webHidden/>
          </w:rPr>
          <w:fldChar w:fldCharType="begin"/>
        </w:r>
        <w:r w:rsidR="00FD2372">
          <w:rPr>
            <w:noProof/>
            <w:webHidden/>
          </w:rPr>
          <w:instrText xml:space="preserve"> PAGEREF _Toc416018389 \h </w:instrText>
        </w:r>
      </w:ins>
      <w:r>
        <w:rPr>
          <w:noProof/>
          <w:webHidden/>
        </w:rPr>
      </w:r>
      <w:r>
        <w:rPr>
          <w:noProof/>
          <w:webHidden/>
        </w:rPr>
        <w:fldChar w:fldCharType="separate"/>
      </w:r>
      <w:ins w:id="32" w:author="User" w:date="2015-04-05T17:30:00Z">
        <w:r w:rsidR="00FD2372">
          <w:rPr>
            <w:noProof/>
            <w:webHidden/>
          </w:rPr>
          <w:t>59</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33" w:author="User" w:date="2015-04-05T17:30:00Z"/>
          <w:rFonts w:asciiTheme="minorHAnsi" w:eastAsiaTheme="minorEastAsia" w:hAnsiTheme="minorHAnsi" w:cstheme="minorBidi"/>
          <w:noProof/>
          <w:sz w:val="22"/>
          <w:szCs w:val="22"/>
        </w:rPr>
      </w:pPr>
      <w:ins w:id="34"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"_Toc416018390"</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12 - Diagrama Entidade Relacionamento gerado pela ferramenta brModelo v. 2.0</w:t>
        </w:r>
        <w:r w:rsidR="00FD2372">
          <w:rPr>
            <w:noProof/>
            <w:webHidden/>
          </w:rPr>
          <w:tab/>
        </w:r>
        <w:r>
          <w:rPr>
            <w:noProof/>
            <w:webHidden/>
          </w:rPr>
          <w:fldChar w:fldCharType="begin"/>
        </w:r>
        <w:r w:rsidR="00FD2372">
          <w:rPr>
            <w:noProof/>
            <w:webHidden/>
          </w:rPr>
          <w:instrText xml:space="preserve"> PAGEREF _Toc416018390 \h </w:instrText>
        </w:r>
      </w:ins>
      <w:r>
        <w:rPr>
          <w:noProof/>
          <w:webHidden/>
        </w:rPr>
      </w:r>
      <w:r>
        <w:rPr>
          <w:noProof/>
          <w:webHidden/>
        </w:rPr>
        <w:fldChar w:fldCharType="separate"/>
      </w:r>
      <w:ins w:id="35" w:author="User" w:date="2015-04-05T17:30:00Z">
        <w:r w:rsidR="00FD2372">
          <w:rPr>
            <w:noProof/>
            <w:webHidden/>
          </w:rPr>
          <w:t>82</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36" w:author="User" w:date="2015-04-05T17:30:00Z"/>
          <w:rFonts w:asciiTheme="minorHAnsi" w:eastAsiaTheme="minorEastAsia" w:hAnsiTheme="minorHAnsi" w:cstheme="minorBidi"/>
          <w:noProof/>
          <w:sz w:val="22"/>
          <w:szCs w:val="22"/>
        </w:rPr>
      </w:pPr>
      <w:ins w:id="37"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"_Toc416018391"</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13-Arquitetura do Sistema</w:t>
        </w:r>
        <w:r w:rsidR="00FD2372">
          <w:rPr>
            <w:noProof/>
            <w:webHidden/>
          </w:rPr>
          <w:tab/>
        </w:r>
        <w:r>
          <w:rPr>
            <w:noProof/>
            <w:webHidden/>
          </w:rPr>
          <w:fldChar w:fldCharType="begin"/>
        </w:r>
        <w:r w:rsidR="00FD2372">
          <w:rPr>
            <w:noProof/>
            <w:webHidden/>
          </w:rPr>
          <w:instrText xml:space="preserve"> PAGEREF _Toc416018391 \h </w:instrText>
        </w:r>
      </w:ins>
      <w:r>
        <w:rPr>
          <w:noProof/>
          <w:webHidden/>
        </w:rPr>
      </w:r>
      <w:r>
        <w:rPr>
          <w:noProof/>
          <w:webHidden/>
        </w:rPr>
        <w:fldChar w:fldCharType="separate"/>
      </w:r>
      <w:ins w:id="38" w:author="User" w:date="2015-04-05T17:30:00Z">
        <w:r w:rsidR="00FD2372">
          <w:rPr>
            <w:noProof/>
            <w:webHidden/>
          </w:rPr>
          <w:t>83</w:t>
        </w:r>
        <w:r>
          <w:rPr>
            <w:noProof/>
            <w:webHidden/>
          </w:rPr>
          <w:fldChar w:fldCharType="end"/>
        </w:r>
        <w:r w:rsidRPr="00A91FFE">
          <w:rPr>
            <w:rStyle w:val="Hyperlink"/>
            <w:noProof/>
          </w:rPr>
          <w:fldChar w:fldCharType="end"/>
        </w:r>
      </w:ins>
    </w:p>
    <w:p w:rsidR="00FD2372" w:rsidRDefault="008A116E">
      <w:pPr>
        <w:pStyle w:val="ndicedeilustraes"/>
        <w:tabs>
          <w:tab w:val="right" w:leader="dot" w:pos="9269"/>
        </w:tabs>
        <w:rPr>
          <w:ins w:id="39" w:author="User" w:date="2015-04-05T17:30:00Z"/>
          <w:rFonts w:asciiTheme="minorHAnsi" w:eastAsiaTheme="minorEastAsia" w:hAnsiTheme="minorHAnsi" w:cstheme="minorBidi"/>
          <w:noProof/>
          <w:sz w:val="22"/>
          <w:szCs w:val="22"/>
        </w:rPr>
      </w:pPr>
      <w:ins w:id="40"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"_Toc416018392"</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14 - Modelo Lógico de Banco de Dados</w:t>
        </w:r>
        <w:r w:rsidR="00FD2372">
          <w:rPr>
            <w:noProof/>
            <w:webHidden/>
          </w:rPr>
          <w:tab/>
        </w:r>
        <w:r>
          <w:rPr>
            <w:noProof/>
            <w:webHidden/>
          </w:rPr>
          <w:fldChar w:fldCharType="begin"/>
        </w:r>
        <w:r w:rsidR="00FD2372">
          <w:rPr>
            <w:noProof/>
            <w:webHidden/>
          </w:rPr>
          <w:instrText xml:space="preserve"> PAGEREF _Toc416018392 \h </w:instrText>
        </w:r>
      </w:ins>
      <w:r>
        <w:rPr>
          <w:noProof/>
          <w:webHidden/>
        </w:rPr>
      </w:r>
      <w:r>
        <w:rPr>
          <w:noProof/>
          <w:webHidden/>
        </w:rPr>
        <w:fldChar w:fldCharType="separate"/>
      </w:r>
      <w:ins w:id="41" w:author="User" w:date="2015-04-05T17:30:00Z">
        <w:r w:rsidR="00FD2372">
          <w:rPr>
            <w:noProof/>
            <w:webHidden/>
          </w:rPr>
          <w:t>85</w:t>
        </w:r>
        <w:r>
          <w:rPr>
            <w:noProof/>
            <w:webHidden/>
          </w:rPr>
          <w:fldChar w:fldCharType="end"/>
        </w:r>
        <w:r w:rsidRPr="00A91FFE">
          <w:rPr>
            <w:rStyle w:val="Hyperlink"/>
            <w:noProof/>
          </w:rPr>
          <w:fldChar w:fldCharType="end"/>
        </w:r>
      </w:ins>
    </w:p>
    <w:p w:rsidR="00B14DBF" w:rsidDel="00FD2372" w:rsidRDefault="008A116E">
      <w:pPr>
        <w:pStyle w:val="ndicedeilustraes"/>
        <w:tabs>
          <w:tab w:val="right" w:leader="dot" w:pos="9269"/>
        </w:tabs>
        <w:rPr>
          <w:del w:id="42" w:author="User" w:date="2015-04-05T17:30:00Z"/>
          <w:rFonts w:asciiTheme="minorHAnsi" w:eastAsiaTheme="minorEastAsia" w:hAnsiTheme="minorHAnsi" w:cstheme="minorBidi"/>
          <w:noProof/>
          <w:sz w:val="22"/>
          <w:szCs w:val="22"/>
        </w:rPr>
      </w:pPr>
      <w:del w:id="43" w:author="User" w:date="2015-04-05T17:30:00Z">
        <w:r w:rsidRPr="008A116E">
          <w:rPr>
            <w:rPrChange w:id="44" w:author="User" w:date="2015-04-05T17:30:00Z">
              <w:rPr>
                <w:rStyle w:val="Hyperlink"/>
                <w:noProof/>
              </w:rPr>
            </w:rPrChange>
          </w:rPr>
          <w:delText>Figura 1 - Diagrama de Caso de Uso do Aluno</w:delText>
        </w:r>
        <w:r w:rsidR="00B14DBF" w:rsidDel="00FD2372">
          <w:rPr>
            <w:noProof/>
            <w:webHidden/>
          </w:rPr>
          <w:tab/>
          <w:delText>29</w:delText>
        </w:r>
      </w:del>
    </w:p>
    <w:p w:rsidR="00B14DBF" w:rsidDel="00FD2372" w:rsidRDefault="008A116E">
      <w:pPr>
        <w:pStyle w:val="ndicedeilustraes"/>
        <w:tabs>
          <w:tab w:val="right" w:leader="dot" w:pos="9269"/>
        </w:tabs>
        <w:rPr>
          <w:del w:id="45" w:author="User" w:date="2015-04-05T17:30:00Z"/>
          <w:rFonts w:asciiTheme="minorHAnsi" w:eastAsiaTheme="minorEastAsia" w:hAnsiTheme="minorHAnsi" w:cstheme="minorBidi"/>
          <w:noProof/>
          <w:sz w:val="22"/>
          <w:szCs w:val="22"/>
        </w:rPr>
      </w:pPr>
      <w:del w:id="46" w:author="User" w:date="2015-04-05T17:30:00Z">
        <w:r w:rsidRPr="008A116E">
          <w:rPr>
            <w:rPrChange w:id="47" w:author="User" w:date="2015-04-05T17:30:00Z">
              <w:rPr>
                <w:rStyle w:val="Hyperlink"/>
                <w:noProof/>
              </w:rPr>
            </w:rPrChange>
          </w:rPr>
          <w:delText>Figura 2 - Diagrama de Caso de Uso do Responsável</w:delText>
        </w:r>
        <w:r w:rsidR="00B14DBF" w:rsidDel="00FD2372">
          <w:rPr>
            <w:noProof/>
            <w:webHidden/>
          </w:rPr>
          <w:tab/>
          <w:delText>30</w:delText>
        </w:r>
      </w:del>
    </w:p>
    <w:p w:rsidR="00B14DBF" w:rsidDel="00FD2372" w:rsidRDefault="008A116E">
      <w:pPr>
        <w:pStyle w:val="ndicedeilustraes"/>
        <w:tabs>
          <w:tab w:val="right" w:leader="dot" w:pos="9269"/>
        </w:tabs>
        <w:rPr>
          <w:del w:id="48" w:author="User" w:date="2015-04-05T17:30:00Z"/>
          <w:rFonts w:asciiTheme="minorHAnsi" w:eastAsiaTheme="minorEastAsia" w:hAnsiTheme="minorHAnsi" w:cstheme="minorBidi"/>
          <w:noProof/>
          <w:sz w:val="22"/>
          <w:szCs w:val="22"/>
        </w:rPr>
      </w:pPr>
      <w:del w:id="49" w:author="User" w:date="2015-04-05T17:30:00Z">
        <w:r w:rsidRPr="008A116E">
          <w:rPr>
            <w:rPrChange w:id="50" w:author="User" w:date="2015-04-05T17:30:00Z">
              <w:rPr>
                <w:rStyle w:val="Hyperlink"/>
                <w:noProof/>
              </w:rPr>
            </w:rPrChange>
          </w:rPr>
          <w:delText>Figura 3 - Diagrama de Caso de Uso - Professor</w:delText>
        </w:r>
        <w:r w:rsidR="00B14DBF" w:rsidDel="00FD2372">
          <w:rPr>
            <w:noProof/>
            <w:webHidden/>
          </w:rPr>
          <w:tab/>
          <w:delText>31</w:delText>
        </w:r>
      </w:del>
    </w:p>
    <w:p w:rsidR="00B14DBF" w:rsidDel="00FD2372" w:rsidRDefault="008A116E">
      <w:pPr>
        <w:pStyle w:val="ndicedeilustraes"/>
        <w:tabs>
          <w:tab w:val="right" w:leader="dot" w:pos="9269"/>
        </w:tabs>
        <w:rPr>
          <w:del w:id="51" w:author="User" w:date="2015-04-05T17:30:00Z"/>
          <w:rFonts w:asciiTheme="minorHAnsi" w:eastAsiaTheme="minorEastAsia" w:hAnsiTheme="minorHAnsi" w:cstheme="minorBidi"/>
          <w:noProof/>
          <w:sz w:val="22"/>
          <w:szCs w:val="22"/>
        </w:rPr>
      </w:pPr>
      <w:del w:id="52" w:author="User" w:date="2015-04-05T17:30:00Z">
        <w:r w:rsidRPr="008A116E">
          <w:rPr>
            <w:rPrChange w:id="53" w:author="User" w:date="2015-04-05T17:30:00Z">
              <w:rPr>
                <w:rStyle w:val="Hyperlink"/>
                <w:noProof/>
              </w:rPr>
            </w:rPrChange>
          </w:rPr>
          <w:delText>Figura 4 - Diagrama de Caso de Uso - Secretaria</w:delText>
        </w:r>
        <w:r w:rsidR="00B14DBF" w:rsidDel="00FD2372">
          <w:rPr>
            <w:noProof/>
            <w:webHidden/>
          </w:rPr>
          <w:tab/>
          <w:delText>32</w:delText>
        </w:r>
      </w:del>
    </w:p>
    <w:p w:rsidR="00B14DBF" w:rsidDel="00FD2372" w:rsidRDefault="008A116E">
      <w:pPr>
        <w:pStyle w:val="ndicedeilustraes"/>
        <w:tabs>
          <w:tab w:val="right" w:leader="dot" w:pos="9269"/>
        </w:tabs>
        <w:rPr>
          <w:del w:id="54" w:author="User" w:date="2015-04-05T17:30:00Z"/>
          <w:rFonts w:asciiTheme="minorHAnsi" w:eastAsiaTheme="minorEastAsia" w:hAnsiTheme="minorHAnsi" w:cstheme="minorBidi"/>
          <w:noProof/>
          <w:sz w:val="22"/>
          <w:szCs w:val="22"/>
        </w:rPr>
      </w:pPr>
      <w:del w:id="55" w:author="User" w:date="2015-04-05T17:30:00Z">
        <w:r w:rsidRPr="008A116E">
          <w:rPr>
            <w:rPrChange w:id="56" w:author="User" w:date="2015-04-05T17:30:00Z">
              <w:rPr>
                <w:rStyle w:val="Hyperlink"/>
                <w:noProof/>
              </w:rPr>
            </w:rPrChange>
          </w:rPr>
          <w:delText>Figura 5 - Diagrama de Caso de Uso Gestor</w:delText>
        </w:r>
        <w:r w:rsidR="00B14DBF" w:rsidDel="00FD2372">
          <w:rPr>
            <w:noProof/>
            <w:webHidden/>
          </w:rPr>
          <w:tab/>
          <w:delText>33</w:delText>
        </w:r>
      </w:del>
    </w:p>
    <w:p w:rsidR="00B14DBF" w:rsidDel="00FD2372" w:rsidRDefault="008A116E">
      <w:pPr>
        <w:pStyle w:val="ndicedeilustraes"/>
        <w:tabs>
          <w:tab w:val="right" w:leader="dot" w:pos="9269"/>
        </w:tabs>
        <w:rPr>
          <w:del w:id="57" w:author="User" w:date="2015-04-05T17:30:00Z"/>
          <w:rFonts w:asciiTheme="minorHAnsi" w:eastAsiaTheme="minorEastAsia" w:hAnsiTheme="minorHAnsi" w:cstheme="minorBidi"/>
          <w:noProof/>
          <w:sz w:val="22"/>
          <w:szCs w:val="22"/>
        </w:rPr>
      </w:pPr>
      <w:del w:id="58" w:author="User" w:date="2015-04-05T17:30:00Z">
        <w:r w:rsidRPr="008A116E">
          <w:rPr>
            <w:rPrChange w:id="59" w:author="User" w:date="2015-04-05T17:30:00Z">
              <w:rPr>
                <w:rStyle w:val="Hyperlink"/>
                <w:noProof/>
              </w:rPr>
            </w:rPrChange>
          </w:rPr>
          <w:delText>Figura 6 - Diagrama Entidade Relacionamento gerado pela ferramenta brModelo v. 2.0</w:delText>
        </w:r>
        <w:r w:rsidR="00B14DBF" w:rsidDel="00FD2372">
          <w:rPr>
            <w:noProof/>
            <w:webHidden/>
          </w:rPr>
          <w:tab/>
          <w:delText>36</w:delText>
        </w:r>
      </w:del>
    </w:p>
    <w:p w:rsidR="00B14DBF" w:rsidDel="00FD2372" w:rsidRDefault="008A116E">
      <w:pPr>
        <w:pStyle w:val="ndicedeilustraes"/>
        <w:tabs>
          <w:tab w:val="right" w:leader="dot" w:pos="9269"/>
        </w:tabs>
        <w:rPr>
          <w:del w:id="60" w:author="User" w:date="2015-04-05T17:30:00Z"/>
          <w:rFonts w:asciiTheme="minorHAnsi" w:eastAsiaTheme="minorEastAsia" w:hAnsiTheme="minorHAnsi" w:cstheme="minorBidi"/>
          <w:noProof/>
          <w:sz w:val="22"/>
          <w:szCs w:val="22"/>
        </w:rPr>
      </w:pPr>
      <w:del w:id="61" w:author="User" w:date="2015-04-05T17:30:00Z">
        <w:r w:rsidRPr="008A116E">
          <w:rPr>
            <w:rPrChange w:id="62" w:author="User" w:date="2015-04-05T17:30:00Z">
              <w:rPr>
                <w:rStyle w:val="Hyperlink"/>
                <w:noProof/>
              </w:rPr>
            </w:rPrChange>
          </w:rPr>
          <w:delText>Figura 7-Arquitetura do Sistema</w:delText>
        </w:r>
        <w:r w:rsidR="00B14DBF" w:rsidDel="00FD2372">
          <w:rPr>
            <w:noProof/>
            <w:webHidden/>
          </w:rPr>
          <w:tab/>
          <w:delText>37</w:delText>
        </w:r>
      </w:del>
    </w:p>
    <w:p w:rsidR="00B14DBF" w:rsidDel="00FD2372" w:rsidRDefault="008A116E">
      <w:pPr>
        <w:pStyle w:val="ndicedeilustraes"/>
        <w:tabs>
          <w:tab w:val="right" w:leader="dot" w:pos="9269"/>
        </w:tabs>
        <w:rPr>
          <w:del w:id="63" w:author="User" w:date="2015-04-05T17:30:00Z"/>
          <w:rFonts w:asciiTheme="minorHAnsi" w:eastAsiaTheme="minorEastAsia" w:hAnsiTheme="minorHAnsi" w:cstheme="minorBidi"/>
          <w:noProof/>
          <w:sz w:val="22"/>
          <w:szCs w:val="22"/>
        </w:rPr>
      </w:pPr>
      <w:del w:id="64" w:author="User" w:date="2015-04-05T17:30:00Z">
        <w:r w:rsidRPr="008A116E">
          <w:rPr>
            <w:rPrChange w:id="65" w:author="User" w:date="2015-04-05T17:30:00Z">
              <w:rPr>
                <w:rStyle w:val="Hyperlink"/>
                <w:noProof/>
              </w:rPr>
            </w:rPrChange>
          </w:rPr>
          <w:delText>Figura 8 - Modelo Lógico de Banco de Dados</w:delText>
        </w:r>
        <w:r w:rsidR="00B14DBF" w:rsidDel="00FD2372">
          <w:rPr>
            <w:noProof/>
            <w:webHidden/>
          </w:rPr>
          <w:tab/>
          <w:delText>39</w:delText>
        </w:r>
      </w:del>
    </w:p>
    <w:p w:rsidR="00301E38" w:rsidRDefault="008A116E">
      <w:pPr>
        <w:spacing w:line="240" w:lineRule="auto"/>
        <w:jc w:val="left"/>
        <w:rPr>
          <w:b/>
          <w:bCs/>
          <w:color w:val="000000"/>
        </w:rPr>
      </w:pPr>
      <w:r w:rsidRPr="00E94141">
        <w:rPr>
          <w:b/>
          <w:bCs/>
          <w:color w:val="000000"/>
        </w:rPr>
        <w:fldChar w:fldCharType="end"/>
      </w:r>
      <w:bookmarkStart w:id="66" w:name="_Toc6508669"/>
      <w:bookmarkStart w:id="67"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66"/>
      <w:bookmarkEnd w:id="67"/>
    </w:p>
    <w:p w:rsidR="00301E38" w:rsidRDefault="00301E38">
      <w:pPr>
        <w:pStyle w:val="Corpodetexto"/>
        <w:spacing w:line="480" w:lineRule="auto"/>
        <w:jc w:val="center"/>
        <w:rPr>
          <w:b/>
          <w:bCs/>
          <w:color w:val="000000"/>
        </w:rPr>
      </w:pPr>
    </w:p>
    <w:p w:rsidR="00FD2372" w:rsidRDefault="008A116E">
      <w:pPr>
        <w:pStyle w:val="ndicedeilustraes"/>
        <w:tabs>
          <w:tab w:val="right" w:leader="dot" w:pos="9269"/>
        </w:tabs>
        <w:rPr>
          <w:ins w:id="68" w:author="User" w:date="2015-04-05T17:32:00Z"/>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ins w:id="69" w:author="User" w:date="2015-04-05T17:32:00Z">
        <w:r w:rsidR="00FD2372">
          <w:rPr>
            <w:noProof/>
          </w:rPr>
          <w:t xml:space="preserve">Tabela 1 - Registro dos </w:t>
        </w:r>
        <w:r w:rsidR="00FD2372" w:rsidRPr="005261C4">
          <w:rPr>
            <w:i/>
            <w:noProof/>
          </w:rPr>
          <w:t>Stakeholders</w:t>
        </w:r>
        <w:r w:rsidR="00FD2372">
          <w:rPr>
            <w:noProof/>
          </w:rPr>
          <w:tab/>
        </w:r>
        <w:r>
          <w:rPr>
            <w:noProof/>
          </w:rPr>
          <w:fldChar w:fldCharType="begin"/>
        </w:r>
        <w:r w:rsidR="00FD2372">
          <w:rPr>
            <w:noProof/>
          </w:rPr>
          <w:instrText xml:space="preserve"> PAGEREF _Toc416018515 \h </w:instrText>
        </w:r>
      </w:ins>
      <w:r>
        <w:rPr>
          <w:noProof/>
        </w:rPr>
      </w:r>
      <w:r>
        <w:rPr>
          <w:noProof/>
        </w:rPr>
        <w:fldChar w:fldCharType="separate"/>
      </w:r>
      <w:ins w:id="70" w:author="User" w:date="2015-04-05T17:32:00Z">
        <w:r w:rsidR="00FD2372">
          <w:rPr>
            <w:noProof/>
          </w:rPr>
          <w:t>27</w:t>
        </w:r>
        <w:r>
          <w:rPr>
            <w:noProof/>
          </w:rPr>
          <w:fldChar w:fldCharType="end"/>
        </w:r>
      </w:ins>
    </w:p>
    <w:p w:rsidR="00FD2372" w:rsidRDefault="00FD2372">
      <w:pPr>
        <w:pStyle w:val="ndicedeilustraes"/>
        <w:tabs>
          <w:tab w:val="right" w:leader="dot" w:pos="9269"/>
        </w:tabs>
        <w:rPr>
          <w:ins w:id="71" w:author="User" w:date="2015-04-05T17:32:00Z"/>
          <w:rFonts w:asciiTheme="minorHAnsi" w:eastAsiaTheme="minorEastAsia" w:hAnsiTheme="minorHAnsi" w:cstheme="minorBidi"/>
          <w:noProof/>
          <w:sz w:val="22"/>
          <w:szCs w:val="22"/>
        </w:rPr>
      </w:pPr>
      <w:ins w:id="72" w:author="User" w:date="2015-04-05T17:32:00Z">
        <w:r>
          <w:rPr>
            <w:noProof/>
          </w:rPr>
          <w:t>Tabela 2- Matriz de Responsabilidade RACI</w:t>
        </w:r>
        <w:r>
          <w:rPr>
            <w:noProof/>
          </w:rPr>
          <w:tab/>
        </w:r>
        <w:r w:rsidR="008A116E">
          <w:rPr>
            <w:noProof/>
          </w:rPr>
          <w:fldChar w:fldCharType="begin"/>
        </w:r>
        <w:r>
          <w:rPr>
            <w:noProof/>
          </w:rPr>
          <w:instrText xml:space="preserve"> PAGEREF _Toc416018516 \h </w:instrText>
        </w:r>
      </w:ins>
      <w:r w:rsidR="008A116E">
        <w:rPr>
          <w:noProof/>
        </w:rPr>
      </w:r>
      <w:r w:rsidR="008A116E">
        <w:rPr>
          <w:noProof/>
        </w:rPr>
        <w:fldChar w:fldCharType="separate"/>
      </w:r>
      <w:ins w:id="73" w:author="User" w:date="2015-04-05T17:32:00Z">
        <w:r>
          <w:rPr>
            <w:noProof/>
          </w:rPr>
          <w:t>45</w:t>
        </w:r>
        <w:r w:rsidR="008A116E">
          <w:rPr>
            <w:noProof/>
          </w:rPr>
          <w:fldChar w:fldCharType="end"/>
        </w:r>
      </w:ins>
    </w:p>
    <w:p w:rsidR="00FD2372" w:rsidRDefault="00FD2372">
      <w:pPr>
        <w:pStyle w:val="ndicedeilustraes"/>
        <w:tabs>
          <w:tab w:val="right" w:leader="dot" w:pos="9269"/>
        </w:tabs>
        <w:rPr>
          <w:ins w:id="74" w:author="User" w:date="2015-04-05T17:32:00Z"/>
          <w:rFonts w:asciiTheme="minorHAnsi" w:eastAsiaTheme="minorEastAsia" w:hAnsiTheme="minorHAnsi" w:cstheme="minorBidi"/>
          <w:noProof/>
          <w:sz w:val="22"/>
          <w:szCs w:val="22"/>
        </w:rPr>
      </w:pPr>
      <w:ins w:id="75" w:author="User" w:date="2015-04-05T17:32:00Z">
        <w:r>
          <w:rPr>
            <w:noProof/>
          </w:rPr>
          <w:t>Tabela 4 - Matriz de Riscos</w:t>
        </w:r>
        <w:r>
          <w:rPr>
            <w:noProof/>
          </w:rPr>
          <w:tab/>
        </w:r>
        <w:r w:rsidR="008A116E">
          <w:rPr>
            <w:noProof/>
          </w:rPr>
          <w:fldChar w:fldCharType="begin"/>
        </w:r>
        <w:r>
          <w:rPr>
            <w:noProof/>
          </w:rPr>
          <w:instrText xml:space="preserve"> PAGEREF _Toc416018517 \h </w:instrText>
        </w:r>
      </w:ins>
      <w:r w:rsidR="008A116E">
        <w:rPr>
          <w:noProof/>
        </w:rPr>
      </w:r>
      <w:r w:rsidR="008A116E">
        <w:rPr>
          <w:noProof/>
        </w:rPr>
        <w:fldChar w:fldCharType="separate"/>
      </w:r>
      <w:ins w:id="76" w:author="User" w:date="2015-04-05T17:32:00Z">
        <w:r>
          <w:rPr>
            <w:noProof/>
          </w:rPr>
          <w:t>47</w:t>
        </w:r>
        <w:r w:rsidR="008A116E">
          <w:rPr>
            <w:noProof/>
          </w:rPr>
          <w:fldChar w:fldCharType="end"/>
        </w:r>
      </w:ins>
    </w:p>
    <w:p w:rsidR="00FD2372" w:rsidRDefault="00FD2372">
      <w:pPr>
        <w:pStyle w:val="ndicedeilustraes"/>
        <w:tabs>
          <w:tab w:val="right" w:leader="dot" w:pos="9269"/>
        </w:tabs>
        <w:rPr>
          <w:ins w:id="77" w:author="User" w:date="2015-04-05T17:32:00Z"/>
          <w:rFonts w:asciiTheme="minorHAnsi" w:eastAsiaTheme="minorEastAsia" w:hAnsiTheme="minorHAnsi" w:cstheme="minorBidi"/>
          <w:noProof/>
          <w:sz w:val="22"/>
          <w:szCs w:val="22"/>
        </w:rPr>
      </w:pPr>
      <w:ins w:id="78" w:author="User" w:date="2015-04-05T17:32:00Z">
        <w:r>
          <w:rPr>
            <w:noProof/>
          </w:rPr>
          <w:t>Tabela 6 - Principais Necessidades dos Usuários</w:t>
        </w:r>
        <w:r>
          <w:rPr>
            <w:noProof/>
          </w:rPr>
          <w:tab/>
        </w:r>
        <w:r w:rsidR="008A116E">
          <w:rPr>
            <w:noProof/>
          </w:rPr>
          <w:fldChar w:fldCharType="begin"/>
        </w:r>
        <w:r>
          <w:rPr>
            <w:noProof/>
          </w:rPr>
          <w:instrText xml:space="preserve"> PAGEREF _Toc416018518 \h </w:instrText>
        </w:r>
      </w:ins>
      <w:r w:rsidR="008A116E">
        <w:rPr>
          <w:noProof/>
        </w:rPr>
      </w:r>
      <w:r w:rsidR="008A116E">
        <w:rPr>
          <w:noProof/>
        </w:rPr>
        <w:fldChar w:fldCharType="separate"/>
      </w:r>
      <w:ins w:id="79" w:author="User" w:date="2015-04-05T17:32:00Z">
        <w:r>
          <w:rPr>
            <w:noProof/>
          </w:rPr>
          <w:t>52</w:t>
        </w:r>
        <w:r w:rsidR="008A116E">
          <w:rPr>
            <w:noProof/>
          </w:rPr>
          <w:fldChar w:fldCharType="end"/>
        </w:r>
      </w:ins>
    </w:p>
    <w:p w:rsidR="00FD2372" w:rsidRDefault="00FD2372">
      <w:pPr>
        <w:pStyle w:val="ndicedeilustraes"/>
        <w:tabs>
          <w:tab w:val="right" w:leader="dot" w:pos="9269"/>
        </w:tabs>
        <w:rPr>
          <w:ins w:id="80" w:author="User" w:date="2015-04-05T17:32:00Z"/>
          <w:rFonts w:asciiTheme="minorHAnsi" w:eastAsiaTheme="minorEastAsia" w:hAnsiTheme="minorHAnsi" w:cstheme="minorBidi"/>
          <w:noProof/>
          <w:sz w:val="22"/>
          <w:szCs w:val="22"/>
        </w:rPr>
      </w:pPr>
      <w:ins w:id="81" w:author="User" w:date="2015-04-05T17:32:00Z">
        <w:r>
          <w:rPr>
            <w:noProof/>
          </w:rPr>
          <w:t>Tabela 6 - Requisitos Funcionais</w:t>
        </w:r>
        <w:r>
          <w:rPr>
            <w:noProof/>
          </w:rPr>
          <w:tab/>
        </w:r>
        <w:r w:rsidR="008A116E">
          <w:rPr>
            <w:noProof/>
          </w:rPr>
          <w:fldChar w:fldCharType="begin"/>
        </w:r>
        <w:r>
          <w:rPr>
            <w:noProof/>
          </w:rPr>
          <w:instrText xml:space="preserve"> PAGEREF _Toc416018519 \h </w:instrText>
        </w:r>
      </w:ins>
      <w:r w:rsidR="008A116E">
        <w:rPr>
          <w:noProof/>
        </w:rPr>
      </w:r>
      <w:r w:rsidR="008A116E">
        <w:rPr>
          <w:noProof/>
        </w:rPr>
        <w:fldChar w:fldCharType="separate"/>
      </w:r>
      <w:ins w:id="82" w:author="User" w:date="2015-04-05T17:32:00Z">
        <w:r>
          <w:rPr>
            <w:noProof/>
          </w:rPr>
          <w:t>56</w:t>
        </w:r>
        <w:r w:rsidR="008A116E">
          <w:rPr>
            <w:noProof/>
          </w:rPr>
          <w:fldChar w:fldCharType="end"/>
        </w:r>
      </w:ins>
    </w:p>
    <w:p w:rsidR="00FD2372" w:rsidRDefault="00FD2372">
      <w:pPr>
        <w:pStyle w:val="ndicedeilustraes"/>
        <w:tabs>
          <w:tab w:val="right" w:leader="dot" w:pos="9269"/>
        </w:tabs>
        <w:rPr>
          <w:ins w:id="83" w:author="User" w:date="2015-04-05T17:32:00Z"/>
          <w:rFonts w:asciiTheme="minorHAnsi" w:eastAsiaTheme="minorEastAsia" w:hAnsiTheme="minorHAnsi" w:cstheme="minorBidi"/>
          <w:noProof/>
          <w:sz w:val="22"/>
          <w:szCs w:val="22"/>
        </w:rPr>
      </w:pPr>
      <w:ins w:id="84" w:author="User" w:date="2015-04-05T17:32:00Z">
        <w:r>
          <w:rPr>
            <w:noProof/>
          </w:rPr>
          <w:t>Tabela 7 - Atores presentes no sistema</w:t>
        </w:r>
        <w:r>
          <w:rPr>
            <w:noProof/>
          </w:rPr>
          <w:tab/>
        </w:r>
        <w:r w:rsidR="008A116E">
          <w:rPr>
            <w:noProof/>
          </w:rPr>
          <w:fldChar w:fldCharType="begin"/>
        </w:r>
        <w:r>
          <w:rPr>
            <w:noProof/>
          </w:rPr>
          <w:instrText xml:space="preserve"> PAGEREF _Toc416018520 \h </w:instrText>
        </w:r>
      </w:ins>
      <w:r w:rsidR="008A116E">
        <w:rPr>
          <w:noProof/>
        </w:rPr>
      </w:r>
      <w:r w:rsidR="008A116E">
        <w:rPr>
          <w:noProof/>
        </w:rPr>
        <w:fldChar w:fldCharType="separate"/>
      </w:r>
      <w:ins w:id="85" w:author="User" w:date="2015-04-05T17:32:00Z">
        <w:r>
          <w:rPr>
            <w:noProof/>
          </w:rPr>
          <w:t>63</w:t>
        </w:r>
        <w:r w:rsidR="008A116E">
          <w:rPr>
            <w:noProof/>
          </w:rPr>
          <w:fldChar w:fldCharType="end"/>
        </w:r>
      </w:ins>
    </w:p>
    <w:p w:rsidR="00FD2372" w:rsidRDefault="00FD2372">
      <w:pPr>
        <w:pStyle w:val="ndicedeilustraes"/>
        <w:tabs>
          <w:tab w:val="right" w:leader="dot" w:pos="9269"/>
        </w:tabs>
        <w:rPr>
          <w:ins w:id="86" w:author="User" w:date="2015-04-05T17:32:00Z"/>
          <w:rFonts w:asciiTheme="minorHAnsi" w:eastAsiaTheme="minorEastAsia" w:hAnsiTheme="minorHAnsi" w:cstheme="minorBidi"/>
          <w:noProof/>
          <w:sz w:val="22"/>
          <w:szCs w:val="22"/>
        </w:rPr>
      </w:pPr>
      <w:ins w:id="87" w:author="User" w:date="2015-04-05T17:32:00Z">
        <w:r>
          <w:rPr>
            <w:noProof/>
          </w:rPr>
          <w:t>Tabela 8 - UC01 – Login</w:t>
        </w:r>
        <w:r>
          <w:rPr>
            <w:noProof/>
          </w:rPr>
          <w:tab/>
        </w:r>
        <w:r w:rsidR="008A116E">
          <w:rPr>
            <w:noProof/>
          </w:rPr>
          <w:fldChar w:fldCharType="begin"/>
        </w:r>
        <w:r>
          <w:rPr>
            <w:noProof/>
          </w:rPr>
          <w:instrText xml:space="preserve"> PAGEREF _Toc416018521 \h </w:instrText>
        </w:r>
      </w:ins>
      <w:r w:rsidR="008A116E">
        <w:rPr>
          <w:noProof/>
        </w:rPr>
      </w:r>
      <w:r w:rsidR="008A116E">
        <w:rPr>
          <w:noProof/>
        </w:rPr>
        <w:fldChar w:fldCharType="separate"/>
      </w:r>
      <w:ins w:id="88" w:author="User" w:date="2015-04-05T17:32:00Z">
        <w:r>
          <w:rPr>
            <w:noProof/>
          </w:rPr>
          <w:t>64</w:t>
        </w:r>
        <w:r w:rsidR="008A116E">
          <w:rPr>
            <w:noProof/>
          </w:rPr>
          <w:fldChar w:fldCharType="end"/>
        </w:r>
      </w:ins>
    </w:p>
    <w:p w:rsidR="00FD2372" w:rsidRDefault="00FD2372">
      <w:pPr>
        <w:pStyle w:val="ndicedeilustraes"/>
        <w:tabs>
          <w:tab w:val="right" w:leader="dot" w:pos="9269"/>
        </w:tabs>
        <w:rPr>
          <w:ins w:id="89" w:author="User" w:date="2015-04-05T17:32:00Z"/>
          <w:rFonts w:asciiTheme="minorHAnsi" w:eastAsiaTheme="minorEastAsia" w:hAnsiTheme="minorHAnsi" w:cstheme="minorBidi"/>
          <w:noProof/>
          <w:sz w:val="22"/>
          <w:szCs w:val="22"/>
        </w:rPr>
      </w:pPr>
      <w:ins w:id="90" w:author="User" w:date="2015-04-05T17:32:00Z">
        <w:r>
          <w:rPr>
            <w:noProof/>
          </w:rPr>
          <w:t>Tabela 9 – UC02 – Configurar Bimestre</w:t>
        </w:r>
        <w:r>
          <w:rPr>
            <w:noProof/>
          </w:rPr>
          <w:tab/>
        </w:r>
        <w:r w:rsidR="008A116E">
          <w:rPr>
            <w:noProof/>
          </w:rPr>
          <w:fldChar w:fldCharType="begin"/>
        </w:r>
        <w:r>
          <w:rPr>
            <w:noProof/>
          </w:rPr>
          <w:instrText xml:space="preserve"> PAGEREF _Toc416018522 \h </w:instrText>
        </w:r>
      </w:ins>
      <w:r w:rsidR="008A116E">
        <w:rPr>
          <w:noProof/>
        </w:rPr>
      </w:r>
      <w:r w:rsidR="008A116E">
        <w:rPr>
          <w:noProof/>
        </w:rPr>
        <w:fldChar w:fldCharType="separate"/>
      </w:r>
      <w:ins w:id="91" w:author="User" w:date="2015-04-05T17:32:00Z">
        <w:r>
          <w:rPr>
            <w:noProof/>
          </w:rPr>
          <w:t>65</w:t>
        </w:r>
        <w:r w:rsidR="008A116E">
          <w:rPr>
            <w:noProof/>
          </w:rPr>
          <w:fldChar w:fldCharType="end"/>
        </w:r>
      </w:ins>
    </w:p>
    <w:p w:rsidR="00FD2372" w:rsidRDefault="00FD2372">
      <w:pPr>
        <w:pStyle w:val="ndicedeilustraes"/>
        <w:tabs>
          <w:tab w:val="right" w:leader="dot" w:pos="9269"/>
        </w:tabs>
        <w:rPr>
          <w:ins w:id="92" w:author="User" w:date="2015-04-05T17:32:00Z"/>
          <w:rFonts w:asciiTheme="minorHAnsi" w:eastAsiaTheme="minorEastAsia" w:hAnsiTheme="minorHAnsi" w:cstheme="minorBidi"/>
          <w:noProof/>
          <w:sz w:val="22"/>
          <w:szCs w:val="22"/>
        </w:rPr>
      </w:pPr>
      <w:ins w:id="93" w:author="User" w:date="2015-04-05T17:32:00Z">
        <w:r>
          <w:rPr>
            <w:noProof/>
          </w:rPr>
          <w:t>Tabela 10 – UC03 – Criar Boletim</w:t>
        </w:r>
        <w:r>
          <w:rPr>
            <w:noProof/>
          </w:rPr>
          <w:tab/>
        </w:r>
        <w:r w:rsidR="008A116E">
          <w:rPr>
            <w:noProof/>
          </w:rPr>
          <w:fldChar w:fldCharType="begin"/>
        </w:r>
        <w:r>
          <w:rPr>
            <w:noProof/>
          </w:rPr>
          <w:instrText xml:space="preserve"> PAGEREF _Toc416018523 \h </w:instrText>
        </w:r>
      </w:ins>
      <w:r w:rsidR="008A116E">
        <w:rPr>
          <w:noProof/>
        </w:rPr>
      </w:r>
      <w:r w:rsidR="008A116E">
        <w:rPr>
          <w:noProof/>
        </w:rPr>
        <w:fldChar w:fldCharType="separate"/>
      </w:r>
      <w:ins w:id="94" w:author="User" w:date="2015-04-05T17:32:00Z">
        <w:r>
          <w:rPr>
            <w:noProof/>
          </w:rPr>
          <w:t>66</w:t>
        </w:r>
        <w:r w:rsidR="008A116E">
          <w:rPr>
            <w:noProof/>
          </w:rPr>
          <w:fldChar w:fldCharType="end"/>
        </w:r>
      </w:ins>
    </w:p>
    <w:p w:rsidR="00FD2372" w:rsidRDefault="00FD2372">
      <w:pPr>
        <w:pStyle w:val="ndicedeilustraes"/>
        <w:tabs>
          <w:tab w:val="right" w:leader="dot" w:pos="9269"/>
        </w:tabs>
        <w:rPr>
          <w:ins w:id="95" w:author="User" w:date="2015-04-05T17:32:00Z"/>
          <w:rFonts w:asciiTheme="minorHAnsi" w:eastAsiaTheme="minorEastAsia" w:hAnsiTheme="minorHAnsi" w:cstheme="minorBidi"/>
          <w:noProof/>
          <w:sz w:val="22"/>
          <w:szCs w:val="22"/>
        </w:rPr>
      </w:pPr>
      <w:ins w:id="96" w:author="User" w:date="2015-04-05T17:32:00Z">
        <w:r>
          <w:rPr>
            <w:noProof/>
          </w:rPr>
          <w:t>Tabela 11 – UC04 – Inserir Notas/Faltas</w:t>
        </w:r>
        <w:r>
          <w:rPr>
            <w:noProof/>
          </w:rPr>
          <w:tab/>
        </w:r>
        <w:r w:rsidR="008A116E">
          <w:rPr>
            <w:noProof/>
          </w:rPr>
          <w:fldChar w:fldCharType="begin"/>
        </w:r>
        <w:r>
          <w:rPr>
            <w:noProof/>
          </w:rPr>
          <w:instrText xml:space="preserve"> PAGEREF _Toc416018524 \h </w:instrText>
        </w:r>
      </w:ins>
      <w:r w:rsidR="008A116E">
        <w:rPr>
          <w:noProof/>
        </w:rPr>
      </w:r>
      <w:r w:rsidR="008A116E">
        <w:rPr>
          <w:noProof/>
        </w:rPr>
        <w:fldChar w:fldCharType="separate"/>
      </w:r>
      <w:ins w:id="97" w:author="User" w:date="2015-04-05T17:32:00Z">
        <w:r>
          <w:rPr>
            <w:noProof/>
          </w:rPr>
          <w:t>67</w:t>
        </w:r>
        <w:r w:rsidR="008A116E">
          <w:rPr>
            <w:noProof/>
          </w:rPr>
          <w:fldChar w:fldCharType="end"/>
        </w:r>
      </w:ins>
    </w:p>
    <w:p w:rsidR="00FD2372" w:rsidRDefault="00FD2372">
      <w:pPr>
        <w:pStyle w:val="ndicedeilustraes"/>
        <w:tabs>
          <w:tab w:val="right" w:leader="dot" w:pos="9269"/>
        </w:tabs>
        <w:rPr>
          <w:ins w:id="98" w:author="User" w:date="2015-04-05T17:32:00Z"/>
          <w:rFonts w:asciiTheme="minorHAnsi" w:eastAsiaTheme="minorEastAsia" w:hAnsiTheme="minorHAnsi" w:cstheme="minorBidi"/>
          <w:noProof/>
          <w:sz w:val="22"/>
          <w:szCs w:val="22"/>
        </w:rPr>
      </w:pPr>
      <w:ins w:id="99" w:author="User" w:date="2015-04-05T17:32:00Z">
        <w:r>
          <w:rPr>
            <w:noProof/>
          </w:rPr>
          <w:t>Tabela 12 - UC05 – Visualizar Boletim</w:t>
        </w:r>
        <w:r>
          <w:rPr>
            <w:noProof/>
          </w:rPr>
          <w:tab/>
        </w:r>
        <w:r w:rsidR="008A116E">
          <w:rPr>
            <w:noProof/>
          </w:rPr>
          <w:fldChar w:fldCharType="begin"/>
        </w:r>
        <w:r>
          <w:rPr>
            <w:noProof/>
          </w:rPr>
          <w:instrText xml:space="preserve"> PAGEREF _Toc416018525 \h </w:instrText>
        </w:r>
      </w:ins>
      <w:r w:rsidR="008A116E">
        <w:rPr>
          <w:noProof/>
        </w:rPr>
      </w:r>
      <w:r w:rsidR="008A116E">
        <w:rPr>
          <w:noProof/>
        </w:rPr>
        <w:fldChar w:fldCharType="separate"/>
      </w:r>
      <w:ins w:id="100" w:author="User" w:date="2015-04-05T17:32:00Z">
        <w:r>
          <w:rPr>
            <w:noProof/>
          </w:rPr>
          <w:t>68</w:t>
        </w:r>
        <w:r w:rsidR="008A116E">
          <w:rPr>
            <w:noProof/>
          </w:rPr>
          <w:fldChar w:fldCharType="end"/>
        </w:r>
      </w:ins>
    </w:p>
    <w:p w:rsidR="00FD2372" w:rsidRDefault="00FD2372">
      <w:pPr>
        <w:pStyle w:val="ndicedeilustraes"/>
        <w:tabs>
          <w:tab w:val="right" w:leader="dot" w:pos="9269"/>
        </w:tabs>
        <w:rPr>
          <w:ins w:id="101" w:author="User" w:date="2015-04-05T17:32:00Z"/>
          <w:rFonts w:asciiTheme="minorHAnsi" w:eastAsiaTheme="minorEastAsia" w:hAnsiTheme="minorHAnsi" w:cstheme="minorBidi"/>
          <w:noProof/>
          <w:sz w:val="22"/>
          <w:szCs w:val="22"/>
        </w:rPr>
      </w:pPr>
      <w:ins w:id="102" w:author="User" w:date="2015-04-05T17:32:00Z">
        <w:r>
          <w:rPr>
            <w:noProof/>
          </w:rPr>
          <w:t>Tabela 13 - UC06 – Alterar Notas/Faltas</w:t>
        </w:r>
        <w:r>
          <w:rPr>
            <w:noProof/>
          </w:rPr>
          <w:tab/>
        </w:r>
        <w:r w:rsidR="008A116E">
          <w:rPr>
            <w:noProof/>
          </w:rPr>
          <w:fldChar w:fldCharType="begin"/>
        </w:r>
        <w:r>
          <w:rPr>
            <w:noProof/>
          </w:rPr>
          <w:instrText xml:space="preserve"> PAGEREF _Toc416018526 \h </w:instrText>
        </w:r>
      </w:ins>
      <w:r w:rsidR="008A116E">
        <w:rPr>
          <w:noProof/>
        </w:rPr>
      </w:r>
      <w:r w:rsidR="008A116E">
        <w:rPr>
          <w:noProof/>
        </w:rPr>
        <w:fldChar w:fldCharType="separate"/>
      </w:r>
      <w:ins w:id="103" w:author="User" w:date="2015-04-05T17:32:00Z">
        <w:r>
          <w:rPr>
            <w:noProof/>
          </w:rPr>
          <w:t>69</w:t>
        </w:r>
        <w:r w:rsidR="008A116E">
          <w:rPr>
            <w:noProof/>
          </w:rPr>
          <w:fldChar w:fldCharType="end"/>
        </w:r>
      </w:ins>
    </w:p>
    <w:p w:rsidR="00FD2372" w:rsidRDefault="00FD2372">
      <w:pPr>
        <w:pStyle w:val="ndicedeilustraes"/>
        <w:tabs>
          <w:tab w:val="right" w:leader="dot" w:pos="9269"/>
        </w:tabs>
        <w:rPr>
          <w:ins w:id="104" w:author="User" w:date="2015-04-05T17:32:00Z"/>
          <w:rFonts w:asciiTheme="minorHAnsi" w:eastAsiaTheme="minorEastAsia" w:hAnsiTheme="minorHAnsi" w:cstheme="minorBidi"/>
          <w:noProof/>
          <w:sz w:val="22"/>
          <w:szCs w:val="22"/>
        </w:rPr>
      </w:pPr>
      <w:ins w:id="105" w:author="User" w:date="2015-04-05T17:32:00Z">
        <w:r>
          <w:rPr>
            <w:noProof/>
          </w:rPr>
          <w:t>Tabela 14 - UC07 – Criar Tarefas</w:t>
        </w:r>
        <w:r>
          <w:rPr>
            <w:noProof/>
          </w:rPr>
          <w:tab/>
        </w:r>
        <w:r w:rsidR="008A116E">
          <w:rPr>
            <w:noProof/>
          </w:rPr>
          <w:fldChar w:fldCharType="begin"/>
        </w:r>
        <w:r>
          <w:rPr>
            <w:noProof/>
          </w:rPr>
          <w:instrText xml:space="preserve"> PAGEREF _Toc416018527 \h </w:instrText>
        </w:r>
      </w:ins>
      <w:r w:rsidR="008A116E">
        <w:rPr>
          <w:noProof/>
        </w:rPr>
      </w:r>
      <w:r w:rsidR="008A116E">
        <w:rPr>
          <w:noProof/>
        </w:rPr>
        <w:fldChar w:fldCharType="separate"/>
      </w:r>
      <w:ins w:id="106" w:author="User" w:date="2015-04-05T17:32:00Z">
        <w:r>
          <w:rPr>
            <w:noProof/>
          </w:rPr>
          <w:t>70</w:t>
        </w:r>
        <w:r w:rsidR="008A116E">
          <w:rPr>
            <w:noProof/>
          </w:rPr>
          <w:fldChar w:fldCharType="end"/>
        </w:r>
      </w:ins>
    </w:p>
    <w:p w:rsidR="00FD2372" w:rsidRDefault="00FD2372">
      <w:pPr>
        <w:pStyle w:val="ndicedeilustraes"/>
        <w:tabs>
          <w:tab w:val="right" w:leader="dot" w:pos="9269"/>
        </w:tabs>
        <w:rPr>
          <w:ins w:id="107" w:author="User" w:date="2015-04-05T17:32:00Z"/>
          <w:rFonts w:asciiTheme="minorHAnsi" w:eastAsiaTheme="minorEastAsia" w:hAnsiTheme="minorHAnsi" w:cstheme="minorBidi"/>
          <w:noProof/>
          <w:sz w:val="22"/>
          <w:szCs w:val="22"/>
        </w:rPr>
      </w:pPr>
      <w:ins w:id="108" w:author="User" w:date="2015-04-05T17:32:00Z">
        <w:r>
          <w:rPr>
            <w:noProof/>
          </w:rPr>
          <w:t>Tabela 15 - UC08 – Alterar Tarefas</w:t>
        </w:r>
        <w:r>
          <w:rPr>
            <w:noProof/>
          </w:rPr>
          <w:tab/>
        </w:r>
        <w:r w:rsidR="008A116E">
          <w:rPr>
            <w:noProof/>
          </w:rPr>
          <w:fldChar w:fldCharType="begin"/>
        </w:r>
        <w:r>
          <w:rPr>
            <w:noProof/>
          </w:rPr>
          <w:instrText xml:space="preserve"> PAGEREF _Toc416018528 \h </w:instrText>
        </w:r>
      </w:ins>
      <w:r w:rsidR="008A116E">
        <w:rPr>
          <w:noProof/>
        </w:rPr>
      </w:r>
      <w:r w:rsidR="008A116E">
        <w:rPr>
          <w:noProof/>
        </w:rPr>
        <w:fldChar w:fldCharType="separate"/>
      </w:r>
      <w:ins w:id="109" w:author="User" w:date="2015-04-05T17:32:00Z">
        <w:r>
          <w:rPr>
            <w:noProof/>
          </w:rPr>
          <w:t>71</w:t>
        </w:r>
        <w:r w:rsidR="008A116E">
          <w:rPr>
            <w:noProof/>
          </w:rPr>
          <w:fldChar w:fldCharType="end"/>
        </w:r>
      </w:ins>
    </w:p>
    <w:p w:rsidR="00FD2372" w:rsidRDefault="00FD2372">
      <w:pPr>
        <w:pStyle w:val="ndicedeilustraes"/>
        <w:tabs>
          <w:tab w:val="right" w:leader="dot" w:pos="9269"/>
        </w:tabs>
        <w:rPr>
          <w:ins w:id="110" w:author="User" w:date="2015-04-05T17:32:00Z"/>
          <w:rFonts w:asciiTheme="minorHAnsi" w:eastAsiaTheme="minorEastAsia" w:hAnsiTheme="minorHAnsi" w:cstheme="minorBidi"/>
          <w:noProof/>
          <w:sz w:val="22"/>
          <w:szCs w:val="22"/>
        </w:rPr>
      </w:pPr>
      <w:ins w:id="111" w:author="User" w:date="2015-04-05T17:32:00Z">
        <w:r>
          <w:rPr>
            <w:noProof/>
          </w:rPr>
          <w:t>Tabela 16 -  UC09 – Visualizar Tarefas</w:t>
        </w:r>
        <w:r>
          <w:rPr>
            <w:noProof/>
          </w:rPr>
          <w:tab/>
        </w:r>
        <w:r w:rsidR="008A116E">
          <w:rPr>
            <w:noProof/>
          </w:rPr>
          <w:fldChar w:fldCharType="begin"/>
        </w:r>
        <w:r>
          <w:rPr>
            <w:noProof/>
          </w:rPr>
          <w:instrText xml:space="preserve"> PAGEREF _Toc416018529 \h </w:instrText>
        </w:r>
      </w:ins>
      <w:r w:rsidR="008A116E">
        <w:rPr>
          <w:noProof/>
        </w:rPr>
      </w:r>
      <w:r w:rsidR="008A116E">
        <w:rPr>
          <w:noProof/>
        </w:rPr>
        <w:fldChar w:fldCharType="separate"/>
      </w:r>
      <w:ins w:id="112" w:author="User" w:date="2015-04-05T17:32:00Z">
        <w:r>
          <w:rPr>
            <w:noProof/>
          </w:rPr>
          <w:t>72</w:t>
        </w:r>
        <w:r w:rsidR="008A116E">
          <w:rPr>
            <w:noProof/>
          </w:rPr>
          <w:fldChar w:fldCharType="end"/>
        </w:r>
      </w:ins>
    </w:p>
    <w:p w:rsidR="00FD2372" w:rsidRDefault="00FD2372">
      <w:pPr>
        <w:pStyle w:val="ndicedeilustraes"/>
        <w:tabs>
          <w:tab w:val="right" w:leader="dot" w:pos="9269"/>
        </w:tabs>
        <w:rPr>
          <w:ins w:id="113" w:author="User" w:date="2015-04-05T17:32:00Z"/>
          <w:rFonts w:asciiTheme="minorHAnsi" w:eastAsiaTheme="minorEastAsia" w:hAnsiTheme="minorHAnsi" w:cstheme="minorBidi"/>
          <w:noProof/>
          <w:sz w:val="22"/>
          <w:szCs w:val="22"/>
        </w:rPr>
      </w:pPr>
      <w:ins w:id="114" w:author="User" w:date="2015-04-05T17:32:00Z">
        <w:r>
          <w:rPr>
            <w:noProof/>
          </w:rPr>
          <w:t>Tabela 17 - UC10 – Excluir Tarefas</w:t>
        </w:r>
        <w:r>
          <w:rPr>
            <w:noProof/>
          </w:rPr>
          <w:tab/>
        </w:r>
        <w:r w:rsidR="008A116E">
          <w:rPr>
            <w:noProof/>
          </w:rPr>
          <w:fldChar w:fldCharType="begin"/>
        </w:r>
        <w:r>
          <w:rPr>
            <w:noProof/>
          </w:rPr>
          <w:instrText xml:space="preserve"> PAGEREF _Toc416018530 \h </w:instrText>
        </w:r>
      </w:ins>
      <w:r w:rsidR="008A116E">
        <w:rPr>
          <w:noProof/>
        </w:rPr>
      </w:r>
      <w:r w:rsidR="008A116E">
        <w:rPr>
          <w:noProof/>
        </w:rPr>
        <w:fldChar w:fldCharType="separate"/>
      </w:r>
      <w:ins w:id="115" w:author="User" w:date="2015-04-05T17:32:00Z">
        <w:r>
          <w:rPr>
            <w:noProof/>
          </w:rPr>
          <w:t>73</w:t>
        </w:r>
        <w:r w:rsidR="008A116E">
          <w:rPr>
            <w:noProof/>
          </w:rPr>
          <w:fldChar w:fldCharType="end"/>
        </w:r>
      </w:ins>
    </w:p>
    <w:p w:rsidR="00FD2372" w:rsidRDefault="00FD2372">
      <w:pPr>
        <w:pStyle w:val="ndicedeilustraes"/>
        <w:tabs>
          <w:tab w:val="right" w:leader="dot" w:pos="9269"/>
        </w:tabs>
        <w:rPr>
          <w:ins w:id="116" w:author="User" w:date="2015-04-05T17:32:00Z"/>
          <w:rFonts w:asciiTheme="minorHAnsi" w:eastAsiaTheme="minorEastAsia" w:hAnsiTheme="minorHAnsi" w:cstheme="minorBidi"/>
          <w:noProof/>
          <w:sz w:val="22"/>
          <w:szCs w:val="22"/>
        </w:rPr>
      </w:pPr>
      <w:ins w:id="117" w:author="User" w:date="2015-04-05T17:32:00Z">
        <w:r>
          <w:rPr>
            <w:noProof/>
          </w:rPr>
          <w:t>Tabela 18 - UC11 – Cadastrar Ocorrência</w:t>
        </w:r>
        <w:r>
          <w:rPr>
            <w:noProof/>
          </w:rPr>
          <w:tab/>
        </w:r>
        <w:r w:rsidR="008A116E">
          <w:rPr>
            <w:noProof/>
          </w:rPr>
          <w:fldChar w:fldCharType="begin"/>
        </w:r>
        <w:r>
          <w:rPr>
            <w:noProof/>
          </w:rPr>
          <w:instrText xml:space="preserve"> PAGEREF _Toc416018531 \h </w:instrText>
        </w:r>
      </w:ins>
      <w:r w:rsidR="008A116E">
        <w:rPr>
          <w:noProof/>
        </w:rPr>
      </w:r>
      <w:r w:rsidR="008A116E">
        <w:rPr>
          <w:noProof/>
        </w:rPr>
        <w:fldChar w:fldCharType="separate"/>
      </w:r>
      <w:ins w:id="118" w:author="User" w:date="2015-04-05T17:32:00Z">
        <w:r>
          <w:rPr>
            <w:noProof/>
          </w:rPr>
          <w:t>73</w:t>
        </w:r>
        <w:r w:rsidR="008A116E">
          <w:rPr>
            <w:noProof/>
          </w:rPr>
          <w:fldChar w:fldCharType="end"/>
        </w:r>
      </w:ins>
    </w:p>
    <w:p w:rsidR="00FD2372" w:rsidRDefault="00FD2372">
      <w:pPr>
        <w:pStyle w:val="ndicedeilustraes"/>
        <w:tabs>
          <w:tab w:val="right" w:leader="dot" w:pos="9269"/>
        </w:tabs>
        <w:rPr>
          <w:ins w:id="119" w:author="User" w:date="2015-04-05T17:32:00Z"/>
          <w:rFonts w:asciiTheme="minorHAnsi" w:eastAsiaTheme="minorEastAsia" w:hAnsiTheme="minorHAnsi" w:cstheme="minorBidi"/>
          <w:noProof/>
          <w:sz w:val="22"/>
          <w:szCs w:val="22"/>
        </w:rPr>
      </w:pPr>
      <w:ins w:id="120" w:author="User" w:date="2015-04-05T17:32:00Z">
        <w:r>
          <w:rPr>
            <w:noProof/>
          </w:rPr>
          <w:t>Tabela 19 - UC12 – Alterar Ocorrência</w:t>
        </w:r>
        <w:r>
          <w:rPr>
            <w:noProof/>
          </w:rPr>
          <w:tab/>
        </w:r>
        <w:r w:rsidR="008A116E">
          <w:rPr>
            <w:noProof/>
          </w:rPr>
          <w:fldChar w:fldCharType="begin"/>
        </w:r>
        <w:r>
          <w:rPr>
            <w:noProof/>
          </w:rPr>
          <w:instrText xml:space="preserve"> PAGEREF _Toc416018532 \h </w:instrText>
        </w:r>
      </w:ins>
      <w:r w:rsidR="008A116E">
        <w:rPr>
          <w:noProof/>
        </w:rPr>
      </w:r>
      <w:r w:rsidR="008A116E">
        <w:rPr>
          <w:noProof/>
        </w:rPr>
        <w:fldChar w:fldCharType="separate"/>
      </w:r>
      <w:ins w:id="121" w:author="User" w:date="2015-04-05T17:32:00Z">
        <w:r>
          <w:rPr>
            <w:noProof/>
          </w:rPr>
          <w:t>74</w:t>
        </w:r>
        <w:r w:rsidR="008A116E">
          <w:rPr>
            <w:noProof/>
          </w:rPr>
          <w:fldChar w:fldCharType="end"/>
        </w:r>
      </w:ins>
    </w:p>
    <w:p w:rsidR="00FD2372" w:rsidRDefault="00FD2372">
      <w:pPr>
        <w:pStyle w:val="ndicedeilustraes"/>
        <w:tabs>
          <w:tab w:val="right" w:leader="dot" w:pos="9269"/>
        </w:tabs>
        <w:rPr>
          <w:ins w:id="122" w:author="User" w:date="2015-04-05T17:32:00Z"/>
          <w:rFonts w:asciiTheme="minorHAnsi" w:eastAsiaTheme="minorEastAsia" w:hAnsiTheme="minorHAnsi" w:cstheme="minorBidi"/>
          <w:noProof/>
          <w:sz w:val="22"/>
          <w:szCs w:val="22"/>
        </w:rPr>
      </w:pPr>
      <w:ins w:id="123" w:author="User" w:date="2015-04-05T17:32:00Z">
        <w:r>
          <w:rPr>
            <w:noProof/>
          </w:rPr>
          <w:t>Tabela 20 - UC13– Visualizar Ocorrência</w:t>
        </w:r>
        <w:r>
          <w:rPr>
            <w:noProof/>
          </w:rPr>
          <w:tab/>
        </w:r>
        <w:r w:rsidR="008A116E">
          <w:rPr>
            <w:noProof/>
          </w:rPr>
          <w:fldChar w:fldCharType="begin"/>
        </w:r>
        <w:r>
          <w:rPr>
            <w:noProof/>
          </w:rPr>
          <w:instrText xml:space="preserve"> PAGEREF _Toc416018533 \h </w:instrText>
        </w:r>
      </w:ins>
      <w:r w:rsidR="008A116E">
        <w:rPr>
          <w:noProof/>
        </w:rPr>
      </w:r>
      <w:r w:rsidR="008A116E">
        <w:rPr>
          <w:noProof/>
        </w:rPr>
        <w:fldChar w:fldCharType="separate"/>
      </w:r>
      <w:ins w:id="124" w:author="User" w:date="2015-04-05T17:32:00Z">
        <w:r>
          <w:rPr>
            <w:noProof/>
          </w:rPr>
          <w:t>75</w:t>
        </w:r>
        <w:r w:rsidR="008A116E">
          <w:rPr>
            <w:noProof/>
          </w:rPr>
          <w:fldChar w:fldCharType="end"/>
        </w:r>
      </w:ins>
    </w:p>
    <w:p w:rsidR="00FD2372" w:rsidRDefault="00FD2372">
      <w:pPr>
        <w:pStyle w:val="ndicedeilustraes"/>
        <w:tabs>
          <w:tab w:val="right" w:leader="dot" w:pos="9269"/>
        </w:tabs>
        <w:rPr>
          <w:ins w:id="125" w:author="User" w:date="2015-04-05T17:32:00Z"/>
          <w:rFonts w:asciiTheme="minorHAnsi" w:eastAsiaTheme="minorEastAsia" w:hAnsiTheme="minorHAnsi" w:cstheme="minorBidi"/>
          <w:noProof/>
          <w:sz w:val="22"/>
          <w:szCs w:val="22"/>
        </w:rPr>
      </w:pPr>
      <w:ins w:id="126" w:author="User" w:date="2015-04-05T17:32:00Z">
        <w:r>
          <w:rPr>
            <w:noProof/>
          </w:rPr>
          <w:t>Tabela 21 -  UC14 – Cadastrar Aluno</w:t>
        </w:r>
        <w:r>
          <w:rPr>
            <w:noProof/>
          </w:rPr>
          <w:tab/>
        </w:r>
        <w:r w:rsidR="008A116E">
          <w:rPr>
            <w:noProof/>
          </w:rPr>
          <w:fldChar w:fldCharType="begin"/>
        </w:r>
        <w:r>
          <w:rPr>
            <w:noProof/>
          </w:rPr>
          <w:instrText xml:space="preserve"> PAGEREF _Toc416018534 \h </w:instrText>
        </w:r>
      </w:ins>
      <w:r w:rsidR="008A116E">
        <w:rPr>
          <w:noProof/>
        </w:rPr>
      </w:r>
      <w:r w:rsidR="008A116E">
        <w:rPr>
          <w:noProof/>
        </w:rPr>
        <w:fldChar w:fldCharType="separate"/>
      </w:r>
      <w:ins w:id="127" w:author="User" w:date="2015-04-05T17:32:00Z">
        <w:r>
          <w:rPr>
            <w:noProof/>
          </w:rPr>
          <w:t>76</w:t>
        </w:r>
        <w:r w:rsidR="008A116E">
          <w:rPr>
            <w:noProof/>
          </w:rPr>
          <w:fldChar w:fldCharType="end"/>
        </w:r>
      </w:ins>
    </w:p>
    <w:p w:rsidR="00FD2372" w:rsidRDefault="00FD2372">
      <w:pPr>
        <w:pStyle w:val="ndicedeilustraes"/>
        <w:tabs>
          <w:tab w:val="right" w:leader="dot" w:pos="9269"/>
        </w:tabs>
        <w:rPr>
          <w:ins w:id="128" w:author="User" w:date="2015-04-05T17:32:00Z"/>
          <w:rFonts w:asciiTheme="minorHAnsi" w:eastAsiaTheme="minorEastAsia" w:hAnsiTheme="minorHAnsi" w:cstheme="minorBidi"/>
          <w:noProof/>
          <w:sz w:val="22"/>
          <w:szCs w:val="22"/>
        </w:rPr>
      </w:pPr>
      <w:ins w:id="129" w:author="User" w:date="2015-04-05T17:32:00Z">
        <w:r>
          <w:rPr>
            <w:noProof/>
          </w:rPr>
          <w:t>Tabela 22 - UC15 – Cadastrar Responsável</w:t>
        </w:r>
        <w:r>
          <w:rPr>
            <w:noProof/>
          </w:rPr>
          <w:tab/>
        </w:r>
        <w:r w:rsidR="008A116E">
          <w:rPr>
            <w:noProof/>
          </w:rPr>
          <w:fldChar w:fldCharType="begin"/>
        </w:r>
        <w:r>
          <w:rPr>
            <w:noProof/>
          </w:rPr>
          <w:instrText xml:space="preserve"> PAGEREF _Toc416018535 \h </w:instrText>
        </w:r>
      </w:ins>
      <w:r w:rsidR="008A116E">
        <w:rPr>
          <w:noProof/>
        </w:rPr>
      </w:r>
      <w:r w:rsidR="008A116E">
        <w:rPr>
          <w:noProof/>
        </w:rPr>
        <w:fldChar w:fldCharType="separate"/>
      </w:r>
      <w:ins w:id="130" w:author="User" w:date="2015-04-05T17:32:00Z">
        <w:r>
          <w:rPr>
            <w:noProof/>
          </w:rPr>
          <w:t>77</w:t>
        </w:r>
        <w:r w:rsidR="008A116E">
          <w:rPr>
            <w:noProof/>
          </w:rPr>
          <w:fldChar w:fldCharType="end"/>
        </w:r>
      </w:ins>
    </w:p>
    <w:p w:rsidR="00FD2372" w:rsidRDefault="00FD2372">
      <w:pPr>
        <w:pStyle w:val="ndicedeilustraes"/>
        <w:tabs>
          <w:tab w:val="right" w:leader="dot" w:pos="9269"/>
        </w:tabs>
        <w:rPr>
          <w:ins w:id="131" w:author="User" w:date="2015-04-05T17:32:00Z"/>
          <w:rFonts w:asciiTheme="minorHAnsi" w:eastAsiaTheme="minorEastAsia" w:hAnsiTheme="minorHAnsi" w:cstheme="minorBidi"/>
          <w:noProof/>
          <w:sz w:val="22"/>
          <w:szCs w:val="22"/>
        </w:rPr>
      </w:pPr>
      <w:ins w:id="132" w:author="User" w:date="2015-04-05T17:32:00Z">
        <w:r>
          <w:rPr>
            <w:noProof/>
          </w:rPr>
          <w:t>Tabela 23 - UC16 – Cadastrar Professor</w:t>
        </w:r>
        <w:r>
          <w:rPr>
            <w:noProof/>
          </w:rPr>
          <w:tab/>
        </w:r>
        <w:r w:rsidR="008A116E">
          <w:rPr>
            <w:noProof/>
          </w:rPr>
          <w:fldChar w:fldCharType="begin"/>
        </w:r>
        <w:r>
          <w:rPr>
            <w:noProof/>
          </w:rPr>
          <w:instrText xml:space="preserve"> PAGEREF _Toc416018536 \h </w:instrText>
        </w:r>
      </w:ins>
      <w:r w:rsidR="008A116E">
        <w:rPr>
          <w:noProof/>
        </w:rPr>
      </w:r>
      <w:r w:rsidR="008A116E">
        <w:rPr>
          <w:noProof/>
        </w:rPr>
        <w:fldChar w:fldCharType="separate"/>
      </w:r>
      <w:ins w:id="133" w:author="User" w:date="2015-04-05T17:32:00Z">
        <w:r>
          <w:rPr>
            <w:noProof/>
          </w:rPr>
          <w:t>78</w:t>
        </w:r>
        <w:r w:rsidR="008A116E">
          <w:rPr>
            <w:noProof/>
          </w:rPr>
          <w:fldChar w:fldCharType="end"/>
        </w:r>
      </w:ins>
    </w:p>
    <w:p w:rsidR="00FD2372" w:rsidRDefault="00FD2372">
      <w:pPr>
        <w:pStyle w:val="ndicedeilustraes"/>
        <w:tabs>
          <w:tab w:val="right" w:leader="dot" w:pos="9269"/>
        </w:tabs>
        <w:rPr>
          <w:ins w:id="134" w:author="User" w:date="2015-04-05T17:32:00Z"/>
          <w:rFonts w:asciiTheme="minorHAnsi" w:eastAsiaTheme="minorEastAsia" w:hAnsiTheme="minorHAnsi" w:cstheme="minorBidi"/>
          <w:noProof/>
          <w:sz w:val="22"/>
          <w:szCs w:val="22"/>
        </w:rPr>
      </w:pPr>
      <w:ins w:id="135" w:author="User" w:date="2015-04-05T17:32:00Z">
        <w:r>
          <w:rPr>
            <w:noProof/>
          </w:rPr>
          <w:t>Tabela 24 - UC17 – Cadastrar Gestor</w:t>
        </w:r>
        <w:r>
          <w:rPr>
            <w:noProof/>
          </w:rPr>
          <w:tab/>
        </w:r>
        <w:r w:rsidR="008A116E">
          <w:rPr>
            <w:noProof/>
          </w:rPr>
          <w:fldChar w:fldCharType="begin"/>
        </w:r>
        <w:r>
          <w:rPr>
            <w:noProof/>
          </w:rPr>
          <w:instrText xml:space="preserve"> PAGEREF _Toc416018537 \h </w:instrText>
        </w:r>
      </w:ins>
      <w:r w:rsidR="008A116E">
        <w:rPr>
          <w:noProof/>
        </w:rPr>
      </w:r>
      <w:r w:rsidR="008A116E">
        <w:rPr>
          <w:noProof/>
        </w:rPr>
        <w:fldChar w:fldCharType="separate"/>
      </w:r>
      <w:ins w:id="136" w:author="User" w:date="2015-04-05T17:32:00Z">
        <w:r>
          <w:rPr>
            <w:noProof/>
          </w:rPr>
          <w:t>79</w:t>
        </w:r>
        <w:r w:rsidR="008A116E">
          <w:rPr>
            <w:noProof/>
          </w:rPr>
          <w:fldChar w:fldCharType="end"/>
        </w:r>
      </w:ins>
    </w:p>
    <w:p w:rsidR="00FD2372" w:rsidRDefault="00FD2372">
      <w:pPr>
        <w:pStyle w:val="ndicedeilustraes"/>
        <w:tabs>
          <w:tab w:val="right" w:leader="dot" w:pos="9269"/>
        </w:tabs>
        <w:rPr>
          <w:ins w:id="137" w:author="User" w:date="2015-04-05T17:32:00Z"/>
          <w:rFonts w:asciiTheme="minorHAnsi" w:eastAsiaTheme="minorEastAsia" w:hAnsiTheme="minorHAnsi" w:cstheme="minorBidi"/>
          <w:noProof/>
          <w:sz w:val="22"/>
          <w:szCs w:val="22"/>
        </w:rPr>
      </w:pPr>
      <w:ins w:id="138" w:author="User" w:date="2015-04-05T17:32:00Z">
        <w:r>
          <w:rPr>
            <w:noProof/>
          </w:rPr>
          <w:t>Tabela 25 - UC18 – Cadastrar Gestor</w:t>
        </w:r>
        <w:r>
          <w:rPr>
            <w:noProof/>
          </w:rPr>
          <w:tab/>
        </w:r>
        <w:r w:rsidR="008A116E">
          <w:rPr>
            <w:noProof/>
          </w:rPr>
          <w:fldChar w:fldCharType="begin"/>
        </w:r>
        <w:r>
          <w:rPr>
            <w:noProof/>
          </w:rPr>
          <w:instrText xml:space="preserve"> PAGEREF _Toc416018538 \h </w:instrText>
        </w:r>
      </w:ins>
      <w:r w:rsidR="008A116E">
        <w:rPr>
          <w:noProof/>
        </w:rPr>
      </w:r>
      <w:r w:rsidR="008A116E">
        <w:rPr>
          <w:noProof/>
        </w:rPr>
        <w:fldChar w:fldCharType="separate"/>
      </w:r>
      <w:ins w:id="139" w:author="User" w:date="2015-04-05T17:32:00Z">
        <w:r>
          <w:rPr>
            <w:noProof/>
          </w:rPr>
          <w:t>80</w:t>
        </w:r>
        <w:r w:rsidR="008A116E">
          <w:rPr>
            <w:noProof/>
          </w:rPr>
          <w:fldChar w:fldCharType="end"/>
        </w:r>
      </w:ins>
    </w:p>
    <w:p w:rsidR="00FD2372" w:rsidRDefault="00FD2372">
      <w:pPr>
        <w:pStyle w:val="ndicedeilustraes"/>
        <w:tabs>
          <w:tab w:val="right" w:leader="dot" w:pos="9269"/>
        </w:tabs>
        <w:rPr>
          <w:ins w:id="140" w:author="User" w:date="2015-04-05T17:32:00Z"/>
          <w:rFonts w:asciiTheme="minorHAnsi" w:eastAsiaTheme="minorEastAsia" w:hAnsiTheme="minorHAnsi" w:cstheme="minorBidi"/>
          <w:noProof/>
          <w:sz w:val="22"/>
          <w:szCs w:val="22"/>
        </w:rPr>
      </w:pPr>
      <w:ins w:id="141" w:author="User" w:date="2015-04-05T17:32:00Z">
        <w:r>
          <w:rPr>
            <w:noProof/>
          </w:rPr>
          <w:t>Tabela 26 - UC19 – Cadastrar Turma</w:t>
        </w:r>
        <w:r>
          <w:rPr>
            <w:noProof/>
          </w:rPr>
          <w:tab/>
        </w:r>
        <w:r w:rsidR="008A116E">
          <w:rPr>
            <w:noProof/>
          </w:rPr>
          <w:fldChar w:fldCharType="begin"/>
        </w:r>
        <w:r>
          <w:rPr>
            <w:noProof/>
          </w:rPr>
          <w:instrText xml:space="preserve"> PAGEREF _Toc416018539 \h </w:instrText>
        </w:r>
      </w:ins>
      <w:r w:rsidR="008A116E">
        <w:rPr>
          <w:noProof/>
        </w:rPr>
      </w:r>
      <w:r w:rsidR="008A116E">
        <w:rPr>
          <w:noProof/>
        </w:rPr>
        <w:fldChar w:fldCharType="separate"/>
      </w:r>
      <w:ins w:id="142" w:author="User" w:date="2015-04-05T17:32:00Z">
        <w:r>
          <w:rPr>
            <w:noProof/>
          </w:rPr>
          <w:t>81</w:t>
        </w:r>
        <w:r w:rsidR="008A116E">
          <w:rPr>
            <w:noProof/>
          </w:rPr>
          <w:fldChar w:fldCharType="end"/>
        </w:r>
      </w:ins>
    </w:p>
    <w:p w:rsidR="00FD2372" w:rsidRDefault="00FD2372">
      <w:pPr>
        <w:pStyle w:val="ndicedeilustraes"/>
        <w:tabs>
          <w:tab w:val="right" w:leader="dot" w:pos="9269"/>
        </w:tabs>
        <w:rPr>
          <w:ins w:id="143" w:author="User" w:date="2015-04-05T17:32:00Z"/>
          <w:rFonts w:asciiTheme="minorHAnsi" w:eastAsiaTheme="minorEastAsia" w:hAnsiTheme="minorHAnsi" w:cstheme="minorBidi"/>
          <w:noProof/>
          <w:sz w:val="22"/>
          <w:szCs w:val="22"/>
        </w:rPr>
      </w:pPr>
      <w:ins w:id="144" w:author="User" w:date="2015-04-05T17:32:00Z">
        <w:r>
          <w:rPr>
            <w:noProof/>
          </w:rPr>
          <w:t>Tabela 27 - UC20 – Alocar Turma</w:t>
        </w:r>
        <w:r>
          <w:rPr>
            <w:noProof/>
          </w:rPr>
          <w:tab/>
        </w:r>
        <w:r w:rsidR="008A116E">
          <w:rPr>
            <w:noProof/>
          </w:rPr>
          <w:fldChar w:fldCharType="begin"/>
        </w:r>
        <w:r>
          <w:rPr>
            <w:noProof/>
          </w:rPr>
          <w:instrText xml:space="preserve"> PAGEREF _Toc416018540 \h </w:instrText>
        </w:r>
      </w:ins>
      <w:r w:rsidR="008A116E">
        <w:rPr>
          <w:noProof/>
        </w:rPr>
      </w:r>
      <w:r w:rsidR="008A116E">
        <w:rPr>
          <w:noProof/>
        </w:rPr>
        <w:fldChar w:fldCharType="separate"/>
      </w:r>
      <w:ins w:id="145" w:author="User" w:date="2015-04-05T17:32:00Z">
        <w:r>
          <w:rPr>
            <w:noProof/>
          </w:rPr>
          <w:t>82</w:t>
        </w:r>
        <w:r w:rsidR="008A116E">
          <w:rPr>
            <w:noProof/>
          </w:rPr>
          <w:fldChar w:fldCharType="end"/>
        </w:r>
      </w:ins>
    </w:p>
    <w:p w:rsidR="00FD2372" w:rsidRDefault="00FD2372">
      <w:pPr>
        <w:pStyle w:val="ndicedeilustraes"/>
        <w:tabs>
          <w:tab w:val="right" w:leader="dot" w:pos="9269"/>
        </w:tabs>
        <w:rPr>
          <w:ins w:id="146" w:author="User" w:date="2015-04-05T17:32:00Z"/>
          <w:rFonts w:asciiTheme="minorHAnsi" w:eastAsiaTheme="minorEastAsia" w:hAnsiTheme="minorHAnsi" w:cstheme="minorBidi"/>
          <w:noProof/>
          <w:sz w:val="22"/>
          <w:szCs w:val="22"/>
        </w:rPr>
      </w:pPr>
      <w:ins w:id="147" w:author="User" w:date="2015-04-05T17:32:00Z">
        <w:r>
          <w:rPr>
            <w:noProof/>
          </w:rPr>
          <w:t>Tabela 28 - UC21 – Alterar Turma</w:t>
        </w:r>
        <w:r>
          <w:rPr>
            <w:noProof/>
          </w:rPr>
          <w:tab/>
        </w:r>
        <w:r w:rsidR="008A116E">
          <w:rPr>
            <w:noProof/>
          </w:rPr>
          <w:fldChar w:fldCharType="begin"/>
        </w:r>
        <w:r>
          <w:rPr>
            <w:noProof/>
          </w:rPr>
          <w:instrText xml:space="preserve"> PAGEREF _Toc416018541 \h </w:instrText>
        </w:r>
      </w:ins>
      <w:r w:rsidR="008A116E">
        <w:rPr>
          <w:noProof/>
        </w:rPr>
      </w:r>
      <w:r w:rsidR="008A116E">
        <w:rPr>
          <w:noProof/>
        </w:rPr>
        <w:fldChar w:fldCharType="separate"/>
      </w:r>
      <w:ins w:id="148" w:author="User" w:date="2015-04-05T17:32:00Z">
        <w:r>
          <w:rPr>
            <w:noProof/>
          </w:rPr>
          <w:t>83</w:t>
        </w:r>
        <w:r w:rsidR="008A116E">
          <w:rPr>
            <w:noProof/>
          </w:rPr>
          <w:fldChar w:fldCharType="end"/>
        </w:r>
      </w:ins>
    </w:p>
    <w:p w:rsidR="00FD2372" w:rsidRDefault="00FD2372">
      <w:pPr>
        <w:pStyle w:val="ndicedeilustraes"/>
        <w:tabs>
          <w:tab w:val="right" w:leader="dot" w:pos="9269"/>
        </w:tabs>
        <w:rPr>
          <w:ins w:id="149" w:author="User" w:date="2015-04-05T17:32:00Z"/>
          <w:rFonts w:asciiTheme="minorHAnsi" w:eastAsiaTheme="minorEastAsia" w:hAnsiTheme="minorHAnsi" w:cstheme="minorBidi"/>
          <w:noProof/>
          <w:sz w:val="22"/>
          <w:szCs w:val="22"/>
        </w:rPr>
      </w:pPr>
      <w:ins w:id="150" w:author="User" w:date="2015-04-05T17:32:00Z">
        <w:r>
          <w:rPr>
            <w:noProof/>
          </w:rPr>
          <w:t>Tabela 29- Escopo do Sistema</w:t>
        </w:r>
        <w:r>
          <w:rPr>
            <w:noProof/>
          </w:rPr>
          <w:tab/>
        </w:r>
        <w:r w:rsidR="008A116E">
          <w:rPr>
            <w:noProof/>
          </w:rPr>
          <w:fldChar w:fldCharType="begin"/>
        </w:r>
        <w:r>
          <w:rPr>
            <w:noProof/>
          </w:rPr>
          <w:instrText xml:space="preserve"> PAGEREF _Toc416018542 \h </w:instrText>
        </w:r>
      </w:ins>
      <w:r w:rsidR="008A116E">
        <w:rPr>
          <w:noProof/>
        </w:rPr>
      </w:r>
      <w:r w:rsidR="008A116E">
        <w:rPr>
          <w:noProof/>
        </w:rPr>
        <w:fldChar w:fldCharType="separate"/>
      </w:r>
      <w:ins w:id="151" w:author="User" w:date="2015-04-05T17:32:00Z">
        <w:r>
          <w:rPr>
            <w:noProof/>
          </w:rPr>
          <w:t>84</w:t>
        </w:r>
        <w:r w:rsidR="008A116E">
          <w:rPr>
            <w:noProof/>
          </w:rPr>
          <w:fldChar w:fldCharType="end"/>
        </w:r>
      </w:ins>
    </w:p>
    <w:p w:rsidR="00FD2372" w:rsidRDefault="00FD2372">
      <w:pPr>
        <w:pStyle w:val="ndicedeilustraes"/>
        <w:tabs>
          <w:tab w:val="right" w:leader="dot" w:pos="9269"/>
        </w:tabs>
        <w:rPr>
          <w:ins w:id="152" w:author="User" w:date="2015-04-05T17:32:00Z"/>
          <w:rFonts w:asciiTheme="minorHAnsi" w:eastAsiaTheme="minorEastAsia" w:hAnsiTheme="minorHAnsi" w:cstheme="minorBidi"/>
          <w:noProof/>
          <w:sz w:val="22"/>
          <w:szCs w:val="22"/>
        </w:rPr>
      </w:pPr>
      <w:ins w:id="153" w:author="User" w:date="2015-04-05T17:32:00Z">
        <w:r>
          <w:rPr>
            <w:noProof/>
          </w:rPr>
          <w:t>Tabela 30 - Modelo para descrição das Tabelas do Banco de Dados</w:t>
        </w:r>
        <w:r>
          <w:rPr>
            <w:noProof/>
          </w:rPr>
          <w:tab/>
        </w:r>
        <w:r w:rsidR="008A116E">
          <w:rPr>
            <w:noProof/>
          </w:rPr>
          <w:fldChar w:fldCharType="begin"/>
        </w:r>
        <w:r>
          <w:rPr>
            <w:noProof/>
          </w:rPr>
          <w:instrText xml:space="preserve"> PAGEREF _Toc416018543 \h </w:instrText>
        </w:r>
      </w:ins>
      <w:r w:rsidR="008A116E">
        <w:rPr>
          <w:noProof/>
        </w:rPr>
      </w:r>
      <w:r w:rsidR="008A116E">
        <w:rPr>
          <w:noProof/>
        </w:rPr>
        <w:fldChar w:fldCharType="separate"/>
      </w:r>
      <w:ins w:id="154" w:author="User" w:date="2015-04-05T17:32:00Z">
        <w:r>
          <w:rPr>
            <w:noProof/>
          </w:rPr>
          <w:t>95</w:t>
        </w:r>
        <w:r w:rsidR="008A116E">
          <w:rPr>
            <w:noProof/>
          </w:rPr>
          <w:fldChar w:fldCharType="end"/>
        </w:r>
      </w:ins>
    </w:p>
    <w:p w:rsidR="00FD2372" w:rsidRDefault="00FD2372">
      <w:pPr>
        <w:pStyle w:val="ndicedeilustraes"/>
        <w:tabs>
          <w:tab w:val="right" w:leader="dot" w:pos="9269"/>
        </w:tabs>
        <w:rPr>
          <w:ins w:id="155" w:author="User" w:date="2015-04-05T17:32:00Z"/>
          <w:rFonts w:asciiTheme="minorHAnsi" w:eastAsiaTheme="minorEastAsia" w:hAnsiTheme="minorHAnsi" w:cstheme="minorBidi"/>
          <w:noProof/>
          <w:sz w:val="22"/>
          <w:szCs w:val="22"/>
        </w:rPr>
      </w:pPr>
      <w:ins w:id="156" w:author="User" w:date="2015-04-05T17:32:00Z">
        <w:r>
          <w:rPr>
            <w:noProof/>
          </w:rPr>
          <w:t>Tabela 31 - Modelo para Planejamento e Execução dos Testes Unitários</w:t>
        </w:r>
        <w:r>
          <w:rPr>
            <w:noProof/>
          </w:rPr>
          <w:tab/>
        </w:r>
        <w:r w:rsidR="008A116E">
          <w:rPr>
            <w:noProof/>
          </w:rPr>
          <w:fldChar w:fldCharType="begin"/>
        </w:r>
        <w:r>
          <w:rPr>
            <w:noProof/>
          </w:rPr>
          <w:instrText xml:space="preserve"> PAGEREF _Toc416018544 \h </w:instrText>
        </w:r>
      </w:ins>
      <w:r w:rsidR="008A116E">
        <w:rPr>
          <w:noProof/>
        </w:rPr>
      </w:r>
      <w:r w:rsidR="008A116E">
        <w:rPr>
          <w:noProof/>
        </w:rPr>
        <w:fldChar w:fldCharType="separate"/>
      </w:r>
      <w:ins w:id="157" w:author="User" w:date="2015-04-05T17:32:00Z">
        <w:r>
          <w:rPr>
            <w:noProof/>
          </w:rPr>
          <w:t>96</w:t>
        </w:r>
        <w:r w:rsidR="008A116E">
          <w:rPr>
            <w:noProof/>
          </w:rPr>
          <w:fldChar w:fldCharType="end"/>
        </w:r>
      </w:ins>
    </w:p>
    <w:p w:rsidR="00FD2372" w:rsidRDefault="00FD2372">
      <w:pPr>
        <w:pStyle w:val="ndicedeilustraes"/>
        <w:tabs>
          <w:tab w:val="right" w:leader="dot" w:pos="9269"/>
        </w:tabs>
        <w:rPr>
          <w:ins w:id="158" w:author="User" w:date="2015-04-05T17:32:00Z"/>
          <w:rFonts w:asciiTheme="minorHAnsi" w:eastAsiaTheme="minorEastAsia" w:hAnsiTheme="minorHAnsi" w:cstheme="minorBidi"/>
          <w:noProof/>
          <w:sz w:val="22"/>
          <w:szCs w:val="22"/>
        </w:rPr>
      </w:pPr>
      <w:ins w:id="159" w:author="User" w:date="2015-04-05T17:32:00Z">
        <w:r>
          <w:rPr>
            <w:noProof/>
          </w:rPr>
          <w:t>Tabela 32 - Modelo para Planejamento e Execução dos Testes Integrados</w:t>
        </w:r>
        <w:r>
          <w:rPr>
            <w:noProof/>
          </w:rPr>
          <w:tab/>
        </w:r>
        <w:r w:rsidR="008A116E">
          <w:rPr>
            <w:noProof/>
          </w:rPr>
          <w:fldChar w:fldCharType="begin"/>
        </w:r>
        <w:r>
          <w:rPr>
            <w:noProof/>
          </w:rPr>
          <w:instrText xml:space="preserve"> PAGEREF _Toc416018545 \h </w:instrText>
        </w:r>
      </w:ins>
      <w:r w:rsidR="008A116E">
        <w:rPr>
          <w:noProof/>
        </w:rPr>
      </w:r>
      <w:r w:rsidR="008A116E">
        <w:rPr>
          <w:noProof/>
        </w:rPr>
        <w:fldChar w:fldCharType="separate"/>
      </w:r>
      <w:ins w:id="160" w:author="User" w:date="2015-04-05T17:32:00Z">
        <w:r>
          <w:rPr>
            <w:noProof/>
          </w:rPr>
          <w:t>97</w:t>
        </w:r>
        <w:r w:rsidR="008A116E">
          <w:rPr>
            <w:noProof/>
          </w:rPr>
          <w:fldChar w:fldCharType="end"/>
        </w:r>
      </w:ins>
    </w:p>
    <w:p w:rsidR="00787681" w:rsidDel="00FD2372" w:rsidRDefault="00787681">
      <w:pPr>
        <w:pStyle w:val="ndicedeilustraes"/>
        <w:tabs>
          <w:tab w:val="right" w:leader="dot" w:pos="9269"/>
        </w:tabs>
        <w:rPr>
          <w:del w:id="161" w:author="User" w:date="2015-04-05T17:32:00Z"/>
          <w:rFonts w:asciiTheme="minorHAnsi" w:eastAsiaTheme="minorEastAsia" w:hAnsiTheme="minorHAnsi" w:cstheme="minorBidi"/>
          <w:noProof/>
          <w:sz w:val="22"/>
          <w:szCs w:val="22"/>
        </w:rPr>
      </w:pPr>
      <w:del w:id="162" w:author="User" w:date="2015-04-05T17:32:00Z">
        <w:r w:rsidDel="00FD2372">
          <w:rPr>
            <w:noProof/>
          </w:rPr>
          <w:delText>Tabela 1-Principais Necessidades dos Usuários</w:delText>
        </w:r>
        <w:r w:rsidDel="00FD2372">
          <w:rPr>
            <w:noProof/>
          </w:rPr>
          <w:tab/>
        </w:r>
      </w:del>
      <w:del w:id="163" w:author="User" w:date="2015-04-05T17:31:00Z">
        <w:r w:rsidDel="00FD2372">
          <w:rPr>
            <w:noProof/>
          </w:rPr>
          <w:delText>27</w:delText>
        </w:r>
      </w:del>
    </w:p>
    <w:p w:rsidR="00787681" w:rsidDel="00FD2372" w:rsidRDefault="00787681">
      <w:pPr>
        <w:pStyle w:val="ndicedeilustraes"/>
        <w:tabs>
          <w:tab w:val="right" w:leader="dot" w:pos="9269"/>
        </w:tabs>
        <w:rPr>
          <w:del w:id="164" w:author="User" w:date="2015-04-05T17:32:00Z"/>
          <w:rFonts w:asciiTheme="minorHAnsi" w:eastAsiaTheme="minorEastAsia" w:hAnsiTheme="minorHAnsi" w:cstheme="minorBidi"/>
          <w:noProof/>
          <w:sz w:val="22"/>
          <w:szCs w:val="22"/>
        </w:rPr>
      </w:pPr>
      <w:del w:id="165" w:author="User" w:date="2015-04-05T17:32:00Z">
        <w:r w:rsidDel="00FD2372">
          <w:rPr>
            <w:noProof/>
          </w:rPr>
          <w:delText>Tabela 2 - Atores presentes no sistema</w:delText>
        </w:r>
        <w:r w:rsidDel="00FD2372">
          <w:rPr>
            <w:noProof/>
          </w:rPr>
          <w:tab/>
        </w:r>
      </w:del>
      <w:del w:id="166" w:author="User" w:date="2015-04-05T17:31:00Z">
        <w:r w:rsidDel="00FD2372">
          <w:rPr>
            <w:noProof/>
          </w:rPr>
          <w:delText>34</w:delText>
        </w:r>
      </w:del>
    </w:p>
    <w:p w:rsidR="00787681" w:rsidDel="00FD2372" w:rsidRDefault="00787681">
      <w:pPr>
        <w:pStyle w:val="ndicedeilustraes"/>
        <w:tabs>
          <w:tab w:val="right" w:leader="dot" w:pos="9269"/>
        </w:tabs>
        <w:rPr>
          <w:del w:id="167" w:author="User" w:date="2015-04-05T17:32:00Z"/>
          <w:rFonts w:asciiTheme="minorHAnsi" w:eastAsiaTheme="minorEastAsia" w:hAnsiTheme="minorHAnsi" w:cstheme="minorBidi"/>
          <w:noProof/>
          <w:sz w:val="22"/>
          <w:szCs w:val="22"/>
        </w:rPr>
      </w:pPr>
      <w:del w:id="168" w:author="User" w:date="2015-04-05T17:32:00Z">
        <w:r w:rsidDel="00FD2372">
          <w:rPr>
            <w:noProof/>
          </w:rPr>
          <w:delText>Tabela 3 - UC01 – Login</w:delText>
        </w:r>
        <w:r w:rsidDel="00FD2372">
          <w:rPr>
            <w:noProof/>
          </w:rPr>
          <w:tab/>
        </w:r>
      </w:del>
      <w:del w:id="169" w:author="User" w:date="2015-04-05T17:31:00Z">
        <w:r w:rsidDel="00FD2372">
          <w:rPr>
            <w:noProof/>
          </w:rPr>
          <w:delText>35</w:delText>
        </w:r>
      </w:del>
    </w:p>
    <w:p w:rsidR="00787681" w:rsidDel="00FD2372" w:rsidRDefault="00787681">
      <w:pPr>
        <w:pStyle w:val="ndicedeilustraes"/>
        <w:tabs>
          <w:tab w:val="right" w:leader="dot" w:pos="9269"/>
        </w:tabs>
        <w:rPr>
          <w:del w:id="170" w:author="User" w:date="2015-04-05T17:32:00Z"/>
          <w:rFonts w:asciiTheme="minorHAnsi" w:eastAsiaTheme="minorEastAsia" w:hAnsiTheme="minorHAnsi" w:cstheme="minorBidi"/>
          <w:noProof/>
          <w:sz w:val="22"/>
          <w:szCs w:val="22"/>
        </w:rPr>
      </w:pPr>
      <w:del w:id="171" w:author="User" w:date="2015-04-05T17:32:00Z">
        <w:r w:rsidDel="00FD2372">
          <w:rPr>
            <w:noProof/>
          </w:rPr>
          <w:delText>Tabela 4 – UC02 – Configurar Bimestre</w:delText>
        </w:r>
        <w:r w:rsidDel="00FD2372">
          <w:rPr>
            <w:noProof/>
          </w:rPr>
          <w:tab/>
        </w:r>
      </w:del>
      <w:del w:id="172" w:author="User" w:date="2015-04-05T17:31:00Z">
        <w:r w:rsidDel="00FD2372">
          <w:rPr>
            <w:noProof/>
          </w:rPr>
          <w:delText>36</w:delText>
        </w:r>
      </w:del>
    </w:p>
    <w:p w:rsidR="00787681" w:rsidDel="00FD2372" w:rsidRDefault="00787681">
      <w:pPr>
        <w:pStyle w:val="ndicedeilustraes"/>
        <w:tabs>
          <w:tab w:val="right" w:leader="dot" w:pos="9269"/>
        </w:tabs>
        <w:rPr>
          <w:del w:id="173" w:author="User" w:date="2015-04-05T17:32:00Z"/>
          <w:rFonts w:asciiTheme="minorHAnsi" w:eastAsiaTheme="minorEastAsia" w:hAnsiTheme="minorHAnsi" w:cstheme="minorBidi"/>
          <w:noProof/>
          <w:sz w:val="22"/>
          <w:szCs w:val="22"/>
        </w:rPr>
      </w:pPr>
      <w:del w:id="174" w:author="User" w:date="2015-04-05T17:32:00Z">
        <w:r w:rsidDel="00FD2372">
          <w:rPr>
            <w:noProof/>
          </w:rPr>
          <w:delText>Tabela 5 – UC03 – Criar Boletim</w:delText>
        </w:r>
        <w:r w:rsidDel="00FD2372">
          <w:rPr>
            <w:noProof/>
          </w:rPr>
          <w:tab/>
        </w:r>
      </w:del>
      <w:del w:id="175" w:author="User" w:date="2015-04-05T17:31:00Z">
        <w:r w:rsidDel="00FD2372">
          <w:rPr>
            <w:noProof/>
          </w:rPr>
          <w:delText>37</w:delText>
        </w:r>
      </w:del>
    </w:p>
    <w:p w:rsidR="00787681" w:rsidDel="00FD2372" w:rsidRDefault="00787681">
      <w:pPr>
        <w:pStyle w:val="ndicedeilustraes"/>
        <w:tabs>
          <w:tab w:val="right" w:leader="dot" w:pos="9269"/>
        </w:tabs>
        <w:rPr>
          <w:del w:id="176" w:author="User" w:date="2015-04-05T17:32:00Z"/>
          <w:rFonts w:asciiTheme="minorHAnsi" w:eastAsiaTheme="minorEastAsia" w:hAnsiTheme="minorHAnsi" w:cstheme="minorBidi"/>
          <w:noProof/>
          <w:sz w:val="22"/>
          <w:szCs w:val="22"/>
        </w:rPr>
      </w:pPr>
      <w:del w:id="177" w:author="User" w:date="2015-04-05T17:32:00Z">
        <w:r w:rsidDel="00FD2372">
          <w:rPr>
            <w:noProof/>
          </w:rPr>
          <w:lastRenderedPageBreak/>
          <w:delText>Tabela 6 – UC04 – Inserir Notas/Faltas</w:delText>
        </w:r>
        <w:r w:rsidDel="00FD2372">
          <w:rPr>
            <w:noProof/>
          </w:rPr>
          <w:tab/>
        </w:r>
      </w:del>
      <w:del w:id="178" w:author="User" w:date="2015-04-05T17:31:00Z">
        <w:r w:rsidDel="00FD2372">
          <w:rPr>
            <w:noProof/>
          </w:rPr>
          <w:delText>38</w:delText>
        </w:r>
      </w:del>
    </w:p>
    <w:p w:rsidR="00787681" w:rsidDel="00FD2372" w:rsidRDefault="00787681">
      <w:pPr>
        <w:pStyle w:val="ndicedeilustraes"/>
        <w:tabs>
          <w:tab w:val="right" w:leader="dot" w:pos="9269"/>
        </w:tabs>
        <w:rPr>
          <w:del w:id="179" w:author="User" w:date="2015-04-05T17:32:00Z"/>
          <w:rFonts w:asciiTheme="minorHAnsi" w:eastAsiaTheme="minorEastAsia" w:hAnsiTheme="minorHAnsi" w:cstheme="minorBidi"/>
          <w:noProof/>
          <w:sz w:val="22"/>
          <w:szCs w:val="22"/>
        </w:rPr>
      </w:pPr>
      <w:del w:id="180" w:author="User" w:date="2015-04-05T17:32:00Z">
        <w:r w:rsidDel="00FD2372">
          <w:rPr>
            <w:noProof/>
          </w:rPr>
          <w:delText>Tabela 7 - UC05 – Visualizar Boletim</w:delText>
        </w:r>
        <w:r w:rsidDel="00FD2372">
          <w:rPr>
            <w:noProof/>
          </w:rPr>
          <w:tab/>
        </w:r>
      </w:del>
      <w:del w:id="181" w:author="User" w:date="2015-04-05T17:31:00Z">
        <w:r w:rsidDel="00FD2372">
          <w:rPr>
            <w:noProof/>
          </w:rPr>
          <w:delText>39</w:delText>
        </w:r>
      </w:del>
    </w:p>
    <w:p w:rsidR="00787681" w:rsidDel="00FD2372" w:rsidRDefault="00787681">
      <w:pPr>
        <w:pStyle w:val="ndicedeilustraes"/>
        <w:tabs>
          <w:tab w:val="right" w:leader="dot" w:pos="9269"/>
        </w:tabs>
        <w:rPr>
          <w:del w:id="182" w:author="User" w:date="2015-04-05T17:32:00Z"/>
          <w:rFonts w:asciiTheme="minorHAnsi" w:eastAsiaTheme="minorEastAsia" w:hAnsiTheme="minorHAnsi" w:cstheme="minorBidi"/>
          <w:noProof/>
          <w:sz w:val="22"/>
          <w:szCs w:val="22"/>
        </w:rPr>
      </w:pPr>
      <w:del w:id="183" w:author="User" w:date="2015-04-05T17:32:00Z">
        <w:r w:rsidDel="00FD2372">
          <w:rPr>
            <w:noProof/>
          </w:rPr>
          <w:delText>Tabela 8 - UC06 – Alterar Notas/Faltas</w:delText>
        </w:r>
        <w:r w:rsidDel="00FD2372">
          <w:rPr>
            <w:noProof/>
          </w:rPr>
          <w:tab/>
        </w:r>
      </w:del>
      <w:del w:id="184" w:author="User" w:date="2015-04-05T17:31:00Z">
        <w:r w:rsidDel="00FD2372">
          <w:rPr>
            <w:noProof/>
          </w:rPr>
          <w:delText>40</w:delText>
        </w:r>
      </w:del>
    </w:p>
    <w:p w:rsidR="00787681" w:rsidDel="00FD2372" w:rsidRDefault="00787681">
      <w:pPr>
        <w:pStyle w:val="ndicedeilustraes"/>
        <w:tabs>
          <w:tab w:val="right" w:leader="dot" w:pos="9269"/>
        </w:tabs>
        <w:rPr>
          <w:del w:id="185" w:author="User" w:date="2015-04-05T17:32:00Z"/>
          <w:rFonts w:asciiTheme="minorHAnsi" w:eastAsiaTheme="minorEastAsia" w:hAnsiTheme="minorHAnsi" w:cstheme="minorBidi"/>
          <w:noProof/>
          <w:sz w:val="22"/>
          <w:szCs w:val="22"/>
        </w:rPr>
      </w:pPr>
      <w:del w:id="186" w:author="User" w:date="2015-04-05T17:32:00Z">
        <w:r w:rsidDel="00FD2372">
          <w:rPr>
            <w:noProof/>
          </w:rPr>
          <w:delText>Tabela 9 - UC07 – Criar Tarefas</w:delText>
        </w:r>
        <w:r w:rsidDel="00FD2372">
          <w:rPr>
            <w:noProof/>
          </w:rPr>
          <w:tab/>
        </w:r>
      </w:del>
      <w:del w:id="187" w:author="User" w:date="2015-04-05T17:31:00Z">
        <w:r w:rsidDel="00FD2372">
          <w:rPr>
            <w:noProof/>
          </w:rPr>
          <w:delText>41</w:delText>
        </w:r>
      </w:del>
    </w:p>
    <w:p w:rsidR="00787681" w:rsidDel="00FD2372" w:rsidRDefault="00787681">
      <w:pPr>
        <w:pStyle w:val="ndicedeilustraes"/>
        <w:tabs>
          <w:tab w:val="right" w:leader="dot" w:pos="9269"/>
        </w:tabs>
        <w:rPr>
          <w:del w:id="188" w:author="User" w:date="2015-04-05T17:32:00Z"/>
          <w:rFonts w:asciiTheme="minorHAnsi" w:eastAsiaTheme="minorEastAsia" w:hAnsiTheme="minorHAnsi" w:cstheme="minorBidi"/>
          <w:noProof/>
          <w:sz w:val="22"/>
          <w:szCs w:val="22"/>
        </w:rPr>
      </w:pPr>
      <w:del w:id="189" w:author="User" w:date="2015-04-05T17:32:00Z">
        <w:r w:rsidDel="00FD2372">
          <w:rPr>
            <w:noProof/>
          </w:rPr>
          <w:delText>Tabela 10 - UC08 – Alterar Tarefas</w:delText>
        </w:r>
        <w:r w:rsidDel="00FD2372">
          <w:rPr>
            <w:noProof/>
          </w:rPr>
          <w:tab/>
        </w:r>
      </w:del>
      <w:del w:id="190" w:author="User" w:date="2015-04-05T17:31:00Z">
        <w:r w:rsidDel="00FD2372">
          <w:rPr>
            <w:noProof/>
          </w:rPr>
          <w:delText>42</w:delText>
        </w:r>
      </w:del>
    </w:p>
    <w:p w:rsidR="00787681" w:rsidDel="00FD2372" w:rsidRDefault="00787681">
      <w:pPr>
        <w:pStyle w:val="ndicedeilustraes"/>
        <w:tabs>
          <w:tab w:val="right" w:leader="dot" w:pos="9269"/>
        </w:tabs>
        <w:rPr>
          <w:del w:id="191" w:author="User" w:date="2015-04-05T17:32:00Z"/>
          <w:rFonts w:asciiTheme="minorHAnsi" w:eastAsiaTheme="minorEastAsia" w:hAnsiTheme="minorHAnsi" w:cstheme="minorBidi"/>
          <w:noProof/>
          <w:sz w:val="22"/>
          <w:szCs w:val="22"/>
        </w:rPr>
      </w:pPr>
      <w:del w:id="192" w:author="User" w:date="2015-04-05T17:32:00Z">
        <w:r w:rsidDel="00FD2372">
          <w:rPr>
            <w:noProof/>
          </w:rPr>
          <w:delText>Tabela 11 -  UC09 – Visualizar Tarefas</w:delText>
        </w:r>
        <w:r w:rsidDel="00FD2372">
          <w:rPr>
            <w:noProof/>
          </w:rPr>
          <w:tab/>
        </w:r>
      </w:del>
      <w:del w:id="193" w:author="User" w:date="2015-04-05T17:31:00Z">
        <w:r w:rsidDel="00FD2372">
          <w:rPr>
            <w:noProof/>
          </w:rPr>
          <w:delText>43</w:delText>
        </w:r>
      </w:del>
    </w:p>
    <w:p w:rsidR="00787681" w:rsidDel="00FD2372" w:rsidRDefault="00787681">
      <w:pPr>
        <w:pStyle w:val="ndicedeilustraes"/>
        <w:tabs>
          <w:tab w:val="right" w:leader="dot" w:pos="9269"/>
        </w:tabs>
        <w:rPr>
          <w:del w:id="194" w:author="User" w:date="2015-04-05T17:32:00Z"/>
          <w:rFonts w:asciiTheme="minorHAnsi" w:eastAsiaTheme="minorEastAsia" w:hAnsiTheme="minorHAnsi" w:cstheme="minorBidi"/>
          <w:noProof/>
          <w:sz w:val="22"/>
          <w:szCs w:val="22"/>
        </w:rPr>
      </w:pPr>
      <w:del w:id="195" w:author="User" w:date="2015-04-05T17:32:00Z">
        <w:r w:rsidDel="00FD2372">
          <w:rPr>
            <w:noProof/>
          </w:rPr>
          <w:delText>Tabela 12 - UC10 – Excluir Tarefas</w:delText>
        </w:r>
        <w:r w:rsidDel="00FD2372">
          <w:rPr>
            <w:noProof/>
          </w:rPr>
          <w:tab/>
        </w:r>
      </w:del>
      <w:del w:id="196" w:author="User" w:date="2015-04-05T17:31:00Z">
        <w:r w:rsidDel="00FD2372">
          <w:rPr>
            <w:noProof/>
          </w:rPr>
          <w:delText>44</w:delText>
        </w:r>
      </w:del>
    </w:p>
    <w:p w:rsidR="00787681" w:rsidDel="00FD2372" w:rsidRDefault="00787681">
      <w:pPr>
        <w:pStyle w:val="ndicedeilustraes"/>
        <w:tabs>
          <w:tab w:val="right" w:leader="dot" w:pos="9269"/>
        </w:tabs>
        <w:rPr>
          <w:del w:id="197" w:author="User" w:date="2015-04-05T17:32:00Z"/>
          <w:rFonts w:asciiTheme="minorHAnsi" w:eastAsiaTheme="minorEastAsia" w:hAnsiTheme="minorHAnsi" w:cstheme="minorBidi"/>
          <w:noProof/>
          <w:sz w:val="22"/>
          <w:szCs w:val="22"/>
        </w:rPr>
      </w:pPr>
      <w:del w:id="198" w:author="User" w:date="2015-04-05T17:32:00Z">
        <w:r w:rsidDel="00FD2372">
          <w:rPr>
            <w:noProof/>
          </w:rPr>
          <w:delText>Tabela 13 - UC11 – Cadastrar Ocorrência</w:delText>
        </w:r>
        <w:r w:rsidDel="00FD2372">
          <w:rPr>
            <w:noProof/>
          </w:rPr>
          <w:tab/>
        </w:r>
      </w:del>
      <w:del w:id="199" w:author="User" w:date="2015-04-05T17:31:00Z">
        <w:r w:rsidDel="00FD2372">
          <w:rPr>
            <w:noProof/>
          </w:rPr>
          <w:delText>44</w:delText>
        </w:r>
      </w:del>
    </w:p>
    <w:p w:rsidR="00787681" w:rsidDel="00FD2372" w:rsidRDefault="00787681">
      <w:pPr>
        <w:pStyle w:val="ndicedeilustraes"/>
        <w:tabs>
          <w:tab w:val="right" w:leader="dot" w:pos="9269"/>
        </w:tabs>
        <w:rPr>
          <w:del w:id="200" w:author="User" w:date="2015-04-05T17:32:00Z"/>
          <w:rFonts w:asciiTheme="minorHAnsi" w:eastAsiaTheme="minorEastAsia" w:hAnsiTheme="minorHAnsi" w:cstheme="minorBidi"/>
          <w:noProof/>
          <w:sz w:val="22"/>
          <w:szCs w:val="22"/>
        </w:rPr>
      </w:pPr>
      <w:del w:id="201" w:author="User" w:date="2015-04-05T17:32:00Z">
        <w:r w:rsidDel="00FD2372">
          <w:rPr>
            <w:noProof/>
          </w:rPr>
          <w:delText>Tabela 14 - UC12 – Alterar Ocorrência</w:delText>
        </w:r>
        <w:r w:rsidDel="00FD2372">
          <w:rPr>
            <w:noProof/>
          </w:rPr>
          <w:tab/>
        </w:r>
      </w:del>
      <w:del w:id="202" w:author="User" w:date="2015-04-05T17:31:00Z">
        <w:r w:rsidDel="00FD2372">
          <w:rPr>
            <w:noProof/>
          </w:rPr>
          <w:delText>45</w:delText>
        </w:r>
      </w:del>
    </w:p>
    <w:p w:rsidR="00787681" w:rsidDel="00FD2372" w:rsidRDefault="00787681">
      <w:pPr>
        <w:pStyle w:val="ndicedeilustraes"/>
        <w:tabs>
          <w:tab w:val="right" w:leader="dot" w:pos="9269"/>
        </w:tabs>
        <w:rPr>
          <w:del w:id="203" w:author="User" w:date="2015-04-05T17:32:00Z"/>
          <w:rFonts w:asciiTheme="minorHAnsi" w:eastAsiaTheme="minorEastAsia" w:hAnsiTheme="minorHAnsi" w:cstheme="minorBidi"/>
          <w:noProof/>
          <w:sz w:val="22"/>
          <w:szCs w:val="22"/>
        </w:rPr>
      </w:pPr>
      <w:del w:id="204" w:author="User" w:date="2015-04-05T17:32:00Z">
        <w:r w:rsidDel="00FD2372">
          <w:rPr>
            <w:noProof/>
          </w:rPr>
          <w:delText>Tabela 15 - UC13– Visualizar Ocorrência</w:delText>
        </w:r>
        <w:r w:rsidDel="00FD2372">
          <w:rPr>
            <w:noProof/>
          </w:rPr>
          <w:tab/>
        </w:r>
      </w:del>
      <w:del w:id="205" w:author="User" w:date="2015-04-05T17:31:00Z">
        <w:r w:rsidDel="00FD2372">
          <w:rPr>
            <w:noProof/>
          </w:rPr>
          <w:delText>46</w:delText>
        </w:r>
      </w:del>
    </w:p>
    <w:p w:rsidR="00787681" w:rsidDel="00FD2372" w:rsidRDefault="00787681">
      <w:pPr>
        <w:pStyle w:val="ndicedeilustraes"/>
        <w:tabs>
          <w:tab w:val="right" w:leader="dot" w:pos="9269"/>
        </w:tabs>
        <w:rPr>
          <w:del w:id="206" w:author="User" w:date="2015-04-05T17:32:00Z"/>
          <w:rFonts w:asciiTheme="minorHAnsi" w:eastAsiaTheme="minorEastAsia" w:hAnsiTheme="minorHAnsi" w:cstheme="minorBidi"/>
          <w:noProof/>
          <w:sz w:val="22"/>
          <w:szCs w:val="22"/>
        </w:rPr>
      </w:pPr>
      <w:del w:id="207" w:author="User" w:date="2015-04-05T17:32:00Z">
        <w:r w:rsidDel="00FD2372">
          <w:rPr>
            <w:noProof/>
          </w:rPr>
          <w:delText>Tabela 16 -  UC14 – Cadastrar Aluno</w:delText>
        </w:r>
        <w:r w:rsidDel="00FD2372">
          <w:rPr>
            <w:noProof/>
          </w:rPr>
          <w:tab/>
        </w:r>
      </w:del>
      <w:del w:id="208" w:author="User" w:date="2015-04-05T17:31:00Z">
        <w:r w:rsidDel="00FD2372">
          <w:rPr>
            <w:noProof/>
          </w:rPr>
          <w:delText>47</w:delText>
        </w:r>
      </w:del>
    </w:p>
    <w:p w:rsidR="00787681" w:rsidDel="00FD2372" w:rsidRDefault="00787681">
      <w:pPr>
        <w:pStyle w:val="ndicedeilustraes"/>
        <w:tabs>
          <w:tab w:val="right" w:leader="dot" w:pos="9269"/>
        </w:tabs>
        <w:rPr>
          <w:del w:id="209" w:author="User" w:date="2015-04-05T17:32:00Z"/>
          <w:rFonts w:asciiTheme="minorHAnsi" w:eastAsiaTheme="minorEastAsia" w:hAnsiTheme="minorHAnsi" w:cstheme="minorBidi"/>
          <w:noProof/>
          <w:sz w:val="22"/>
          <w:szCs w:val="22"/>
        </w:rPr>
      </w:pPr>
      <w:del w:id="210" w:author="User" w:date="2015-04-05T17:32:00Z">
        <w:r w:rsidDel="00FD2372">
          <w:rPr>
            <w:noProof/>
          </w:rPr>
          <w:delText>Tabela 17 - UC15 – Cadastrar Responsável</w:delText>
        </w:r>
        <w:r w:rsidDel="00FD2372">
          <w:rPr>
            <w:noProof/>
          </w:rPr>
          <w:tab/>
        </w:r>
      </w:del>
      <w:del w:id="211" w:author="User" w:date="2015-04-05T17:31:00Z">
        <w:r w:rsidDel="00FD2372">
          <w:rPr>
            <w:noProof/>
          </w:rPr>
          <w:delText>48</w:delText>
        </w:r>
      </w:del>
    </w:p>
    <w:p w:rsidR="00787681" w:rsidDel="00FD2372" w:rsidRDefault="00787681">
      <w:pPr>
        <w:pStyle w:val="ndicedeilustraes"/>
        <w:tabs>
          <w:tab w:val="right" w:leader="dot" w:pos="9269"/>
        </w:tabs>
        <w:rPr>
          <w:del w:id="212" w:author="User" w:date="2015-04-05T17:32:00Z"/>
          <w:rFonts w:asciiTheme="minorHAnsi" w:eastAsiaTheme="minorEastAsia" w:hAnsiTheme="minorHAnsi" w:cstheme="minorBidi"/>
          <w:noProof/>
          <w:sz w:val="22"/>
          <w:szCs w:val="22"/>
        </w:rPr>
      </w:pPr>
      <w:del w:id="213" w:author="User" w:date="2015-04-05T17:32:00Z">
        <w:r w:rsidDel="00FD2372">
          <w:rPr>
            <w:noProof/>
          </w:rPr>
          <w:delText>Tabela 18 - UC16 – Cadastrar Professor</w:delText>
        </w:r>
        <w:r w:rsidDel="00FD2372">
          <w:rPr>
            <w:noProof/>
          </w:rPr>
          <w:tab/>
        </w:r>
      </w:del>
      <w:del w:id="214" w:author="User" w:date="2015-04-05T17:31:00Z">
        <w:r w:rsidDel="00FD2372">
          <w:rPr>
            <w:noProof/>
          </w:rPr>
          <w:delText>49</w:delText>
        </w:r>
      </w:del>
    </w:p>
    <w:p w:rsidR="00787681" w:rsidDel="00FD2372" w:rsidRDefault="00787681">
      <w:pPr>
        <w:pStyle w:val="ndicedeilustraes"/>
        <w:tabs>
          <w:tab w:val="right" w:leader="dot" w:pos="9269"/>
        </w:tabs>
        <w:rPr>
          <w:del w:id="215" w:author="User" w:date="2015-04-05T17:32:00Z"/>
          <w:rFonts w:asciiTheme="minorHAnsi" w:eastAsiaTheme="minorEastAsia" w:hAnsiTheme="minorHAnsi" w:cstheme="minorBidi"/>
          <w:noProof/>
          <w:sz w:val="22"/>
          <w:szCs w:val="22"/>
        </w:rPr>
      </w:pPr>
      <w:del w:id="216" w:author="User" w:date="2015-04-05T17:32:00Z">
        <w:r w:rsidDel="00FD2372">
          <w:rPr>
            <w:noProof/>
          </w:rPr>
          <w:delText>Tabela 19 - UC17 – Cadastrar Gestor</w:delText>
        </w:r>
        <w:r w:rsidDel="00FD2372">
          <w:rPr>
            <w:noProof/>
          </w:rPr>
          <w:tab/>
        </w:r>
      </w:del>
      <w:del w:id="217" w:author="User" w:date="2015-04-05T17:31:00Z">
        <w:r w:rsidDel="00FD2372">
          <w:rPr>
            <w:noProof/>
          </w:rPr>
          <w:delText>50</w:delText>
        </w:r>
      </w:del>
    </w:p>
    <w:p w:rsidR="00787681" w:rsidDel="00FD2372" w:rsidRDefault="00787681">
      <w:pPr>
        <w:pStyle w:val="ndicedeilustraes"/>
        <w:tabs>
          <w:tab w:val="right" w:leader="dot" w:pos="9269"/>
        </w:tabs>
        <w:rPr>
          <w:del w:id="218" w:author="User" w:date="2015-04-05T17:32:00Z"/>
          <w:rFonts w:asciiTheme="minorHAnsi" w:eastAsiaTheme="minorEastAsia" w:hAnsiTheme="minorHAnsi" w:cstheme="minorBidi"/>
          <w:noProof/>
          <w:sz w:val="22"/>
          <w:szCs w:val="22"/>
        </w:rPr>
      </w:pPr>
      <w:del w:id="219" w:author="User" w:date="2015-04-05T17:32:00Z">
        <w:r w:rsidDel="00FD2372">
          <w:rPr>
            <w:noProof/>
          </w:rPr>
          <w:delText>Tabela 20 - UC18 – Cadastrar Gestor</w:delText>
        </w:r>
        <w:r w:rsidDel="00FD2372">
          <w:rPr>
            <w:noProof/>
          </w:rPr>
          <w:tab/>
        </w:r>
      </w:del>
      <w:del w:id="220" w:author="User" w:date="2015-04-05T17:31:00Z">
        <w:r w:rsidDel="00FD2372">
          <w:rPr>
            <w:noProof/>
          </w:rPr>
          <w:delText>51</w:delText>
        </w:r>
      </w:del>
    </w:p>
    <w:p w:rsidR="00787681" w:rsidDel="00FD2372" w:rsidRDefault="00787681">
      <w:pPr>
        <w:pStyle w:val="ndicedeilustraes"/>
        <w:tabs>
          <w:tab w:val="right" w:leader="dot" w:pos="9269"/>
        </w:tabs>
        <w:rPr>
          <w:del w:id="221" w:author="User" w:date="2015-04-05T17:32:00Z"/>
          <w:rFonts w:asciiTheme="minorHAnsi" w:eastAsiaTheme="minorEastAsia" w:hAnsiTheme="minorHAnsi" w:cstheme="minorBidi"/>
          <w:noProof/>
          <w:sz w:val="22"/>
          <w:szCs w:val="22"/>
        </w:rPr>
      </w:pPr>
      <w:del w:id="222" w:author="User" w:date="2015-04-05T17:32:00Z">
        <w:r w:rsidDel="00FD2372">
          <w:rPr>
            <w:noProof/>
          </w:rPr>
          <w:delText>Tabela 21 - UC19 – Cadastrar Turma</w:delText>
        </w:r>
        <w:r w:rsidDel="00FD2372">
          <w:rPr>
            <w:noProof/>
          </w:rPr>
          <w:tab/>
        </w:r>
      </w:del>
      <w:del w:id="223" w:author="User" w:date="2015-04-05T17:31:00Z">
        <w:r w:rsidDel="00FD2372">
          <w:rPr>
            <w:noProof/>
          </w:rPr>
          <w:delText>52</w:delText>
        </w:r>
      </w:del>
    </w:p>
    <w:p w:rsidR="00787681" w:rsidDel="00FD2372" w:rsidRDefault="00787681">
      <w:pPr>
        <w:pStyle w:val="ndicedeilustraes"/>
        <w:tabs>
          <w:tab w:val="right" w:leader="dot" w:pos="9269"/>
        </w:tabs>
        <w:rPr>
          <w:del w:id="224" w:author="User" w:date="2015-04-05T17:32:00Z"/>
          <w:rFonts w:asciiTheme="minorHAnsi" w:eastAsiaTheme="minorEastAsia" w:hAnsiTheme="minorHAnsi" w:cstheme="minorBidi"/>
          <w:noProof/>
          <w:sz w:val="22"/>
          <w:szCs w:val="22"/>
        </w:rPr>
      </w:pPr>
      <w:del w:id="225" w:author="User" w:date="2015-04-05T17:32:00Z">
        <w:r w:rsidDel="00FD2372">
          <w:rPr>
            <w:noProof/>
          </w:rPr>
          <w:delText>Tabela 22 - UC20 – Alocar Turma</w:delText>
        </w:r>
        <w:r w:rsidDel="00FD2372">
          <w:rPr>
            <w:noProof/>
          </w:rPr>
          <w:tab/>
        </w:r>
      </w:del>
      <w:del w:id="226" w:author="User" w:date="2015-04-05T17:31:00Z">
        <w:r w:rsidDel="00FD2372">
          <w:rPr>
            <w:noProof/>
          </w:rPr>
          <w:delText>53</w:delText>
        </w:r>
      </w:del>
    </w:p>
    <w:p w:rsidR="00787681" w:rsidDel="00FD2372" w:rsidRDefault="00787681">
      <w:pPr>
        <w:pStyle w:val="ndicedeilustraes"/>
        <w:tabs>
          <w:tab w:val="right" w:leader="dot" w:pos="9269"/>
        </w:tabs>
        <w:rPr>
          <w:del w:id="227" w:author="User" w:date="2015-04-05T17:32:00Z"/>
          <w:rFonts w:asciiTheme="minorHAnsi" w:eastAsiaTheme="minorEastAsia" w:hAnsiTheme="minorHAnsi" w:cstheme="minorBidi"/>
          <w:noProof/>
          <w:sz w:val="22"/>
          <w:szCs w:val="22"/>
        </w:rPr>
      </w:pPr>
      <w:del w:id="228" w:author="User" w:date="2015-04-05T17:32:00Z">
        <w:r w:rsidDel="00FD2372">
          <w:rPr>
            <w:noProof/>
          </w:rPr>
          <w:delText>Tabela 23 - UC21 – Alterar Turma</w:delText>
        </w:r>
        <w:r w:rsidDel="00FD2372">
          <w:rPr>
            <w:noProof/>
          </w:rPr>
          <w:tab/>
        </w:r>
      </w:del>
      <w:del w:id="229" w:author="User" w:date="2015-04-05T17:31:00Z">
        <w:r w:rsidDel="00FD2372">
          <w:rPr>
            <w:noProof/>
          </w:rPr>
          <w:delText>54</w:delText>
        </w:r>
      </w:del>
    </w:p>
    <w:p w:rsidR="00787681" w:rsidDel="00FD2372" w:rsidRDefault="00787681">
      <w:pPr>
        <w:pStyle w:val="ndicedeilustraes"/>
        <w:tabs>
          <w:tab w:val="right" w:leader="dot" w:pos="9269"/>
        </w:tabs>
        <w:rPr>
          <w:del w:id="230" w:author="User" w:date="2015-04-05T17:32:00Z"/>
          <w:rFonts w:asciiTheme="minorHAnsi" w:eastAsiaTheme="minorEastAsia" w:hAnsiTheme="minorHAnsi" w:cstheme="minorBidi"/>
          <w:noProof/>
          <w:sz w:val="22"/>
          <w:szCs w:val="22"/>
        </w:rPr>
      </w:pPr>
      <w:del w:id="231" w:author="User" w:date="2015-04-05T17:32:00Z">
        <w:r w:rsidDel="00FD2372">
          <w:rPr>
            <w:noProof/>
          </w:rPr>
          <w:delText>Tabela 24- Escopo do Sistema</w:delText>
        </w:r>
        <w:r w:rsidDel="00FD2372">
          <w:rPr>
            <w:noProof/>
          </w:rPr>
          <w:tab/>
        </w:r>
      </w:del>
      <w:del w:id="232" w:author="User" w:date="2015-04-05T17:31:00Z">
        <w:r w:rsidDel="00FD2372">
          <w:rPr>
            <w:noProof/>
          </w:rPr>
          <w:delText>55</w:delText>
        </w:r>
      </w:del>
    </w:p>
    <w:p w:rsidR="00787681" w:rsidDel="00FD2372" w:rsidRDefault="00787681">
      <w:pPr>
        <w:pStyle w:val="ndicedeilustraes"/>
        <w:tabs>
          <w:tab w:val="right" w:leader="dot" w:pos="9269"/>
        </w:tabs>
        <w:rPr>
          <w:del w:id="233" w:author="User" w:date="2015-04-05T17:32:00Z"/>
          <w:rFonts w:asciiTheme="minorHAnsi" w:eastAsiaTheme="minorEastAsia" w:hAnsiTheme="minorHAnsi" w:cstheme="minorBidi"/>
          <w:noProof/>
          <w:sz w:val="22"/>
          <w:szCs w:val="22"/>
        </w:rPr>
      </w:pPr>
      <w:del w:id="234" w:author="User" w:date="2015-04-05T17:32:00Z">
        <w:r w:rsidDel="00FD2372">
          <w:rPr>
            <w:noProof/>
          </w:rPr>
          <w:delText>Tabela 25 - Modelo para descrição das Tabelas do Banco de Dados</w:delText>
        </w:r>
        <w:r w:rsidDel="00FD2372">
          <w:rPr>
            <w:noProof/>
          </w:rPr>
          <w:tab/>
        </w:r>
      </w:del>
      <w:del w:id="235" w:author="User" w:date="2015-04-05T17:31:00Z">
        <w:r w:rsidDel="00FD2372">
          <w:rPr>
            <w:noProof/>
          </w:rPr>
          <w:delText>60</w:delText>
        </w:r>
      </w:del>
    </w:p>
    <w:p w:rsidR="00787681" w:rsidDel="00FD2372" w:rsidRDefault="00787681">
      <w:pPr>
        <w:pStyle w:val="ndicedeilustraes"/>
        <w:tabs>
          <w:tab w:val="right" w:leader="dot" w:pos="9269"/>
        </w:tabs>
        <w:rPr>
          <w:del w:id="236" w:author="User" w:date="2015-04-05T17:32:00Z"/>
          <w:rFonts w:asciiTheme="minorHAnsi" w:eastAsiaTheme="minorEastAsia" w:hAnsiTheme="minorHAnsi" w:cstheme="minorBidi"/>
          <w:noProof/>
          <w:sz w:val="22"/>
          <w:szCs w:val="22"/>
        </w:rPr>
      </w:pPr>
      <w:del w:id="237" w:author="User" w:date="2015-04-05T17:32:00Z">
        <w:r w:rsidDel="00FD2372">
          <w:rPr>
            <w:noProof/>
          </w:rPr>
          <w:delText>Tabela 26 - Modelo para Planejamento e Execução dos Testes Unitários</w:delText>
        </w:r>
        <w:r w:rsidDel="00FD2372">
          <w:rPr>
            <w:noProof/>
          </w:rPr>
          <w:tab/>
        </w:r>
      </w:del>
      <w:del w:id="238" w:author="User" w:date="2015-04-05T17:31:00Z">
        <w:r w:rsidDel="00FD2372">
          <w:rPr>
            <w:noProof/>
          </w:rPr>
          <w:delText>61</w:delText>
        </w:r>
      </w:del>
    </w:p>
    <w:p w:rsidR="00787681" w:rsidDel="00FD2372" w:rsidRDefault="00787681">
      <w:pPr>
        <w:pStyle w:val="ndicedeilustraes"/>
        <w:tabs>
          <w:tab w:val="right" w:leader="dot" w:pos="9269"/>
        </w:tabs>
        <w:rPr>
          <w:del w:id="239" w:author="User" w:date="2015-04-05T17:32:00Z"/>
          <w:rFonts w:asciiTheme="minorHAnsi" w:eastAsiaTheme="minorEastAsia" w:hAnsiTheme="minorHAnsi" w:cstheme="minorBidi"/>
          <w:noProof/>
          <w:sz w:val="22"/>
          <w:szCs w:val="22"/>
        </w:rPr>
      </w:pPr>
      <w:del w:id="240" w:author="User" w:date="2015-04-05T17:32:00Z">
        <w:r w:rsidDel="00FD2372">
          <w:rPr>
            <w:noProof/>
          </w:rPr>
          <w:delText>Tabela 27 - Modelo para Planejamento e Execução dos Testes Integrados</w:delText>
        </w:r>
        <w:r w:rsidDel="00FD2372">
          <w:rPr>
            <w:noProof/>
          </w:rPr>
          <w:tab/>
        </w:r>
      </w:del>
      <w:del w:id="241" w:author="User" w:date="2015-04-05T17:31:00Z">
        <w:r w:rsidDel="00FD2372">
          <w:rPr>
            <w:noProof/>
          </w:rPr>
          <w:delText>62</w:delText>
        </w:r>
      </w:del>
    </w:p>
    <w:p w:rsidR="00301E38" w:rsidRDefault="008A116E">
      <w:pPr>
        <w:spacing w:line="240" w:lineRule="auto"/>
        <w:jc w:val="left"/>
        <w:rPr>
          <w:b/>
          <w:bCs/>
        </w:rPr>
      </w:pPr>
      <w:r w:rsidRPr="00E94141">
        <w:rPr>
          <w:b/>
          <w:bCs/>
        </w:rPr>
        <w:fldChar w:fldCharType="end"/>
      </w:r>
      <w:bookmarkStart w:id="242"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242"/>
      <w:r>
        <w:rPr>
          <w:b/>
          <w:bCs/>
        </w:rPr>
        <w:t>ABREVIATURAS E SIGLAS</w:t>
      </w:r>
    </w:p>
    <w:p w:rsidR="00301E38" w:rsidRDefault="00301E38"/>
    <w:tbl>
      <w:tblPr>
        <w:tblW w:w="0" w:type="auto"/>
        <w:tblInd w:w="-106" w:type="dxa"/>
        <w:tblLook w:val="0000"/>
      </w:tblPr>
      <w:tblGrid>
        <w:gridCol w:w="1809"/>
        <w:gridCol w:w="7513"/>
      </w:tblGrid>
      <w:tr w:rsidR="00EA1324" w:rsidRPr="002F62F4" w:rsidTr="00BF0BF7">
        <w:tc>
          <w:tcPr>
            <w:tcW w:w="1809" w:type="dxa"/>
            <w:tcBorders>
              <w:top w:val="nil"/>
              <w:left w:val="nil"/>
              <w:bottom w:val="nil"/>
              <w:right w:val="nil"/>
            </w:tcBorders>
          </w:tcPr>
          <w:p w:rsidR="00EA1324" w:rsidRPr="002F62F4" w:rsidRDefault="00EA1324" w:rsidP="00BF0BF7">
            <w:pPr>
              <w:rPr>
                <w:color w:val="0000FF"/>
              </w:rPr>
            </w:pPr>
            <w:r>
              <w:t>GAED</w:t>
            </w:r>
          </w:p>
        </w:tc>
        <w:tc>
          <w:tcPr>
            <w:tcW w:w="7513" w:type="dxa"/>
            <w:tcBorders>
              <w:top w:val="nil"/>
              <w:left w:val="nil"/>
              <w:bottom w:val="nil"/>
              <w:right w:val="nil"/>
            </w:tcBorders>
          </w:tcPr>
          <w:p w:rsidR="00EA1324" w:rsidRPr="002F62F4" w:rsidRDefault="00EA1324" w:rsidP="00BF0BF7">
            <w:pPr>
              <w:rPr>
                <w:color w:val="0000FF"/>
              </w:rPr>
            </w:pPr>
            <w:r>
              <w:t>Gerenciamento de Atividades Escolar Digital</w:t>
            </w:r>
          </w:p>
        </w:tc>
      </w:tr>
      <w:tr w:rsidR="00EA1324" w:rsidRPr="00176A5A" w:rsidTr="00BF0BF7">
        <w:tc>
          <w:tcPr>
            <w:tcW w:w="1809" w:type="dxa"/>
            <w:tcBorders>
              <w:top w:val="nil"/>
              <w:left w:val="nil"/>
              <w:bottom w:val="nil"/>
              <w:right w:val="nil"/>
            </w:tcBorders>
          </w:tcPr>
          <w:p w:rsidR="00EA1324" w:rsidRDefault="00EA1324" w:rsidP="00BF0BF7">
            <w:r>
              <w:t>RA</w:t>
            </w:r>
          </w:p>
          <w:p w:rsidR="00EA1324" w:rsidRPr="005B135D" w:rsidRDefault="00EA1324" w:rsidP="00BF0BF7">
            <w:pPr>
              <w:rPr>
                <w:i/>
                <w:color w:val="0000FF"/>
              </w:rPr>
            </w:pPr>
            <w:r w:rsidRPr="005B135D">
              <w:rPr>
                <w:i/>
              </w:rPr>
              <w:t>WEB</w:t>
            </w:r>
          </w:p>
        </w:tc>
        <w:tc>
          <w:tcPr>
            <w:tcW w:w="7513" w:type="dxa"/>
            <w:tcBorders>
              <w:top w:val="nil"/>
              <w:left w:val="nil"/>
              <w:bottom w:val="nil"/>
              <w:right w:val="nil"/>
            </w:tcBorders>
          </w:tcPr>
          <w:p w:rsidR="00EA1324" w:rsidRPr="00227268" w:rsidRDefault="00EA1324" w:rsidP="00BF0BF7">
            <w:pPr>
              <w:rPr>
                <w:lang w:val="en-US"/>
              </w:rPr>
            </w:pPr>
            <w:proofErr w:type="spellStart"/>
            <w:r w:rsidRPr="00227268">
              <w:rPr>
                <w:lang w:val="en-US"/>
              </w:rPr>
              <w:t>Registro</w:t>
            </w:r>
            <w:proofErr w:type="spellEnd"/>
            <w:r>
              <w:rPr>
                <w:lang w:val="en-US"/>
              </w:rPr>
              <w:t xml:space="preserve"> </w:t>
            </w:r>
            <w:proofErr w:type="spellStart"/>
            <w:r w:rsidRPr="00227268">
              <w:rPr>
                <w:lang w:val="en-US"/>
              </w:rPr>
              <w:t>Acadêmico</w:t>
            </w:r>
            <w:proofErr w:type="spellEnd"/>
          </w:p>
          <w:p w:rsidR="00EA1324" w:rsidRPr="00A27206" w:rsidRDefault="00EA1324" w:rsidP="00BF0BF7">
            <w:pPr>
              <w:rPr>
                <w:color w:val="0000FF"/>
                <w:lang w:val="en-US"/>
              </w:rPr>
            </w:pPr>
            <w:r w:rsidRPr="00227268">
              <w:rPr>
                <w:lang w:val="en-US"/>
              </w:rPr>
              <w:t>World Wide Web</w:t>
            </w:r>
          </w:p>
        </w:tc>
      </w:tr>
      <w:tr w:rsidR="00EA1324" w:rsidRPr="003D4761" w:rsidTr="00BF0BF7">
        <w:tc>
          <w:tcPr>
            <w:tcW w:w="1809" w:type="dxa"/>
            <w:tcBorders>
              <w:top w:val="nil"/>
              <w:left w:val="nil"/>
              <w:bottom w:val="nil"/>
              <w:right w:val="nil"/>
            </w:tcBorders>
          </w:tcPr>
          <w:p w:rsidR="00EA1324" w:rsidRPr="003D4761" w:rsidRDefault="00EA1324" w:rsidP="00BF0BF7">
            <w:r>
              <w:t>CPF</w:t>
            </w:r>
          </w:p>
        </w:tc>
        <w:tc>
          <w:tcPr>
            <w:tcW w:w="7513" w:type="dxa"/>
            <w:tcBorders>
              <w:top w:val="nil"/>
              <w:left w:val="nil"/>
              <w:bottom w:val="nil"/>
              <w:right w:val="nil"/>
            </w:tcBorders>
          </w:tcPr>
          <w:p w:rsidR="00EA1324" w:rsidRPr="003D4761" w:rsidRDefault="00EA1324" w:rsidP="00BF0BF7">
            <w:proofErr w:type="spellStart"/>
            <w:r>
              <w:rPr>
                <w:lang w:val="en-US"/>
              </w:rPr>
              <w:t>Cadastro</w:t>
            </w:r>
            <w:proofErr w:type="spellEnd"/>
            <w:r>
              <w:rPr>
                <w:lang w:val="en-US"/>
              </w:rPr>
              <w:t xml:space="preserve"> Pessoa </w:t>
            </w:r>
            <w:proofErr w:type="spellStart"/>
            <w:r>
              <w:rPr>
                <w:lang w:val="en-US"/>
              </w:rPr>
              <w:t>Fí</w:t>
            </w:r>
            <w:r w:rsidRPr="00E87D50">
              <w:rPr>
                <w:lang w:val="en-US"/>
              </w:rPr>
              <w:t>sica</w:t>
            </w:r>
            <w:proofErr w:type="spellEnd"/>
          </w:p>
        </w:tc>
      </w:tr>
    </w:tbl>
    <w:p w:rsidR="00317F6E" w:rsidRPr="00FE3975" w:rsidRDefault="00317F6E">
      <w:pPr>
        <w:rPr>
          <w:color w:val="FF0000"/>
        </w:rPr>
      </w:pPr>
    </w:p>
    <w:p w:rsidR="005607DD" w:rsidRPr="005607DD" w:rsidRDefault="005607DD">
      <w:pPr>
        <w:rPr>
          <w:color w:val="FF0000"/>
        </w:rPr>
      </w:pPr>
    </w:p>
    <w:p w:rsidR="00301E38" w:rsidRDefault="00301E38">
      <w:pPr>
        <w:sectPr w:rsidR="00301E38">
          <w:headerReference w:type="default" r:id="rId11"/>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FD2372" w:rsidRDefault="008A116E">
      <w:pPr>
        <w:pStyle w:val="Sumrio1"/>
        <w:rPr>
          <w:ins w:id="243" w:author="User" w:date="2015-04-05T17:32:00Z"/>
          <w:rFonts w:asciiTheme="minorHAnsi" w:eastAsiaTheme="minorEastAsia" w:hAnsiTheme="minorHAnsi" w:cstheme="minorBidi"/>
          <w:b w:val="0"/>
          <w:bCs w:val="0"/>
          <w:caps w:val="0"/>
          <w:noProof/>
          <w:sz w:val="22"/>
          <w:szCs w:val="22"/>
        </w:rPr>
      </w:pPr>
      <w:r w:rsidRPr="008A116E">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8A116E">
        <w:rPr>
          <w:rFonts w:ascii="Times New Roman" w:hAnsi="Times New Roman" w:cs="Times New Roman"/>
          <w:sz w:val="24"/>
          <w:szCs w:val="24"/>
        </w:rPr>
        <w:fldChar w:fldCharType="separate"/>
      </w:r>
      <w:ins w:id="24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1</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Introdução</w:t>
        </w:r>
        <w:r w:rsidR="00FD2372">
          <w:rPr>
            <w:noProof/>
            <w:webHidden/>
          </w:rPr>
          <w:tab/>
        </w:r>
        <w:r>
          <w:rPr>
            <w:noProof/>
            <w:webHidden/>
          </w:rPr>
          <w:fldChar w:fldCharType="begin"/>
        </w:r>
        <w:r w:rsidR="00FD2372">
          <w:rPr>
            <w:noProof/>
            <w:webHidden/>
          </w:rPr>
          <w:instrText xml:space="preserve"> PAGEREF _Toc416018452 \h </w:instrText>
        </w:r>
      </w:ins>
      <w:r>
        <w:rPr>
          <w:noProof/>
          <w:webHidden/>
        </w:rPr>
      </w:r>
      <w:r>
        <w:rPr>
          <w:noProof/>
          <w:webHidden/>
        </w:rPr>
        <w:fldChar w:fldCharType="separate"/>
      </w:r>
      <w:ins w:id="245" w:author="User" w:date="2015-04-05T17:32:00Z">
        <w:r w:rsidR="00FD2372">
          <w:rPr>
            <w:noProof/>
            <w:webHidden/>
          </w:rPr>
          <w:t>15</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246" w:author="User" w:date="2015-04-05T17:32:00Z"/>
          <w:rFonts w:asciiTheme="minorHAnsi" w:eastAsiaTheme="minorEastAsia" w:hAnsiTheme="minorHAnsi" w:cstheme="minorBidi"/>
          <w:smallCaps w:val="0"/>
          <w:noProof/>
          <w:sz w:val="22"/>
          <w:szCs w:val="22"/>
        </w:rPr>
      </w:pPr>
      <w:ins w:id="24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1.1</w:t>
        </w:r>
        <w:r w:rsidR="00FD2372">
          <w:rPr>
            <w:rFonts w:asciiTheme="minorHAnsi" w:eastAsiaTheme="minorEastAsia" w:hAnsiTheme="minorHAnsi" w:cstheme="minorBidi"/>
            <w:smallCaps w:val="0"/>
            <w:noProof/>
            <w:sz w:val="22"/>
            <w:szCs w:val="22"/>
          </w:rPr>
          <w:tab/>
        </w:r>
        <w:r w:rsidR="00FD2372" w:rsidRPr="003F77AB">
          <w:rPr>
            <w:rStyle w:val="Hyperlink"/>
            <w:noProof/>
          </w:rPr>
          <w:t>Apresentação do Tema</w:t>
        </w:r>
        <w:r w:rsidR="00FD2372">
          <w:rPr>
            <w:noProof/>
            <w:webHidden/>
          </w:rPr>
          <w:tab/>
        </w:r>
        <w:r>
          <w:rPr>
            <w:noProof/>
            <w:webHidden/>
          </w:rPr>
          <w:fldChar w:fldCharType="begin"/>
        </w:r>
        <w:r w:rsidR="00FD2372">
          <w:rPr>
            <w:noProof/>
            <w:webHidden/>
          </w:rPr>
          <w:instrText xml:space="preserve"> PAGEREF _Toc416018453 \h </w:instrText>
        </w:r>
      </w:ins>
      <w:r>
        <w:rPr>
          <w:noProof/>
          <w:webHidden/>
        </w:rPr>
      </w:r>
      <w:r>
        <w:rPr>
          <w:noProof/>
          <w:webHidden/>
        </w:rPr>
        <w:fldChar w:fldCharType="separate"/>
      </w:r>
      <w:ins w:id="248" w:author="User" w:date="2015-04-05T17:32:00Z">
        <w:r w:rsidR="00FD2372">
          <w:rPr>
            <w:noProof/>
            <w:webHidden/>
          </w:rPr>
          <w:t>15</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249" w:author="User" w:date="2015-04-05T17:32:00Z"/>
          <w:rFonts w:asciiTheme="minorHAnsi" w:eastAsiaTheme="minorEastAsia" w:hAnsiTheme="minorHAnsi" w:cstheme="minorBidi"/>
          <w:smallCaps w:val="0"/>
          <w:noProof/>
          <w:sz w:val="22"/>
          <w:szCs w:val="22"/>
        </w:rPr>
      </w:pPr>
      <w:ins w:id="25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1.2</w:t>
        </w:r>
        <w:r w:rsidR="00FD2372">
          <w:rPr>
            <w:rFonts w:asciiTheme="minorHAnsi" w:eastAsiaTheme="minorEastAsia" w:hAnsiTheme="minorHAnsi" w:cstheme="minorBidi"/>
            <w:smallCaps w:val="0"/>
            <w:noProof/>
            <w:sz w:val="22"/>
            <w:szCs w:val="22"/>
          </w:rPr>
          <w:tab/>
        </w:r>
        <w:r w:rsidR="00FD2372" w:rsidRPr="003F77AB">
          <w:rPr>
            <w:rStyle w:val="Hyperlink"/>
            <w:noProof/>
          </w:rPr>
          <w:t>Objetivos</w:t>
        </w:r>
        <w:r w:rsidR="00FD2372">
          <w:rPr>
            <w:noProof/>
            <w:webHidden/>
          </w:rPr>
          <w:tab/>
        </w:r>
        <w:r>
          <w:rPr>
            <w:noProof/>
            <w:webHidden/>
          </w:rPr>
          <w:fldChar w:fldCharType="begin"/>
        </w:r>
        <w:r w:rsidR="00FD2372">
          <w:rPr>
            <w:noProof/>
            <w:webHidden/>
          </w:rPr>
          <w:instrText xml:space="preserve"> PAGEREF _Toc416018454 \h </w:instrText>
        </w:r>
      </w:ins>
      <w:r>
        <w:rPr>
          <w:noProof/>
          <w:webHidden/>
        </w:rPr>
      </w:r>
      <w:r>
        <w:rPr>
          <w:noProof/>
          <w:webHidden/>
        </w:rPr>
        <w:fldChar w:fldCharType="separate"/>
      </w:r>
      <w:ins w:id="251" w:author="User" w:date="2015-04-05T17:32:00Z">
        <w:r w:rsidR="00FD2372">
          <w:rPr>
            <w:noProof/>
            <w:webHidden/>
          </w:rPr>
          <w:t>16</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252" w:author="User" w:date="2015-04-05T17:32:00Z"/>
          <w:rFonts w:asciiTheme="minorHAnsi" w:eastAsiaTheme="minorEastAsia" w:hAnsiTheme="minorHAnsi" w:cstheme="minorBidi"/>
          <w:smallCaps w:val="0"/>
          <w:noProof/>
          <w:sz w:val="22"/>
          <w:szCs w:val="22"/>
        </w:rPr>
      </w:pPr>
      <w:ins w:id="25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1.3</w:t>
        </w:r>
        <w:r w:rsidR="00FD2372">
          <w:rPr>
            <w:rFonts w:asciiTheme="minorHAnsi" w:eastAsiaTheme="minorEastAsia" w:hAnsiTheme="minorHAnsi" w:cstheme="minorBidi"/>
            <w:smallCaps w:val="0"/>
            <w:noProof/>
            <w:sz w:val="22"/>
            <w:szCs w:val="22"/>
          </w:rPr>
          <w:tab/>
        </w:r>
        <w:r w:rsidR="00FD2372" w:rsidRPr="003F77AB">
          <w:rPr>
            <w:rStyle w:val="Hyperlink"/>
            <w:noProof/>
          </w:rPr>
          <w:t>Justificativa</w:t>
        </w:r>
        <w:r w:rsidR="00FD2372">
          <w:rPr>
            <w:noProof/>
            <w:webHidden/>
          </w:rPr>
          <w:tab/>
        </w:r>
        <w:r>
          <w:rPr>
            <w:noProof/>
            <w:webHidden/>
          </w:rPr>
          <w:fldChar w:fldCharType="begin"/>
        </w:r>
        <w:r w:rsidR="00FD2372">
          <w:rPr>
            <w:noProof/>
            <w:webHidden/>
          </w:rPr>
          <w:instrText xml:space="preserve"> PAGEREF _Toc416018455 \h </w:instrText>
        </w:r>
      </w:ins>
      <w:r>
        <w:rPr>
          <w:noProof/>
          <w:webHidden/>
        </w:rPr>
      </w:r>
      <w:r>
        <w:rPr>
          <w:noProof/>
          <w:webHidden/>
        </w:rPr>
        <w:fldChar w:fldCharType="separate"/>
      </w:r>
      <w:ins w:id="254" w:author="User" w:date="2015-04-05T17:32:00Z">
        <w:r w:rsidR="00FD2372">
          <w:rPr>
            <w:noProof/>
            <w:webHidden/>
          </w:rPr>
          <w:t>17</w:t>
        </w:r>
        <w:r>
          <w:rPr>
            <w:noProof/>
            <w:webHidden/>
          </w:rPr>
          <w:fldChar w:fldCharType="end"/>
        </w:r>
        <w:r w:rsidRPr="003F77AB">
          <w:rPr>
            <w:rStyle w:val="Hyperlink"/>
            <w:noProof/>
          </w:rPr>
          <w:fldChar w:fldCharType="end"/>
        </w:r>
      </w:ins>
    </w:p>
    <w:p w:rsidR="00FD2372" w:rsidRDefault="008A116E">
      <w:pPr>
        <w:pStyle w:val="Sumrio1"/>
        <w:rPr>
          <w:ins w:id="255" w:author="User" w:date="2015-04-05T17:32:00Z"/>
          <w:rFonts w:asciiTheme="minorHAnsi" w:eastAsiaTheme="minorEastAsia" w:hAnsiTheme="minorHAnsi" w:cstheme="minorBidi"/>
          <w:b w:val="0"/>
          <w:bCs w:val="0"/>
          <w:caps w:val="0"/>
          <w:noProof/>
          <w:sz w:val="22"/>
          <w:szCs w:val="22"/>
        </w:rPr>
      </w:pPr>
      <w:ins w:id="25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Gerenciamento do Projeto</w:t>
        </w:r>
        <w:r w:rsidR="00FD2372">
          <w:rPr>
            <w:noProof/>
            <w:webHidden/>
          </w:rPr>
          <w:tab/>
        </w:r>
        <w:r>
          <w:rPr>
            <w:noProof/>
            <w:webHidden/>
          </w:rPr>
          <w:fldChar w:fldCharType="begin"/>
        </w:r>
        <w:r w:rsidR="00FD2372">
          <w:rPr>
            <w:noProof/>
            <w:webHidden/>
          </w:rPr>
          <w:instrText xml:space="preserve"> PAGEREF _Toc416018456 \h </w:instrText>
        </w:r>
      </w:ins>
      <w:r>
        <w:rPr>
          <w:noProof/>
          <w:webHidden/>
        </w:rPr>
      </w:r>
      <w:r>
        <w:rPr>
          <w:noProof/>
          <w:webHidden/>
        </w:rPr>
        <w:fldChar w:fldCharType="separate"/>
      </w:r>
      <w:ins w:id="257" w:author="User" w:date="2015-04-05T17:32:00Z">
        <w:r w:rsidR="00FD2372">
          <w:rPr>
            <w:noProof/>
            <w:webHidden/>
          </w:rPr>
          <w:t>19</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258" w:author="User" w:date="2015-04-05T17:32:00Z"/>
          <w:rFonts w:asciiTheme="minorHAnsi" w:eastAsiaTheme="minorEastAsia" w:hAnsiTheme="minorHAnsi" w:cstheme="minorBidi"/>
          <w:smallCaps w:val="0"/>
          <w:noProof/>
          <w:sz w:val="22"/>
          <w:szCs w:val="22"/>
        </w:rPr>
      </w:pPr>
      <w:ins w:id="259"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2.1</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Grupo de Processos de INICIAÇÃO</w:t>
        </w:r>
        <w:r w:rsidR="00FD2372">
          <w:rPr>
            <w:noProof/>
            <w:webHidden/>
          </w:rPr>
          <w:tab/>
        </w:r>
        <w:r>
          <w:rPr>
            <w:noProof/>
            <w:webHidden/>
          </w:rPr>
          <w:fldChar w:fldCharType="begin"/>
        </w:r>
        <w:r w:rsidR="00FD2372">
          <w:rPr>
            <w:noProof/>
            <w:webHidden/>
          </w:rPr>
          <w:instrText xml:space="preserve"> PAGEREF _Toc416018457 \h </w:instrText>
        </w:r>
      </w:ins>
      <w:r>
        <w:rPr>
          <w:noProof/>
          <w:webHidden/>
        </w:rPr>
      </w:r>
      <w:r>
        <w:rPr>
          <w:noProof/>
          <w:webHidden/>
        </w:rPr>
        <w:fldChar w:fldCharType="separate"/>
      </w:r>
      <w:ins w:id="260" w:author="User" w:date="2015-04-05T17:32:00Z">
        <w:r w:rsidR="00FD2372">
          <w:rPr>
            <w:noProof/>
            <w:webHidden/>
          </w:rPr>
          <w:t>25</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61" w:author="User" w:date="2015-04-05T17:32:00Z"/>
          <w:rFonts w:asciiTheme="minorHAnsi" w:eastAsiaTheme="minorEastAsia" w:hAnsiTheme="minorHAnsi" w:cstheme="minorBidi"/>
          <w:i w:val="0"/>
          <w:iCs w:val="0"/>
          <w:noProof/>
          <w:sz w:val="22"/>
          <w:szCs w:val="22"/>
        </w:rPr>
      </w:pPr>
      <w:ins w:id="26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"_Toc416018458"</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2.1.1</w:t>
        </w:r>
        <w:r w:rsidR="00FD2372">
          <w:rPr>
            <w:rFonts w:asciiTheme="minorHAnsi" w:eastAsiaTheme="minorEastAsia" w:hAnsiTheme="minorHAnsi" w:cstheme="minorBidi"/>
            <w:i w:val="0"/>
            <w:iCs w:val="0"/>
            <w:noProof/>
            <w:sz w:val="22"/>
            <w:szCs w:val="22"/>
          </w:rPr>
          <w:tab/>
        </w:r>
        <w:r w:rsidR="00FD2372" w:rsidRPr="003F77AB">
          <w:rPr>
            <w:rStyle w:val="Hyperlink"/>
            <w:noProof/>
          </w:rPr>
          <w:t>Detalhamento dos Stakeholders</w:t>
        </w:r>
        <w:r w:rsidR="00FD2372">
          <w:rPr>
            <w:noProof/>
            <w:webHidden/>
          </w:rPr>
          <w:tab/>
        </w:r>
        <w:r>
          <w:rPr>
            <w:noProof/>
            <w:webHidden/>
          </w:rPr>
          <w:fldChar w:fldCharType="begin"/>
        </w:r>
        <w:r w:rsidR="00FD2372">
          <w:rPr>
            <w:noProof/>
            <w:webHidden/>
          </w:rPr>
          <w:instrText xml:space="preserve"> PAGEREF _Toc416018458 \h </w:instrText>
        </w:r>
      </w:ins>
      <w:r>
        <w:rPr>
          <w:noProof/>
          <w:webHidden/>
        </w:rPr>
      </w:r>
      <w:r>
        <w:rPr>
          <w:noProof/>
          <w:webHidden/>
        </w:rPr>
        <w:fldChar w:fldCharType="separate"/>
      </w:r>
      <w:ins w:id="263" w:author="User" w:date="2015-04-05T17:32:00Z">
        <w:r w:rsidR="00FD2372">
          <w:rPr>
            <w:noProof/>
            <w:webHidden/>
          </w:rPr>
          <w:t>25</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264" w:author="User" w:date="2015-04-05T17:32:00Z"/>
          <w:rFonts w:asciiTheme="minorHAnsi" w:eastAsiaTheme="minorEastAsia" w:hAnsiTheme="minorHAnsi" w:cstheme="minorBidi"/>
          <w:smallCaps w:val="0"/>
          <w:noProof/>
          <w:sz w:val="22"/>
          <w:szCs w:val="22"/>
        </w:rPr>
      </w:pPr>
      <w:ins w:id="26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2.2</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Grupo de Processos de PLANEJAMENTO</w:t>
        </w:r>
        <w:r w:rsidR="00FD2372">
          <w:rPr>
            <w:noProof/>
            <w:webHidden/>
          </w:rPr>
          <w:tab/>
        </w:r>
        <w:r>
          <w:rPr>
            <w:noProof/>
            <w:webHidden/>
          </w:rPr>
          <w:fldChar w:fldCharType="begin"/>
        </w:r>
        <w:r w:rsidR="00FD2372">
          <w:rPr>
            <w:noProof/>
            <w:webHidden/>
          </w:rPr>
          <w:instrText xml:space="preserve"> PAGEREF _Toc416018459 \h </w:instrText>
        </w:r>
      </w:ins>
      <w:r>
        <w:rPr>
          <w:noProof/>
          <w:webHidden/>
        </w:rPr>
      </w:r>
      <w:r>
        <w:rPr>
          <w:noProof/>
          <w:webHidden/>
        </w:rPr>
        <w:fldChar w:fldCharType="separate"/>
      </w:r>
      <w:ins w:id="266" w:author="User" w:date="2015-04-05T17:32:00Z">
        <w:r w:rsidR="00FD2372">
          <w:rPr>
            <w:noProof/>
            <w:webHidden/>
          </w:rPr>
          <w:t>26</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67" w:author="User" w:date="2015-04-05T17:32:00Z"/>
          <w:rFonts w:asciiTheme="minorHAnsi" w:eastAsiaTheme="minorEastAsia" w:hAnsiTheme="minorHAnsi" w:cstheme="minorBidi"/>
          <w:i w:val="0"/>
          <w:iCs w:val="0"/>
          <w:noProof/>
          <w:sz w:val="22"/>
          <w:szCs w:val="22"/>
        </w:rPr>
      </w:pPr>
      <w:ins w:id="26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2.2.1</w:t>
        </w:r>
        <w:r w:rsidR="00FD2372">
          <w:rPr>
            <w:rFonts w:asciiTheme="minorHAnsi" w:eastAsiaTheme="minorEastAsia" w:hAnsiTheme="minorHAnsi" w:cstheme="minorBidi"/>
            <w:i w:val="0"/>
            <w:iCs w:val="0"/>
            <w:noProof/>
            <w:sz w:val="22"/>
            <w:szCs w:val="22"/>
          </w:rPr>
          <w:tab/>
        </w:r>
        <w:r w:rsidR="00FD2372" w:rsidRPr="003F77AB">
          <w:rPr>
            <w:rStyle w:val="Hyperlink"/>
            <w:noProof/>
          </w:rPr>
          <w:t>DECLARAÇÃO DO ESCOPO</w:t>
        </w:r>
        <w:r w:rsidR="00FD2372">
          <w:rPr>
            <w:noProof/>
            <w:webHidden/>
          </w:rPr>
          <w:tab/>
        </w:r>
        <w:r>
          <w:rPr>
            <w:noProof/>
            <w:webHidden/>
          </w:rPr>
          <w:fldChar w:fldCharType="begin"/>
        </w:r>
        <w:r w:rsidR="00FD2372">
          <w:rPr>
            <w:noProof/>
            <w:webHidden/>
          </w:rPr>
          <w:instrText xml:space="preserve"> PAGEREF _Toc416018461 \h </w:instrText>
        </w:r>
      </w:ins>
      <w:r>
        <w:rPr>
          <w:noProof/>
          <w:webHidden/>
        </w:rPr>
      </w:r>
      <w:r>
        <w:rPr>
          <w:noProof/>
          <w:webHidden/>
        </w:rPr>
        <w:fldChar w:fldCharType="separate"/>
      </w:r>
      <w:ins w:id="269" w:author="User" w:date="2015-04-05T17:32:00Z">
        <w:r w:rsidR="00FD2372">
          <w:rPr>
            <w:noProof/>
            <w:webHidden/>
          </w:rPr>
          <w:t>26</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70" w:author="User" w:date="2015-04-05T17:32:00Z"/>
          <w:rFonts w:asciiTheme="minorHAnsi" w:eastAsiaTheme="minorEastAsia" w:hAnsiTheme="minorHAnsi" w:cstheme="minorBidi"/>
          <w:i w:val="0"/>
          <w:iCs w:val="0"/>
          <w:noProof/>
          <w:sz w:val="22"/>
          <w:szCs w:val="22"/>
        </w:rPr>
      </w:pPr>
      <w:ins w:id="27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2.2.2</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DO ESCOPO</w:t>
        </w:r>
        <w:r w:rsidR="00FD2372">
          <w:rPr>
            <w:noProof/>
            <w:webHidden/>
          </w:rPr>
          <w:tab/>
        </w:r>
        <w:r>
          <w:rPr>
            <w:noProof/>
            <w:webHidden/>
          </w:rPr>
          <w:fldChar w:fldCharType="begin"/>
        </w:r>
        <w:r w:rsidR="00FD2372">
          <w:rPr>
            <w:noProof/>
            <w:webHidden/>
          </w:rPr>
          <w:instrText xml:space="preserve"> PAGEREF _Toc416018462 \h </w:instrText>
        </w:r>
      </w:ins>
      <w:r>
        <w:rPr>
          <w:noProof/>
          <w:webHidden/>
        </w:rPr>
      </w:r>
      <w:r>
        <w:rPr>
          <w:noProof/>
          <w:webHidden/>
        </w:rPr>
        <w:fldChar w:fldCharType="separate"/>
      </w:r>
      <w:ins w:id="272" w:author="User" w:date="2015-04-05T17:32:00Z">
        <w:r w:rsidR="00FD2372">
          <w:rPr>
            <w:noProof/>
            <w:webHidden/>
          </w:rPr>
          <w:t>37</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73" w:author="User" w:date="2015-04-05T17:32:00Z"/>
          <w:rFonts w:asciiTheme="minorHAnsi" w:eastAsiaTheme="minorEastAsia" w:hAnsiTheme="minorHAnsi" w:cstheme="minorBidi"/>
          <w:i w:val="0"/>
          <w:iCs w:val="0"/>
          <w:noProof/>
          <w:sz w:val="22"/>
          <w:szCs w:val="22"/>
        </w:rPr>
      </w:pPr>
      <w:ins w:id="27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2.2.3</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DO TEMPO</w:t>
        </w:r>
        <w:r w:rsidR="00FD2372">
          <w:rPr>
            <w:noProof/>
            <w:webHidden/>
          </w:rPr>
          <w:tab/>
        </w:r>
        <w:r>
          <w:rPr>
            <w:noProof/>
            <w:webHidden/>
          </w:rPr>
          <w:fldChar w:fldCharType="begin"/>
        </w:r>
        <w:r w:rsidR="00FD2372">
          <w:rPr>
            <w:noProof/>
            <w:webHidden/>
          </w:rPr>
          <w:instrText xml:space="preserve"> PAGEREF _Toc416018463 \h </w:instrText>
        </w:r>
      </w:ins>
      <w:r>
        <w:rPr>
          <w:noProof/>
          <w:webHidden/>
        </w:rPr>
      </w:r>
      <w:r>
        <w:rPr>
          <w:noProof/>
          <w:webHidden/>
        </w:rPr>
        <w:fldChar w:fldCharType="separate"/>
      </w:r>
      <w:ins w:id="275" w:author="User" w:date="2015-04-05T17:32:00Z">
        <w:r w:rsidR="00FD2372">
          <w:rPr>
            <w:noProof/>
            <w:webHidden/>
          </w:rPr>
          <w:t>38</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76" w:author="User" w:date="2015-04-05T17:32:00Z"/>
          <w:rFonts w:asciiTheme="minorHAnsi" w:eastAsiaTheme="minorEastAsia" w:hAnsiTheme="minorHAnsi" w:cstheme="minorBidi"/>
          <w:i w:val="0"/>
          <w:iCs w:val="0"/>
          <w:noProof/>
          <w:sz w:val="22"/>
          <w:szCs w:val="22"/>
        </w:rPr>
      </w:pPr>
      <w:ins w:id="27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2.2.4</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DOS CUSTOS</w:t>
        </w:r>
        <w:r w:rsidR="00FD2372">
          <w:rPr>
            <w:noProof/>
            <w:webHidden/>
          </w:rPr>
          <w:tab/>
        </w:r>
        <w:r>
          <w:rPr>
            <w:noProof/>
            <w:webHidden/>
          </w:rPr>
          <w:fldChar w:fldCharType="begin"/>
        </w:r>
        <w:r w:rsidR="00FD2372">
          <w:rPr>
            <w:noProof/>
            <w:webHidden/>
          </w:rPr>
          <w:instrText xml:space="preserve"> PAGEREF _Toc416018464 \h </w:instrText>
        </w:r>
      </w:ins>
      <w:r>
        <w:rPr>
          <w:noProof/>
          <w:webHidden/>
        </w:rPr>
      </w:r>
      <w:r>
        <w:rPr>
          <w:noProof/>
          <w:webHidden/>
        </w:rPr>
        <w:fldChar w:fldCharType="separate"/>
      </w:r>
      <w:ins w:id="278" w:author="User" w:date="2015-04-05T17:32:00Z">
        <w:r w:rsidR="00FD2372">
          <w:rPr>
            <w:noProof/>
            <w:webHidden/>
          </w:rPr>
          <w:t>39</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79" w:author="User" w:date="2015-04-05T17:32:00Z"/>
          <w:rFonts w:asciiTheme="minorHAnsi" w:eastAsiaTheme="minorEastAsia" w:hAnsiTheme="minorHAnsi" w:cstheme="minorBidi"/>
          <w:i w:val="0"/>
          <w:iCs w:val="0"/>
          <w:noProof/>
          <w:sz w:val="22"/>
          <w:szCs w:val="22"/>
        </w:rPr>
      </w:pPr>
      <w:ins w:id="28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2.2.5</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DA QUALIDADE</w:t>
        </w:r>
        <w:r w:rsidR="00FD2372">
          <w:rPr>
            <w:noProof/>
            <w:webHidden/>
          </w:rPr>
          <w:tab/>
        </w:r>
        <w:r>
          <w:rPr>
            <w:noProof/>
            <w:webHidden/>
          </w:rPr>
          <w:fldChar w:fldCharType="begin"/>
        </w:r>
        <w:r w:rsidR="00FD2372">
          <w:rPr>
            <w:noProof/>
            <w:webHidden/>
          </w:rPr>
          <w:instrText xml:space="preserve"> PAGEREF _Toc416018465 \h </w:instrText>
        </w:r>
      </w:ins>
      <w:r>
        <w:rPr>
          <w:noProof/>
          <w:webHidden/>
        </w:rPr>
      </w:r>
      <w:r>
        <w:rPr>
          <w:noProof/>
          <w:webHidden/>
        </w:rPr>
        <w:fldChar w:fldCharType="separate"/>
      </w:r>
      <w:ins w:id="281" w:author="User" w:date="2015-04-05T17:32:00Z">
        <w:r w:rsidR="00FD2372">
          <w:rPr>
            <w:noProof/>
            <w:webHidden/>
          </w:rPr>
          <w:t>40</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82" w:author="User" w:date="2015-04-05T17:32:00Z"/>
          <w:rFonts w:asciiTheme="minorHAnsi" w:eastAsiaTheme="minorEastAsia" w:hAnsiTheme="minorHAnsi" w:cstheme="minorBidi"/>
          <w:i w:val="0"/>
          <w:iCs w:val="0"/>
          <w:noProof/>
          <w:sz w:val="22"/>
          <w:szCs w:val="22"/>
        </w:rPr>
      </w:pPr>
      <w:ins w:id="28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2.2.6</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DOS RECURSOS HUMANOS</w:t>
        </w:r>
        <w:r w:rsidR="00FD2372">
          <w:rPr>
            <w:noProof/>
            <w:webHidden/>
          </w:rPr>
          <w:tab/>
        </w:r>
        <w:r>
          <w:rPr>
            <w:noProof/>
            <w:webHidden/>
          </w:rPr>
          <w:fldChar w:fldCharType="begin"/>
        </w:r>
        <w:r w:rsidR="00FD2372">
          <w:rPr>
            <w:noProof/>
            <w:webHidden/>
          </w:rPr>
          <w:instrText xml:space="preserve"> PAGEREF _Toc416018466 \h </w:instrText>
        </w:r>
      </w:ins>
      <w:r>
        <w:rPr>
          <w:noProof/>
          <w:webHidden/>
        </w:rPr>
      </w:r>
      <w:r>
        <w:rPr>
          <w:noProof/>
          <w:webHidden/>
        </w:rPr>
        <w:fldChar w:fldCharType="separate"/>
      </w:r>
      <w:ins w:id="284" w:author="User" w:date="2015-04-05T17:32:00Z">
        <w:r w:rsidR="00FD2372">
          <w:rPr>
            <w:noProof/>
            <w:webHidden/>
          </w:rPr>
          <w:t>40</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285" w:author="User" w:date="2015-04-05T17:32:00Z"/>
          <w:rFonts w:asciiTheme="minorHAnsi" w:eastAsiaTheme="minorEastAsia" w:hAnsiTheme="minorHAnsi" w:cstheme="minorBidi"/>
          <w:smallCaps w:val="0"/>
          <w:noProof/>
          <w:sz w:val="22"/>
          <w:szCs w:val="22"/>
        </w:rPr>
      </w:pPr>
      <w:ins w:id="28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2.3</w:t>
        </w:r>
        <w:r w:rsidR="00FD2372">
          <w:rPr>
            <w:rFonts w:asciiTheme="minorHAnsi" w:eastAsiaTheme="minorEastAsia" w:hAnsiTheme="minorHAnsi" w:cstheme="minorBidi"/>
            <w:smallCaps w:val="0"/>
            <w:noProof/>
            <w:sz w:val="22"/>
            <w:szCs w:val="22"/>
          </w:rPr>
          <w:tab/>
        </w:r>
        <w:r w:rsidR="00FD2372" w:rsidRPr="003F77AB">
          <w:rPr>
            <w:rStyle w:val="Hyperlink"/>
            <w:noProof/>
          </w:rPr>
          <w:t>PLANO DE GERENCIAMENTO DAS COMUNICAÇÕES</w:t>
        </w:r>
        <w:r w:rsidR="00FD2372">
          <w:rPr>
            <w:noProof/>
            <w:webHidden/>
          </w:rPr>
          <w:tab/>
        </w:r>
        <w:r>
          <w:rPr>
            <w:noProof/>
            <w:webHidden/>
          </w:rPr>
          <w:fldChar w:fldCharType="begin"/>
        </w:r>
        <w:r w:rsidR="00FD2372">
          <w:rPr>
            <w:noProof/>
            <w:webHidden/>
          </w:rPr>
          <w:instrText xml:space="preserve"> PAGEREF _Toc416018467 \h </w:instrText>
        </w:r>
      </w:ins>
      <w:r>
        <w:rPr>
          <w:noProof/>
          <w:webHidden/>
        </w:rPr>
      </w:r>
      <w:r>
        <w:rPr>
          <w:noProof/>
          <w:webHidden/>
        </w:rPr>
        <w:fldChar w:fldCharType="separate"/>
      </w:r>
      <w:ins w:id="287" w:author="User" w:date="2015-04-05T17:32:00Z">
        <w:r w:rsidR="00FD2372">
          <w:rPr>
            <w:noProof/>
            <w:webHidden/>
          </w:rPr>
          <w:t>42</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88" w:author="User" w:date="2015-04-05T17:32:00Z"/>
          <w:rFonts w:asciiTheme="minorHAnsi" w:eastAsiaTheme="minorEastAsia" w:hAnsiTheme="minorHAnsi" w:cstheme="minorBidi"/>
          <w:i w:val="0"/>
          <w:iCs w:val="0"/>
          <w:noProof/>
          <w:sz w:val="22"/>
          <w:szCs w:val="22"/>
        </w:rPr>
      </w:pPr>
      <w:ins w:id="289"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2.3.1</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DOS RISCOS</w:t>
        </w:r>
        <w:r w:rsidR="00FD2372">
          <w:rPr>
            <w:noProof/>
            <w:webHidden/>
          </w:rPr>
          <w:tab/>
        </w:r>
        <w:r>
          <w:rPr>
            <w:noProof/>
            <w:webHidden/>
          </w:rPr>
          <w:fldChar w:fldCharType="begin"/>
        </w:r>
        <w:r w:rsidR="00FD2372">
          <w:rPr>
            <w:noProof/>
            <w:webHidden/>
          </w:rPr>
          <w:instrText xml:space="preserve"> PAGEREF _Toc416018469 \h </w:instrText>
        </w:r>
      </w:ins>
      <w:r>
        <w:rPr>
          <w:noProof/>
          <w:webHidden/>
        </w:rPr>
      </w:r>
      <w:r>
        <w:rPr>
          <w:noProof/>
          <w:webHidden/>
        </w:rPr>
        <w:fldChar w:fldCharType="separate"/>
      </w:r>
      <w:ins w:id="290" w:author="User" w:date="2015-04-05T17:32:00Z">
        <w:r w:rsidR="00FD2372">
          <w:rPr>
            <w:noProof/>
            <w:webHidden/>
          </w:rPr>
          <w:t>43</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91" w:author="User" w:date="2015-04-05T17:32:00Z"/>
          <w:rFonts w:asciiTheme="minorHAnsi" w:eastAsiaTheme="minorEastAsia" w:hAnsiTheme="minorHAnsi" w:cstheme="minorBidi"/>
          <w:i w:val="0"/>
          <w:iCs w:val="0"/>
          <w:noProof/>
          <w:sz w:val="22"/>
          <w:szCs w:val="22"/>
        </w:rPr>
      </w:pPr>
      <w:ins w:id="29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"_Toc416018470"</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2.3.2</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DAS AQUISIÇÕES</w:t>
        </w:r>
        <w:r w:rsidR="00FD2372">
          <w:rPr>
            <w:noProof/>
            <w:webHidden/>
          </w:rPr>
          <w:tab/>
        </w:r>
        <w:r>
          <w:rPr>
            <w:noProof/>
            <w:webHidden/>
          </w:rPr>
          <w:fldChar w:fldCharType="begin"/>
        </w:r>
        <w:r w:rsidR="00FD2372">
          <w:rPr>
            <w:noProof/>
            <w:webHidden/>
          </w:rPr>
          <w:instrText xml:space="preserve"> PAGEREF _Toc416018470 \h </w:instrText>
        </w:r>
      </w:ins>
      <w:r>
        <w:rPr>
          <w:noProof/>
          <w:webHidden/>
        </w:rPr>
      </w:r>
      <w:r>
        <w:rPr>
          <w:noProof/>
          <w:webHidden/>
        </w:rPr>
        <w:fldChar w:fldCharType="separate"/>
      </w:r>
      <w:ins w:id="293" w:author="User" w:date="2015-04-05T17:32:00Z">
        <w:r w:rsidR="00FD2372">
          <w:rPr>
            <w:noProof/>
            <w:webHidden/>
          </w:rPr>
          <w:t>44</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94" w:author="User" w:date="2015-04-05T17:32:00Z"/>
          <w:rFonts w:asciiTheme="minorHAnsi" w:eastAsiaTheme="minorEastAsia" w:hAnsiTheme="minorHAnsi" w:cstheme="minorBidi"/>
          <w:i w:val="0"/>
          <w:iCs w:val="0"/>
          <w:noProof/>
          <w:sz w:val="22"/>
          <w:szCs w:val="22"/>
        </w:rPr>
      </w:pPr>
      <w:ins w:id="29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2.3.3</w:t>
        </w:r>
        <w:r w:rsidR="00FD2372">
          <w:rPr>
            <w:rFonts w:asciiTheme="minorHAnsi" w:eastAsiaTheme="minorEastAsia" w:hAnsiTheme="minorHAnsi" w:cstheme="minorBidi"/>
            <w:i w:val="0"/>
            <w:iCs w:val="0"/>
            <w:noProof/>
            <w:sz w:val="22"/>
            <w:szCs w:val="22"/>
          </w:rPr>
          <w:tab/>
        </w:r>
        <w:r w:rsidR="00FD2372" w:rsidRPr="003F77AB">
          <w:rPr>
            <w:rStyle w:val="Hyperlink"/>
            <w:noProof/>
          </w:rPr>
          <w:t>CRONOGRAMA DO PROJETO</w:t>
        </w:r>
        <w:r w:rsidR="00FD2372">
          <w:rPr>
            <w:noProof/>
            <w:webHidden/>
          </w:rPr>
          <w:tab/>
        </w:r>
        <w:r>
          <w:rPr>
            <w:noProof/>
            <w:webHidden/>
          </w:rPr>
          <w:fldChar w:fldCharType="begin"/>
        </w:r>
        <w:r w:rsidR="00FD2372">
          <w:rPr>
            <w:noProof/>
            <w:webHidden/>
          </w:rPr>
          <w:instrText xml:space="preserve"> PAGEREF _Toc416018471 \h </w:instrText>
        </w:r>
      </w:ins>
      <w:r>
        <w:rPr>
          <w:noProof/>
          <w:webHidden/>
        </w:rPr>
      </w:r>
      <w:r>
        <w:rPr>
          <w:noProof/>
          <w:webHidden/>
        </w:rPr>
        <w:fldChar w:fldCharType="separate"/>
      </w:r>
      <w:ins w:id="296" w:author="User" w:date="2015-04-05T17:32:00Z">
        <w:r w:rsidR="00FD2372">
          <w:rPr>
            <w:noProof/>
            <w:webHidden/>
          </w:rPr>
          <w:t>44</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297" w:author="User" w:date="2015-04-05T17:32:00Z"/>
          <w:rFonts w:asciiTheme="minorHAnsi" w:eastAsiaTheme="minorEastAsia" w:hAnsiTheme="minorHAnsi" w:cstheme="minorBidi"/>
          <w:i w:val="0"/>
          <w:iCs w:val="0"/>
          <w:noProof/>
          <w:sz w:val="22"/>
          <w:szCs w:val="22"/>
        </w:rPr>
      </w:pPr>
      <w:ins w:id="29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2.3.4</w:t>
        </w:r>
        <w:r w:rsidR="00FD2372">
          <w:rPr>
            <w:rFonts w:asciiTheme="minorHAnsi" w:eastAsiaTheme="minorEastAsia" w:hAnsiTheme="minorHAnsi" w:cstheme="minorBidi"/>
            <w:i w:val="0"/>
            <w:iCs w:val="0"/>
            <w:noProof/>
            <w:sz w:val="22"/>
            <w:szCs w:val="22"/>
          </w:rPr>
          <w:tab/>
        </w:r>
        <w:r w:rsidR="00FD2372" w:rsidRPr="003F77AB">
          <w:rPr>
            <w:rStyle w:val="Hyperlink"/>
            <w:noProof/>
          </w:rPr>
          <w:t>REGISTRO DOS RISCOS DO PROJETO</w:t>
        </w:r>
        <w:r w:rsidR="00FD2372">
          <w:rPr>
            <w:noProof/>
            <w:webHidden/>
          </w:rPr>
          <w:tab/>
        </w:r>
        <w:r>
          <w:rPr>
            <w:noProof/>
            <w:webHidden/>
          </w:rPr>
          <w:fldChar w:fldCharType="begin"/>
        </w:r>
        <w:r w:rsidR="00FD2372">
          <w:rPr>
            <w:noProof/>
            <w:webHidden/>
          </w:rPr>
          <w:instrText xml:space="preserve"> PAGEREF _Toc416018472 \h </w:instrText>
        </w:r>
      </w:ins>
      <w:r>
        <w:rPr>
          <w:noProof/>
          <w:webHidden/>
        </w:rPr>
      </w:r>
      <w:r>
        <w:rPr>
          <w:noProof/>
          <w:webHidden/>
        </w:rPr>
        <w:fldChar w:fldCharType="separate"/>
      </w:r>
      <w:ins w:id="299" w:author="User" w:date="2015-04-05T17:32:00Z">
        <w:r w:rsidR="00FD2372">
          <w:rPr>
            <w:noProof/>
            <w:webHidden/>
          </w:rPr>
          <w:t>45</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300" w:author="User" w:date="2015-04-05T17:32:00Z"/>
          <w:rFonts w:asciiTheme="minorHAnsi" w:eastAsiaTheme="minorEastAsia" w:hAnsiTheme="minorHAnsi" w:cstheme="minorBidi"/>
          <w:smallCaps w:val="0"/>
          <w:noProof/>
          <w:sz w:val="22"/>
          <w:szCs w:val="22"/>
        </w:rPr>
      </w:pPr>
      <w:ins w:id="30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2.4</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Grupo de Processos de EXECUÇÃO</w:t>
        </w:r>
        <w:r w:rsidR="00FD2372">
          <w:rPr>
            <w:noProof/>
            <w:webHidden/>
          </w:rPr>
          <w:tab/>
        </w:r>
        <w:r>
          <w:rPr>
            <w:noProof/>
            <w:webHidden/>
          </w:rPr>
          <w:fldChar w:fldCharType="begin"/>
        </w:r>
        <w:r w:rsidR="00FD2372">
          <w:rPr>
            <w:noProof/>
            <w:webHidden/>
          </w:rPr>
          <w:instrText xml:space="preserve"> PAGEREF _Toc416018473 \h </w:instrText>
        </w:r>
      </w:ins>
      <w:r>
        <w:rPr>
          <w:noProof/>
          <w:webHidden/>
        </w:rPr>
      </w:r>
      <w:r>
        <w:rPr>
          <w:noProof/>
          <w:webHidden/>
        </w:rPr>
        <w:fldChar w:fldCharType="separate"/>
      </w:r>
      <w:ins w:id="302" w:author="User" w:date="2015-04-05T17:32:00Z">
        <w:r w:rsidR="00FD2372">
          <w:rPr>
            <w:noProof/>
            <w:webHidden/>
          </w:rPr>
          <w:t>45</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303" w:author="User" w:date="2015-04-05T17:32:00Z"/>
          <w:rFonts w:asciiTheme="minorHAnsi" w:eastAsiaTheme="minorEastAsia" w:hAnsiTheme="minorHAnsi" w:cstheme="minorBidi"/>
          <w:smallCaps w:val="0"/>
          <w:noProof/>
          <w:sz w:val="22"/>
          <w:szCs w:val="22"/>
        </w:rPr>
      </w:pPr>
      <w:ins w:id="30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2.5</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Grupo de Processos de MONITORAMENTO E CONTROLE</w:t>
        </w:r>
        <w:r w:rsidR="00FD2372">
          <w:rPr>
            <w:noProof/>
            <w:webHidden/>
          </w:rPr>
          <w:tab/>
        </w:r>
        <w:r>
          <w:rPr>
            <w:noProof/>
            <w:webHidden/>
          </w:rPr>
          <w:fldChar w:fldCharType="begin"/>
        </w:r>
        <w:r w:rsidR="00FD2372">
          <w:rPr>
            <w:noProof/>
            <w:webHidden/>
          </w:rPr>
          <w:instrText xml:space="preserve"> PAGEREF _Toc416018474 \h </w:instrText>
        </w:r>
      </w:ins>
      <w:r>
        <w:rPr>
          <w:noProof/>
          <w:webHidden/>
        </w:rPr>
      </w:r>
      <w:r>
        <w:rPr>
          <w:noProof/>
          <w:webHidden/>
        </w:rPr>
        <w:fldChar w:fldCharType="separate"/>
      </w:r>
      <w:ins w:id="305" w:author="User" w:date="2015-04-05T17:32:00Z">
        <w:r w:rsidR="00FD2372">
          <w:rPr>
            <w:noProof/>
            <w:webHidden/>
          </w:rPr>
          <w:t>45</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306" w:author="User" w:date="2015-04-05T17:32:00Z"/>
          <w:rFonts w:asciiTheme="minorHAnsi" w:eastAsiaTheme="minorEastAsia" w:hAnsiTheme="minorHAnsi" w:cstheme="minorBidi"/>
          <w:smallCaps w:val="0"/>
          <w:noProof/>
          <w:sz w:val="22"/>
          <w:szCs w:val="22"/>
        </w:rPr>
      </w:pPr>
      <w:ins w:id="30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2.6</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Grupo de Processos de ENCERRAMENTO</w:t>
        </w:r>
        <w:r w:rsidR="00FD2372">
          <w:rPr>
            <w:noProof/>
            <w:webHidden/>
          </w:rPr>
          <w:tab/>
        </w:r>
        <w:r>
          <w:rPr>
            <w:noProof/>
            <w:webHidden/>
          </w:rPr>
          <w:fldChar w:fldCharType="begin"/>
        </w:r>
        <w:r w:rsidR="00FD2372">
          <w:rPr>
            <w:noProof/>
            <w:webHidden/>
          </w:rPr>
          <w:instrText xml:space="preserve"> PAGEREF _Toc416018475 \h </w:instrText>
        </w:r>
      </w:ins>
      <w:r>
        <w:rPr>
          <w:noProof/>
          <w:webHidden/>
        </w:rPr>
      </w:r>
      <w:r>
        <w:rPr>
          <w:noProof/>
          <w:webHidden/>
        </w:rPr>
        <w:fldChar w:fldCharType="separate"/>
      </w:r>
      <w:ins w:id="308" w:author="User" w:date="2015-04-05T17:32:00Z">
        <w:r w:rsidR="00FD2372">
          <w:rPr>
            <w:noProof/>
            <w:webHidden/>
          </w:rPr>
          <w:t>47</w:t>
        </w:r>
        <w:r>
          <w:rPr>
            <w:noProof/>
            <w:webHidden/>
          </w:rPr>
          <w:fldChar w:fldCharType="end"/>
        </w:r>
        <w:r w:rsidRPr="003F77AB">
          <w:rPr>
            <w:rStyle w:val="Hyperlink"/>
            <w:noProof/>
          </w:rPr>
          <w:fldChar w:fldCharType="end"/>
        </w:r>
      </w:ins>
    </w:p>
    <w:p w:rsidR="00FD2372" w:rsidRDefault="008A116E">
      <w:pPr>
        <w:pStyle w:val="Sumrio1"/>
        <w:rPr>
          <w:ins w:id="309" w:author="User" w:date="2015-04-05T17:32:00Z"/>
          <w:rFonts w:asciiTheme="minorHAnsi" w:eastAsiaTheme="minorEastAsia" w:hAnsiTheme="minorHAnsi" w:cstheme="minorBidi"/>
          <w:b w:val="0"/>
          <w:bCs w:val="0"/>
          <w:caps w:val="0"/>
          <w:noProof/>
          <w:sz w:val="22"/>
          <w:szCs w:val="22"/>
        </w:rPr>
      </w:pPr>
      <w:ins w:id="31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Desenvolvimento do Sistema de Informações</w:t>
        </w:r>
        <w:r w:rsidR="00FD2372">
          <w:rPr>
            <w:noProof/>
            <w:webHidden/>
          </w:rPr>
          <w:tab/>
        </w:r>
        <w:r>
          <w:rPr>
            <w:noProof/>
            <w:webHidden/>
          </w:rPr>
          <w:fldChar w:fldCharType="begin"/>
        </w:r>
        <w:r w:rsidR="00FD2372">
          <w:rPr>
            <w:noProof/>
            <w:webHidden/>
          </w:rPr>
          <w:instrText xml:space="preserve"> PAGEREF _Toc416018476 \h </w:instrText>
        </w:r>
      </w:ins>
      <w:r>
        <w:rPr>
          <w:noProof/>
          <w:webHidden/>
        </w:rPr>
      </w:r>
      <w:r>
        <w:rPr>
          <w:noProof/>
          <w:webHidden/>
        </w:rPr>
        <w:fldChar w:fldCharType="separate"/>
      </w:r>
      <w:ins w:id="311" w:author="User" w:date="2015-04-05T17:32:00Z">
        <w:r w:rsidR="00FD2372">
          <w:rPr>
            <w:noProof/>
            <w:webHidden/>
          </w:rPr>
          <w:t>48</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312" w:author="User" w:date="2015-04-05T17:32:00Z"/>
          <w:rFonts w:asciiTheme="minorHAnsi" w:eastAsiaTheme="minorEastAsia" w:hAnsiTheme="minorHAnsi" w:cstheme="minorBidi"/>
          <w:smallCaps w:val="0"/>
          <w:noProof/>
          <w:sz w:val="22"/>
          <w:szCs w:val="22"/>
        </w:rPr>
      </w:pPr>
      <w:ins w:id="31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3.1</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Produtos da Etapa de ANALISE</w:t>
        </w:r>
        <w:r w:rsidR="00FD2372">
          <w:rPr>
            <w:noProof/>
            <w:webHidden/>
          </w:rPr>
          <w:tab/>
        </w:r>
        <w:r>
          <w:rPr>
            <w:noProof/>
            <w:webHidden/>
          </w:rPr>
          <w:fldChar w:fldCharType="begin"/>
        </w:r>
        <w:r w:rsidR="00FD2372">
          <w:rPr>
            <w:noProof/>
            <w:webHidden/>
          </w:rPr>
          <w:instrText xml:space="preserve"> PAGEREF _Toc416018477 \h </w:instrText>
        </w:r>
      </w:ins>
      <w:r>
        <w:rPr>
          <w:noProof/>
          <w:webHidden/>
        </w:rPr>
      </w:r>
      <w:r>
        <w:rPr>
          <w:noProof/>
          <w:webHidden/>
        </w:rPr>
        <w:fldChar w:fldCharType="separate"/>
      </w:r>
      <w:ins w:id="314" w:author="User" w:date="2015-04-05T17:32:00Z">
        <w:r w:rsidR="00FD2372">
          <w:rPr>
            <w:noProof/>
            <w:webHidden/>
          </w:rPr>
          <w:t>48</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15" w:author="User" w:date="2015-04-05T17:32:00Z"/>
          <w:rFonts w:asciiTheme="minorHAnsi" w:eastAsiaTheme="minorEastAsia" w:hAnsiTheme="minorHAnsi" w:cstheme="minorBidi"/>
          <w:i w:val="0"/>
          <w:iCs w:val="0"/>
          <w:noProof/>
          <w:sz w:val="22"/>
          <w:szCs w:val="22"/>
        </w:rPr>
      </w:pPr>
      <w:ins w:id="31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"_Toc416018478"</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3.1.1</w:t>
        </w:r>
        <w:r w:rsidR="00FD2372">
          <w:rPr>
            <w:rFonts w:asciiTheme="minorHAnsi" w:eastAsiaTheme="minorEastAsia" w:hAnsiTheme="minorHAnsi" w:cstheme="minorBidi"/>
            <w:i w:val="0"/>
            <w:iCs w:val="0"/>
            <w:noProof/>
            <w:sz w:val="22"/>
            <w:szCs w:val="22"/>
          </w:rPr>
          <w:tab/>
        </w:r>
        <w:r w:rsidR="00FD2372" w:rsidRPr="003F77AB">
          <w:rPr>
            <w:rStyle w:val="Hyperlink"/>
            <w:noProof/>
          </w:rPr>
          <w:t>Ambiente do Usuário</w:t>
        </w:r>
        <w:r w:rsidR="00FD2372">
          <w:rPr>
            <w:noProof/>
            <w:webHidden/>
          </w:rPr>
          <w:tab/>
        </w:r>
        <w:r>
          <w:rPr>
            <w:noProof/>
            <w:webHidden/>
          </w:rPr>
          <w:fldChar w:fldCharType="begin"/>
        </w:r>
        <w:r w:rsidR="00FD2372">
          <w:rPr>
            <w:noProof/>
            <w:webHidden/>
          </w:rPr>
          <w:instrText xml:space="preserve"> PAGEREF _Toc416018478 \h </w:instrText>
        </w:r>
      </w:ins>
      <w:r>
        <w:rPr>
          <w:noProof/>
          <w:webHidden/>
        </w:rPr>
      </w:r>
      <w:r>
        <w:rPr>
          <w:noProof/>
          <w:webHidden/>
        </w:rPr>
        <w:fldChar w:fldCharType="separate"/>
      </w:r>
      <w:ins w:id="317" w:author="User" w:date="2015-04-05T17:32:00Z">
        <w:r w:rsidR="00FD2372">
          <w:rPr>
            <w:noProof/>
            <w:webHidden/>
          </w:rPr>
          <w:t>48</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18" w:author="User" w:date="2015-04-05T17:32:00Z"/>
          <w:rFonts w:asciiTheme="minorHAnsi" w:eastAsiaTheme="minorEastAsia" w:hAnsiTheme="minorHAnsi" w:cstheme="minorBidi"/>
          <w:i w:val="0"/>
          <w:iCs w:val="0"/>
          <w:noProof/>
          <w:sz w:val="22"/>
          <w:szCs w:val="22"/>
        </w:rPr>
      </w:pPr>
      <w:ins w:id="319"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3.1.2</w:t>
        </w:r>
        <w:r w:rsidR="00FD2372">
          <w:rPr>
            <w:rFonts w:asciiTheme="minorHAnsi" w:eastAsiaTheme="minorEastAsia" w:hAnsiTheme="minorHAnsi" w:cstheme="minorBidi"/>
            <w:i w:val="0"/>
            <w:iCs w:val="0"/>
            <w:noProof/>
            <w:sz w:val="22"/>
            <w:szCs w:val="22"/>
          </w:rPr>
          <w:tab/>
        </w:r>
        <w:r w:rsidR="00FD2372" w:rsidRPr="003F77AB">
          <w:rPr>
            <w:rStyle w:val="Hyperlink"/>
            <w:noProof/>
          </w:rPr>
          <w:t>Resumo das Principais Necessidades dos Usuários</w:t>
        </w:r>
        <w:r w:rsidR="00FD2372">
          <w:rPr>
            <w:noProof/>
            <w:webHidden/>
          </w:rPr>
          <w:tab/>
        </w:r>
        <w:r>
          <w:rPr>
            <w:noProof/>
            <w:webHidden/>
          </w:rPr>
          <w:fldChar w:fldCharType="begin"/>
        </w:r>
        <w:r w:rsidR="00FD2372">
          <w:rPr>
            <w:noProof/>
            <w:webHidden/>
          </w:rPr>
          <w:instrText xml:space="preserve"> PAGEREF _Toc416018479 \h </w:instrText>
        </w:r>
      </w:ins>
      <w:r>
        <w:rPr>
          <w:noProof/>
          <w:webHidden/>
        </w:rPr>
      </w:r>
      <w:r>
        <w:rPr>
          <w:noProof/>
          <w:webHidden/>
        </w:rPr>
        <w:fldChar w:fldCharType="separate"/>
      </w:r>
      <w:ins w:id="320" w:author="User" w:date="2015-04-05T17:32:00Z">
        <w:r w:rsidR="00FD2372">
          <w:rPr>
            <w:noProof/>
            <w:webHidden/>
          </w:rPr>
          <w:t>49</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21" w:author="User" w:date="2015-04-05T17:32:00Z"/>
          <w:rFonts w:asciiTheme="minorHAnsi" w:eastAsiaTheme="minorEastAsia" w:hAnsiTheme="minorHAnsi" w:cstheme="minorBidi"/>
          <w:i w:val="0"/>
          <w:iCs w:val="0"/>
          <w:noProof/>
          <w:sz w:val="22"/>
          <w:szCs w:val="22"/>
        </w:rPr>
      </w:pPr>
      <w:ins w:id="32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"_Toc416018480"</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3.1.3</w:t>
        </w:r>
        <w:r w:rsidR="00FD2372">
          <w:rPr>
            <w:rFonts w:asciiTheme="minorHAnsi" w:eastAsiaTheme="minorEastAsia" w:hAnsiTheme="minorHAnsi" w:cstheme="minorBidi"/>
            <w:i w:val="0"/>
            <w:iCs w:val="0"/>
            <w:noProof/>
            <w:sz w:val="22"/>
            <w:szCs w:val="22"/>
          </w:rPr>
          <w:tab/>
        </w:r>
        <w:r w:rsidR="00FD2372" w:rsidRPr="003F77AB">
          <w:rPr>
            <w:rStyle w:val="Hyperlink"/>
            <w:noProof/>
          </w:rPr>
          <w:t>Alternativas e Concorrência</w:t>
        </w:r>
        <w:r w:rsidR="00FD2372">
          <w:rPr>
            <w:noProof/>
            <w:webHidden/>
          </w:rPr>
          <w:tab/>
        </w:r>
        <w:r>
          <w:rPr>
            <w:noProof/>
            <w:webHidden/>
          </w:rPr>
          <w:fldChar w:fldCharType="begin"/>
        </w:r>
        <w:r w:rsidR="00FD2372">
          <w:rPr>
            <w:noProof/>
            <w:webHidden/>
          </w:rPr>
          <w:instrText xml:space="preserve"> PAGEREF _Toc416018480 \h </w:instrText>
        </w:r>
      </w:ins>
      <w:r>
        <w:rPr>
          <w:noProof/>
          <w:webHidden/>
        </w:rPr>
      </w:r>
      <w:r>
        <w:rPr>
          <w:noProof/>
          <w:webHidden/>
        </w:rPr>
        <w:fldChar w:fldCharType="separate"/>
      </w:r>
      <w:ins w:id="323" w:author="User" w:date="2015-04-05T17:32:00Z">
        <w:r w:rsidR="00FD2372">
          <w:rPr>
            <w:noProof/>
            <w:webHidden/>
          </w:rPr>
          <w:t>51</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24" w:author="User" w:date="2015-04-05T17:32:00Z"/>
          <w:rFonts w:asciiTheme="minorHAnsi" w:eastAsiaTheme="minorEastAsia" w:hAnsiTheme="minorHAnsi" w:cstheme="minorBidi"/>
          <w:i w:val="0"/>
          <w:iCs w:val="0"/>
          <w:noProof/>
          <w:sz w:val="22"/>
          <w:szCs w:val="22"/>
        </w:rPr>
      </w:pPr>
      <w:ins w:id="32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3.1.4</w:t>
        </w:r>
        <w:r w:rsidR="00FD2372">
          <w:rPr>
            <w:rFonts w:asciiTheme="minorHAnsi" w:eastAsiaTheme="minorEastAsia" w:hAnsiTheme="minorHAnsi" w:cstheme="minorBidi"/>
            <w:i w:val="0"/>
            <w:iCs w:val="0"/>
            <w:noProof/>
            <w:sz w:val="22"/>
            <w:szCs w:val="22"/>
          </w:rPr>
          <w:tab/>
        </w:r>
        <w:r w:rsidR="00FD2372" w:rsidRPr="003F77AB">
          <w:rPr>
            <w:rStyle w:val="Hyperlink"/>
            <w:noProof/>
          </w:rPr>
          <w:t>Visão Geral do Produto</w:t>
        </w:r>
        <w:r w:rsidR="00FD2372">
          <w:rPr>
            <w:noProof/>
            <w:webHidden/>
          </w:rPr>
          <w:tab/>
        </w:r>
        <w:r>
          <w:rPr>
            <w:noProof/>
            <w:webHidden/>
          </w:rPr>
          <w:fldChar w:fldCharType="begin"/>
        </w:r>
        <w:r w:rsidR="00FD2372">
          <w:rPr>
            <w:noProof/>
            <w:webHidden/>
          </w:rPr>
          <w:instrText xml:space="preserve"> PAGEREF _Toc416018481 \h </w:instrText>
        </w:r>
      </w:ins>
      <w:r>
        <w:rPr>
          <w:noProof/>
          <w:webHidden/>
        </w:rPr>
      </w:r>
      <w:r>
        <w:rPr>
          <w:noProof/>
          <w:webHidden/>
        </w:rPr>
        <w:fldChar w:fldCharType="separate"/>
      </w:r>
      <w:ins w:id="326" w:author="User" w:date="2015-04-05T17:32:00Z">
        <w:r w:rsidR="00FD2372">
          <w:rPr>
            <w:noProof/>
            <w:webHidden/>
          </w:rPr>
          <w:t>51</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27" w:author="User" w:date="2015-04-05T17:32:00Z"/>
          <w:rFonts w:asciiTheme="minorHAnsi" w:eastAsiaTheme="minorEastAsia" w:hAnsiTheme="minorHAnsi" w:cstheme="minorBidi"/>
          <w:i w:val="0"/>
          <w:iCs w:val="0"/>
          <w:noProof/>
          <w:sz w:val="22"/>
          <w:szCs w:val="22"/>
        </w:rPr>
      </w:pPr>
      <w:ins w:id="32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3.1.5</w:t>
        </w:r>
        <w:r w:rsidR="00FD2372">
          <w:rPr>
            <w:rFonts w:asciiTheme="minorHAnsi" w:eastAsiaTheme="minorEastAsia" w:hAnsiTheme="minorHAnsi" w:cstheme="minorBidi"/>
            <w:i w:val="0"/>
            <w:iCs w:val="0"/>
            <w:noProof/>
            <w:sz w:val="22"/>
            <w:szCs w:val="22"/>
          </w:rPr>
          <w:tab/>
        </w:r>
        <w:r w:rsidR="00FD2372" w:rsidRPr="003F77AB">
          <w:rPr>
            <w:rStyle w:val="Hyperlink"/>
            <w:noProof/>
          </w:rPr>
          <w:t>RequisitosFuncionais do Produto</w:t>
        </w:r>
        <w:r w:rsidR="00FD2372">
          <w:rPr>
            <w:noProof/>
            <w:webHidden/>
          </w:rPr>
          <w:tab/>
        </w:r>
        <w:r>
          <w:rPr>
            <w:noProof/>
            <w:webHidden/>
          </w:rPr>
          <w:fldChar w:fldCharType="begin"/>
        </w:r>
        <w:r w:rsidR="00FD2372">
          <w:rPr>
            <w:noProof/>
            <w:webHidden/>
          </w:rPr>
          <w:instrText xml:space="preserve"> PAGEREF _Toc416018482 \h </w:instrText>
        </w:r>
      </w:ins>
      <w:r>
        <w:rPr>
          <w:noProof/>
          <w:webHidden/>
        </w:rPr>
      </w:r>
      <w:r>
        <w:rPr>
          <w:noProof/>
          <w:webHidden/>
        </w:rPr>
        <w:fldChar w:fldCharType="separate"/>
      </w:r>
      <w:ins w:id="329" w:author="User" w:date="2015-04-05T17:32:00Z">
        <w:r w:rsidR="00FD2372">
          <w:rPr>
            <w:noProof/>
            <w:webHidden/>
          </w:rPr>
          <w:t>53</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30" w:author="User" w:date="2015-04-05T17:32:00Z"/>
          <w:rFonts w:asciiTheme="minorHAnsi" w:eastAsiaTheme="minorEastAsia" w:hAnsiTheme="minorHAnsi" w:cstheme="minorBidi"/>
          <w:i w:val="0"/>
          <w:iCs w:val="0"/>
          <w:noProof/>
          <w:sz w:val="22"/>
          <w:szCs w:val="22"/>
        </w:rPr>
      </w:pPr>
      <w:ins w:id="33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3.1.6</w:t>
        </w:r>
        <w:r w:rsidR="00FD2372">
          <w:rPr>
            <w:rFonts w:asciiTheme="minorHAnsi" w:eastAsiaTheme="minorEastAsia" w:hAnsiTheme="minorHAnsi" w:cstheme="minorBidi"/>
            <w:i w:val="0"/>
            <w:iCs w:val="0"/>
            <w:noProof/>
            <w:sz w:val="22"/>
            <w:szCs w:val="22"/>
          </w:rPr>
          <w:tab/>
        </w:r>
        <w:r w:rsidR="00FD2372" w:rsidRPr="003F77AB">
          <w:rPr>
            <w:rStyle w:val="Hyperlink"/>
            <w:noProof/>
          </w:rPr>
          <w:t>Requisitos Não Funcionais do Produto</w:t>
        </w:r>
        <w:r w:rsidR="00FD2372">
          <w:rPr>
            <w:noProof/>
            <w:webHidden/>
          </w:rPr>
          <w:tab/>
        </w:r>
        <w:r>
          <w:rPr>
            <w:noProof/>
            <w:webHidden/>
          </w:rPr>
          <w:fldChar w:fldCharType="begin"/>
        </w:r>
        <w:r w:rsidR="00FD2372">
          <w:rPr>
            <w:noProof/>
            <w:webHidden/>
          </w:rPr>
          <w:instrText xml:space="preserve"> PAGEREF _Toc416018483 \h </w:instrText>
        </w:r>
      </w:ins>
      <w:r>
        <w:rPr>
          <w:noProof/>
          <w:webHidden/>
        </w:rPr>
      </w:r>
      <w:r>
        <w:rPr>
          <w:noProof/>
          <w:webHidden/>
        </w:rPr>
        <w:fldChar w:fldCharType="separate"/>
      </w:r>
      <w:ins w:id="332" w:author="User" w:date="2015-04-05T17:32:00Z">
        <w:r w:rsidR="00FD2372">
          <w:rPr>
            <w:noProof/>
            <w:webHidden/>
          </w:rPr>
          <w:t>53</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33" w:author="User" w:date="2015-04-05T17:32:00Z"/>
          <w:rFonts w:asciiTheme="minorHAnsi" w:eastAsiaTheme="minorEastAsia" w:hAnsiTheme="minorHAnsi" w:cstheme="minorBidi"/>
          <w:i w:val="0"/>
          <w:iCs w:val="0"/>
          <w:noProof/>
          <w:sz w:val="22"/>
          <w:szCs w:val="22"/>
        </w:rPr>
      </w:pPr>
      <w:ins w:id="33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3.1.7</w:t>
        </w:r>
        <w:r w:rsidR="00FD2372">
          <w:rPr>
            <w:rFonts w:asciiTheme="minorHAnsi" w:eastAsiaTheme="minorEastAsia" w:hAnsiTheme="minorHAnsi" w:cstheme="minorBidi"/>
            <w:i w:val="0"/>
            <w:iCs w:val="0"/>
            <w:noProof/>
            <w:sz w:val="22"/>
            <w:szCs w:val="22"/>
          </w:rPr>
          <w:tab/>
        </w:r>
        <w:r w:rsidR="00FD2372" w:rsidRPr="003F77AB">
          <w:rPr>
            <w:rStyle w:val="Hyperlink"/>
            <w:noProof/>
          </w:rPr>
          <w:t>Diagrama de Casos de Uso</w:t>
        </w:r>
        <w:r w:rsidR="00FD2372">
          <w:rPr>
            <w:noProof/>
            <w:webHidden/>
          </w:rPr>
          <w:tab/>
        </w:r>
        <w:r>
          <w:rPr>
            <w:noProof/>
            <w:webHidden/>
          </w:rPr>
          <w:fldChar w:fldCharType="begin"/>
        </w:r>
        <w:r w:rsidR="00FD2372">
          <w:rPr>
            <w:noProof/>
            <w:webHidden/>
          </w:rPr>
          <w:instrText xml:space="preserve"> PAGEREF _Toc416018484 \h </w:instrText>
        </w:r>
      </w:ins>
      <w:r>
        <w:rPr>
          <w:noProof/>
          <w:webHidden/>
        </w:rPr>
      </w:r>
      <w:r>
        <w:rPr>
          <w:noProof/>
          <w:webHidden/>
        </w:rPr>
        <w:fldChar w:fldCharType="separate"/>
      </w:r>
      <w:ins w:id="335" w:author="User" w:date="2015-04-05T17:32:00Z">
        <w:r w:rsidR="00FD2372">
          <w:rPr>
            <w:noProof/>
            <w:webHidden/>
          </w:rPr>
          <w:t>54</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36" w:author="User" w:date="2015-04-05T17:32:00Z"/>
          <w:rFonts w:asciiTheme="minorHAnsi" w:eastAsiaTheme="minorEastAsia" w:hAnsiTheme="minorHAnsi" w:cstheme="minorBidi"/>
          <w:i w:val="0"/>
          <w:iCs w:val="0"/>
          <w:noProof/>
          <w:sz w:val="22"/>
          <w:szCs w:val="22"/>
        </w:rPr>
      </w:pPr>
      <w:ins w:id="33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3.1.8</w:t>
        </w:r>
        <w:r w:rsidR="00FD2372">
          <w:rPr>
            <w:rFonts w:asciiTheme="minorHAnsi" w:eastAsiaTheme="minorEastAsia" w:hAnsiTheme="minorHAnsi" w:cstheme="minorBidi"/>
            <w:i w:val="0"/>
            <w:iCs w:val="0"/>
            <w:noProof/>
            <w:sz w:val="22"/>
            <w:szCs w:val="22"/>
          </w:rPr>
          <w:tab/>
        </w:r>
        <w:r w:rsidR="00FD2372" w:rsidRPr="003F77AB">
          <w:rPr>
            <w:rStyle w:val="Hyperlink"/>
            <w:noProof/>
          </w:rPr>
          <w:t>Descrição dos Atores</w:t>
        </w:r>
        <w:r w:rsidR="00FD2372">
          <w:rPr>
            <w:noProof/>
            <w:webHidden/>
          </w:rPr>
          <w:tab/>
        </w:r>
        <w:r>
          <w:rPr>
            <w:noProof/>
            <w:webHidden/>
          </w:rPr>
          <w:fldChar w:fldCharType="begin"/>
        </w:r>
        <w:r w:rsidR="00FD2372">
          <w:rPr>
            <w:noProof/>
            <w:webHidden/>
          </w:rPr>
          <w:instrText xml:space="preserve"> PAGEREF _Toc416018485 \h </w:instrText>
        </w:r>
      </w:ins>
      <w:r>
        <w:rPr>
          <w:noProof/>
          <w:webHidden/>
        </w:rPr>
      </w:r>
      <w:r>
        <w:rPr>
          <w:noProof/>
          <w:webHidden/>
        </w:rPr>
        <w:fldChar w:fldCharType="separate"/>
      </w:r>
      <w:ins w:id="338" w:author="User" w:date="2015-04-05T17:32:00Z">
        <w:r w:rsidR="00FD2372">
          <w:rPr>
            <w:noProof/>
            <w:webHidden/>
          </w:rPr>
          <w:t>60</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39" w:author="User" w:date="2015-04-05T17:32:00Z"/>
          <w:rFonts w:asciiTheme="minorHAnsi" w:eastAsiaTheme="minorEastAsia" w:hAnsiTheme="minorHAnsi" w:cstheme="minorBidi"/>
          <w:i w:val="0"/>
          <w:iCs w:val="0"/>
          <w:noProof/>
          <w:sz w:val="22"/>
          <w:szCs w:val="22"/>
        </w:rPr>
      </w:pPr>
      <w:ins w:id="34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3.1.9</w:t>
        </w:r>
        <w:r w:rsidR="00FD2372">
          <w:rPr>
            <w:rFonts w:asciiTheme="minorHAnsi" w:eastAsiaTheme="minorEastAsia" w:hAnsiTheme="minorHAnsi" w:cstheme="minorBidi"/>
            <w:i w:val="0"/>
            <w:iCs w:val="0"/>
            <w:noProof/>
            <w:sz w:val="22"/>
            <w:szCs w:val="22"/>
          </w:rPr>
          <w:tab/>
        </w:r>
        <w:r w:rsidR="00FD2372" w:rsidRPr="003F77AB">
          <w:rPr>
            <w:rStyle w:val="Hyperlink"/>
            <w:noProof/>
          </w:rPr>
          <w:t>Descrição dos Casos de Uso</w:t>
        </w:r>
        <w:r w:rsidR="00FD2372">
          <w:rPr>
            <w:noProof/>
            <w:webHidden/>
          </w:rPr>
          <w:tab/>
        </w:r>
        <w:r>
          <w:rPr>
            <w:noProof/>
            <w:webHidden/>
          </w:rPr>
          <w:fldChar w:fldCharType="begin"/>
        </w:r>
        <w:r w:rsidR="00FD2372">
          <w:rPr>
            <w:noProof/>
            <w:webHidden/>
          </w:rPr>
          <w:instrText xml:space="preserve"> PAGEREF _Toc416018486 \h </w:instrText>
        </w:r>
      </w:ins>
      <w:r>
        <w:rPr>
          <w:noProof/>
          <w:webHidden/>
        </w:rPr>
      </w:r>
      <w:r>
        <w:rPr>
          <w:noProof/>
          <w:webHidden/>
        </w:rPr>
        <w:fldChar w:fldCharType="separate"/>
      </w:r>
      <w:ins w:id="341" w:author="User" w:date="2015-04-05T17:32:00Z">
        <w:r w:rsidR="00FD2372">
          <w:rPr>
            <w:noProof/>
            <w:webHidden/>
          </w:rPr>
          <w:t>61</w:t>
        </w:r>
        <w:r>
          <w:rPr>
            <w:noProof/>
            <w:webHidden/>
          </w:rPr>
          <w:fldChar w:fldCharType="end"/>
        </w:r>
        <w:r w:rsidRPr="003F77AB">
          <w:rPr>
            <w:rStyle w:val="Hyperlink"/>
            <w:noProof/>
          </w:rPr>
          <w:fldChar w:fldCharType="end"/>
        </w:r>
      </w:ins>
    </w:p>
    <w:p w:rsidR="00FD2372" w:rsidRDefault="008A116E">
      <w:pPr>
        <w:pStyle w:val="Sumrio3"/>
        <w:tabs>
          <w:tab w:val="left" w:pos="1440"/>
          <w:tab w:val="right" w:leader="dot" w:pos="9269"/>
        </w:tabs>
        <w:rPr>
          <w:ins w:id="342" w:author="User" w:date="2015-04-05T17:32:00Z"/>
          <w:rFonts w:asciiTheme="minorHAnsi" w:eastAsiaTheme="minorEastAsia" w:hAnsiTheme="minorHAnsi" w:cstheme="minorBidi"/>
          <w:i w:val="0"/>
          <w:iCs w:val="0"/>
          <w:noProof/>
          <w:sz w:val="22"/>
          <w:szCs w:val="22"/>
        </w:rPr>
      </w:pPr>
      <w:ins w:id="34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3.1.10</w:t>
        </w:r>
        <w:r w:rsidR="00FD2372">
          <w:rPr>
            <w:rFonts w:asciiTheme="minorHAnsi" w:eastAsiaTheme="minorEastAsia" w:hAnsiTheme="minorHAnsi" w:cstheme="minorBidi"/>
            <w:i w:val="0"/>
            <w:iCs w:val="0"/>
            <w:noProof/>
            <w:sz w:val="22"/>
            <w:szCs w:val="22"/>
          </w:rPr>
          <w:tab/>
        </w:r>
        <w:r w:rsidR="00FD2372" w:rsidRPr="003F77AB">
          <w:rPr>
            <w:rStyle w:val="Hyperlink"/>
            <w:noProof/>
          </w:rPr>
          <w:t>Delimitação do Escopo do Sistema</w:t>
        </w:r>
        <w:r w:rsidR="00FD2372">
          <w:rPr>
            <w:noProof/>
            <w:webHidden/>
          </w:rPr>
          <w:tab/>
        </w:r>
        <w:r>
          <w:rPr>
            <w:noProof/>
            <w:webHidden/>
          </w:rPr>
          <w:fldChar w:fldCharType="begin"/>
        </w:r>
        <w:r w:rsidR="00FD2372">
          <w:rPr>
            <w:noProof/>
            <w:webHidden/>
          </w:rPr>
          <w:instrText xml:space="preserve"> PAGEREF _Toc416018487 \h </w:instrText>
        </w:r>
      </w:ins>
      <w:r>
        <w:rPr>
          <w:noProof/>
          <w:webHidden/>
        </w:rPr>
      </w:r>
      <w:r>
        <w:rPr>
          <w:noProof/>
          <w:webHidden/>
        </w:rPr>
        <w:fldChar w:fldCharType="separate"/>
      </w:r>
      <w:ins w:id="344" w:author="User" w:date="2015-04-05T17:32:00Z">
        <w:r w:rsidR="00FD2372">
          <w:rPr>
            <w:noProof/>
            <w:webHidden/>
          </w:rPr>
          <w:t>81</w:t>
        </w:r>
        <w:r>
          <w:rPr>
            <w:noProof/>
            <w:webHidden/>
          </w:rPr>
          <w:fldChar w:fldCharType="end"/>
        </w:r>
        <w:r w:rsidRPr="003F77AB">
          <w:rPr>
            <w:rStyle w:val="Hyperlink"/>
            <w:noProof/>
          </w:rPr>
          <w:fldChar w:fldCharType="end"/>
        </w:r>
      </w:ins>
    </w:p>
    <w:p w:rsidR="00FD2372" w:rsidRDefault="008A116E">
      <w:pPr>
        <w:pStyle w:val="Sumrio3"/>
        <w:tabs>
          <w:tab w:val="left" w:pos="1440"/>
          <w:tab w:val="right" w:leader="dot" w:pos="9269"/>
        </w:tabs>
        <w:rPr>
          <w:ins w:id="345" w:author="User" w:date="2015-04-05T17:32:00Z"/>
          <w:rFonts w:asciiTheme="minorHAnsi" w:eastAsiaTheme="minorEastAsia" w:hAnsiTheme="minorHAnsi" w:cstheme="minorBidi"/>
          <w:i w:val="0"/>
          <w:iCs w:val="0"/>
          <w:noProof/>
          <w:sz w:val="22"/>
          <w:szCs w:val="22"/>
        </w:rPr>
      </w:pPr>
      <w:ins w:id="34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"_Toc416018488"</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3.1.11</w:t>
        </w:r>
        <w:r w:rsidR="00FD2372">
          <w:rPr>
            <w:rFonts w:asciiTheme="minorHAnsi" w:eastAsiaTheme="minorEastAsia" w:hAnsiTheme="minorHAnsi" w:cstheme="minorBidi"/>
            <w:i w:val="0"/>
            <w:iCs w:val="0"/>
            <w:noProof/>
            <w:sz w:val="22"/>
            <w:szCs w:val="22"/>
          </w:rPr>
          <w:tab/>
        </w:r>
        <w:r w:rsidR="00FD2372" w:rsidRPr="003F77AB">
          <w:rPr>
            <w:rStyle w:val="Hyperlink"/>
            <w:noProof/>
          </w:rPr>
          <w:t>Análise dos Dados- Modelo Conceitual dos Dados</w:t>
        </w:r>
        <w:r w:rsidR="00FD2372">
          <w:rPr>
            <w:noProof/>
            <w:webHidden/>
          </w:rPr>
          <w:tab/>
        </w:r>
        <w:r>
          <w:rPr>
            <w:noProof/>
            <w:webHidden/>
          </w:rPr>
          <w:fldChar w:fldCharType="begin"/>
        </w:r>
        <w:r w:rsidR="00FD2372">
          <w:rPr>
            <w:noProof/>
            <w:webHidden/>
          </w:rPr>
          <w:instrText xml:space="preserve"> PAGEREF _Toc416018488 \h </w:instrText>
        </w:r>
      </w:ins>
      <w:r>
        <w:rPr>
          <w:noProof/>
          <w:webHidden/>
        </w:rPr>
      </w:r>
      <w:r>
        <w:rPr>
          <w:noProof/>
          <w:webHidden/>
        </w:rPr>
        <w:fldChar w:fldCharType="separate"/>
      </w:r>
      <w:ins w:id="347" w:author="User" w:date="2015-04-05T17:32:00Z">
        <w:r w:rsidR="00FD2372">
          <w:rPr>
            <w:noProof/>
            <w:webHidden/>
          </w:rPr>
          <w:t>82</w:t>
        </w:r>
        <w:r>
          <w:rPr>
            <w:noProof/>
            <w:webHidden/>
          </w:rPr>
          <w:fldChar w:fldCharType="end"/>
        </w:r>
        <w:r w:rsidRPr="003F77AB">
          <w:rPr>
            <w:rStyle w:val="Hyperlink"/>
            <w:noProof/>
          </w:rPr>
          <w:fldChar w:fldCharType="end"/>
        </w:r>
      </w:ins>
    </w:p>
    <w:p w:rsidR="00FD2372" w:rsidRDefault="008A116E">
      <w:pPr>
        <w:pStyle w:val="Sumrio3"/>
        <w:tabs>
          <w:tab w:val="left" w:pos="1440"/>
          <w:tab w:val="right" w:leader="dot" w:pos="9269"/>
        </w:tabs>
        <w:rPr>
          <w:ins w:id="348" w:author="User" w:date="2015-04-05T17:32:00Z"/>
          <w:rFonts w:asciiTheme="minorHAnsi" w:eastAsiaTheme="minorEastAsia" w:hAnsiTheme="minorHAnsi" w:cstheme="minorBidi"/>
          <w:i w:val="0"/>
          <w:iCs w:val="0"/>
          <w:noProof/>
          <w:sz w:val="22"/>
          <w:szCs w:val="22"/>
        </w:rPr>
      </w:pPr>
      <w:ins w:id="349" w:author="User" w:date="2015-04-05T17:32:00Z">
        <w:r w:rsidRPr="003F77AB">
          <w:rPr>
            <w:rStyle w:val="Hyperlink"/>
            <w:noProof/>
          </w:rPr>
          <w:lastRenderedPageBreak/>
          <w:fldChar w:fldCharType="begin"/>
        </w:r>
        <w:r w:rsidR="00FD2372" w:rsidRPr="003F77AB">
          <w:rPr>
            <w:rStyle w:val="Hyperlink"/>
            <w:noProof/>
          </w:rPr>
          <w:instrText xml:space="preserve"> </w:instrText>
        </w:r>
        <w:r w:rsidR="00FD2372">
          <w:rPr>
            <w:noProof/>
          </w:rPr>
          <w:instrText>HYPERLINK \l "_Toc416018489"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3.1.12</w:t>
        </w:r>
        <w:r w:rsidR="00FD2372">
          <w:rPr>
            <w:rFonts w:asciiTheme="minorHAnsi" w:eastAsiaTheme="minorEastAsia" w:hAnsiTheme="minorHAnsi" w:cstheme="minorBidi"/>
            <w:i w:val="0"/>
            <w:iCs w:val="0"/>
            <w:noProof/>
            <w:sz w:val="22"/>
            <w:szCs w:val="22"/>
          </w:rPr>
          <w:tab/>
        </w:r>
        <w:r w:rsidR="00FD2372" w:rsidRPr="003F77AB">
          <w:rPr>
            <w:rStyle w:val="Hyperlink"/>
            <w:noProof/>
          </w:rPr>
          <w:t>Diagrama de Classes</w:t>
        </w:r>
        <w:r w:rsidR="00FD2372">
          <w:rPr>
            <w:noProof/>
            <w:webHidden/>
          </w:rPr>
          <w:tab/>
        </w:r>
        <w:r>
          <w:rPr>
            <w:noProof/>
            <w:webHidden/>
          </w:rPr>
          <w:fldChar w:fldCharType="begin"/>
        </w:r>
        <w:r w:rsidR="00FD2372">
          <w:rPr>
            <w:noProof/>
            <w:webHidden/>
          </w:rPr>
          <w:instrText xml:space="preserve"> PAGEREF _Toc416018489 \h </w:instrText>
        </w:r>
      </w:ins>
      <w:r>
        <w:rPr>
          <w:noProof/>
          <w:webHidden/>
        </w:rPr>
      </w:r>
      <w:r>
        <w:rPr>
          <w:noProof/>
          <w:webHidden/>
        </w:rPr>
        <w:fldChar w:fldCharType="separate"/>
      </w:r>
      <w:ins w:id="350" w:author="User" w:date="2015-04-05T17:32:00Z">
        <w:r w:rsidR="00FD2372">
          <w:rPr>
            <w:noProof/>
            <w:webHidden/>
          </w:rPr>
          <w:t>82</w:t>
        </w:r>
        <w:r>
          <w:rPr>
            <w:noProof/>
            <w:webHidden/>
          </w:rPr>
          <w:fldChar w:fldCharType="end"/>
        </w:r>
        <w:r w:rsidRPr="003F77AB">
          <w:rPr>
            <w:rStyle w:val="Hyperlink"/>
            <w:noProof/>
          </w:rPr>
          <w:fldChar w:fldCharType="end"/>
        </w:r>
      </w:ins>
    </w:p>
    <w:p w:rsidR="00FD2372" w:rsidRDefault="008A116E">
      <w:pPr>
        <w:pStyle w:val="Sumrio3"/>
        <w:tabs>
          <w:tab w:val="left" w:pos="1440"/>
          <w:tab w:val="right" w:leader="dot" w:pos="9269"/>
        </w:tabs>
        <w:rPr>
          <w:ins w:id="351" w:author="User" w:date="2015-04-05T17:32:00Z"/>
          <w:rFonts w:asciiTheme="minorHAnsi" w:eastAsiaTheme="minorEastAsia" w:hAnsiTheme="minorHAnsi" w:cstheme="minorBidi"/>
          <w:i w:val="0"/>
          <w:iCs w:val="0"/>
          <w:noProof/>
          <w:sz w:val="22"/>
          <w:szCs w:val="22"/>
        </w:rPr>
      </w:pPr>
      <w:ins w:id="35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"_Toc416018490"</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3.1.13</w:t>
        </w:r>
        <w:r w:rsidR="00FD2372">
          <w:rPr>
            <w:rFonts w:asciiTheme="minorHAnsi" w:eastAsiaTheme="minorEastAsia" w:hAnsiTheme="minorHAnsi" w:cstheme="minorBidi"/>
            <w:i w:val="0"/>
            <w:iCs w:val="0"/>
            <w:noProof/>
            <w:sz w:val="22"/>
            <w:szCs w:val="22"/>
          </w:rPr>
          <w:tab/>
        </w:r>
        <w:r w:rsidR="00FD2372" w:rsidRPr="003F77AB">
          <w:rPr>
            <w:rStyle w:val="Hyperlink"/>
            <w:noProof/>
          </w:rPr>
          <w:t>Protótipo das Telas - Baixa Fidelidade</w:t>
        </w:r>
        <w:r w:rsidR="00FD2372">
          <w:rPr>
            <w:noProof/>
            <w:webHidden/>
          </w:rPr>
          <w:tab/>
        </w:r>
        <w:r>
          <w:rPr>
            <w:noProof/>
            <w:webHidden/>
          </w:rPr>
          <w:fldChar w:fldCharType="begin"/>
        </w:r>
        <w:r w:rsidR="00FD2372">
          <w:rPr>
            <w:noProof/>
            <w:webHidden/>
          </w:rPr>
          <w:instrText xml:space="preserve"> PAGEREF _Toc416018490 \h </w:instrText>
        </w:r>
      </w:ins>
      <w:r>
        <w:rPr>
          <w:noProof/>
          <w:webHidden/>
        </w:rPr>
      </w:r>
      <w:r>
        <w:rPr>
          <w:noProof/>
          <w:webHidden/>
        </w:rPr>
        <w:fldChar w:fldCharType="separate"/>
      </w:r>
      <w:ins w:id="353" w:author="User" w:date="2015-04-05T17:32:00Z">
        <w:r w:rsidR="00FD2372">
          <w:rPr>
            <w:noProof/>
            <w:webHidden/>
          </w:rPr>
          <w:t>82</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354" w:author="User" w:date="2015-04-05T17:32:00Z"/>
          <w:rFonts w:asciiTheme="minorHAnsi" w:eastAsiaTheme="minorEastAsia" w:hAnsiTheme="minorHAnsi" w:cstheme="minorBidi"/>
          <w:smallCaps w:val="0"/>
          <w:noProof/>
          <w:sz w:val="22"/>
          <w:szCs w:val="22"/>
        </w:rPr>
      </w:pPr>
      <w:ins w:id="35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3.2</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 xml:space="preserve">Produtos da Etapa de </w:t>
        </w:r>
        <w:r w:rsidR="00FD2372" w:rsidRPr="003F77AB">
          <w:rPr>
            <w:rStyle w:val="Hyperlink"/>
            <w:i/>
            <w:noProof/>
            <w:lang w:val="fr-FR"/>
          </w:rPr>
          <w:t>DESIGN</w:t>
        </w:r>
        <w:r w:rsidR="00FD2372">
          <w:rPr>
            <w:noProof/>
            <w:webHidden/>
          </w:rPr>
          <w:tab/>
        </w:r>
        <w:r>
          <w:rPr>
            <w:noProof/>
            <w:webHidden/>
          </w:rPr>
          <w:fldChar w:fldCharType="begin"/>
        </w:r>
        <w:r w:rsidR="00FD2372">
          <w:rPr>
            <w:noProof/>
            <w:webHidden/>
          </w:rPr>
          <w:instrText xml:space="preserve"> PAGEREF _Toc416018491 \h </w:instrText>
        </w:r>
      </w:ins>
      <w:r>
        <w:rPr>
          <w:noProof/>
          <w:webHidden/>
        </w:rPr>
      </w:r>
      <w:r>
        <w:rPr>
          <w:noProof/>
          <w:webHidden/>
        </w:rPr>
        <w:fldChar w:fldCharType="separate"/>
      </w:r>
      <w:ins w:id="356" w:author="User" w:date="2015-04-05T17:32:00Z">
        <w:r w:rsidR="00FD2372">
          <w:rPr>
            <w:noProof/>
            <w:webHidden/>
          </w:rPr>
          <w:t>83</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57" w:author="User" w:date="2015-04-05T17:32:00Z"/>
          <w:rFonts w:asciiTheme="minorHAnsi" w:eastAsiaTheme="minorEastAsia" w:hAnsiTheme="minorHAnsi" w:cstheme="minorBidi"/>
          <w:i w:val="0"/>
          <w:iCs w:val="0"/>
          <w:noProof/>
          <w:sz w:val="22"/>
          <w:szCs w:val="22"/>
        </w:rPr>
      </w:pPr>
      <w:ins w:id="35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3.2.1</w:t>
        </w:r>
        <w:r w:rsidR="00FD2372">
          <w:rPr>
            <w:rFonts w:asciiTheme="minorHAnsi" w:eastAsiaTheme="minorEastAsia" w:hAnsiTheme="minorHAnsi" w:cstheme="minorBidi"/>
            <w:i w:val="0"/>
            <w:iCs w:val="0"/>
            <w:noProof/>
            <w:sz w:val="22"/>
            <w:szCs w:val="22"/>
          </w:rPr>
          <w:tab/>
        </w:r>
        <w:r w:rsidR="00FD2372" w:rsidRPr="003F77AB">
          <w:rPr>
            <w:rStyle w:val="Hyperlink"/>
            <w:noProof/>
          </w:rPr>
          <w:t>Arquitetura do Sistema</w:t>
        </w:r>
        <w:r w:rsidR="00FD2372">
          <w:rPr>
            <w:noProof/>
            <w:webHidden/>
          </w:rPr>
          <w:tab/>
        </w:r>
        <w:r>
          <w:rPr>
            <w:noProof/>
            <w:webHidden/>
          </w:rPr>
          <w:fldChar w:fldCharType="begin"/>
        </w:r>
        <w:r w:rsidR="00FD2372">
          <w:rPr>
            <w:noProof/>
            <w:webHidden/>
          </w:rPr>
          <w:instrText xml:space="preserve"> PAGEREF _Toc416018492 \h </w:instrText>
        </w:r>
      </w:ins>
      <w:r>
        <w:rPr>
          <w:noProof/>
          <w:webHidden/>
        </w:rPr>
      </w:r>
      <w:r>
        <w:rPr>
          <w:noProof/>
          <w:webHidden/>
        </w:rPr>
        <w:fldChar w:fldCharType="separate"/>
      </w:r>
      <w:ins w:id="359" w:author="User" w:date="2015-04-05T17:32:00Z">
        <w:r w:rsidR="00FD2372">
          <w:rPr>
            <w:noProof/>
            <w:webHidden/>
          </w:rPr>
          <w:t>83</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60" w:author="User" w:date="2015-04-05T17:32:00Z"/>
          <w:rFonts w:asciiTheme="minorHAnsi" w:eastAsiaTheme="minorEastAsia" w:hAnsiTheme="minorHAnsi" w:cstheme="minorBidi"/>
          <w:i w:val="0"/>
          <w:iCs w:val="0"/>
          <w:noProof/>
          <w:sz w:val="22"/>
          <w:szCs w:val="22"/>
        </w:rPr>
      </w:pPr>
      <w:ins w:id="36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3.2.2</w:t>
        </w:r>
        <w:r w:rsidR="00FD2372">
          <w:rPr>
            <w:rFonts w:asciiTheme="minorHAnsi" w:eastAsiaTheme="minorEastAsia" w:hAnsiTheme="minorHAnsi" w:cstheme="minorBidi"/>
            <w:i w:val="0"/>
            <w:iCs w:val="0"/>
            <w:noProof/>
            <w:sz w:val="22"/>
            <w:szCs w:val="22"/>
          </w:rPr>
          <w:tab/>
        </w:r>
        <w:r w:rsidR="00FD2372" w:rsidRPr="003F77AB">
          <w:rPr>
            <w:rStyle w:val="Hyperlink"/>
            <w:noProof/>
          </w:rPr>
          <w:t>Tecnologias utilizadas do Sistema</w:t>
        </w:r>
        <w:r w:rsidR="00FD2372">
          <w:rPr>
            <w:noProof/>
            <w:webHidden/>
          </w:rPr>
          <w:tab/>
        </w:r>
        <w:r>
          <w:rPr>
            <w:noProof/>
            <w:webHidden/>
          </w:rPr>
          <w:fldChar w:fldCharType="begin"/>
        </w:r>
        <w:r w:rsidR="00FD2372">
          <w:rPr>
            <w:noProof/>
            <w:webHidden/>
          </w:rPr>
          <w:instrText xml:space="preserve"> PAGEREF _Toc416018493 \h </w:instrText>
        </w:r>
      </w:ins>
      <w:r>
        <w:rPr>
          <w:noProof/>
          <w:webHidden/>
        </w:rPr>
      </w:r>
      <w:r>
        <w:rPr>
          <w:noProof/>
          <w:webHidden/>
        </w:rPr>
        <w:fldChar w:fldCharType="separate"/>
      </w:r>
      <w:ins w:id="362" w:author="User" w:date="2015-04-05T17:32:00Z">
        <w:r w:rsidR="00FD2372">
          <w:rPr>
            <w:noProof/>
            <w:webHidden/>
          </w:rPr>
          <w:t>84</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63" w:author="User" w:date="2015-04-05T17:32:00Z"/>
          <w:rFonts w:asciiTheme="minorHAnsi" w:eastAsiaTheme="minorEastAsia" w:hAnsiTheme="minorHAnsi" w:cstheme="minorBidi"/>
          <w:i w:val="0"/>
          <w:iCs w:val="0"/>
          <w:noProof/>
          <w:sz w:val="22"/>
          <w:szCs w:val="22"/>
        </w:rPr>
      </w:pPr>
      <w:ins w:id="36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3.2.3</w:t>
        </w:r>
        <w:r w:rsidR="00FD2372">
          <w:rPr>
            <w:rFonts w:asciiTheme="minorHAnsi" w:eastAsiaTheme="minorEastAsia" w:hAnsiTheme="minorHAnsi" w:cstheme="minorBidi"/>
            <w:i w:val="0"/>
            <w:iCs w:val="0"/>
            <w:noProof/>
            <w:sz w:val="22"/>
            <w:szCs w:val="22"/>
          </w:rPr>
          <w:tab/>
        </w:r>
        <w:r w:rsidR="00FD2372" w:rsidRPr="003F77AB">
          <w:rPr>
            <w:rStyle w:val="Hyperlink"/>
            <w:noProof/>
          </w:rPr>
          <w:t>Protótipo das Telas- Alta Fidelidade</w:t>
        </w:r>
        <w:r w:rsidR="00FD2372">
          <w:rPr>
            <w:noProof/>
            <w:webHidden/>
          </w:rPr>
          <w:tab/>
        </w:r>
        <w:r>
          <w:rPr>
            <w:noProof/>
            <w:webHidden/>
          </w:rPr>
          <w:fldChar w:fldCharType="begin"/>
        </w:r>
        <w:r w:rsidR="00FD2372">
          <w:rPr>
            <w:noProof/>
            <w:webHidden/>
          </w:rPr>
          <w:instrText xml:space="preserve"> PAGEREF _Toc416018494 \h </w:instrText>
        </w:r>
      </w:ins>
      <w:r>
        <w:rPr>
          <w:noProof/>
          <w:webHidden/>
        </w:rPr>
      </w:r>
      <w:r>
        <w:rPr>
          <w:noProof/>
          <w:webHidden/>
        </w:rPr>
        <w:fldChar w:fldCharType="separate"/>
      </w:r>
      <w:ins w:id="365" w:author="User" w:date="2015-04-05T17:32:00Z">
        <w:r w:rsidR="00FD2372">
          <w:rPr>
            <w:noProof/>
            <w:webHidden/>
          </w:rPr>
          <w:t>84</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66" w:author="User" w:date="2015-04-05T17:32:00Z"/>
          <w:rFonts w:asciiTheme="minorHAnsi" w:eastAsiaTheme="minorEastAsia" w:hAnsiTheme="minorHAnsi" w:cstheme="minorBidi"/>
          <w:i w:val="0"/>
          <w:iCs w:val="0"/>
          <w:noProof/>
          <w:sz w:val="22"/>
          <w:szCs w:val="22"/>
        </w:rPr>
      </w:pPr>
      <w:ins w:id="36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3.2.4</w:t>
        </w:r>
        <w:r w:rsidR="00FD2372">
          <w:rPr>
            <w:rFonts w:asciiTheme="minorHAnsi" w:eastAsiaTheme="minorEastAsia" w:hAnsiTheme="minorHAnsi" w:cstheme="minorBidi"/>
            <w:i w:val="0"/>
            <w:iCs w:val="0"/>
            <w:noProof/>
            <w:sz w:val="22"/>
            <w:szCs w:val="22"/>
          </w:rPr>
          <w:tab/>
        </w:r>
        <w:r w:rsidR="00FD2372" w:rsidRPr="003F77AB">
          <w:rPr>
            <w:rStyle w:val="Hyperlink"/>
            <w:noProof/>
          </w:rPr>
          <w:t>Diagrama de Sequencia</w:t>
        </w:r>
        <w:r w:rsidR="00FD2372">
          <w:rPr>
            <w:noProof/>
            <w:webHidden/>
          </w:rPr>
          <w:tab/>
        </w:r>
        <w:r>
          <w:rPr>
            <w:noProof/>
            <w:webHidden/>
          </w:rPr>
          <w:fldChar w:fldCharType="begin"/>
        </w:r>
        <w:r w:rsidR="00FD2372">
          <w:rPr>
            <w:noProof/>
            <w:webHidden/>
          </w:rPr>
          <w:instrText xml:space="preserve"> PAGEREF _Toc416018495 \h </w:instrText>
        </w:r>
      </w:ins>
      <w:r>
        <w:rPr>
          <w:noProof/>
          <w:webHidden/>
        </w:rPr>
      </w:r>
      <w:r>
        <w:rPr>
          <w:noProof/>
          <w:webHidden/>
        </w:rPr>
        <w:fldChar w:fldCharType="separate"/>
      </w:r>
      <w:ins w:id="368" w:author="User" w:date="2015-04-05T17:32:00Z">
        <w:r w:rsidR="00FD2372">
          <w:rPr>
            <w:noProof/>
            <w:webHidden/>
          </w:rPr>
          <w:t>84</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69" w:author="User" w:date="2015-04-05T17:32:00Z"/>
          <w:rFonts w:asciiTheme="minorHAnsi" w:eastAsiaTheme="minorEastAsia" w:hAnsiTheme="minorHAnsi" w:cstheme="minorBidi"/>
          <w:i w:val="0"/>
          <w:iCs w:val="0"/>
          <w:noProof/>
          <w:sz w:val="22"/>
          <w:szCs w:val="22"/>
        </w:rPr>
      </w:pPr>
      <w:ins w:id="37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3.2.5</w:t>
        </w:r>
        <w:r w:rsidR="00FD2372">
          <w:rPr>
            <w:rFonts w:asciiTheme="minorHAnsi" w:eastAsiaTheme="minorEastAsia" w:hAnsiTheme="minorHAnsi" w:cstheme="minorBidi"/>
            <w:i w:val="0"/>
            <w:iCs w:val="0"/>
            <w:noProof/>
            <w:sz w:val="22"/>
            <w:szCs w:val="22"/>
          </w:rPr>
          <w:tab/>
        </w:r>
        <w:r w:rsidR="00FD2372" w:rsidRPr="003F77AB">
          <w:rPr>
            <w:rStyle w:val="Hyperlink"/>
            <w:noProof/>
          </w:rPr>
          <w:t>Diagrama de Componentes</w:t>
        </w:r>
        <w:r w:rsidR="00FD2372">
          <w:rPr>
            <w:noProof/>
            <w:webHidden/>
          </w:rPr>
          <w:tab/>
        </w:r>
        <w:r>
          <w:rPr>
            <w:noProof/>
            <w:webHidden/>
          </w:rPr>
          <w:fldChar w:fldCharType="begin"/>
        </w:r>
        <w:r w:rsidR="00FD2372">
          <w:rPr>
            <w:noProof/>
            <w:webHidden/>
          </w:rPr>
          <w:instrText xml:space="preserve"> PAGEREF _Toc416018496 \h </w:instrText>
        </w:r>
      </w:ins>
      <w:r>
        <w:rPr>
          <w:noProof/>
          <w:webHidden/>
        </w:rPr>
      </w:r>
      <w:r>
        <w:rPr>
          <w:noProof/>
          <w:webHidden/>
        </w:rPr>
        <w:fldChar w:fldCharType="separate"/>
      </w:r>
      <w:ins w:id="371" w:author="User" w:date="2015-04-05T17:32:00Z">
        <w:r w:rsidR="00FD2372">
          <w:rPr>
            <w:noProof/>
            <w:webHidden/>
          </w:rPr>
          <w:t>84</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72" w:author="User" w:date="2015-04-05T17:32:00Z"/>
          <w:rFonts w:asciiTheme="minorHAnsi" w:eastAsiaTheme="minorEastAsia" w:hAnsiTheme="minorHAnsi" w:cstheme="minorBidi"/>
          <w:i w:val="0"/>
          <w:iCs w:val="0"/>
          <w:noProof/>
          <w:sz w:val="22"/>
          <w:szCs w:val="22"/>
        </w:rPr>
      </w:pPr>
      <w:ins w:id="37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3.2.6</w:t>
        </w:r>
        <w:r w:rsidR="00FD2372">
          <w:rPr>
            <w:rFonts w:asciiTheme="minorHAnsi" w:eastAsiaTheme="minorEastAsia" w:hAnsiTheme="minorHAnsi" w:cstheme="minorBidi"/>
            <w:i w:val="0"/>
            <w:iCs w:val="0"/>
            <w:noProof/>
            <w:sz w:val="22"/>
            <w:szCs w:val="22"/>
          </w:rPr>
          <w:tab/>
        </w:r>
        <w:r w:rsidR="00FD2372" w:rsidRPr="003F77AB">
          <w:rPr>
            <w:rStyle w:val="Hyperlink"/>
            <w:noProof/>
          </w:rPr>
          <w:t>Diagrama de Atividades</w:t>
        </w:r>
        <w:r w:rsidR="00FD2372">
          <w:rPr>
            <w:noProof/>
            <w:webHidden/>
          </w:rPr>
          <w:tab/>
        </w:r>
        <w:r>
          <w:rPr>
            <w:noProof/>
            <w:webHidden/>
          </w:rPr>
          <w:fldChar w:fldCharType="begin"/>
        </w:r>
        <w:r w:rsidR="00FD2372">
          <w:rPr>
            <w:noProof/>
            <w:webHidden/>
          </w:rPr>
          <w:instrText xml:space="preserve"> PAGEREF _Toc416018497 \h </w:instrText>
        </w:r>
      </w:ins>
      <w:r>
        <w:rPr>
          <w:noProof/>
          <w:webHidden/>
        </w:rPr>
      </w:r>
      <w:r>
        <w:rPr>
          <w:noProof/>
          <w:webHidden/>
        </w:rPr>
        <w:fldChar w:fldCharType="separate"/>
      </w:r>
      <w:ins w:id="374" w:author="User" w:date="2015-04-05T17:32:00Z">
        <w:r w:rsidR="00FD2372">
          <w:rPr>
            <w:noProof/>
            <w:webHidden/>
          </w:rPr>
          <w:t>84</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75" w:author="User" w:date="2015-04-05T17:32:00Z"/>
          <w:rFonts w:asciiTheme="minorHAnsi" w:eastAsiaTheme="minorEastAsia" w:hAnsiTheme="minorHAnsi" w:cstheme="minorBidi"/>
          <w:i w:val="0"/>
          <w:iCs w:val="0"/>
          <w:noProof/>
          <w:sz w:val="22"/>
          <w:szCs w:val="22"/>
        </w:rPr>
      </w:pPr>
      <w:ins w:id="37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"_Toc416018498"</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3.2.7</w:t>
        </w:r>
        <w:r w:rsidR="00FD2372">
          <w:rPr>
            <w:rFonts w:asciiTheme="minorHAnsi" w:eastAsiaTheme="minorEastAsia" w:hAnsiTheme="minorHAnsi" w:cstheme="minorBidi"/>
            <w:i w:val="0"/>
            <w:iCs w:val="0"/>
            <w:noProof/>
            <w:sz w:val="22"/>
            <w:szCs w:val="22"/>
          </w:rPr>
          <w:tab/>
        </w:r>
        <w:r w:rsidR="00FD2372" w:rsidRPr="003F77AB">
          <w:rPr>
            <w:rStyle w:val="Hyperlink"/>
            <w:noProof/>
          </w:rPr>
          <w:t>Projeto do Banco de Dados</w:t>
        </w:r>
        <w:r w:rsidR="00FD2372">
          <w:rPr>
            <w:noProof/>
            <w:webHidden/>
          </w:rPr>
          <w:tab/>
        </w:r>
        <w:r>
          <w:rPr>
            <w:noProof/>
            <w:webHidden/>
          </w:rPr>
          <w:fldChar w:fldCharType="begin"/>
        </w:r>
        <w:r w:rsidR="00FD2372">
          <w:rPr>
            <w:noProof/>
            <w:webHidden/>
          </w:rPr>
          <w:instrText xml:space="preserve"> PAGEREF _Toc416018498 \h </w:instrText>
        </w:r>
      </w:ins>
      <w:r>
        <w:rPr>
          <w:noProof/>
          <w:webHidden/>
        </w:rPr>
      </w:r>
      <w:r>
        <w:rPr>
          <w:noProof/>
          <w:webHidden/>
        </w:rPr>
        <w:fldChar w:fldCharType="separate"/>
      </w:r>
      <w:ins w:id="377" w:author="User" w:date="2015-04-05T17:32:00Z">
        <w:r w:rsidR="00FD2372">
          <w:rPr>
            <w:noProof/>
            <w:webHidden/>
          </w:rPr>
          <w:t>85</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378" w:author="User" w:date="2015-04-05T17:32:00Z"/>
          <w:rFonts w:asciiTheme="minorHAnsi" w:eastAsiaTheme="minorEastAsia" w:hAnsiTheme="minorHAnsi" w:cstheme="minorBidi"/>
          <w:smallCaps w:val="0"/>
          <w:noProof/>
          <w:sz w:val="22"/>
          <w:szCs w:val="22"/>
        </w:rPr>
      </w:pPr>
      <w:ins w:id="379"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3.3</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Produtos da Etapa de CODIFICAÇÃO E TESTES</w:t>
        </w:r>
        <w:r w:rsidR="00FD2372">
          <w:rPr>
            <w:noProof/>
            <w:webHidden/>
          </w:rPr>
          <w:tab/>
        </w:r>
        <w:r>
          <w:rPr>
            <w:noProof/>
            <w:webHidden/>
          </w:rPr>
          <w:fldChar w:fldCharType="begin"/>
        </w:r>
        <w:r w:rsidR="00FD2372">
          <w:rPr>
            <w:noProof/>
            <w:webHidden/>
          </w:rPr>
          <w:instrText xml:space="preserve"> PAGEREF _Toc416018499 \h </w:instrText>
        </w:r>
      </w:ins>
      <w:r>
        <w:rPr>
          <w:noProof/>
          <w:webHidden/>
        </w:rPr>
      </w:r>
      <w:r>
        <w:rPr>
          <w:noProof/>
          <w:webHidden/>
        </w:rPr>
        <w:fldChar w:fldCharType="separate"/>
      </w:r>
      <w:ins w:id="380" w:author="User" w:date="2015-04-05T17:32:00Z">
        <w:r w:rsidR="00FD2372">
          <w:rPr>
            <w:noProof/>
            <w:webHidden/>
          </w:rPr>
          <w:t>92</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81" w:author="User" w:date="2015-04-05T17:32:00Z"/>
          <w:rFonts w:asciiTheme="minorHAnsi" w:eastAsiaTheme="minorEastAsia" w:hAnsiTheme="minorHAnsi" w:cstheme="minorBidi"/>
          <w:i w:val="0"/>
          <w:iCs w:val="0"/>
          <w:noProof/>
          <w:sz w:val="22"/>
          <w:szCs w:val="22"/>
        </w:rPr>
      </w:pPr>
      <w:ins w:id="38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"_Toc416018500"</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3.3.1</w:t>
        </w:r>
        <w:r w:rsidR="00FD2372">
          <w:rPr>
            <w:rFonts w:asciiTheme="minorHAnsi" w:eastAsiaTheme="minorEastAsia" w:hAnsiTheme="minorHAnsi" w:cstheme="minorBidi"/>
            <w:i w:val="0"/>
            <w:iCs w:val="0"/>
            <w:noProof/>
            <w:sz w:val="22"/>
            <w:szCs w:val="22"/>
          </w:rPr>
          <w:tab/>
        </w:r>
        <w:r w:rsidR="00FD2372" w:rsidRPr="003F77AB">
          <w:rPr>
            <w:rStyle w:val="Hyperlink"/>
            <w:noProof/>
          </w:rPr>
          <w:t>Relação dos Artefatos ou Componentes de Software</w:t>
        </w:r>
        <w:r w:rsidR="00FD2372">
          <w:rPr>
            <w:noProof/>
            <w:webHidden/>
          </w:rPr>
          <w:tab/>
        </w:r>
        <w:r>
          <w:rPr>
            <w:noProof/>
            <w:webHidden/>
          </w:rPr>
          <w:fldChar w:fldCharType="begin"/>
        </w:r>
        <w:r w:rsidR="00FD2372">
          <w:rPr>
            <w:noProof/>
            <w:webHidden/>
          </w:rPr>
          <w:instrText xml:space="preserve"> PAGEREF _Toc416018500 \h </w:instrText>
        </w:r>
      </w:ins>
      <w:r>
        <w:rPr>
          <w:noProof/>
          <w:webHidden/>
        </w:rPr>
      </w:r>
      <w:r>
        <w:rPr>
          <w:noProof/>
          <w:webHidden/>
        </w:rPr>
        <w:fldChar w:fldCharType="separate"/>
      </w:r>
      <w:ins w:id="383" w:author="User" w:date="2015-04-05T17:32:00Z">
        <w:r w:rsidR="00FD2372">
          <w:rPr>
            <w:noProof/>
            <w:webHidden/>
          </w:rPr>
          <w:t>92</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84" w:author="User" w:date="2015-04-05T17:32:00Z"/>
          <w:rFonts w:asciiTheme="minorHAnsi" w:eastAsiaTheme="minorEastAsia" w:hAnsiTheme="minorHAnsi" w:cstheme="minorBidi"/>
          <w:i w:val="0"/>
          <w:iCs w:val="0"/>
          <w:noProof/>
          <w:sz w:val="22"/>
          <w:szCs w:val="22"/>
        </w:rPr>
      </w:pPr>
      <w:ins w:id="38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3.3.2</w:t>
        </w:r>
        <w:r w:rsidR="00FD2372">
          <w:rPr>
            <w:rFonts w:asciiTheme="minorHAnsi" w:eastAsiaTheme="minorEastAsia" w:hAnsiTheme="minorHAnsi" w:cstheme="minorBidi"/>
            <w:i w:val="0"/>
            <w:iCs w:val="0"/>
            <w:noProof/>
            <w:sz w:val="22"/>
            <w:szCs w:val="22"/>
          </w:rPr>
          <w:tab/>
        </w:r>
        <w:r w:rsidR="00FD2372" w:rsidRPr="003F77AB">
          <w:rPr>
            <w:rStyle w:val="Hyperlink"/>
            <w:noProof/>
          </w:rPr>
          <w:t>Planejamento e Execução dos Testes Unitários</w:t>
        </w:r>
        <w:r w:rsidR="00FD2372">
          <w:rPr>
            <w:noProof/>
            <w:webHidden/>
          </w:rPr>
          <w:tab/>
        </w:r>
        <w:r>
          <w:rPr>
            <w:noProof/>
            <w:webHidden/>
          </w:rPr>
          <w:fldChar w:fldCharType="begin"/>
        </w:r>
        <w:r w:rsidR="00FD2372">
          <w:rPr>
            <w:noProof/>
            <w:webHidden/>
          </w:rPr>
          <w:instrText xml:space="preserve"> PAGEREF _Toc416018501 \h </w:instrText>
        </w:r>
      </w:ins>
      <w:r>
        <w:rPr>
          <w:noProof/>
          <w:webHidden/>
        </w:rPr>
      </w:r>
      <w:r>
        <w:rPr>
          <w:noProof/>
          <w:webHidden/>
        </w:rPr>
        <w:fldChar w:fldCharType="separate"/>
      </w:r>
      <w:ins w:id="386" w:author="User" w:date="2015-04-05T17:32:00Z">
        <w:r w:rsidR="00FD2372">
          <w:rPr>
            <w:noProof/>
            <w:webHidden/>
          </w:rPr>
          <w:t>93</w:t>
        </w:r>
        <w:r>
          <w:rPr>
            <w:noProof/>
            <w:webHidden/>
          </w:rPr>
          <w:fldChar w:fldCharType="end"/>
        </w:r>
        <w:r w:rsidRPr="003F77AB">
          <w:rPr>
            <w:rStyle w:val="Hyperlink"/>
            <w:noProof/>
          </w:rPr>
          <w:fldChar w:fldCharType="end"/>
        </w:r>
      </w:ins>
    </w:p>
    <w:p w:rsidR="00FD2372" w:rsidRDefault="008A116E">
      <w:pPr>
        <w:pStyle w:val="Sumrio2"/>
        <w:tabs>
          <w:tab w:val="left" w:pos="720"/>
          <w:tab w:val="right" w:leader="dot" w:pos="9269"/>
        </w:tabs>
        <w:rPr>
          <w:ins w:id="387" w:author="User" w:date="2015-04-05T17:32:00Z"/>
          <w:rFonts w:asciiTheme="minorHAnsi" w:eastAsiaTheme="minorEastAsia" w:hAnsiTheme="minorHAnsi" w:cstheme="minorBidi"/>
          <w:smallCaps w:val="0"/>
          <w:noProof/>
          <w:sz w:val="22"/>
          <w:szCs w:val="22"/>
        </w:rPr>
      </w:pPr>
      <w:ins w:id="38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3.4</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Produtos da Etapa de TESTES INTEGRADOS</w:t>
        </w:r>
        <w:r w:rsidR="00FD2372">
          <w:rPr>
            <w:noProof/>
            <w:webHidden/>
          </w:rPr>
          <w:tab/>
        </w:r>
        <w:r>
          <w:rPr>
            <w:noProof/>
            <w:webHidden/>
          </w:rPr>
          <w:fldChar w:fldCharType="begin"/>
        </w:r>
        <w:r w:rsidR="00FD2372">
          <w:rPr>
            <w:noProof/>
            <w:webHidden/>
          </w:rPr>
          <w:instrText xml:space="preserve"> PAGEREF _Toc416018502 \h </w:instrText>
        </w:r>
      </w:ins>
      <w:r>
        <w:rPr>
          <w:noProof/>
          <w:webHidden/>
        </w:rPr>
      </w:r>
      <w:r>
        <w:rPr>
          <w:noProof/>
          <w:webHidden/>
        </w:rPr>
        <w:fldChar w:fldCharType="separate"/>
      </w:r>
      <w:ins w:id="389" w:author="User" w:date="2015-04-05T17:32:00Z">
        <w:r w:rsidR="00FD2372">
          <w:rPr>
            <w:noProof/>
            <w:webHidden/>
          </w:rPr>
          <w:t>93</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90" w:author="User" w:date="2015-04-05T17:32:00Z"/>
          <w:rFonts w:asciiTheme="minorHAnsi" w:eastAsiaTheme="minorEastAsia" w:hAnsiTheme="minorHAnsi" w:cstheme="minorBidi"/>
          <w:i w:val="0"/>
          <w:iCs w:val="0"/>
          <w:noProof/>
          <w:sz w:val="22"/>
          <w:szCs w:val="22"/>
        </w:rPr>
      </w:pPr>
      <w:ins w:id="39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3.4.1</w:t>
        </w:r>
        <w:r w:rsidR="00FD2372">
          <w:rPr>
            <w:rFonts w:asciiTheme="minorHAnsi" w:eastAsiaTheme="minorEastAsia" w:hAnsiTheme="minorHAnsi" w:cstheme="minorBidi"/>
            <w:i w:val="0"/>
            <w:iCs w:val="0"/>
            <w:noProof/>
            <w:sz w:val="22"/>
            <w:szCs w:val="22"/>
          </w:rPr>
          <w:tab/>
        </w:r>
        <w:r w:rsidR="00FD2372" w:rsidRPr="003F77AB">
          <w:rPr>
            <w:rStyle w:val="Hyperlink"/>
            <w:noProof/>
          </w:rPr>
          <w:t>Relação das Integrações e Interfaces com outros Sistemas e Aplicativos</w:t>
        </w:r>
        <w:r w:rsidR="00FD2372">
          <w:rPr>
            <w:noProof/>
            <w:webHidden/>
          </w:rPr>
          <w:tab/>
        </w:r>
        <w:r>
          <w:rPr>
            <w:noProof/>
            <w:webHidden/>
          </w:rPr>
          <w:fldChar w:fldCharType="begin"/>
        </w:r>
        <w:r w:rsidR="00FD2372">
          <w:rPr>
            <w:noProof/>
            <w:webHidden/>
          </w:rPr>
          <w:instrText xml:space="preserve"> PAGEREF _Toc416018503 \h </w:instrText>
        </w:r>
      </w:ins>
      <w:r>
        <w:rPr>
          <w:noProof/>
          <w:webHidden/>
        </w:rPr>
      </w:r>
      <w:r>
        <w:rPr>
          <w:noProof/>
          <w:webHidden/>
        </w:rPr>
        <w:fldChar w:fldCharType="separate"/>
      </w:r>
      <w:ins w:id="392" w:author="User" w:date="2015-04-05T17:32:00Z">
        <w:r w:rsidR="00FD2372">
          <w:rPr>
            <w:noProof/>
            <w:webHidden/>
          </w:rPr>
          <w:t>93</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393" w:author="User" w:date="2015-04-05T17:32:00Z"/>
          <w:rFonts w:asciiTheme="minorHAnsi" w:eastAsiaTheme="minorEastAsia" w:hAnsiTheme="minorHAnsi" w:cstheme="minorBidi"/>
          <w:i w:val="0"/>
          <w:iCs w:val="0"/>
          <w:noProof/>
          <w:sz w:val="22"/>
          <w:szCs w:val="22"/>
        </w:rPr>
      </w:pPr>
      <w:ins w:id="39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3.4.2</w:t>
        </w:r>
        <w:r w:rsidR="00FD2372">
          <w:rPr>
            <w:rFonts w:asciiTheme="minorHAnsi" w:eastAsiaTheme="minorEastAsia" w:hAnsiTheme="minorHAnsi" w:cstheme="minorBidi"/>
            <w:i w:val="0"/>
            <w:iCs w:val="0"/>
            <w:noProof/>
            <w:sz w:val="22"/>
            <w:szCs w:val="22"/>
          </w:rPr>
          <w:tab/>
        </w:r>
        <w:r w:rsidR="00FD2372" w:rsidRPr="003F77AB">
          <w:rPr>
            <w:rStyle w:val="Hyperlink"/>
            <w:noProof/>
          </w:rPr>
          <w:t>Planejamento e Execução dos Testes Integrados</w:t>
        </w:r>
        <w:r w:rsidR="00FD2372">
          <w:rPr>
            <w:noProof/>
            <w:webHidden/>
          </w:rPr>
          <w:tab/>
        </w:r>
        <w:r>
          <w:rPr>
            <w:noProof/>
            <w:webHidden/>
          </w:rPr>
          <w:fldChar w:fldCharType="begin"/>
        </w:r>
        <w:r w:rsidR="00FD2372">
          <w:rPr>
            <w:noProof/>
            <w:webHidden/>
          </w:rPr>
          <w:instrText xml:space="preserve"> PAGEREF _Toc416018504 \h </w:instrText>
        </w:r>
      </w:ins>
      <w:r>
        <w:rPr>
          <w:noProof/>
          <w:webHidden/>
        </w:rPr>
      </w:r>
      <w:r>
        <w:rPr>
          <w:noProof/>
          <w:webHidden/>
        </w:rPr>
        <w:fldChar w:fldCharType="separate"/>
      </w:r>
      <w:ins w:id="395" w:author="User" w:date="2015-04-05T17:32:00Z">
        <w:r w:rsidR="00FD2372">
          <w:rPr>
            <w:noProof/>
            <w:webHidden/>
          </w:rPr>
          <w:t>94</w:t>
        </w:r>
        <w:r>
          <w:rPr>
            <w:noProof/>
            <w:webHidden/>
          </w:rPr>
          <w:fldChar w:fldCharType="end"/>
        </w:r>
        <w:r w:rsidRPr="003F77AB">
          <w:rPr>
            <w:rStyle w:val="Hyperlink"/>
            <w:noProof/>
          </w:rPr>
          <w:fldChar w:fldCharType="end"/>
        </w:r>
      </w:ins>
    </w:p>
    <w:p w:rsidR="00FD2372" w:rsidRDefault="008A116E">
      <w:pPr>
        <w:pStyle w:val="Sumrio1"/>
        <w:rPr>
          <w:ins w:id="396" w:author="User" w:date="2015-04-05T17:32:00Z"/>
          <w:rFonts w:asciiTheme="minorHAnsi" w:eastAsiaTheme="minorEastAsia" w:hAnsiTheme="minorHAnsi" w:cstheme="minorBidi"/>
          <w:b w:val="0"/>
          <w:bCs w:val="0"/>
          <w:caps w:val="0"/>
          <w:noProof/>
          <w:sz w:val="22"/>
          <w:szCs w:val="22"/>
        </w:rPr>
      </w:pPr>
      <w:ins w:id="39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4</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Plano de Implantação</w:t>
        </w:r>
        <w:r w:rsidR="00FD2372">
          <w:rPr>
            <w:noProof/>
            <w:webHidden/>
          </w:rPr>
          <w:tab/>
        </w:r>
        <w:r>
          <w:rPr>
            <w:noProof/>
            <w:webHidden/>
          </w:rPr>
          <w:fldChar w:fldCharType="begin"/>
        </w:r>
        <w:r w:rsidR="00FD2372">
          <w:rPr>
            <w:noProof/>
            <w:webHidden/>
          </w:rPr>
          <w:instrText xml:space="preserve"> PAGEREF _Toc416018505 \h </w:instrText>
        </w:r>
      </w:ins>
      <w:r>
        <w:rPr>
          <w:noProof/>
          <w:webHidden/>
        </w:rPr>
      </w:r>
      <w:r>
        <w:rPr>
          <w:noProof/>
          <w:webHidden/>
        </w:rPr>
        <w:fldChar w:fldCharType="separate"/>
      </w:r>
      <w:ins w:id="398" w:author="User" w:date="2015-04-05T17:32:00Z">
        <w:r w:rsidR="00FD2372">
          <w:rPr>
            <w:noProof/>
            <w:webHidden/>
          </w:rPr>
          <w:t>95</w:t>
        </w:r>
        <w:r>
          <w:rPr>
            <w:noProof/>
            <w:webHidden/>
          </w:rPr>
          <w:fldChar w:fldCharType="end"/>
        </w:r>
        <w:r w:rsidRPr="003F77AB">
          <w:rPr>
            <w:rStyle w:val="Hyperlink"/>
            <w:noProof/>
          </w:rPr>
          <w:fldChar w:fldCharType="end"/>
        </w:r>
      </w:ins>
    </w:p>
    <w:p w:rsidR="00FD2372" w:rsidRDefault="008A116E">
      <w:pPr>
        <w:pStyle w:val="Sumrio1"/>
        <w:rPr>
          <w:ins w:id="399" w:author="User" w:date="2015-04-05T17:32:00Z"/>
          <w:rFonts w:asciiTheme="minorHAnsi" w:eastAsiaTheme="minorEastAsia" w:hAnsiTheme="minorHAnsi" w:cstheme="minorBidi"/>
          <w:b w:val="0"/>
          <w:bCs w:val="0"/>
          <w:caps w:val="0"/>
          <w:noProof/>
          <w:sz w:val="22"/>
          <w:szCs w:val="22"/>
        </w:rPr>
      </w:pPr>
      <w:ins w:id="40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5</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Conclusão</w:t>
        </w:r>
        <w:r w:rsidR="00FD2372">
          <w:rPr>
            <w:noProof/>
            <w:webHidden/>
          </w:rPr>
          <w:tab/>
        </w:r>
        <w:r>
          <w:rPr>
            <w:noProof/>
            <w:webHidden/>
          </w:rPr>
          <w:fldChar w:fldCharType="begin"/>
        </w:r>
        <w:r w:rsidR="00FD2372">
          <w:rPr>
            <w:noProof/>
            <w:webHidden/>
          </w:rPr>
          <w:instrText xml:space="preserve"> PAGEREF _Toc416018506 \h </w:instrText>
        </w:r>
      </w:ins>
      <w:r>
        <w:rPr>
          <w:noProof/>
          <w:webHidden/>
        </w:rPr>
      </w:r>
      <w:r>
        <w:rPr>
          <w:noProof/>
          <w:webHidden/>
        </w:rPr>
        <w:fldChar w:fldCharType="separate"/>
      </w:r>
      <w:ins w:id="401" w:author="User" w:date="2015-04-05T17:32:00Z">
        <w:r w:rsidR="00FD2372">
          <w:rPr>
            <w:noProof/>
            <w:webHidden/>
          </w:rPr>
          <w:t>96</w:t>
        </w:r>
        <w:r>
          <w:rPr>
            <w:noProof/>
            <w:webHidden/>
          </w:rPr>
          <w:fldChar w:fldCharType="end"/>
        </w:r>
        <w:r w:rsidRPr="003F77AB">
          <w:rPr>
            <w:rStyle w:val="Hyperlink"/>
            <w:noProof/>
          </w:rPr>
          <w:fldChar w:fldCharType="end"/>
        </w:r>
      </w:ins>
    </w:p>
    <w:p w:rsidR="00FD2372" w:rsidRDefault="008A116E">
      <w:pPr>
        <w:pStyle w:val="Sumrio1"/>
        <w:rPr>
          <w:ins w:id="402" w:author="User" w:date="2015-04-05T17:32:00Z"/>
          <w:rFonts w:asciiTheme="minorHAnsi" w:eastAsiaTheme="minorEastAsia" w:hAnsiTheme="minorHAnsi" w:cstheme="minorBidi"/>
          <w:b w:val="0"/>
          <w:bCs w:val="0"/>
          <w:caps w:val="0"/>
          <w:noProof/>
          <w:sz w:val="22"/>
          <w:szCs w:val="22"/>
        </w:rPr>
      </w:pPr>
      <w:ins w:id="40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6</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Bibliografia</w:t>
        </w:r>
        <w:r w:rsidR="00FD2372">
          <w:rPr>
            <w:noProof/>
            <w:webHidden/>
          </w:rPr>
          <w:tab/>
        </w:r>
        <w:r>
          <w:rPr>
            <w:noProof/>
            <w:webHidden/>
          </w:rPr>
          <w:fldChar w:fldCharType="begin"/>
        </w:r>
        <w:r w:rsidR="00FD2372">
          <w:rPr>
            <w:noProof/>
            <w:webHidden/>
          </w:rPr>
          <w:instrText xml:space="preserve"> PAGEREF _Toc416018507 \h </w:instrText>
        </w:r>
      </w:ins>
      <w:r>
        <w:rPr>
          <w:noProof/>
          <w:webHidden/>
        </w:rPr>
      </w:r>
      <w:r>
        <w:rPr>
          <w:noProof/>
          <w:webHidden/>
        </w:rPr>
        <w:fldChar w:fldCharType="separate"/>
      </w:r>
      <w:ins w:id="404" w:author="User" w:date="2015-04-05T17:32:00Z">
        <w:r w:rsidR="00FD2372">
          <w:rPr>
            <w:noProof/>
            <w:webHidden/>
          </w:rPr>
          <w:t>97</w:t>
        </w:r>
        <w:r>
          <w:rPr>
            <w:noProof/>
            <w:webHidden/>
          </w:rPr>
          <w:fldChar w:fldCharType="end"/>
        </w:r>
        <w:r w:rsidRPr="003F77AB">
          <w:rPr>
            <w:rStyle w:val="Hyperlink"/>
            <w:noProof/>
          </w:rPr>
          <w:fldChar w:fldCharType="end"/>
        </w:r>
      </w:ins>
    </w:p>
    <w:p w:rsidR="00FD2372" w:rsidRDefault="008A116E">
      <w:pPr>
        <w:pStyle w:val="Sumrio1"/>
        <w:rPr>
          <w:ins w:id="405" w:author="User" w:date="2015-04-05T17:32:00Z"/>
          <w:rFonts w:asciiTheme="minorHAnsi" w:eastAsiaTheme="minorEastAsia" w:hAnsiTheme="minorHAnsi" w:cstheme="minorBidi"/>
          <w:b w:val="0"/>
          <w:bCs w:val="0"/>
          <w:caps w:val="0"/>
          <w:noProof/>
          <w:sz w:val="22"/>
          <w:szCs w:val="22"/>
        </w:rPr>
      </w:pPr>
      <w:ins w:id="40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"_Toc416018508"</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7</w:t>
        </w:r>
        <w:r w:rsidR="00FD2372">
          <w:rPr>
            <w:rFonts w:asciiTheme="minorHAnsi" w:eastAsiaTheme="minorEastAsia" w:hAnsiTheme="minorHAnsi" w:cstheme="minorBidi"/>
            <w:b w:val="0"/>
            <w:bCs w:val="0"/>
            <w:caps w:val="0"/>
            <w:noProof/>
            <w:sz w:val="22"/>
            <w:szCs w:val="22"/>
          </w:rPr>
          <w:tab/>
        </w:r>
        <w:r w:rsidR="00FD2372" w:rsidRPr="003F77AB">
          <w:rPr>
            <w:rStyle w:val="Hyperlink"/>
            <w:rFonts w:ascii="Verdana" w:hAnsi="Verdana"/>
            <w:noProof/>
          </w:rPr>
          <w:t>IBTA/Metrocamp</w:t>
        </w:r>
        <w:r w:rsidR="00FD2372">
          <w:rPr>
            <w:noProof/>
            <w:webHidden/>
          </w:rPr>
          <w:tab/>
        </w:r>
        <w:r>
          <w:rPr>
            <w:noProof/>
            <w:webHidden/>
          </w:rPr>
          <w:fldChar w:fldCharType="begin"/>
        </w:r>
        <w:r w:rsidR="00FD2372">
          <w:rPr>
            <w:noProof/>
            <w:webHidden/>
          </w:rPr>
          <w:instrText xml:space="preserve"> PAGEREF _Toc416018508 \h </w:instrText>
        </w:r>
      </w:ins>
      <w:r>
        <w:rPr>
          <w:noProof/>
          <w:webHidden/>
        </w:rPr>
      </w:r>
      <w:r>
        <w:rPr>
          <w:noProof/>
          <w:webHidden/>
        </w:rPr>
        <w:fldChar w:fldCharType="separate"/>
      </w:r>
      <w:ins w:id="407" w:author="User" w:date="2015-04-05T17:32:00Z">
        <w:r w:rsidR="00FD2372">
          <w:rPr>
            <w:noProof/>
            <w:webHidden/>
          </w:rPr>
          <w:t>98</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408" w:author="User" w:date="2015-04-05T17:32:00Z"/>
          <w:rFonts w:asciiTheme="minorHAnsi" w:eastAsiaTheme="minorEastAsia" w:hAnsiTheme="minorHAnsi" w:cstheme="minorBidi"/>
          <w:i w:val="0"/>
          <w:iCs w:val="0"/>
          <w:noProof/>
          <w:sz w:val="22"/>
          <w:szCs w:val="22"/>
        </w:rPr>
      </w:pPr>
      <w:ins w:id="409"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b/>
            <w:noProof/>
          </w:rPr>
          <w:t>7.1.1</w:t>
        </w:r>
        <w:r w:rsidR="00FD2372">
          <w:rPr>
            <w:rFonts w:asciiTheme="minorHAnsi" w:eastAsiaTheme="minorEastAsia" w:hAnsiTheme="minorHAnsi" w:cstheme="minorBidi"/>
            <w:i w:val="0"/>
            <w:iCs w:val="0"/>
            <w:noProof/>
            <w:sz w:val="22"/>
            <w:szCs w:val="22"/>
          </w:rPr>
          <w:tab/>
        </w:r>
        <w:r w:rsidR="00FD2372" w:rsidRPr="003F77AB">
          <w:rPr>
            <w:rStyle w:val="Hyperlink"/>
            <w:rFonts w:ascii="Verdana" w:hAnsi="Verdana"/>
            <w:b/>
            <w:noProof/>
          </w:rPr>
          <w:t>(Project Charter)</w:t>
        </w:r>
        <w:r w:rsidR="00FD2372">
          <w:rPr>
            <w:noProof/>
            <w:webHidden/>
          </w:rPr>
          <w:tab/>
        </w:r>
        <w:r>
          <w:rPr>
            <w:noProof/>
            <w:webHidden/>
          </w:rPr>
          <w:fldChar w:fldCharType="begin"/>
        </w:r>
        <w:r w:rsidR="00FD2372">
          <w:rPr>
            <w:noProof/>
            <w:webHidden/>
          </w:rPr>
          <w:instrText xml:space="preserve"> PAGEREF _Toc416018509 \h </w:instrText>
        </w:r>
      </w:ins>
      <w:r>
        <w:rPr>
          <w:noProof/>
          <w:webHidden/>
        </w:rPr>
      </w:r>
      <w:r>
        <w:rPr>
          <w:noProof/>
          <w:webHidden/>
        </w:rPr>
        <w:fldChar w:fldCharType="separate"/>
      </w:r>
      <w:ins w:id="410" w:author="User" w:date="2015-04-05T17:32:00Z">
        <w:r w:rsidR="00FD2372">
          <w:rPr>
            <w:noProof/>
            <w:webHidden/>
          </w:rPr>
          <w:t>98</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411" w:author="User" w:date="2015-04-05T17:32:00Z"/>
          <w:rFonts w:asciiTheme="minorHAnsi" w:eastAsiaTheme="minorEastAsia" w:hAnsiTheme="minorHAnsi" w:cstheme="minorBidi"/>
          <w:i w:val="0"/>
          <w:iCs w:val="0"/>
          <w:noProof/>
          <w:sz w:val="22"/>
          <w:szCs w:val="22"/>
        </w:rPr>
      </w:pPr>
      <w:ins w:id="41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"_Toc416018510"</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7.1.2</w:t>
        </w:r>
        <w:r w:rsidR="00FD2372">
          <w:rPr>
            <w:rFonts w:asciiTheme="minorHAnsi" w:eastAsiaTheme="minorEastAsia" w:hAnsiTheme="minorHAnsi" w:cstheme="minorBidi"/>
            <w:i w:val="0"/>
            <w:iCs w:val="0"/>
            <w:noProof/>
            <w:sz w:val="22"/>
            <w:szCs w:val="22"/>
          </w:rPr>
          <w:tab/>
        </w:r>
        <w:r w:rsidR="00FD2372" w:rsidRPr="003F77AB">
          <w:rPr>
            <w:rStyle w:val="Hyperlink"/>
            <w:rFonts w:ascii="Verdana" w:hAnsi="Verdana"/>
            <w:b/>
            <w:noProof/>
          </w:rPr>
          <w:t>Gestão de Projetos</w:t>
        </w:r>
        <w:r w:rsidR="00FD2372">
          <w:rPr>
            <w:noProof/>
            <w:webHidden/>
          </w:rPr>
          <w:tab/>
        </w:r>
        <w:r>
          <w:rPr>
            <w:noProof/>
            <w:webHidden/>
          </w:rPr>
          <w:fldChar w:fldCharType="begin"/>
        </w:r>
        <w:r w:rsidR="00FD2372">
          <w:rPr>
            <w:noProof/>
            <w:webHidden/>
          </w:rPr>
          <w:instrText xml:space="preserve"> PAGEREF _Toc416018510 \h </w:instrText>
        </w:r>
      </w:ins>
      <w:r>
        <w:rPr>
          <w:noProof/>
          <w:webHidden/>
        </w:rPr>
      </w:r>
      <w:r>
        <w:rPr>
          <w:noProof/>
          <w:webHidden/>
        </w:rPr>
        <w:fldChar w:fldCharType="separate"/>
      </w:r>
      <w:ins w:id="413" w:author="User" w:date="2015-04-05T17:32:00Z">
        <w:r w:rsidR="00FD2372">
          <w:rPr>
            <w:noProof/>
            <w:webHidden/>
          </w:rPr>
          <w:t>98</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414" w:author="User" w:date="2015-04-05T17:32:00Z"/>
          <w:rFonts w:asciiTheme="minorHAnsi" w:eastAsiaTheme="minorEastAsia" w:hAnsiTheme="minorHAnsi" w:cstheme="minorBidi"/>
          <w:i w:val="0"/>
          <w:iCs w:val="0"/>
          <w:noProof/>
          <w:sz w:val="22"/>
          <w:szCs w:val="22"/>
        </w:rPr>
      </w:pPr>
      <w:ins w:id="41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"_Toc416018511"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7.1.3</w:t>
        </w:r>
        <w:r w:rsidR="00FD2372">
          <w:rPr>
            <w:rFonts w:asciiTheme="minorHAnsi" w:eastAsiaTheme="minorEastAsia" w:hAnsiTheme="minorHAnsi" w:cstheme="minorBidi"/>
            <w:i w:val="0"/>
            <w:iCs w:val="0"/>
            <w:noProof/>
            <w:sz w:val="22"/>
            <w:szCs w:val="22"/>
          </w:rPr>
          <w:tab/>
        </w:r>
        <w:r w:rsidR="00FD2372" w:rsidRPr="003F77AB">
          <w:rPr>
            <w:rStyle w:val="Hyperlink"/>
            <w:rFonts w:ascii="Verdana" w:hAnsi="Verdana"/>
            <w:b/>
            <w:noProof/>
          </w:rPr>
          <w:t xml:space="preserve">Projeto: </w:t>
        </w:r>
        <w:r w:rsidR="00FD2372" w:rsidRPr="003F77AB">
          <w:rPr>
            <w:rStyle w:val="Hyperlink"/>
            <w:rFonts w:ascii="Verdana" w:hAnsi="Verdana"/>
            <w:noProof/>
          </w:rPr>
          <w:t>GAED – Gerenciamento de Atividades Escolares Digital</w:t>
        </w:r>
        <w:r w:rsidR="00FD2372">
          <w:rPr>
            <w:noProof/>
            <w:webHidden/>
          </w:rPr>
          <w:tab/>
        </w:r>
        <w:r>
          <w:rPr>
            <w:noProof/>
            <w:webHidden/>
          </w:rPr>
          <w:fldChar w:fldCharType="begin"/>
        </w:r>
        <w:r w:rsidR="00FD2372">
          <w:rPr>
            <w:noProof/>
            <w:webHidden/>
          </w:rPr>
          <w:instrText xml:space="preserve"> PAGEREF _Toc416018511 \h </w:instrText>
        </w:r>
      </w:ins>
      <w:r>
        <w:rPr>
          <w:noProof/>
          <w:webHidden/>
        </w:rPr>
      </w:r>
      <w:r>
        <w:rPr>
          <w:noProof/>
          <w:webHidden/>
        </w:rPr>
        <w:fldChar w:fldCharType="separate"/>
      </w:r>
      <w:ins w:id="416" w:author="User" w:date="2015-04-05T17:32:00Z">
        <w:r w:rsidR="00FD2372">
          <w:rPr>
            <w:noProof/>
            <w:webHidden/>
          </w:rPr>
          <w:t>98</w:t>
        </w:r>
        <w:r>
          <w:rPr>
            <w:noProof/>
            <w:webHidden/>
          </w:rPr>
          <w:fldChar w:fldCharType="end"/>
        </w:r>
        <w:r w:rsidRPr="003F77AB">
          <w:rPr>
            <w:rStyle w:val="Hyperlink"/>
            <w:noProof/>
          </w:rPr>
          <w:fldChar w:fldCharType="end"/>
        </w:r>
      </w:ins>
    </w:p>
    <w:p w:rsidR="00FD2372" w:rsidRDefault="008A116E">
      <w:pPr>
        <w:pStyle w:val="Sumrio3"/>
        <w:tabs>
          <w:tab w:val="left" w:pos="1200"/>
          <w:tab w:val="right" w:leader="dot" w:pos="9269"/>
        </w:tabs>
        <w:rPr>
          <w:ins w:id="417" w:author="User" w:date="2015-04-05T17:32:00Z"/>
          <w:rFonts w:asciiTheme="minorHAnsi" w:eastAsiaTheme="minorEastAsia" w:hAnsiTheme="minorHAnsi" w:cstheme="minorBidi"/>
          <w:i w:val="0"/>
          <w:iCs w:val="0"/>
          <w:noProof/>
          <w:sz w:val="22"/>
          <w:szCs w:val="22"/>
        </w:rPr>
      </w:pPr>
      <w:ins w:id="41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"_Toc416018512"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b/>
            <w:bCs/>
            <w:noProof/>
          </w:rPr>
          <w:t>7.1.4</w:t>
        </w:r>
        <w:r w:rsidR="00FD2372">
          <w:rPr>
            <w:rFonts w:asciiTheme="minorHAnsi" w:eastAsiaTheme="minorEastAsia" w:hAnsiTheme="minorHAnsi" w:cstheme="minorBidi"/>
            <w:i w:val="0"/>
            <w:iCs w:val="0"/>
            <w:noProof/>
            <w:sz w:val="22"/>
            <w:szCs w:val="22"/>
          </w:rPr>
          <w:tab/>
        </w:r>
        <w:r w:rsidR="00FD2372" w:rsidRPr="003F77AB">
          <w:rPr>
            <w:rStyle w:val="Hyperlink"/>
            <w:rFonts w:ascii="Verdana" w:hAnsi="Verdana"/>
            <w:b/>
            <w:bCs/>
            <w:noProof/>
          </w:rPr>
          <w:t xml:space="preserve">Data: </w:t>
        </w:r>
        <w:r w:rsidR="00FD2372" w:rsidRPr="003F77AB">
          <w:rPr>
            <w:rStyle w:val="Hyperlink"/>
            <w:rFonts w:ascii="Verdana" w:hAnsi="Verdana"/>
            <w:bCs/>
            <w:noProof/>
          </w:rPr>
          <w:t>17/03/2015</w:t>
        </w:r>
        <w:r w:rsidR="00FD2372">
          <w:rPr>
            <w:noProof/>
            <w:webHidden/>
          </w:rPr>
          <w:tab/>
        </w:r>
        <w:r>
          <w:rPr>
            <w:noProof/>
            <w:webHidden/>
          </w:rPr>
          <w:fldChar w:fldCharType="begin"/>
        </w:r>
        <w:r w:rsidR="00FD2372">
          <w:rPr>
            <w:noProof/>
            <w:webHidden/>
          </w:rPr>
          <w:instrText xml:space="preserve"> PAGEREF _Toc416018512 \h </w:instrText>
        </w:r>
      </w:ins>
      <w:r>
        <w:rPr>
          <w:noProof/>
          <w:webHidden/>
        </w:rPr>
      </w:r>
      <w:r>
        <w:rPr>
          <w:noProof/>
          <w:webHidden/>
        </w:rPr>
        <w:fldChar w:fldCharType="separate"/>
      </w:r>
      <w:ins w:id="419" w:author="User" w:date="2015-04-05T17:32:00Z">
        <w:r w:rsidR="00FD2372">
          <w:rPr>
            <w:noProof/>
            <w:webHidden/>
          </w:rPr>
          <w:t>98</w:t>
        </w:r>
        <w:r>
          <w:rPr>
            <w:noProof/>
            <w:webHidden/>
          </w:rPr>
          <w:fldChar w:fldCharType="end"/>
        </w:r>
        <w:r w:rsidRPr="003F77AB">
          <w:rPr>
            <w:rStyle w:val="Hyperlink"/>
            <w:noProof/>
          </w:rPr>
          <w:fldChar w:fldCharType="end"/>
        </w:r>
      </w:ins>
    </w:p>
    <w:p w:rsidR="00FD2372" w:rsidRDefault="008A116E">
      <w:pPr>
        <w:pStyle w:val="Sumrio1"/>
        <w:rPr>
          <w:ins w:id="420" w:author="User" w:date="2015-04-05T17:32:00Z"/>
          <w:rFonts w:asciiTheme="minorHAnsi" w:eastAsiaTheme="minorEastAsia" w:hAnsiTheme="minorHAnsi" w:cstheme="minorBidi"/>
          <w:b w:val="0"/>
          <w:bCs w:val="0"/>
          <w:caps w:val="0"/>
          <w:noProof/>
          <w:sz w:val="22"/>
          <w:szCs w:val="22"/>
        </w:rPr>
      </w:pPr>
      <w:ins w:id="42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"_Toc416018513"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 xml:space="preserve">ANEXO A – </w:t>
        </w:r>
        <w:r w:rsidR="00FD2372">
          <w:rPr>
            <w:noProof/>
            <w:webHidden/>
          </w:rPr>
          <w:tab/>
        </w:r>
        <w:r>
          <w:rPr>
            <w:noProof/>
            <w:webHidden/>
          </w:rPr>
          <w:fldChar w:fldCharType="begin"/>
        </w:r>
        <w:r w:rsidR="00FD2372">
          <w:rPr>
            <w:noProof/>
            <w:webHidden/>
          </w:rPr>
          <w:instrText xml:space="preserve"> PAGEREF _Toc416018513 \h </w:instrText>
        </w:r>
      </w:ins>
      <w:r>
        <w:rPr>
          <w:noProof/>
          <w:webHidden/>
        </w:rPr>
      </w:r>
      <w:r>
        <w:rPr>
          <w:noProof/>
          <w:webHidden/>
        </w:rPr>
        <w:fldChar w:fldCharType="separate"/>
      </w:r>
      <w:ins w:id="422" w:author="User" w:date="2015-04-05T17:32:00Z">
        <w:r w:rsidR="00FD2372">
          <w:rPr>
            <w:noProof/>
            <w:webHidden/>
          </w:rPr>
          <w:t>105</w:t>
        </w:r>
        <w:r>
          <w:rPr>
            <w:noProof/>
            <w:webHidden/>
          </w:rPr>
          <w:fldChar w:fldCharType="end"/>
        </w:r>
        <w:r w:rsidRPr="003F77AB">
          <w:rPr>
            <w:rStyle w:val="Hyperlink"/>
            <w:noProof/>
          </w:rPr>
          <w:fldChar w:fldCharType="end"/>
        </w:r>
      </w:ins>
    </w:p>
    <w:p w:rsidR="00FD2372" w:rsidRDefault="008A116E">
      <w:pPr>
        <w:pStyle w:val="Sumrio1"/>
        <w:rPr>
          <w:ins w:id="423" w:author="User" w:date="2015-04-05T17:32:00Z"/>
          <w:rFonts w:asciiTheme="minorHAnsi" w:eastAsiaTheme="minorEastAsia" w:hAnsiTheme="minorHAnsi" w:cstheme="minorBidi"/>
          <w:b w:val="0"/>
          <w:bCs w:val="0"/>
          <w:caps w:val="0"/>
          <w:noProof/>
          <w:sz w:val="22"/>
          <w:szCs w:val="22"/>
        </w:rPr>
      </w:pPr>
      <w:ins w:id="42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"_Toc416018514"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ANEXO B - Nome</w:t>
        </w:r>
        <w:r w:rsidR="00FD2372">
          <w:rPr>
            <w:noProof/>
            <w:webHidden/>
          </w:rPr>
          <w:tab/>
        </w:r>
        <w:r>
          <w:rPr>
            <w:noProof/>
            <w:webHidden/>
          </w:rPr>
          <w:fldChar w:fldCharType="begin"/>
        </w:r>
        <w:r w:rsidR="00FD2372">
          <w:rPr>
            <w:noProof/>
            <w:webHidden/>
          </w:rPr>
          <w:instrText xml:space="preserve"> PAGEREF _Toc416018514 \h </w:instrText>
        </w:r>
      </w:ins>
      <w:r>
        <w:rPr>
          <w:noProof/>
          <w:webHidden/>
        </w:rPr>
      </w:r>
      <w:r>
        <w:rPr>
          <w:noProof/>
          <w:webHidden/>
        </w:rPr>
        <w:fldChar w:fldCharType="separate"/>
      </w:r>
      <w:ins w:id="425" w:author="User" w:date="2015-04-05T17:32:00Z">
        <w:r w:rsidR="00FD2372">
          <w:rPr>
            <w:noProof/>
            <w:webHidden/>
          </w:rPr>
          <w:t>106</w:t>
        </w:r>
        <w:r>
          <w:rPr>
            <w:noProof/>
            <w:webHidden/>
          </w:rPr>
          <w:fldChar w:fldCharType="end"/>
        </w:r>
        <w:r w:rsidRPr="003F77AB">
          <w:rPr>
            <w:rStyle w:val="Hyperlink"/>
            <w:noProof/>
          </w:rPr>
          <w:fldChar w:fldCharType="end"/>
        </w:r>
      </w:ins>
    </w:p>
    <w:p w:rsidR="00B14DBF" w:rsidDel="00FD2372" w:rsidRDefault="008A116E">
      <w:pPr>
        <w:pStyle w:val="Sumrio1"/>
        <w:rPr>
          <w:del w:id="426" w:author="User" w:date="2015-04-05T17:32:00Z"/>
          <w:rFonts w:asciiTheme="minorHAnsi" w:eastAsiaTheme="minorEastAsia" w:hAnsiTheme="minorHAnsi" w:cstheme="minorBidi"/>
          <w:b w:val="0"/>
          <w:bCs w:val="0"/>
          <w:caps w:val="0"/>
          <w:noProof/>
          <w:sz w:val="22"/>
          <w:szCs w:val="22"/>
        </w:rPr>
      </w:pPr>
      <w:del w:id="427" w:author="User" w:date="2015-04-05T17:32:00Z">
        <w:r w:rsidRPr="008A116E">
          <w:rPr>
            <w:rPrChange w:id="428" w:author="User" w:date="2015-04-05T17:32:00Z">
              <w:rPr>
                <w:rStyle w:val="Hyperlink"/>
                <w:b w:val="0"/>
                <w:bCs w:val="0"/>
                <w:caps w:val="0"/>
                <w:noProof/>
              </w:rPr>
            </w:rPrChange>
          </w:rPr>
          <w:delText>1</w:delText>
        </w:r>
        <w:r w:rsidR="00B14DBF" w:rsidDel="00FD2372">
          <w:rPr>
            <w:rFonts w:asciiTheme="minorHAnsi" w:eastAsiaTheme="minorEastAsia" w:hAnsiTheme="minorHAnsi" w:cstheme="minorBidi"/>
            <w:b w:val="0"/>
            <w:bCs w:val="0"/>
            <w:caps w:val="0"/>
            <w:noProof/>
            <w:sz w:val="22"/>
            <w:szCs w:val="22"/>
          </w:rPr>
          <w:tab/>
        </w:r>
        <w:r w:rsidRPr="008A116E">
          <w:rPr>
            <w:rPrChange w:id="429" w:author="User" w:date="2015-04-05T17:32:00Z">
              <w:rPr>
                <w:rStyle w:val="Hyperlink"/>
                <w:b w:val="0"/>
                <w:bCs w:val="0"/>
                <w:caps w:val="0"/>
                <w:noProof/>
              </w:rPr>
            </w:rPrChange>
          </w:rPr>
          <w:delText>Introdução</w:delText>
        </w:r>
        <w:r w:rsidR="00B14DBF" w:rsidDel="00FD2372">
          <w:rPr>
            <w:noProof/>
            <w:webHidden/>
          </w:rPr>
          <w:tab/>
        </w:r>
        <w:r w:rsidR="00FD2372" w:rsidDel="00FD2372">
          <w:rPr>
            <w:noProof/>
            <w:webHidden/>
          </w:rPr>
          <w:delText>15</w:delText>
        </w:r>
      </w:del>
    </w:p>
    <w:p w:rsidR="00B14DBF" w:rsidDel="00FD2372" w:rsidRDefault="008A116E">
      <w:pPr>
        <w:pStyle w:val="Sumrio2"/>
        <w:tabs>
          <w:tab w:val="left" w:pos="720"/>
          <w:tab w:val="right" w:leader="dot" w:pos="9269"/>
        </w:tabs>
        <w:rPr>
          <w:del w:id="430" w:author="User" w:date="2015-04-05T17:32:00Z"/>
          <w:rFonts w:asciiTheme="minorHAnsi" w:eastAsiaTheme="minorEastAsia" w:hAnsiTheme="minorHAnsi" w:cstheme="minorBidi"/>
          <w:smallCaps w:val="0"/>
          <w:noProof/>
          <w:sz w:val="22"/>
          <w:szCs w:val="22"/>
        </w:rPr>
      </w:pPr>
      <w:del w:id="431" w:author="User" w:date="2015-04-05T17:32:00Z">
        <w:r w:rsidRPr="008A116E">
          <w:rPr>
            <w:rPrChange w:id="432" w:author="User" w:date="2015-04-05T17:32:00Z">
              <w:rPr>
                <w:rStyle w:val="Hyperlink"/>
                <w:smallCaps w:val="0"/>
                <w:noProof/>
              </w:rPr>
            </w:rPrChange>
          </w:rPr>
          <w:delText>1.1</w:delText>
        </w:r>
        <w:r w:rsidR="00B14DBF" w:rsidDel="00FD2372">
          <w:rPr>
            <w:rFonts w:asciiTheme="minorHAnsi" w:eastAsiaTheme="minorEastAsia" w:hAnsiTheme="minorHAnsi" w:cstheme="minorBidi"/>
            <w:smallCaps w:val="0"/>
            <w:noProof/>
            <w:sz w:val="22"/>
            <w:szCs w:val="22"/>
          </w:rPr>
          <w:tab/>
        </w:r>
        <w:r w:rsidRPr="008A116E">
          <w:rPr>
            <w:rPrChange w:id="433" w:author="User" w:date="2015-04-05T17:32:00Z">
              <w:rPr>
                <w:rStyle w:val="Hyperlink"/>
                <w:smallCaps w:val="0"/>
                <w:noProof/>
              </w:rPr>
            </w:rPrChange>
          </w:rPr>
          <w:delText>Apresentação do Tema</w:delText>
        </w:r>
        <w:r w:rsidR="00B14DBF" w:rsidDel="00FD2372">
          <w:rPr>
            <w:noProof/>
            <w:webHidden/>
          </w:rPr>
          <w:tab/>
        </w:r>
        <w:r w:rsidR="00FD2372" w:rsidDel="00FD2372">
          <w:rPr>
            <w:noProof/>
            <w:webHidden/>
          </w:rPr>
          <w:delText>15</w:delText>
        </w:r>
      </w:del>
    </w:p>
    <w:p w:rsidR="00B14DBF" w:rsidDel="00FD2372" w:rsidRDefault="008A116E">
      <w:pPr>
        <w:pStyle w:val="Sumrio2"/>
        <w:tabs>
          <w:tab w:val="left" w:pos="720"/>
          <w:tab w:val="right" w:leader="dot" w:pos="9269"/>
        </w:tabs>
        <w:rPr>
          <w:del w:id="434" w:author="User" w:date="2015-04-05T17:32:00Z"/>
          <w:rFonts w:asciiTheme="minorHAnsi" w:eastAsiaTheme="minorEastAsia" w:hAnsiTheme="minorHAnsi" w:cstheme="minorBidi"/>
          <w:smallCaps w:val="0"/>
          <w:noProof/>
          <w:sz w:val="22"/>
          <w:szCs w:val="22"/>
        </w:rPr>
      </w:pPr>
      <w:del w:id="435" w:author="User" w:date="2015-04-05T17:32:00Z">
        <w:r w:rsidRPr="008A116E">
          <w:rPr>
            <w:rPrChange w:id="436" w:author="User" w:date="2015-04-05T17:32:00Z">
              <w:rPr>
                <w:rStyle w:val="Hyperlink"/>
                <w:smallCaps w:val="0"/>
                <w:noProof/>
              </w:rPr>
            </w:rPrChange>
          </w:rPr>
          <w:delText>1.2</w:delText>
        </w:r>
        <w:r w:rsidR="00B14DBF" w:rsidDel="00FD2372">
          <w:rPr>
            <w:rFonts w:asciiTheme="minorHAnsi" w:eastAsiaTheme="minorEastAsia" w:hAnsiTheme="minorHAnsi" w:cstheme="minorBidi"/>
            <w:smallCaps w:val="0"/>
            <w:noProof/>
            <w:sz w:val="22"/>
            <w:szCs w:val="22"/>
          </w:rPr>
          <w:tab/>
        </w:r>
        <w:r w:rsidRPr="008A116E">
          <w:rPr>
            <w:rPrChange w:id="437" w:author="User" w:date="2015-04-05T17:32:00Z">
              <w:rPr>
                <w:rStyle w:val="Hyperlink"/>
                <w:smallCaps w:val="0"/>
                <w:noProof/>
              </w:rPr>
            </w:rPrChange>
          </w:rPr>
          <w:delText>Objetivos</w:delText>
        </w:r>
        <w:r w:rsidR="00B14DBF" w:rsidDel="00FD2372">
          <w:rPr>
            <w:noProof/>
            <w:webHidden/>
          </w:rPr>
          <w:tab/>
        </w:r>
        <w:r w:rsidR="00FD2372" w:rsidDel="00FD2372">
          <w:rPr>
            <w:noProof/>
            <w:webHidden/>
          </w:rPr>
          <w:delText>16</w:delText>
        </w:r>
      </w:del>
    </w:p>
    <w:p w:rsidR="00B14DBF" w:rsidDel="00FD2372" w:rsidRDefault="008A116E">
      <w:pPr>
        <w:pStyle w:val="Sumrio2"/>
        <w:tabs>
          <w:tab w:val="left" w:pos="720"/>
          <w:tab w:val="right" w:leader="dot" w:pos="9269"/>
        </w:tabs>
        <w:rPr>
          <w:del w:id="438" w:author="User" w:date="2015-04-05T17:32:00Z"/>
          <w:rFonts w:asciiTheme="minorHAnsi" w:eastAsiaTheme="minorEastAsia" w:hAnsiTheme="minorHAnsi" w:cstheme="minorBidi"/>
          <w:smallCaps w:val="0"/>
          <w:noProof/>
          <w:sz w:val="22"/>
          <w:szCs w:val="22"/>
        </w:rPr>
      </w:pPr>
      <w:del w:id="439" w:author="User" w:date="2015-04-05T17:32:00Z">
        <w:r w:rsidRPr="008A116E">
          <w:rPr>
            <w:rPrChange w:id="440" w:author="User" w:date="2015-04-05T17:32:00Z">
              <w:rPr>
                <w:rStyle w:val="Hyperlink"/>
                <w:smallCaps w:val="0"/>
                <w:noProof/>
              </w:rPr>
            </w:rPrChange>
          </w:rPr>
          <w:delText>1.3</w:delText>
        </w:r>
        <w:r w:rsidR="00B14DBF" w:rsidDel="00FD2372">
          <w:rPr>
            <w:rFonts w:asciiTheme="minorHAnsi" w:eastAsiaTheme="minorEastAsia" w:hAnsiTheme="minorHAnsi" w:cstheme="minorBidi"/>
            <w:smallCaps w:val="0"/>
            <w:noProof/>
            <w:sz w:val="22"/>
            <w:szCs w:val="22"/>
          </w:rPr>
          <w:tab/>
        </w:r>
        <w:r w:rsidRPr="008A116E">
          <w:rPr>
            <w:rPrChange w:id="441" w:author="User" w:date="2015-04-05T17:32:00Z">
              <w:rPr>
                <w:rStyle w:val="Hyperlink"/>
                <w:smallCaps w:val="0"/>
                <w:noProof/>
              </w:rPr>
            </w:rPrChange>
          </w:rPr>
          <w:delText>Justificativa</w:delText>
        </w:r>
        <w:r w:rsidR="00B14DBF" w:rsidDel="00FD2372">
          <w:rPr>
            <w:noProof/>
            <w:webHidden/>
          </w:rPr>
          <w:tab/>
        </w:r>
        <w:r w:rsidR="00FD2372" w:rsidDel="00FD2372">
          <w:rPr>
            <w:noProof/>
            <w:webHidden/>
          </w:rPr>
          <w:delText>17</w:delText>
        </w:r>
      </w:del>
    </w:p>
    <w:p w:rsidR="00B14DBF" w:rsidDel="00FD2372" w:rsidRDefault="008A116E">
      <w:pPr>
        <w:pStyle w:val="Sumrio1"/>
        <w:rPr>
          <w:del w:id="442" w:author="User" w:date="2015-04-05T17:32:00Z"/>
          <w:rFonts w:asciiTheme="minorHAnsi" w:eastAsiaTheme="minorEastAsia" w:hAnsiTheme="minorHAnsi" w:cstheme="minorBidi"/>
          <w:b w:val="0"/>
          <w:bCs w:val="0"/>
          <w:caps w:val="0"/>
          <w:noProof/>
          <w:sz w:val="22"/>
          <w:szCs w:val="22"/>
        </w:rPr>
      </w:pPr>
      <w:del w:id="443" w:author="User" w:date="2015-04-05T17:32:00Z">
        <w:r w:rsidRPr="008A116E">
          <w:rPr>
            <w:rPrChange w:id="444" w:author="User" w:date="2015-04-05T17:32:00Z">
              <w:rPr>
                <w:rStyle w:val="Hyperlink"/>
                <w:b w:val="0"/>
                <w:bCs w:val="0"/>
                <w:caps w:val="0"/>
                <w:noProof/>
              </w:rPr>
            </w:rPrChange>
          </w:rPr>
          <w:delText>2</w:delText>
        </w:r>
        <w:r w:rsidR="00B14DBF" w:rsidDel="00FD2372">
          <w:rPr>
            <w:rFonts w:asciiTheme="minorHAnsi" w:eastAsiaTheme="minorEastAsia" w:hAnsiTheme="minorHAnsi" w:cstheme="minorBidi"/>
            <w:b w:val="0"/>
            <w:bCs w:val="0"/>
            <w:caps w:val="0"/>
            <w:noProof/>
            <w:sz w:val="22"/>
            <w:szCs w:val="22"/>
          </w:rPr>
          <w:tab/>
        </w:r>
        <w:r w:rsidRPr="008A116E">
          <w:rPr>
            <w:rPrChange w:id="445" w:author="User" w:date="2015-04-05T17:32:00Z">
              <w:rPr>
                <w:rStyle w:val="Hyperlink"/>
                <w:b w:val="0"/>
                <w:bCs w:val="0"/>
                <w:caps w:val="0"/>
                <w:noProof/>
              </w:rPr>
            </w:rPrChange>
          </w:rPr>
          <w:delText>Gerenciamento do Projeto</w:delText>
        </w:r>
        <w:r w:rsidR="00B14DBF" w:rsidDel="00FD2372">
          <w:rPr>
            <w:noProof/>
            <w:webHidden/>
          </w:rPr>
          <w:tab/>
        </w:r>
        <w:r w:rsidR="00FD2372" w:rsidDel="00FD2372">
          <w:rPr>
            <w:noProof/>
            <w:webHidden/>
          </w:rPr>
          <w:delText>19</w:delText>
        </w:r>
      </w:del>
    </w:p>
    <w:p w:rsidR="00B14DBF" w:rsidDel="00FD2372" w:rsidRDefault="008A116E">
      <w:pPr>
        <w:pStyle w:val="Sumrio2"/>
        <w:tabs>
          <w:tab w:val="left" w:pos="720"/>
          <w:tab w:val="right" w:leader="dot" w:pos="9269"/>
        </w:tabs>
        <w:rPr>
          <w:del w:id="446" w:author="User" w:date="2015-04-05T17:32:00Z"/>
          <w:rFonts w:asciiTheme="minorHAnsi" w:eastAsiaTheme="minorEastAsia" w:hAnsiTheme="minorHAnsi" w:cstheme="minorBidi"/>
          <w:smallCaps w:val="0"/>
          <w:noProof/>
          <w:sz w:val="22"/>
          <w:szCs w:val="22"/>
        </w:rPr>
      </w:pPr>
      <w:del w:id="447" w:author="User" w:date="2015-04-05T17:32:00Z">
        <w:r w:rsidRPr="008A116E">
          <w:rPr>
            <w:rPrChange w:id="448" w:author="User" w:date="2015-04-05T17:32:00Z">
              <w:rPr>
                <w:rStyle w:val="Hyperlink"/>
                <w:smallCaps w:val="0"/>
                <w:noProof/>
                <w:lang w:val="fr-FR"/>
              </w:rPr>
            </w:rPrChange>
          </w:rPr>
          <w:delText>2.1</w:delText>
        </w:r>
        <w:r w:rsidR="00B14DBF" w:rsidDel="00FD2372">
          <w:rPr>
            <w:rFonts w:asciiTheme="minorHAnsi" w:eastAsiaTheme="minorEastAsia" w:hAnsiTheme="minorHAnsi" w:cstheme="minorBidi"/>
            <w:smallCaps w:val="0"/>
            <w:noProof/>
            <w:sz w:val="22"/>
            <w:szCs w:val="22"/>
          </w:rPr>
          <w:tab/>
        </w:r>
        <w:r w:rsidRPr="008A116E">
          <w:rPr>
            <w:rPrChange w:id="449" w:author="User" w:date="2015-04-05T17:32:00Z">
              <w:rPr>
                <w:rStyle w:val="Hyperlink"/>
                <w:smallCaps w:val="0"/>
                <w:noProof/>
                <w:lang w:val="fr-FR"/>
              </w:rPr>
            </w:rPrChange>
          </w:rPr>
          <w:delText>Grupo de Processos de INICIAÇÃO</w:delText>
        </w:r>
        <w:r w:rsidR="00B14DBF" w:rsidDel="00FD2372">
          <w:rPr>
            <w:noProof/>
            <w:webHidden/>
          </w:rPr>
          <w:tab/>
        </w:r>
      </w:del>
      <w:del w:id="450" w:author="User" w:date="2015-04-05T17:31:00Z">
        <w:r w:rsidR="00B14DBF" w:rsidDel="00FD2372">
          <w:rPr>
            <w:noProof/>
            <w:webHidden/>
          </w:rPr>
          <w:delText>19</w:delText>
        </w:r>
      </w:del>
    </w:p>
    <w:p w:rsidR="00B14DBF" w:rsidDel="00FD2372" w:rsidRDefault="008A116E">
      <w:pPr>
        <w:pStyle w:val="Sumrio3"/>
        <w:tabs>
          <w:tab w:val="left" w:pos="1200"/>
          <w:tab w:val="right" w:leader="dot" w:pos="9269"/>
        </w:tabs>
        <w:rPr>
          <w:del w:id="451" w:author="User" w:date="2015-04-05T17:32:00Z"/>
          <w:rFonts w:asciiTheme="minorHAnsi" w:eastAsiaTheme="minorEastAsia" w:hAnsiTheme="minorHAnsi" w:cstheme="minorBidi"/>
          <w:i w:val="0"/>
          <w:iCs w:val="0"/>
          <w:noProof/>
          <w:sz w:val="22"/>
          <w:szCs w:val="22"/>
        </w:rPr>
      </w:pPr>
      <w:del w:id="452" w:author="User" w:date="2015-04-05T17:32:00Z">
        <w:r w:rsidRPr="008A116E">
          <w:rPr>
            <w:rPrChange w:id="453" w:author="User" w:date="2015-04-05T17:32:00Z">
              <w:rPr>
                <w:rStyle w:val="Hyperlink"/>
                <w:i w:val="0"/>
                <w:iCs w:val="0"/>
                <w:noProof/>
              </w:rPr>
            </w:rPrChange>
          </w:rPr>
          <w:delText>2.1.1</w:delText>
        </w:r>
        <w:r w:rsidR="00B14DBF" w:rsidDel="00FD2372">
          <w:rPr>
            <w:rFonts w:asciiTheme="minorHAnsi" w:eastAsiaTheme="minorEastAsia" w:hAnsiTheme="minorHAnsi" w:cstheme="minorBidi"/>
            <w:i w:val="0"/>
            <w:iCs w:val="0"/>
            <w:noProof/>
            <w:sz w:val="22"/>
            <w:szCs w:val="22"/>
          </w:rPr>
          <w:tab/>
        </w:r>
        <w:r w:rsidRPr="008A116E">
          <w:rPr>
            <w:rPrChange w:id="454" w:author="User" w:date="2015-04-05T17:32:00Z">
              <w:rPr>
                <w:rStyle w:val="Hyperlink"/>
                <w:i w:val="0"/>
                <w:iCs w:val="0"/>
                <w:noProof/>
              </w:rPr>
            </w:rPrChange>
          </w:rPr>
          <w:delText>Detalhamento dos Stakeholders</w:delText>
        </w:r>
        <w:r w:rsidR="00B14DBF" w:rsidDel="00FD2372">
          <w:rPr>
            <w:noProof/>
            <w:webHidden/>
          </w:rPr>
          <w:tab/>
        </w:r>
      </w:del>
      <w:del w:id="455" w:author="User" w:date="2015-04-05T17:31:00Z">
        <w:r w:rsidR="00B14DBF" w:rsidDel="00FD2372">
          <w:rPr>
            <w:noProof/>
            <w:webHidden/>
          </w:rPr>
          <w:delText>19</w:delText>
        </w:r>
      </w:del>
    </w:p>
    <w:p w:rsidR="00B14DBF" w:rsidDel="00FD2372" w:rsidRDefault="008A116E">
      <w:pPr>
        <w:pStyle w:val="Sumrio2"/>
        <w:tabs>
          <w:tab w:val="left" w:pos="720"/>
          <w:tab w:val="right" w:leader="dot" w:pos="9269"/>
        </w:tabs>
        <w:rPr>
          <w:del w:id="456" w:author="User" w:date="2015-04-05T17:32:00Z"/>
          <w:rFonts w:asciiTheme="minorHAnsi" w:eastAsiaTheme="minorEastAsia" w:hAnsiTheme="minorHAnsi" w:cstheme="minorBidi"/>
          <w:smallCaps w:val="0"/>
          <w:noProof/>
          <w:sz w:val="22"/>
          <w:szCs w:val="22"/>
        </w:rPr>
      </w:pPr>
      <w:del w:id="457" w:author="User" w:date="2015-04-05T17:32:00Z">
        <w:r w:rsidRPr="008A116E">
          <w:rPr>
            <w:rPrChange w:id="458" w:author="User" w:date="2015-04-05T17:32:00Z">
              <w:rPr>
                <w:rStyle w:val="Hyperlink"/>
                <w:smallCaps w:val="0"/>
                <w:noProof/>
                <w:lang w:val="fr-FR"/>
              </w:rPr>
            </w:rPrChange>
          </w:rPr>
          <w:delText>2.2</w:delText>
        </w:r>
        <w:r w:rsidR="00B14DBF" w:rsidDel="00FD2372">
          <w:rPr>
            <w:rFonts w:asciiTheme="minorHAnsi" w:eastAsiaTheme="minorEastAsia" w:hAnsiTheme="minorHAnsi" w:cstheme="minorBidi"/>
            <w:smallCaps w:val="0"/>
            <w:noProof/>
            <w:sz w:val="22"/>
            <w:szCs w:val="22"/>
          </w:rPr>
          <w:tab/>
        </w:r>
        <w:r w:rsidRPr="008A116E">
          <w:rPr>
            <w:rPrChange w:id="459" w:author="User" w:date="2015-04-05T17:32:00Z">
              <w:rPr>
                <w:rStyle w:val="Hyperlink"/>
                <w:smallCaps w:val="0"/>
                <w:noProof/>
                <w:lang w:val="fr-FR"/>
              </w:rPr>
            </w:rPrChange>
          </w:rPr>
          <w:delText>Grupo de Processos de PLANEJAMENTO</w:delText>
        </w:r>
        <w:r w:rsidR="00B14DBF" w:rsidDel="00FD2372">
          <w:rPr>
            <w:noProof/>
            <w:webHidden/>
          </w:rPr>
          <w:tab/>
        </w:r>
      </w:del>
      <w:del w:id="460" w:author="User" w:date="2015-04-05T17:31:00Z">
        <w:r w:rsidR="00B14DBF" w:rsidDel="00FD2372">
          <w:rPr>
            <w:noProof/>
            <w:webHidden/>
          </w:rPr>
          <w:delText>20</w:delText>
        </w:r>
      </w:del>
    </w:p>
    <w:p w:rsidR="00B14DBF" w:rsidDel="00FD2372" w:rsidRDefault="008A116E">
      <w:pPr>
        <w:pStyle w:val="Sumrio3"/>
        <w:tabs>
          <w:tab w:val="left" w:pos="1200"/>
          <w:tab w:val="right" w:leader="dot" w:pos="9269"/>
        </w:tabs>
        <w:rPr>
          <w:del w:id="461" w:author="User" w:date="2015-04-05T17:32:00Z"/>
          <w:rFonts w:asciiTheme="minorHAnsi" w:eastAsiaTheme="minorEastAsia" w:hAnsiTheme="minorHAnsi" w:cstheme="minorBidi"/>
          <w:i w:val="0"/>
          <w:iCs w:val="0"/>
          <w:noProof/>
          <w:sz w:val="22"/>
          <w:szCs w:val="22"/>
        </w:rPr>
      </w:pPr>
      <w:del w:id="462" w:author="User" w:date="2015-04-05T17:32:00Z">
        <w:r w:rsidRPr="008A116E">
          <w:rPr>
            <w:rPrChange w:id="463" w:author="User" w:date="2015-04-05T17:32:00Z">
              <w:rPr>
                <w:rStyle w:val="Hyperlink"/>
                <w:i w:val="0"/>
                <w:iCs w:val="0"/>
                <w:noProof/>
              </w:rPr>
            </w:rPrChange>
          </w:rPr>
          <w:lastRenderedPageBreak/>
          <w:delText>2.2.1</w:delText>
        </w:r>
        <w:r w:rsidR="00B14DBF" w:rsidDel="00FD2372">
          <w:rPr>
            <w:rFonts w:asciiTheme="minorHAnsi" w:eastAsiaTheme="minorEastAsia" w:hAnsiTheme="minorHAnsi" w:cstheme="minorBidi"/>
            <w:i w:val="0"/>
            <w:iCs w:val="0"/>
            <w:noProof/>
            <w:sz w:val="22"/>
            <w:szCs w:val="22"/>
          </w:rPr>
          <w:tab/>
        </w:r>
        <w:r w:rsidRPr="008A116E">
          <w:rPr>
            <w:rPrChange w:id="464" w:author="User" w:date="2015-04-05T17:32:00Z">
              <w:rPr>
                <w:rStyle w:val="Hyperlink"/>
                <w:i w:val="0"/>
                <w:iCs w:val="0"/>
                <w:noProof/>
              </w:rPr>
            </w:rPrChange>
          </w:rPr>
          <w:delText>DECLARAÇÃO DO ESCOPO</w:delText>
        </w:r>
        <w:r w:rsidR="00B14DBF" w:rsidDel="00FD2372">
          <w:rPr>
            <w:noProof/>
            <w:webHidden/>
          </w:rPr>
          <w:tab/>
        </w:r>
      </w:del>
      <w:del w:id="465" w:author="User" w:date="2015-04-05T17:31:00Z">
        <w:r w:rsidR="00B14DBF" w:rsidDel="00FD2372">
          <w:rPr>
            <w:noProof/>
            <w:webHidden/>
          </w:rPr>
          <w:delText>20</w:delText>
        </w:r>
      </w:del>
    </w:p>
    <w:p w:rsidR="00B14DBF" w:rsidDel="00FD2372" w:rsidRDefault="008A116E">
      <w:pPr>
        <w:pStyle w:val="Sumrio3"/>
        <w:tabs>
          <w:tab w:val="left" w:pos="1200"/>
          <w:tab w:val="right" w:leader="dot" w:pos="9269"/>
        </w:tabs>
        <w:rPr>
          <w:del w:id="466" w:author="User" w:date="2015-04-05T17:32:00Z"/>
          <w:rFonts w:asciiTheme="minorHAnsi" w:eastAsiaTheme="minorEastAsia" w:hAnsiTheme="minorHAnsi" w:cstheme="minorBidi"/>
          <w:i w:val="0"/>
          <w:iCs w:val="0"/>
          <w:noProof/>
          <w:sz w:val="22"/>
          <w:szCs w:val="22"/>
        </w:rPr>
      </w:pPr>
      <w:del w:id="467" w:author="User" w:date="2015-04-05T17:32:00Z">
        <w:r w:rsidRPr="008A116E">
          <w:rPr>
            <w:rPrChange w:id="468" w:author="User" w:date="2015-04-05T17:32:00Z">
              <w:rPr>
                <w:rStyle w:val="Hyperlink"/>
                <w:i w:val="0"/>
                <w:iCs w:val="0"/>
                <w:noProof/>
              </w:rPr>
            </w:rPrChange>
          </w:rPr>
          <w:delText>2.2.2</w:delText>
        </w:r>
        <w:r w:rsidR="00B14DBF" w:rsidDel="00FD2372">
          <w:rPr>
            <w:rFonts w:asciiTheme="minorHAnsi" w:eastAsiaTheme="minorEastAsia" w:hAnsiTheme="minorHAnsi" w:cstheme="minorBidi"/>
            <w:i w:val="0"/>
            <w:iCs w:val="0"/>
            <w:noProof/>
            <w:sz w:val="22"/>
            <w:szCs w:val="22"/>
          </w:rPr>
          <w:tab/>
        </w:r>
        <w:r w:rsidRPr="008A116E">
          <w:rPr>
            <w:rPrChange w:id="469" w:author="User" w:date="2015-04-05T17:32:00Z">
              <w:rPr>
                <w:rStyle w:val="Hyperlink"/>
                <w:i w:val="0"/>
                <w:iCs w:val="0"/>
                <w:noProof/>
              </w:rPr>
            </w:rPrChange>
          </w:rPr>
          <w:delText>PLANO DE GERENCIAMENTO DO ESCOPO</w:delText>
        </w:r>
        <w:r w:rsidR="00B14DBF" w:rsidDel="00FD2372">
          <w:rPr>
            <w:noProof/>
            <w:webHidden/>
          </w:rPr>
          <w:tab/>
        </w:r>
      </w:del>
      <w:del w:id="470" w:author="User" w:date="2015-04-05T17:31:00Z">
        <w:r w:rsidR="00B14DBF" w:rsidDel="00FD2372">
          <w:rPr>
            <w:noProof/>
            <w:webHidden/>
          </w:rPr>
          <w:delText>20</w:delText>
        </w:r>
      </w:del>
    </w:p>
    <w:p w:rsidR="00B14DBF" w:rsidDel="00FD2372" w:rsidRDefault="008A116E">
      <w:pPr>
        <w:pStyle w:val="Sumrio3"/>
        <w:tabs>
          <w:tab w:val="left" w:pos="1200"/>
          <w:tab w:val="right" w:leader="dot" w:pos="9269"/>
        </w:tabs>
        <w:rPr>
          <w:del w:id="471" w:author="User" w:date="2015-04-05T17:32:00Z"/>
          <w:rFonts w:asciiTheme="minorHAnsi" w:eastAsiaTheme="minorEastAsia" w:hAnsiTheme="minorHAnsi" w:cstheme="minorBidi"/>
          <w:i w:val="0"/>
          <w:iCs w:val="0"/>
          <w:noProof/>
          <w:sz w:val="22"/>
          <w:szCs w:val="22"/>
        </w:rPr>
      </w:pPr>
      <w:del w:id="472" w:author="User" w:date="2015-04-05T17:32:00Z">
        <w:r w:rsidRPr="008A116E">
          <w:rPr>
            <w:rPrChange w:id="473" w:author="User" w:date="2015-04-05T17:32:00Z">
              <w:rPr>
                <w:rStyle w:val="Hyperlink"/>
                <w:i w:val="0"/>
                <w:iCs w:val="0"/>
                <w:noProof/>
              </w:rPr>
            </w:rPrChange>
          </w:rPr>
          <w:delText>2.2.3</w:delText>
        </w:r>
        <w:r w:rsidR="00B14DBF" w:rsidDel="00FD2372">
          <w:rPr>
            <w:rFonts w:asciiTheme="minorHAnsi" w:eastAsiaTheme="minorEastAsia" w:hAnsiTheme="minorHAnsi" w:cstheme="minorBidi"/>
            <w:i w:val="0"/>
            <w:iCs w:val="0"/>
            <w:noProof/>
            <w:sz w:val="22"/>
            <w:szCs w:val="22"/>
          </w:rPr>
          <w:tab/>
        </w:r>
        <w:r w:rsidRPr="008A116E">
          <w:rPr>
            <w:rPrChange w:id="474" w:author="User" w:date="2015-04-05T17:32:00Z">
              <w:rPr>
                <w:rStyle w:val="Hyperlink"/>
                <w:i w:val="0"/>
                <w:iCs w:val="0"/>
                <w:noProof/>
              </w:rPr>
            </w:rPrChange>
          </w:rPr>
          <w:delText>PLANO DE GERENCIAMENTO DO TEMPO</w:delText>
        </w:r>
        <w:r w:rsidR="00B14DBF" w:rsidDel="00FD2372">
          <w:rPr>
            <w:noProof/>
            <w:webHidden/>
          </w:rPr>
          <w:tab/>
        </w:r>
      </w:del>
      <w:del w:id="475" w:author="User" w:date="2015-04-05T17:31:00Z">
        <w:r w:rsidR="00B14DBF" w:rsidDel="00FD2372">
          <w:rPr>
            <w:noProof/>
            <w:webHidden/>
          </w:rPr>
          <w:delText>21</w:delText>
        </w:r>
      </w:del>
    </w:p>
    <w:p w:rsidR="00B14DBF" w:rsidDel="00FD2372" w:rsidRDefault="008A116E">
      <w:pPr>
        <w:pStyle w:val="Sumrio3"/>
        <w:tabs>
          <w:tab w:val="left" w:pos="1200"/>
          <w:tab w:val="right" w:leader="dot" w:pos="9269"/>
        </w:tabs>
        <w:rPr>
          <w:del w:id="476" w:author="User" w:date="2015-04-05T17:32:00Z"/>
          <w:rFonts w:asciiTheme="minorHAnsi" w:eastAsiaTheme="minorEastAsia" w:hAnsiTheme="minorHAnsi" w:cstheme="minorBidi"/>
          <w:i w:val="0"/>
          <w:iCs w:val="0"/>
          <w:noProof/>
          <w:sz w:val="22"/>
          <w:szCs w:val="22"/>
        </w:rPr>
      </w:pPr>
      <w:del w:id="477" w:author="User" w:date="2015-04-05T17:32:00Z">
        <w:r w:rsidRPr="008A116E">
          <w:rPr>
            <w:rPrChange w:id="478" w:author="User" w:date="2015-04-05T17:32:00Z">
              <w:rPr>
                <w:rStyle w:val="Hyperlink"/>
                <w:i w:val="0"/>
                <w:iCs w:val="0"/>
                <w:noProof/>
              </w:rPr>
            </w:rPrChange>
          </w:rPr>
          <w:delText>2.2.4</w:delText>
        </w:r>
        <w:r w:rsidR="00B14DBF" w:rsidDel="00FD2372">
          <w:rPr>
            <w:rFonts w:asciiTheme="minorHAnsi" w:eastAsiaTheme="minorEastAsia" w:hAnsiTheme="minorHAnsi" w:cstheme="minorBidi"/>
            <w:i w:val="0"/>
            <w:iCs w:val="0"/>
            <w:noProof/>
            <w:sz w:val="22"/>
            <w:szCs w:val="22"/>
          </w:rPr>
          <w:tab/>
        </w:r>
        <w:r w:rsidRPr="008A116E">
          <w:rPr>
            <w:rPrChange w:id="479" w:author="User" w:date="2015-04-05T17:32:00Z">
              <w:rPr>
                <w:rStyle w:val="Hyperlink"/>
                <w:i w:val="0"/>
                <w:iCs w:val="0"/>
                <w:noProof/>
              </w:rPr>
            </w:rPrChange>
          </w:rPr>
          <w:delText>PLANO DE GERENCIAMENTO DOS CUSTOS</w:delText>
        </w:r>
        <w:r w:rsidR="00B14DBF" w:rsidDel="00FD2372">
          <w:rPr>
            <w:noProof/>
            <w:webHidden/>
          </w:rPr>
          <w:tab/>
        </w:r>
      </w:del>
      <w:del w:id="480" w:author="User" w:date="2015-04-05T17:31:00Z">
        <w:r w:rsidR="00B14DBF" w:rsidDel="00FD2372">
          <w:rPr>
            <w:noProof/>
            <w:webHidden/>
          </w:rPr>
          <w:delText>21</w:delText>
        </w:r>
      </w:del>
    </w:p>
    <w:p w:rsidR="00B14DBF" w:rsidDel="00FD2372" w:rsidRDefault="008A116E">
      <w:pPr>
        <w:pStyle w:val="Sumrio3"/>
        <w:tabs>
          <w:tab w:val="left" w:pos="1200"/>
          <w:tab w:val="right" w:leader="dot" w:pos="9269"/>
        </w:tabs>
        <w:rPr>
          <w:del w:id="481" w:author="User" w:date="2015-04-05T17:32:00Z"/>
          <w:rFonts w:asciiTheme="minorHAnsi" w:eastAsiaTheme="minorEastAsia" w:hAnsiTheme="minorHAnsi" w:cstheme="minorBidi"/>
          <w:i w:val="0"/>
          <w:iCs w:val="0"/>
          <w:noProof/>
          <w:sz w:val="22"/>
          <w:szCs w:val="22"/>
        </w:rPr>
      </w:pPr>
      <w:del w:id="482" w:author="User" w:date="2015-04-05T17:32:00Z">
        <w:r w:rsidRPr="008A116E">
          <w:rPr>
            <w:rPrChange w:id="483" w:author="User" w:date="2015-04-05T17:32:00Z">
              <w:rPr>
                <w:rStyle w:val="Hyperlink"/>
                <w:i w:val="0"/>
                <w:iCs w:val="0"/>
                <w:noProof/>
              </w:rPr>
            </w:rPrChange>
          </w:rPr>
          <w:delText>2.2.5</w:delText>
        </w:r>
        <w:r w:rsidR="00B14DBF" w:rsidDel="00FD2372">
          <w:rPr>
            <w:rFonts w:asciiTheme="minorHAnsi" w:eastAsiaTheme="minorEastAsia" w:hAnsiTheme="minorHAnsi" w:cstheme="minorBidi"/>
            <w:i w:val="0"/>
            <w:iCs w:val="0"/>
            <w:noProof/>
            <w:sz w:val="22"/>
            <w:szCs w:val="22"/>
          </w:rPr>
          <w:tab/>
        </w:r>
        <w:r w:rsidRPr="008A116E">
          <w:rPr>
            <w:rPrChange w:id="484" w:author="User" w:date="2015-04-05T17:32:00Z">
              <w:rPr>
                <w:rStyle w:val="Hyperlink"/>
                <w:i w:val="0"/>
                <w:iCs w:val="0"/>
                <w:noProof/>
              </w:rPr>
            </w:rPrChange>
          </w:rPr>
          <w:delText>PLANO DE GERENCIAMENTO DA QUALIDADE</w:delText>
        </w:r>
        <w:r w:rsidR="00B14DBF" w:rsidDel="00FD2372">
          <w:rPr>
            <w:noProof/>
            <w:webHidden/>
          </w:rPr>
          <w:tab/>
        </w:r>
      </w:del>
      <w:del w:id="485" w:author="User" w:date="2015-04-05T17:31:00Z">
        <w:r w:rsidR="00B14DBF" w:rsidDel="00FD2372">
          <w:rPr>
            <w:noProof/>
            <w:webHidden/>
          </w:rPr>
          <w:delText>22</w:delText>
        </w:r>
      </w:del>
    </w:p>
    <w:p w:rsidR="00B14DBF" w:rsidDel="00FD2372" w:rsidRDefault="008A116E">
      <w:pPr>
        <w:pStyle w:val="Sumrio3"/>
        <w:tabs>
          <w:tab w:val="left" w:pos="1200"/>
          <w:tab w:val="right" w:leader="dot" w:pos="9269"/>
        </w:tabs>
        <w:rPr>
          <w:del w:id="486" w:author="User" w:date="2015-04-05T17:32:00Z"/>
          <w:rFonts w:asciiTheme="minorHAnsi" w:eastAsiaTheme="minorEastAsia" w:hAnsiTheme="minorHAnsi" w:cstheme="minorBidi"/>
          <w:i w:val="0"/>
          <w:iCs w:val="0"/>
          <w:noProof/>
          <w:sz w:val="22"/>
          <w:szCs w:val="22"/>
        </w:rPr>
      </w:pPr>
      <w:del w:id="487" w:author="User" w:date="2015-04-05T17:32:00Z">
        <w:r w:rsidRPr="008A116E">
          <w:rPr>
            <w:rPrChange w:id="488" w:author="User" w:date="2015-04-05T17:32:00Z">
              <w:rPr>
                <w:rStyle w:val="Hyperlink"/>
                <w:i w:val="0"/>
                <w:iCs w:val="0"/>
                <w:noProof/>
              </w:rPr>
            </w:rPrChange>
          </w:rPr>
          <w:delText>2.2.6</w:delText>
        </w:r>
        <w:r w:rsidR="00B14DBF" w:rsidDel="00FD2372">
          <w:rPr>
            <w:rFonts w:asciiTheme="minorHAnsi" w:eastAsiaTheme="minorEastAsia" w:hAnsiTheme="minorHAnsi" w:cstheme="minorBidi"/>
            <w:i w:val="0"/>
            <w:iCs w:val="0"/>
            <w:noProof/>
            <w:sz w:val="22"/>
            <w:szCs w:val="22"/>
          </w:rPr>
          <w:tab/>
        </w:r>
        <w:r w:rsidRPr="008A116E">
          <w:rPr>
            <w:rPrChange w:id="489" w:author="User" w:date="2015-04-05T17:32:00Z">
              <w:rPr>
                <w:rStyle w:val="Hyperlink"/>
                <w:i w:val="0"/>
                <w:iCs w:val="0"/>
                <w:noProof/>
              </w:rPr>
            </w:rPrChange>
          </w:rPr>
          <w:delText>PLANO DE GERENCIAMENTO DOS RECURSOS HUMANOS</w:delText>
        </w:r>
        <w:r w:rsidR="00B14DBF" w:rsidDel="00FD2372">
          <w:rPr>
            <w:noProof/>
            <w:webHidden/>
          </w:rPr>
          <w:tab/>
        </w:r>
      </w:del>
      <w:del w:id="490" w:author="User" w:date="2015-04-05T17:31:00Z">
        <w:r w:rsidR="00B14DBF" w:rsidDel="00FD2372">
          <w:rPr>
            <w:noProof/>
            <w:webHidden/>
          </w:rPr>
          <w:delText>22</w:delText>
        </w:r>
      </w:del>
    </w:p>
    <w:p w:rsidR="00B14DBF" w:rsidDel="00FD2372" w:rsidRDefault="008A116E">
      <w:pPr>
        <w:pStyle w:val="Sumrio3"/>
        <w:tabs>
          <w:tab w:val="left" w:pos="1200"/>
          <w:tab w:val="right" w:leader="dot" w:pos="9269"/>
        </w:tabs>
        <w:rPr>
          <w:del w:id="491" w:author="User" w:date="2015-04-05T17:32:00Z"/>
          <w:rFonts w:asciiTheme="minorHAnsi" w:eastAsiaTheme="minorEastAsia" w:hAnsiTheme="minorHAnsi" w:cstheme="minorBidi"/>
          <w:i w:val="0"/>
          <w:iCs w:val="0"/>
          <w:noProof/>
          <w:sz w:val="22"/>
          <w:szCs w:val="22"/>
        </w:rPr>
      </w:pPr>
      <w:del w:id="492" w:author="User" w:date="2015-04-05T17:32:00Z">
        <w:r w:rsidRPr="008A116E">
          <w:rPr>
            <w:rPrChange w:id="493" w:author="User" w:date="2015-04-05T17:32:00Z">
              <w:rPr>
                <w:rStyle w:val="Hyperlink"/>
                <w:i w:val="0"/>
                <w:iCs w:val="0"/>
                <w:noProof/>
              </w:rPr>
            </w:rPrChange>
          </w:rPr>
          <w:delText>2.2.7</w:delText>
        </w:r>
        <w:r w:rsidR="00B14DBF" w:rsidDel="00FD2372">
          <w:rPr>
            <w:rFonts w:asciiTheme="minorHAnsi" w:eastAsiaTheme="minorEastAsia" w:hAnsiTheme="minorHAnsi" w:cstheme="minorBidi"/>
            <w:i w:val="0"/>
            <w:iCs w:val="0"/>
            <w:noProof/>
            <w:sz w:val="22"/>
            <w:szCs w:val="22"/>
          </w:rPr>
          <w:tab/>
        </w:r>
        <w:r w:rsidRPr="008A116E">
          <w:rPr>
            <w:rPrChange w:id="494" w:author="User" w:date="2015-04-05T17:32:00Z">
              <w:rPr>
                <w:rStyle w:val="Hyperlink"/>
                <w:i w:val="0"/>
                <w:iCs w:val="0"/>
                <w:noProof/>
              </w:rPr>
            </w:rPrChange>
          </w:rPr>
          <w:delText>PLANO DE GERENCIAMENTO DAS COMUNICAÇÕES</w:delText>
        </w:r>
        <w:r w:rsidR="00B14DBF" w:rsidDel="00FD2372">
          <w:rPr>
            <w:noProof/>
            <w:webHidden/>
          </w:rPr>
          <w:tab/>
        </w:r>
      </w:del>
      <w:del w:id="495" w:author="User" w:date="2015-04-05T17:31:00Z">
        <w:r w:rsidR="00B14DBF" w:rsidDel="00FD2372">
          <w:rPr>
            <w:noProof/>
            <w:webHidden/>
          </w:rPr>
          <w:delText>23</w:delText>
        </w:r>
      </w:del>
    </w:p>
    <w:p w:rsidR="00B14DBF" w:rsidDel="00FD2372" w:rsidRDefault="008A116E">
      <w:pPr>
        <w:pStyle w:val="Sumrio3"/>
        <w:tabs>
          <w:tab w:val="left" w:pos="1200"/>
          <w:tab w:val="right" w:leader="dot" w:pos="9269"/>
        </w:tabs>
        <w:rPr>
          <w:del w:id="496" w:author="User" w:date="2015-04-05T17:32:00Z"/>
          <w:rFonts w:asciiTheme="minorHAnsi" w:eastAsiaTheme="minorEastAsia" w:hAnsiTheme="minorHAnsi" w:cstheme="minorBidi"/>
          <w:i w:val="0"/>
          <w:iCs w:val="0"/>
          <w:noProof/>
          <w:sz w:val="22"/>
          <w:szCs w:val="22"/>
        </w:rPr>
      </w:pPr>
      <w:del w:id="497" w:author="User" w:date="2015-04-05T17:32:00Z">
        <w:r w:rsidRPr="008A116E">
          <w:rPr>
            <w:rPrChange w:id="498" w:author="User" w:date="2015-04-05T17:32:00Z">
              <w:rPr>
                <w:rStyle w:val="Hyperlink"/>
                <w:i w:val="0"/>
                <w:iCs w:val="0"/>
                <w:noProof/>
              </w:rPr>
            </w:rPrChange>
          </w:rPr>
          <w:delText>2.2.8</w:delText>
        </w:r>
        <w:r w:rsidR="00B14DBF" w:rsidDel="00FD2372">
          <w:rPr>
            <w:rFonts w:asciiTheme="minorHAnsi" w:eastAsiaTheme="minorEastAsia" w:hAnsiTheme="minorHAnsi" w:cstheme="minorBidi"/>
            <w:i w:val="0"/>
            <w:iCs w:val="0"/>
            <w:noProof/>
            <w:sz w:val="22"/>
            <w:szCs w:val="22"/>
          </w:rPr>
          <w:tab/>
        </w:r>
        <w:r w:rsidRPr="008A116E">
          <w:rPr>
            <w:rPrChange w:id="499" w:author="User" w:date="2015-04-05T17:32:00Z">
              <w:rPr>
                <w:rStyle w:val="Hyperlink"/>
                <w:i w:val="0"/>
                <w:iCs w:val="0"/>
                <w:noProof/>
              </w:rPr>
            </w:rPrChange>
          </w:rPr>
          <w:delText>PLANO DE GERENCIAMENTO DOS RISCOS</w:delText>
        </w:r>
        <w:r w:rsidR="00B14DBF" w:rsidDel="00FD2372">
          <w:rPr>
            <w:noProof/>
            <w:webHidden/>
          </w:rPr>
          <w:tab/>
        </w:r>
      </w:del>
      <w:del w:id="500" w:author="User" w:date="2015-04-05T17:31:00Z">
        <w:r w:rsidR="00B14DBF" w:rsidDel="00FD2372">
          <w:rPr>
            <w:noProof/>
            <w:webHidden/>
          </w:rPr>
          <w:delText>23</w:delText>
        </w:r>
      </w:del>
    </w:p>
    <w:p w:rsidR="00B14DBF" w:rsidDel="00FD2372" w:rsidRDefault="008A116E">
      <w:pPr>
        <w:pStyle w:val="Sumrio3"/>
        <w:tabs>
          <w:tab w:val="left" w:pos="1200"/>
          <w:tab w:val="right" w:leader="dot" w:pos="9269"/>
        </w:tabs>
        <w:rPr>
          <w:del w:id="501" w:author="User" w:date="2015-04-05T17:32:00Z"/>
          <w:rFonts w:asciiTheme="minorHAnsi" w:eastAsiaTheme="minorEastAsia" w:hAnsiTheme="minorHAnsi" w:cstheme="minorBidi"/>
          <w:i w:val="0"/>
          <w:iCs w:val="0"/>
          <w:noProof/>
          <w:sz w:val="22"/>
          <w:szCs w:val="22"/>
        </w:rPr>
      </w:pPr>
      <w:del w:id="502" w:author="User" w:date="2015-04-05T17:32:00Z">
        <w:r w:rsidRPr="008A116E">
          <w:rPr>
            <w:rPrChange w:id="503" w:author="User" w:date="2015-04-05T17:32:00Z">
              <w:rPr>
                <w:rStyle w:val="Hyperlink"/>
                <w:i w:val="0"/>
                <w:iCs w:val="0"/>
                <w:noProof/>
              </w:rPr>
            </w:rPrChange>
          </w:rPr>
          <w:delText>2.2.9</w:delText>
        </w:r>
        <w:r w:rsidR="00B14DBF" w:rsidDel="00FD2372">
          <w:rPr>
            <w:rFonts w:asciiTheme="minorHAnsi" w:eastAsiaTheme="minorEastAsia" w:hAnsiTheme="minorHAnsi" w:cstheme="minorBidi"/>
            <w:i w:val="0"/>
            <w:iCs w:val="0"/>
            <w:noProof/>
            <w:sz w:val="22"/>
            <w:szCs w:val="22"/>
          </w:rPr>
          <w:tab/>
        </w:r>
        <w:r w:rsidRPr="008A116E">
          <w:rPr>
            <w:rPrChange w:id="504" w:author="User" w:date="2015-04-05T17:32:00Z">
              <w:rPr>
                <w:rStyle w:val="Hyperlink"/>
                <w:i w:val="0"/>
                <w:iCs w:val="0"/>
                <w:noProof/>
              </w:rPr>
            </w:rPrChange>
          </w:rPr>
          <w:delText>PLANO DE GERENCIAMENTO DAS AQUISIÇÕES</w:delText>
        </w:r>
        <w:r w:rsidR="00B14DBF" w:rsidDel="00FD2372">
          <w:rPr>
            <w:noProof/>
            <w:webHidden/>
          </w:rPr>
          <w:tab/>
        </w:r>
      </w:del>
      <w:del w:id="505" w:author="User" w:date="2015-04-05T17:31:00Z">
        <w:r w:rsidR="00B14DBF" w:rsidDel="00FD2372">
          <w:rPr>
            <w:noProof/>
            <w:webHidden/>
          </w:rPr>
          <w:delText>23</w:delText>
        </w:r>
      </w:del>
    </w:p>
    <w:p w:rsidR="00B14DBF" w:rsidDel="00FD2372" w:rsidRDefault="008A116E">
      <w:pPr>
        <w:pStyle w:val="Sumrio3"/>
        <w:tabs>
          <w:tab w:val="left" w:pos="1440"/>
          <w:tab w:val="right" w:leader="dot" w:pos="9269"/>
        </w:tabs>
        <w:rPr>
          <w:del w:id="506" w:author="User" w:date="2015-04-05T17:32:00Z"/>
          <w:rFonts w:asciiTheme="minorHAnsi" w:eastAsiaTheme="minorEastAsia" w:hAnsiTheme="minorHAnsi" w:cstheme="minorBidi"/>
          <w:i w:val="0"/>
          <w:iCs w:val="0"/>
          <w:noProof/>
          <w:sz w:val="22"/>
          <w:szCs w:val="22"/>
        </w:rPr>
      </w:pPr>
      <w:del w:id="507" w:author="User" w:date="2015-04-05T17:32:00Z">
        <w:r w:rsidRPr="008A116E">
          <w:rPr>
            <w:rPrChange w:id="508" w:author="User" w:date="2015-04-05T17:32:00Z">
              <w:rPr>
                <w:rStyle w:val="Hyperlink"/>
                <w:i w:val="0"/>
                <w:iCs w:val="0"/>
                <w:noProof/>
              </w:rPr>
            </w:rPrChange>
          </w:rPr>
          <w:delText>2.2.10</w:delText>
        </w:r>
        <w:r w:rsidR="00B14DBF" w:rsidDel="00FD2372">
          <w:rPr>
            <w:rFonts w:asciiTheme="minorHAnsi" w:eastAsiaTheme="minorEastAsia" w:hAnsiTheme="minorHAnsi" w:cstheme="minorBidi"/>
            <w:i w:val="0"/>
            <w:iCs w:val="0"/>
            <w:noProof/>
            <w:sz w:val="22"/>
            <w:szCs w:val="22"/>
          </w:rPr>
          <w:tab/>
        </w:r>
        <w:r w:rsidRPr="008A116E">
          <w:rPr>
            <w:rPrChange w:id="509" w:author="User" w:date="2015-04-05T17:32:00Z">
              <w:rPr>
                <w:rStyle w:val="Hyperlink"/>
                <w:i w:val="0"/>
                <w:iCs w:val="0"/>
                <w:noProof/>
              </w:rPr>
            </w:rPrChange>
          </w:rPr>
          <w:delText>CRONOGRAMA DO PROJETO</w:delText>
        </w:r>
        <w:r w:rsidR="00B14DBF" w:rsidDel="00FD2372">
          <w:rPr>
            <w:noProof/>
            <w:webHidden/>
          </w:rPr>
          <w:tab/>
        </w:r>
      </w:del>
      <w:del w:id="510" w:author="User" w:date="2015-04-05T17:31:00Z">
        <w:r w:rsidR="00B14DBF" w:rsidDel="00FD2372">
          <w:rPr>
            <w:noProof/>
            <w:webHidden/>
          </w:rPr>
          <w:delText>24</w:delText>
        </w:r>
      </w:del>
    </w:p>
    <w:p w:rsidR="00B14DBF" w:rsidDel="00FD2372" w:rsidRDefault="008A116E">
      <w:pPr>
        <w:pStyle w:val="Sumrio3"/>
        <w:tabs>
          <w:tab w:val="left" w:pos="1440"/>
          <w:tab w:val="right" w:leader="dot" w:pos="9269"/>
        </w:tabs>
        <w:rPr>
          <w:del w:id="511" w:author="User" w:date="2015-04-05T17:32:00Z"/>
          <w:rFonts w:asciiTheme="minorHAnsi" w:eastAsiaTheme="minorEastAsia" w:hAnsiTheme="minorHAnsi" w:cstheme="minorBidi"/>
          <w:i w:val="0"/>
          <w:iCs w:val="0"/>
          <w:noProof/>
          <w:sz w:val="22"/>
          <w:szCs w:val="22"/>
        </w:rPr>
      </w:pPr>
      <w:del w:id="512" w:author="User" w:date="2015-04-05T17:32:00Z">
        <w:r w:rsidRPr="008A116E">
          <w:rPr>
            <w:rPrChange w:id="513" w:author="User" w:date="2015-04-05T17:32:00Z">
              <w:rPr>
                <w:rStyle w:val="Hyperlink"/>
                <w:i w:val="0"/>
                <w:iCs w:val="0"/>
                <w:noProof/>
              </w:rPr>
            </w:rPrChange>
          </w:rPr>
          <w:delText>2.2.11</w:delText>
        </w:r>
        <w:r w:rsidR="00B14DBF" w:rsidDel="00FD2372">
          <w:rPr>
            <w:rFonts w:asciiTheme="minorHAnsi" w:eastAsiaTheme="minorEastAsia" w:hAnsiTheme="minorHAnsi" w:cstheme="minorBidi"/>
            <w:i w:val="0"/>
            <w:iCs w:val="0"/>
            <w:noProof/>
            <w:sz w:val="22"/>
            <w:szCs w:val="22"/>
          </w:rPr>
          <w:tab/>
        </w:r>
        <w:r w:rsidRPr="008A116E">
          <w:rPr>
            <w:rPrChange w:id="514" w:author="User" w:date="2015-04-05T17:32:00Z">
              <w:rPr>
                <w:rStyle w:val="Hyperlink"/>
                <w:i w:val="0"/>
                <w:iCs w:val="0"/>
                <w:noProof/>
              </w:rPr>
            </w:rPrChange>
          </w:rPr>
          <w:delText>REGISTRO DOS RISCOS DO PROJETO</w:delText>
        </w:r>
        <w:r w:rsidR="00B14DBF" w:rsidDel="00FD2372">
          <w:rPr>
            <w:noProof/>
            <w:webHidden/>
          </w:rPr>
          <w:tab/>
        </w:r>
      </w:del>
      <w:del w:id="515" w:author="User" w:date="2015-04-05T17:31:00Z">
        <w:r w:rsidR="00B14DBF" w:rsidDel="00FD2372">
          <w:rPr>
            <w:noProof/>
            <w:webHidden/>
          </w:rPr>
          <w:delText>24</w:delText>
        </w:r>
      </w:del>
    </w:p>
    <w:p w:rsidR="00B14DBF" w:rsidDel="00FD2372" w:rsidRDefault="008A116E">
      <w:pPr>
        <w:pStyle w:val="Sumrio2"/>
        <w:tabs>
          <w:tab w:val="left" w:pos="720"/>
          <w:tab w:val="right" w:leader="dot" w:pos="9269"/>
        </w:tabs>
        <w:rPr>
          <w:del w:id="516" w:author="User" w:date="2015-04-05T17:32:00Z"/>
          <w:rFonts w:asciiTheme="minorHAnsi" w:eastAsiaTheme="minorEastAsia" w:hAnsiTheme="minorHAnsi" w:cstheme="minorBidi"/>
          <w:smallCaps w:val="0"/>
          <w:noProof/>
          <w:sz w:val="22"/>
          <w:szCs w:val="22"/>
        </w:rPr>
      </w:pPr>
      <w:del w:id="517" w:author="User" w:date="2015-04-05T17:32:00Z">
        <w:r w:rsidRPr="008A116E">
          <w:rPr>
            <w:rPrChange w:id="518" w:author="User" w:date="2015-04-05T17:32:00Z">
              <w:rPr>
                <w:rStyle w:val="Hyperlink"/>
                <w:smallCaps w:val="0"/>
                <w:noProof/>
                <w:lang w:val="fr-FR"/>
              </w:rPr>
            </w:rPrChange>
          </w:rPr>
          <w:delText>2.3</w:delText>
        </w:r>
        <w:r w:rsidR="00B14DBF" w:rsidDel="00FD2372">
          <w:rPr>
            <w:rFonts w:asciiTheme="minorHAnsi" w:eastAsiaTheme="minorEastAsia" w:hAnsiTheme="minorHAnsi" w:cstheme="minorBidi"/>
            <w:smallCaps w:val="0"/>
            <w:noProof/>
            <w:sz w:val="22"/>
            <w:szCs w:val="22"/>
          </w:rPr>
          <w:tab/>
        </w:r>
        <w:r w:rsidRPr="008A116E">
          <w:rPr>
            <w:rPrChange w:id="519" w:author="User" w:date="2015-04-05T17:32:00Z">
              <w:rPr>
                <w:rStyle w:val="Hyperlink"/>
                <w:smallCaps w:val="0"/>
                <w:noProof/>
                <w:lang w:val="fr-FR"/>
              </w:rPr>
            </w:rPrChange>
          </w:rPr>
          <w:delText>Grupo de Processos de EXECUÇÃO</w:delText>
        </w:r>
        <w:r w:rsidR="00B14DBF" w:rsidDel="00FD2372">
          <w:rPr>
            <w:noProof/>
            <w:webHidden/>
          </w:rPr>
          <w:tab/>
        </w:r>
      </w:del>
      <w:del w:id="520" w:author="User" w:date="2015-04-05T17:31:00Z">
        <w:r w:rsidR="00B14DBF" w:rsidDel="00FD2372">
          <w:rPr>
            <w:noProof/>
            <w:webHidden/>
          </w:rPr>
          <w:delText>24</w:delText>
        </w:r>
      </w:del>
    </w:p>
    <w:p w:rsidR="00B14DBF" w:rsidDel="00FD2372" w:rsidRDefault="008A116E">
      <w:pPr>
        <w:pStyle w:val="Sumrio2"/>
        <w:tabs>
          <w:tab w:val="left" w:pos="720"/>
          <w:tab w:val="right" w:leader="dot" w:pos="9269"/>
        </w:tabs>
        <w:rPr>
          <w:del w:id="521" w:author="User" w:date="2015-04-05T17:32:00Z"/>
          <w:rFonts w:asciiTheme="minorHAnsi" w:eastAsiaTheme="minorEastAsia" w:hAnsiTheme="minorHAnsi" w:cstheme="minorBidi"/>
          <w:smallCaps w:val="0"/>
          <w:noProof/>
          <w:sz w:val="22"/>
          <w:szCs w:val="22"/>
        </w:rPr>
      </w:pPr>
      <w:del w:id="522" w:author="User" w:date="2015-04-05T17:32:00Z">
        <w:r w:rsidRPr="008A116E">
          <w:rPr>
            <w:rPrChange w:id="523" w:author="User" w:date="2015-04-05T17:32:00Z">
              <w:rPr>
                <w:rStyle w:val="Hyperlink"/>
                <w:smallCaps w:val="0"/>
                <w:noProof/>
                <w:lang w:val="fr-FR"/>
              </w:rPr>
            </w:rPrChange>
          </w:rPr>
          <w:delText>2.4</w:delText>
        </w:r>
        <w:r w:rsidR="00B14DBF" w:rsidDel="00FD2372">
          <w:rPr>
            <w:rFonts w:asciiTheme="minorHAnsi" w:eastAsiaTheme="minorEastAsia" w:hAnsiTheme="minorHAnsi" w:cstheme="minorBidi"/>
            <w:smallCaps w:val="0"/>
            <w:noProof/>
            <w:sz w:val="22"/>
            <w:szCs w:val="22"/>
          </w:rPr>
          <w:tab/>
        </w:r>
        <w:r w:rsidRPr="008A116E">
          <w:rPr>
            <w:rPrChange w:id="524" w:author="User" w:date="2015-04-05T17:32:00Z">
              <w:rPr>
                <w:rStyle w:val="Hyperlink"/>
                <w:smallCaps w:val="0"/>
                <w:noProof/>
                <w:lang w:val="fr-FR"/>
              </w:rPr>
            </w:rPrChange>
          </w:rPr>
          <w:delText>Grupo de Processos de MONITORAMENTO E CONTROLE</w:delText>
        </w:r>
        <w:r w:rsidR="00B14DBF" w:rsidDel="00FD2372">
          <w:rPr>
            <w:noProof/>
            <w:webHidden/>
          </w:rPr>
          <w:tab/>
        </w:r>
      </w:del>
      <w:del w:id="525" w:author="User" w:date="2015-04-05T17:31:00Z">
        <w:r w:rsidR="00B14DBF" w:rsidDel="00FD2372">
          <w:rPr>
            <w:noProof/>
            <w:webHidden/>
          </w:rPr>
          <w:delText>24</w:delText>
        </w:r>
      </w:del>
    </w:p>
    <w:p w:rsidR="00B14DBF" w:rsidDel="00FD2372" w:rsidRDefault="008A116E">
      <w:pPr>
        <w:pStyle w:val="Sumrio2"/>
        <w:tabs>
          <w:tab w:val="left" w:pos="720"/>
          <w:tab w:val="right" w:leader="dot" w:pos="9269"/>
        </w:tabs>
        <w:rPr>
          <w:del w:id="526" w:author="User" w:date="2015-04-05T17:32:00Z"/>
          <w:rFonts w:asciiTheme="minorHAnsi" w:eastAsiaTheme="minorEastAsia" w:hAnsiTheme="minorHAnsi" w:cstheme="minorBidi"/>
          <w:smallCaps w:val="0"/>
          <w:noProof/>
          <w:sz w:val="22"/>
          <w:szCs w:val="22"/>
        </w:rPr>
      </w:pPr>
      <w:del w:id="527" w:author="User" w:date="2015-04-05T17:32:00Z">
        <w:r w:rsidRPr="008A116E">
          <w:rPr>
            <w:rPrChange w:id="528" w:author="User" w:date="2015-04-05T17:32:00Z">
              <w:rPr>
                <w:rStyle w:val="Hyperlink"/>
                <w:smallCaps w:val="0"/>
                <w:noProof/>
                <w:lang w:val="fr-FR"/>
              </w:rPr>
            </w:rPrChange>
          </w:rPr>
          <w:delText>2.5</w:delText>
        </w:r>
        <w:r w:rsidR="00B14DBF" w:rsidDel="00FD2372">
          <w:rPr>
            <w:rFonts w:asciiTheme="minorHAnsi" w:eastAsiaTheme="minorEastAsia" w:hAnsiTheme="minorHAnsi" w:cstheme="minorBidi"/>
            <w:smallCaps w:val="0"/>
            <w:noProof/>
            <w:sz w:val="22"/>
            <w:szCs w:val="22"/>
          </w:rPr>
          <w:tab/>
        </w:r>
        <w:r w:rsidRPr="008A116E">
          <w:rPr>
            <w:rPrChange w:id="529" w:author="User" w:date="2015-04-05T17:32:00Z">
              <w:rPr>
                <w:rStyle w:val="Hyperlink"/>
                <w:smallCaps w:val="0"/>
                <w:noProof/>
                <w:lang w:val="fr-FR"/>
              </w:rPr>
            </w:rPrChange>
          </w:rPr>
          <w:delText>Grupo de Processos de ENCERRAMENTO</w:delText>
        </w:r>
        <w:r w:rsidR="00B14DBF" w:rsidDel="00FD2372">
          <w:rPr>
            <w:noProof/>
            <w:webHidden/>
          </w:rPr>
          <w:tab/>
        </w:r>
      </w:del>
      <w:del w:id="530" w:author="User" w:date="2015-04-05T17:31:00Z">
        <w:r w:rsidR="00B14DBF" w:rsidDel="00FD2372">
          <w:rPr>
            <w:noProof/>
            <w:webHidden/>
          </w:rPr>
          <w:delText>25</w:delText>
        </w:r>
      </w:del>
    </w:p>
    <w:p w:rsidR="00B14DBF" w:rsidDel="00FD2372" w:rsidRDefault="008A116E">
      <w:pPr>
        <w:pStyle w:val="Sumrio1"/>
        <w:rPr>
          <w:del w:id="531" w:author="User" w:date="2015-04-05T17:32:00Z"/>
          <w:rFonts w:asciiTheme="minorHAnsi" w:eastAsiaTheme="minorEastAsia" w:hAnsiTheme="minorHAnsi" w:cstheme="minorBidi"/>
          <w:b w:val="0"/>
          <w:bCs w:val="0"/>
          <w:caps w:val="0"/>
          <w:noProof/>
          <w:sz w:val="22"/>
          <w:szCs w:val="22"/>
        </w:rPr>
      </w:pPr>
      <w:del w:id="532" w:author="User" w:date="2015-04-05T17:32:00Z">
        <w:r w:rsidRPr="008A116E">
          <w:rPr>
            <w:rPrChange w:id="533" w:author="User" w:date="2015-04-05T17:32:00Z">
              <w:rPr>
                <w:rStyle w:val="Hyperlink"/>
                <w:b w:val="0"/>
                <w:bCs w:val="0"/>
                <w:caps w:val="0"/>
                <w:noProof/>
              </w:rPr>
            </w:rPrChange>
          </w:rPr>
          <w:delText>3</w:delText>
        </w:r>
        <w:r w:rsidR="00B14DBF" w:rsidDel="00FD2372">
          <w:rPr>
            <w:rFonts w:asciiTheme="minorHAnsi" w:eastAsiaTheme="minorEastAsia" w:hAnsiTheme="minorHAnsi" w:cstheme="minorBidi"/>
            <w:b w:val="0"/>
            <w:bCs w:val="0"/>
            <w:caps w:val="0"/>
            <w:noProof/>
            <w:sz w:val="22"/>
            <w:szCs w:val="22"/>
          </w:rPr>
          <w:tab/>
        </w:r>
        <w:r w:rsidRPr="008A116E">
          <w:rPr>
            <w:rPrChange w:id="534" w:author="User" w:date="2015-04-05T17:32:00Z">
              <w:rPr>
                <w:rStyle w:val="Hyperlink"/>
                <w:b w:val="0"/>
                <w:bCs w:val="0"/>
                <w:caps w:val="0"/>
                <w:noProof/>
              </w:rPr>
            </w:rPrChange>
          </w:rPr>
          <w:delText>Desenvolvimento do Sistema de Informações</w:delText>
        </w:r>
        <w:r w:rsidR="00B14DBF" w:rsidDel="00FD2372">
          <w:rPr>
            <w:noProof/>
            <w:webHidden/>
          </w:rPr>
          <w:tab/>
        </w:r>
      </w:del>
      <w:del w:id="535" w:author="User" w:date="2015-04-05T17:31:00Z">
        <w:r w:rsidR="00B14DBF" w:rsidDel="00FD2372">
          <w:rPr>
            <w:noProof/>
            <w:webHidden/>
          </w:rPr>
          <w:delText>26</w:delText>
        </w:r>
      </w:del>
    </w:p>
    <w:p w:rsidR="00B14DBF" w:rsidDel="00FD2372" w:rsidRDefault="008A116E">
      <w:pPr>
        <w:pStyle w:val="Sumrio2"/>
        <w:tabs>
          <w:tab w:val="left" w:pos="720"/>
          <w:tab w:val="right" w:leader="dot" w:pos="9269"/>
        </w:tabs>
        <w:rPr>
          <w:del w:id="536" w:author="User" w:date="2015-04-05T17:32:00Z"/>
          <w:rFonts w:asciiTheme="minorHAnsi" w:eastAsiaTheme="minorEastAsia" w:hAnsiTheme="minorHAnsi" w:cstheme="minorBidi"/>
          <w:smallCaps w:val="0"/>
          <w:noProof/>
          <w:sz w:val="22"/>
          <w:szCs w:val="22"/>
        </w:rPr>
      </w:pPr>
      <w:del w:id="537" w:author="User" w:date="2015-04-05T17:32:00Z">
        <w:r w:rsidRPr="008A116E">
          <w:rPr>
            <w:rPrChange w:id="538" w:author="User" w:date="2015-04-05T17:32:00Z">
              <w:rPr>
                <w:rStyle w:val="Hyperlink"/>
                <w:smallCaps w:val="0"/>
                <w:noProof/>
                <w:lang w:val="fr-FR"/>
              </w:rPr>
            </w:rPrChange>
          </w:rPr>
          <w:delText>3.1</w:delText>
        </w:r>
        <w:r w:rsidR="00B14DBF" w:rsidDel="00FD2372">
          <w:rPr>
            <w:rFonts w:asciiTheme="minorHAnsi" w:eastAsiaTheme="minorEastAsia" w:hAnsiTheme="minorHAnsi" w:cstheme="minorBidi"/>
            <w:smallCaps w:val="0"/>
            <w:noProof/>
            <w:sz w:val="22"/>
            <w:szCs w:val="22"/>
          </w:rPr>
          <w:tab/>
        </w:r>
        <w:r w:rsidRPr="008A116E">
          <w:rPr>
            <w:rPrChange w:id="539" w:author="User" w:date="2015-04-05T17:32:00Z">
              <w:rPr>
                <w:rStyle w:val="Hyperlink"/>
                <w:smallCaps w:val="0"/>
                <w:noProof/>
                <w:lang w:val="fr-FR"/>
              </w:rPr>
            </w:rPrChange>
          </w:rPr>
          <w:delText>Produtos da Etapa de ANALISE</w:delText>
        </w:r>
        <w:r w:rsidR="00B14DBF" w:rsidDel="00FD2372">
          <w:rPr>
            <w:noProof/>
            <w:webHidden/>
          </w:rPr>
          <w:tab/>
        </w:r>
      </w:del>
      <w:del w:id="540" w:author="User" w:date="2015-04-05T17:31:00Z">
        <w:r w:rsidR="00B14DBF" w:rsidDel="00FD2372">
          <w:rPr>
            <w:noProof/>
            <w:webHidden/>
          </w:rPr>
          <w:delText>26</w:delText>
        </w:r>
      </w:del>
    </w:p>
    <w:p w:rsidR="00B14DBF" w:rsidDel="00FD2372" w:rsidRDefault="008A116E">
      <w:pPr>
        <w:pStyle w:val="Sumrio3"/>
        <w:tabs>
          <w:tab w:val="left" w:pos="1200"/>
          <w:tab w:val="right" w:leader="dot" w:pos="9269"/>
        </w:tabs>
        <w:rPr>
          <w:del w:id="541" w:author="User" w:date="2015-04-05T17:32:00Z"/>
          <w:rFonts w:asciiTheme="minorHAnsi" w:eastAsiaTheme="minorEastAsia" w:hAnsiTheme="minorHAnsi" w:cstheme="minorBidi"/>
          <w:i w:val="0"/>
          <w:iCs w:val="0"/>
          <w:noProof/>
          <w:sz w:val="22"/>
          <w:szCs w:val="22"/>
        </w:rPr>
      </w:pPr>
      <w:del w:id="542" w:author="User" w:date="2015-04-05T17:32:00Z">
        <w:r w:rsidRPr="008A116E">
          <w:rPr>
            <w:rPrChange w:id="543" w:author="User" w:date="2015-04-05T17:32:00Z">
              <w:rPr>
                <w:rStyle w:val="Hyperlink"/>
                <w:i w:val="0"/>
                <w:iCs w:val="0"/>
                <w:noProof/>
              </w:rPr>
            </w:rPrChange>
          </w:rPr>
          <w:delText>3.1.1</w:delText>
        </w:r>
        <w:r w:rsidR="00B14DBF" w:rsidDel="00FD2372">
          <w:rPr>
            <w:rFonts w:asciiTheme="minorHAnsi" w:eastAsiaTheme="minorEastAsia" w:hAnsiTheme="minorHAnsi" w:cstheme="minorBidi"/>
            <w:i w:val="0"/>
            <w:iCs w:val="0"/>
            <w:noProof/>
            <w:sz w:val="22"/>
            <w:szCs w:val="22"/>
          </w:rPr>
          <w:tab/>
        </w:r>
        <w:r w:rsidRPr="008A116E">
          <w:rPr>
            <w:rPrChange w:id="544" w:author="User" w:date="2015-04-05T17:32:00Z">
              <w:rPr>
                <w:rStyle w:val="Hyperlink"/>
                <w:i w:val="0"/>
                <w:iCs w:val="0"/>
                <w:noProof/>
              </w:rPr>
            </w:rPrChange>
          </w:rPr>
          <w:delText>Ambiente do Usuário</w:delText>
        </w:r>
        <w:r w:rsidR="00B14DBF" w:rsidDel="00FD2372">
          <w:rPr>
            <w:noProof/>
            <w:webHidden/>
          </w:rPr>
          <w:tab/>
        </w:r>
      </w:del>
      <w:del w:id="545" w:author="User" w:date="2015-04-05T17:31:00Z">
        <w:r w:rsidR="00B14DBF" w:rsidDel="00FD2372">
          <w:rPr>
            <w:noProof/>
            <w:webHidden/>
          </w:rPr>
          <w:delText>26</w:delText>
        </w:r>
      </w:del>
    </w:p>
    <w:p w:rsidR="00B14DBF" w:rsidDel="00FD2372" w:rsidRDefault="008A116E">
      <w:pPr>
        <w:pStyle w:val="Sumrio3"/>
        <w:tabs>
          <w:tab w:val="left" w:pos="1200"/>
          <w:tab w:val="right" w:leader="dot" w:pos="9269"/>
        </w:tabs>
        <w:rPr>
          <w:del w:id="546" w:author="User" w:date="2015-04-05T17:32:00Z"/>
          <w:rFonts w:asciiTheme="minorHAnsi" w:eastAsiaTheme="minorEastAsia" w:hAnsiTheme="minorHAnsi" w:cstheme="minorBidi"/>
          <w:i w:val="0"/>
          <w:iCs w:val="0"/>
          <w:noProof/>
          <w:sz w:val="22"/>
          <w:szCs w:val="22"/>
        </w:rPr>
      </w:pPr>
      <w:del w:id="547" w:author="User" w:date="2015-04-05T17:32:00Z">
        <w:r w:rsidRPr="008A116E">
          <w:rPr>
            <w:rPrChange w:id="548" w:author="User" w:date="2015-04-05T17:32:00Z">
              <w:rPr>
                <w:rStyle w:val="Hyperlink"/>
                <w:i w:val="0"/>
                <w:iCs w:val="0"/>
                <w:noProof/>
              </w:rPr>
            </w:rPrChange>
          </w:rPr>
          <w:delText>3.1.2</w:delText>
        </w:r>
        <w:r w:rsidR="00B14DBF" w:rsidDel="00FD2372">
          <w:rPr>
            <w:rFonts w:asciiTheme="minorHAnsi" w:eastAsiaTheme="minorEastAsia" w:hAnsiTheme="minorHAnsi" w:cstheme="minorBidi"/>
            <w:i w:val="0"/>
            <w:iCs w:val="0"/>
            <w:noProof/>
            <w:sz w:val="22"/>
            <w:szCs w:val="22"/>
          </w:rPr>
          <w:tab/>
        </w:r>
        <w:r w:rsidRPr="008A116E">
          <w:rPr>
            <w:rPrChange w:id="549" w:author="User" w:date="2015-04-05T17:32:00Z">
              <w:rPr>
                <w:rStyle w:val="Hyperlink"/>
                <w:i w:val="0"/>
                <w:iCs w:val="0"/>
                <w:noProof/>
              </w:rPr>
            </w:rPrChange>
          </w:rPr>
          <w:delText>Resumo das Principais Necessidades dos Usuários</w:delText>
        </w:r>
        <w:r w:rsidR="00B14DBF" w:rsidDel="00FD2372">
          <w:rPr>
            <w:noProof/>
            <w:webHidden/>
          </w:rPr>
          <w:tab/>
        </w:r>
      </w:del>
      <w:del w:id="550" w:author="User" w:date="2015-04-05T17:31:00Z">
        <w:r w:rsidR="00B14DBF" w:rsidDel="00FD2372">
          <w:rPr>
            <w:noProof/>
            <w:webHidden/>
          </w:rPr>
          <w:delText>26</w:delText>
        </w:r>
      </w:del>
    </w:p>
    <w:p w:rsidR="00B14DBF" w:rsidDel="00FD2372" w:rsidRDefault="008A116E">
      <w:pPr>
        <w:pStyle w:val="Sumrio3"/>
        <w:tabs>
          <w:tab w:val="left" w:pos="1200"/>
          <w:tab w:val="right" w:leader="dot" w:pos="9269"/>
        </w:tabs>
        <w:rPr>
          <w:del w:id="551" w:author="User" w:date="2015-04-05T17:32:00Z"/>
          <w:rFonts w:asciiTheme="minorHAnsi" w:eastAsiaTheme="minorEastAsia" w:hAnsiTheme="minorHAnsi" w:cstheme="minorBidi"/>
          <w:i w:val="0"/>
          <w:iCs w:val="0"/>
          <w:noProof/>
          <w:sz w:val="22"/>
          <w:szCs w:val="22"/>
        </w:rPr>
      </w:pPr>
      <w:del w:id="552" w:author="User" w:date="2015-04-05T17:32:00Z">
        <w:r w:rsidRPr="008A116E">
          <w:rPr>
            <w:rPrChange w:id="553" w:author="User" w:date="2015-04-05T17:32:00Z">
              <w:rPr>
                <w:rStyle w:val="Hyperlink"/>
                <w:i w:val="0"/>
                <w:iCs w:val="0"/>
                <w:noProof/>
              </w:rPr>
            </w:rPrChange>
          </w:rPr>
          <w:delText>3.1.3</w:delText>
        </w:r>
        <w:r w:rsidR="00B14DBF" w:rsidDel="00FD2372">
          <w:rPr>
            <w:rFonts w:asciiTheme="minorHAnsi" w:eastAsiaTheme="minorEastAsia" w:hAnsiTheme="minorHAnsi" w:cstheme="minorBidi"/>
            <w:i w:val="0"/>
            <w:iCs w:val="0"/>
            <w:noProof/>
            <w:sz w:val="22"/>
            <w:szCs w:val="22"/>
          </w:rPr>
          <w:tab/>
        </w:r>
        <w:r w:rsidRPr="008A116E">
          <w:rPr>
            <w:rPrChange w:id="554" w:author="User" w:date="2015-04-05T17:32:00Z">
              <w:rPr>
                <w:rStyle w:val="Hyperlink"/>
                <w:i w:val="0"/>
                <w:iCs w:val="0"/>
                <w:noProof/>
              </w:rPr>
            </w:rPrChange>
          </w:rPr>
          <w:delText>Alternativas e Concorrência</w:delText>
        </w:r>
        <w:r w:rsidR="00B14DBF" w:rsidDel="00FD2372">
          <w:rPr>
            <w:noProof/>
            <w:webHidden/>
          </w:rPr>
          <w:tab/>
        </w:r>
      </w:del>
      <w:del w:id="555" w:author="User" w:date="2015-04-05T17:31:00Z">
        <w:r w:rsidR="00B14DBF" w:rsidDel="00FD2372">
          <w:rPr>
            <w:noProof/>
            <w:webHidden/>
          </w:rPr>
          <w:delText>27</w:delText>
        </w:r>
      </w:del>
    </w:p>
    <w:p w:rsidR="00B14DBF" w:rsidDel="00FD2372" w:rsidRDefault="008A116E">
      <w:pPr>
        <w:pStyle w:val="Sumrio3"/>
        <w:tabs>
          <w:tab w:val="left" w:pos="1200"/>
          <w:tab w:val="right" w:leader="dot" w:pos="9269"/>
        </w:tabs>
        <w:rPr>
          <w:del w:id="556" w:author="User" w:date="2015-04-05T17:32:00Z"/>
          <w:rFonts w:asciiTheme="minorHAnsi" w:eastAsiaTheme="minorEastAsia" w:hAnsiTheme="minorHAnsi" w:cstheme="minorBidi"/>
          <w:i w:val="0"/>
          <w:iCs w:val="0"/>
          <w:noProof/>
          <w:sz w:val="22"/>
          <w:szCs w:val="22"/>
        </w:rPr>
      </w:pPr>
      <w:del w:id="557" w:author="User" w:date="2015-04-05T17:32:00Z">
        <w:r w:rsidRPr="008A116E">
          <w:rPr>
            <w:rPrChange w:id="558" w:author="User" w:date="2015-04-05T17:32:00Z">
              <w:rPr>
                <w:rStyle w:val="Hyperlink"/>
                <w:i w:val="0"/>
                <w:iCs w:val="0"/>
                <w:noProof/>
              </w:rPr>
            </w:rPrChange>
          </w:rPr>
          <w:delText>3.1.4</w:delText>
        </w:r>
        <w:r w:rsidR="00B14DBF" w:rsidDel="00FD2372">
          <w:rPr>
            <w:rFonts w:asciiTheme="minorHAnsi" w:eastAsiaTheme="minorEastAsia" w:hAnsiTheme="minorHAnsi" w:cstheme="minorBidi"/>
            <w:i w:val="0"/>
            <w:iCs w:val="0"/>
            <w:noProof/>
            <w:sz w:val="22"/>
            <w:szCs w:val="22"/>
          </w:rPr>
          <w:tab/>
        </w:r>
        <w:r w:rsidRPr="008A116E">
          <w:rPr>
            <w:rPrChange w:id="559" w:author="User" w:date="2015-04-05T17:32:00Z">
              <w:rPr>
                <w:rStyle w:val="Hyperlink"/>
                <w:i w:val="0"/>
                <w:iCs w:val="0"/>
                <w:noProof/>
              </w:rPr>
            </w:rPrChange>
          </w:rPr>
          <w:delText>Visão Geral do Produto</w:delText>
        </w:r>
        <w:r w:rsidR="00B14DBF" w:rsidDel="00FD2372">
          <w:rPr>
            <w:noProof/>
            <w:webHidden/>
          </w:rPr>
          <w:tab/>
        </w:r>
      </w:del>
      <w:del w:id="560" w:author="User" w:date="2015-04-05T17:31:00Z">
        <w:r w:rsidR="00B14DBF" w:rsidDel="00FD2372">
          <w:rPr>
            <w:noProof/>
            <w:webHidden/>
          </w:rPr>
          <w:delText>27</w:delText>
        </w:r>
      </w:del>
    </w:p>
    <w:p w:rsidR="00B14DBF" w:rsidDel="00FD2372" w:rsidRDefault="008A116E">
      <w:pPr>
        <w:pStyle w:val="Sumrio3"/>
        <w:tabs>
          <w:tab w:val="left" w:pos="1200"/>
          <w:tab w:val="right" w:leader="dot" w:pos="9269"/>
        </w:tabs>
        <w:rPr>
          <w:del w:id="561" w:author="User" w:date="2015-04-05T17:32:00Z"/>
          <w:rFonts w:asciiTheme="minorHAnsi" w:eastAsiaTheme="minorEastAsia" w:hAnsiTheme="minorHAnsi" w:cstheme="minorBidi"/>
          <w:i w:val="0"/>
          <w:iCs w:val="0"/>
          <w:noProof/>
          <w:sz w:val="22"/>
          <w:szCs w:val="22"/>
        </w:rPr>
      </w:pPr>
      <w:del w:id="562" w:author="User" w:date="2015-04-05T17:32:00Z">
        <w:r w:rsidRPr="008A116E">
          <w:rPr>
            <w:rPrChange w:id="563" w:author="User" w:date="2015-04-05T17:32:00Z">
              <w:rPr>
                <w:rStyle w:val="Hyperlink"/>
                <w:i w:val="0"/>
                <w:iCs w:val="0"/>
                <w:noProof/>
              </w:rPr>
            </w:rPrChange>
          </w:rPr>
          <w:delText>3.1.5</w:delText>
        </w:r>
        <w:r w:rsidR="00B14DBF" w:rsidDel="00FD2372">
          <w:rPr>
            <w:rFonts w:asciiTheme="minorHAnsi" w:eastAsiaTheme="minorEastAsia" w:hAnsiTheme="minorHAnsi" w:cstheme="minorBidi"/>
            <w:i w:val="0"/>
            <w:iCs w:val="0"/>
            <w:noProof/>
            <w:sz w:val="22"/>
            <w:szCs w:val="22"/>
          </w:rPr>
          <w:tab/>
        </w:r>
        <w:r w:rsidRPr="008A116E">
          <w:rPr>
            <w:rPrChange w:id="564" w:author="User" w:date="2015-04-05T17:32:00Z">
              <w:rPr>
                <w:rStyle w:val="Hyperlink"/>
                <w:i w:val="0"/>
                <w:iCs w:val="0"/>
                <w:noProof/>
              </w:rPr>
            </w:rPrChange>
          </w:rPr>
          <w:delText>RequisitosFuncionais do Produto</w:delText>
        </w:r>
        <w:r w:rsidR="00B14DBF" w:rsidDel="00FD2372">
          <w:rPr>
            <w:noProof/>
            <w:webHidden/>
          </w:rPr>
          <w:tab/>
        </w:r>
      </w:del>
      <w:del w:id="565" w:author="User" w:date="2015-04-05T17:31:00Z">
        <w:r w:rsidR="00B14DBF" w:rsidDel="00FD2372">
          <w:rPr>
            <w:noProof/>
            <w:webHidden/>
          </w:rPr>
          <w:delText>28</w:delText>
        </w:r>
      </w:del>
    </w:p>
    <w:p w:rsidR="00B14DBF" w:rsidDel="00FD2372" w:rsidRDefault="008A116E">
      <w:pPr>
        <w:pStyle w:val="Sumrio3"/>
        <w:tabs>
          <w:tab w:val="left" w:pos="1200"/>
          <w:tab w:val="right" w:leader="dot" w:pos="9269"/>
        </w:tabs>
        <w:rPr>
          <w:del w:id="566" w:author="User" w:date="2015-04-05T17:32:00Z"/>
          <w:rFonts w:asciiTheme="minorHAnsi" w:eastAsiaTheme="minorEastAsia" w:hAnsiTheme="minorHAnsi" w:cstheme="minorBidi"/>
          <w:i w:val="0"/>
          <w:iCs w:val="0"/>
          <w:noProof/>
          <w:sz w:val="22"/>
          <w:szCs w:val="22"/>
        </w:rPr>
      </w:pPr>
      <w:del w:id="567" w:author="User" w:date="2015-04-05T17:32:00Z">
        <w:r w:rsidRPr="008A116E">
          <w:rPr>
            <w:rPrChange w:id="568" w:author="User" w:date="2015-04-05T17:32:00Z">
              <w:rPr>
                <w:rStyle w:val="Hyperlink"/>
                <w:i w:val="0"/>
                <w:iCs w:val="0"/>
                <w:noProof/>
              </w:rPr>
            </w:rPrChange>
          </w:rPr>
          <w:delText>3.1.6</w:delText>
        </w:r>
        <w:r w:rsidR="00B14DBF" w:rsidDel="00FD2372">
          <w:rPr>
            <w:rFonts w:asciiTheme="minorHAnsi" w:eastAsiaTheme="minorEastAsia" w:hAnsiTheme="minorHAnsi" w:cstheme="minorBidi"/>
            <w:i w:val="0"/>
            <w:iCs w:val="0"/>
            <w:noProof/>
            <w:sz w:val="22"/>
            <w:szCs w:val="22"/>
          </w:rPr>
          <w:tab/>
        </w:r>
        <w:r w:rsidRPr="008A116E">
          <w:rPr>
            <w:rPrChange w:id="569" w:author="User" w:date="2015-04-05T17:32:00Z">
              <w:rPr>
                <w:rStyle w:val="Hyperlink"/>
                <w:i w:val="0"/>
                <w:iCs w:val="0"/>
                <w:noProof/>
              </w:rPr>
            </w:rPrChange>
          </w:rPr>
          <w:delText>Requisitos Não Funcionais do Produto</w:delText>
        </w:r>
        <w:r w:rsidR="00B14DBF" w:rsidDel="00FD2372">
          <w:rPr>
            <w:noProof/>
            <w:webHidden/>
          </w:rPr>
          <w:tab/>
        </w:r>
      </w:del>
      <w:del w:id="570" w:author="User" w:date="2015-04-05T17:31:00Z">
        <w:r w:rsidR="00B14DBF" w:rsidDel="00FD2372">
          <w:rPr>
            <w:noProof/>
            <w:webHidden/>
          </w:rPr>
          <w:delText>28</w:delText>
        </w:r>
      </w:del>
    </w:p>
    <w:p w:rsidR="00B14DBF" w:rsidDel="00FD2372" w:rsidRDefault="008A116E">
      <w:pPr>
        <w:pStyle w:val="Sumrio3"/>
        <w:tabs>
          <w:tab w:val="left" w:pos="1200"/>
          <w:tab w:val="right" w:leader="dot" w:pos="9269"/>
        </w:tabs>
        <w:rPr>
          <w:del w:id="571" w:author="User" w:date="2015-04-05T17:32:00Z"/>
          <w:rFonts w:asciiTheme="minorHAnsi" w:eastAsiaTheme="minorEastAsia" w:hAnsiTheme="minorHAnsi" w:cstheme="minorBidi"/>
          <w:i w:val="0"/>
          <w:iCs w:val="0"/>
          <w:noProof/>
          <w:sz w:val="22"/>
          <w:szCs w:val="22"/>
        </w:rPr>
      </w:pPr>
      <w:del w:id="572" w:author="User" w:date="2015-04-05T17:32:00Z">
        <w:r w:rsidRPr="008A116E">
          <w:rPr>
            <w:rPrChange w:id="573" w:author="User" w:date="2015-04-05T17:32:00Z">
              <w:rPr>
                <w:rStyle w:val="Hyperlink"/>
                <w:i w:val="0"/>
                <w:iCs w:val="0"/>
                <w:noProof/>
              </w:rPr>
            </w:rPrChange>
          </w:rPr>
          <w:delText>3.1.7</w:delText>
        </w:r>
        <w:r w:rsidR="00B14DBF" w:rsidDel="00FD2372">
          <w:rPr>
            <w:rFonts w:asciiTheme="minorHAnsi" w:eastAsiaTheme="minorEastAsia" w:hAnsiTheme="minorHAnsi" w:cstheme="minorBidi"/>
            <w:i w:val="0"/>
            <w:iCs w:val="0"/>
            <w:noProof/>
            <w:sz w:val="22"/>
            <w:szCs w:val="22"/>
          </w:rPr>
          <w:tab/>
        </w:r>
        <w:r w:rsidRPr="008A116E">
          <w:rPr>
            <w:rPrChange w:id="574" w:author="User" w:date="2015-04-05T17:32:00Z">
              <w:rPr>
                <w:rStyle w:val="Hyperlink"/>
                <w:i w:val="0"/>
                <w:iCs w:val="0"/>
                <w:noProof/>
              </w:rPr>
            </w:rPrChange>
          </w:rPr>
          <w:delText>Diagrama de Casos de Uso</w:delText>
        </w:r>
        <w:r w:rsidR="00B14DBF" w:rsidDel="00FD2372">
          <w:rPr>
            <w:noProof/>
            <w:webHidden/>
          </w:rPr>
          <w:tab/>
        </w:r>
      </w:del>
      <w:del w:id="575" w:author="User" w:date="2015-04-05T17:31:00Z">
        <w:r w:rsidR="00B14DBF" w:rsidDel="00FD2372">
          <w:rPr>
            <w:noProof/>
            <w:webHidden/>
          </w:rPr>
          <w:delText>29</w:delText>
        </w:r>
      </w:del>
    </w:p>
    <w:p w:rsidR="00B14DBF" w:rsidDel="00FD2372" w:rsidRDefault="008A116E">
      <w:pPr>
        <w:pStyle w:val="Sumrio3"/>
        <w:tabs>
          <w:tab w:val="left" w:pos="1200"/>
          <w:tab w:val="right" w:leader="dot" w:pos="9269"/>
        </w:tabs>
        <w:rPr>
          <w:del w:id="576" w:author="User" w:date="2015-04-05T17:32:00Z"/>
          <w:rFonts w:asciiTheme="minorHAnsi" w:eastAsiaTheme="minorEastAsia" w:hAnsiTheme="minorHAnsi" w:cstheme="minorBidi"/>
          <w:i w:val="0"/>
          <w:iCs w:val="0"/>
          <w:noProof/>
          <w:sz w:val="22"/>
          <w:szCs w:val="22"/>
        </w:rPr>
      </w:pPr>
      <w:del w:id="577" w:author="User" w:date="2015-04-05T17:32:00Z">
        <w:r w:rsidRPr="008A116E">
          <w:rPr>
            <w:rPrChange w:id="578" w:author="User" w:date="2015-04-05T17:32:00Z">
              <w:rPr>
                <w:rStyle w:val="Hyperlink"/>
                <w:i w:val="0"/>
                <w:iCs w:val="0"/>
                <w:noProof/>
              </w:rPr>
            </w:rPrChange>
          </w:rPr>
          <w:delText>3.1.8</w:delText>
        </w:r>
        <w:r w:rsidR="00B14DBF" w:rsidDel="00FD2372">
          <w:rPr>
            <w:rFonts w:asciiTheme="minorHAnsi" w:eastAsiaTheme="minorEastAsia" w:hAnsiTheme="minorHAnsi" w:cstheme="minorBidi"/>
            <w:i w:val="0"/>
            <w:iCs w:val="0"/>
            <w:noProof/>
            <w:sz w:val="22"/>
            <w:szCs w:val="22"/>
          </w:rPr>
          <w:tab/>
        </w:r>
        <w:r w:rsidRPr="008A116E">
          <w:rPr>
            <w:rPrChange w:id="579" w:author="User" w:date="2015-04-05T17:32:00Z">
              <w:rPr>
                <w:rStyle w:val="Hyperlink"/>
                <w:i w:val="0"/>
                <w:iCs w:val="0"/>
                <w:noProof/>
              </w:rPr>
            </w:rPrChange>
          </w:rPr>
          <w:delText>Descrição dos Atores</w:delText>
        </w:r>
        <w:r w:rsidR="00B14DBF" w:rsidDel="00FD2372">
          <w:rPr>
            <w:noProof/>
            <w:webHidden/>
          </w:rPr>
          <w:tab/>
        </w:r>
      </w:del>
      <w:del w:id="580" w:author="User" w:date="2015-04-05T17:31:00Z">
        <w:r w:rsidR="00B14DBF" w:rsidDel="00FD2372">
          <w:rPr>
            <w:noProof/>
            <w:webHidden/>
          </w:rPr>
          <w:delText>34</w:delText>
        </w:r>
      </w:del>
    </w:p>
    <w:p w:rsidR="00B14DBF" w:rsidDel="00FD2372" w:rsidRDefault="008A116E">
      <w:pPr>
        <w:pStyle w:val="Sumrio3"/>
        <w:tabs>
          <w:tab w:val="left" w:pos="1200"/>
          <w:tab w:val="right" w:leader="dot" w:pos="9269"/>
        </w:tabs>
        <w:rPr>
          <w:del w:id="581" w:author="User" w:date="2015-04-05T17:32:00Z"/>
          <w:rFonts w:asciiTheme="minorHAnsi" w:eastAsiaTheme="minorEastAsia" w:hAnsiTheme="minorHAnsi" w:cstheme="minorBidi"/>
          <w:i w:val="0"/>
          <w:iCs w:val="0"/>
          <w:noProof/>
          <w:sz w:val="22"/>
          <w:szCs w:val="22"/>
        </w:rPr>
      </w:pPr>
      <w:del w:id="582" w:author="User" w:date="2015-04-05T17:32:00Z">
        <w:r w:rsidRPr="008A116E">
          <w:rPr>
            <w:rPrChange w:id="583" w:author="User" w:date="2015-04-05T17:32:00Z">
              <w:rPr>
                <w:rStyle w:val="Hyperlink"/>
                <w:i w:val="0"/>
                <w:iCs w:val="0"/>
                <w:noProof/>
              </w:rPr>
            </w:rPrChange>
          </w:rPr>
          <w:delText>3.1.9</w:delText>
        </w:r>
        <w:r w:rsidR="00B14DBF" w:rsidDel="00FD2372">
          <w:rPr>
            <w:rFonts w:asciiTheme="minorHAnsi" w:eastAsiaTheme="minorEastAsia" w:hAnsiTheme="minorHAnsi" w:cstheme="minorBidi"/>
            <w:i w:val="0"/>
            <w:iCs w:val="0"/>
            <w:noProof/>
            <w:sz w:val="22"/>
            <w:szCs w:val="22"/>
          </w:rPr>
          <w:tab/>
        </w:r>
        <w:r w:rsidRPr="008A116E">
          <w:rPr>
            <w:rPrChange w:id="584" w:author="User" w:date="2015-04-05T17:32:00Z">
              <w:rPr>
                <w:rStyle w:val="Hyperlink"/>
                <w:i w:val="0"/>
                <w:iCs w:val="0"/>
                <w:noProof/>
              </w:rPr>
            </w:rPrChange>
          </w:rPr>
          <w:delText>Descrição dos Casos de Uso</w:delText>
        </w:r>
        <w:r w:rsidR="00B14DBF" w:rsidDel="00FD2372">
          <w:rPr>
            <w:noProof/>
            <w:webHidden/>
          </w:rPr>
          <w:tab/>
        </w:r>
      </w:del>
      <w:del w:id="585" w:author="User" w:date="2015-04-05T17:31:00Z">
        <w:r w:rsidR="00B14DBF" w:rsidDel="00FD2372">
          <w:rPr>
            <w:noProof/>
            <w:webHidden/>
          </w:rPr>
          <w:delText>34</w:delText>
        </w:r>
      </w:del>
    </w:p>
    <w:p w:rsidR="00B14DBF" w:rsidDel="00FD2372" w:rsidRDefault="008A116E">
      <w:pPr>
        <w:pStyle w:val="Sumrio3"/>
        <w:tabs>
          <w:tab w:val="left" w:pos="1440"/>
          <w:tab w:val="right" w:leader="dot" w:pos="9269"/>
        </w:tabs>
        <w:rPr>
          <w:del w:id="586" w:author="User" w:date="2015-04-05T17:32:00Z"/>
          <w:rFonts w:asciiTheme="minorHAnsi" w:eastAsiaTheme="minorEastAsia" w:hAnsiTheme="minorHAnsi" w:cstheme="minorBidi"/>
          <w:i w:val="0"/>
          <w:iCs w:val="0"/>
          <w:noProof/>
          <w:sz w:val="22"/>
          <w:szCs w:val="22"/>
        </w:rPr>
      </w:pPr>
      <w:del w:id="587" w:author="User" w:date="2015-04-05T17:32:00Z">
        <w:r w:rsidRPr="008A116E">
          <w:rPr>
            <w:rPrChange w:id="588" w:author="User" w:date="2015-04-05T17:32:00Z">
              <w:rPr>
                <w:rStyle w:val="Hyperlink"/>
                <w:i w:val="0"/>
                <w:iCs w:val="0"/>
                <w:noProof/>
              </w:rPr>
            </w:rPrChange>
          </w:rPr>
          <w:delText>3.1.10</w:delText>
        </w:r>
        <w:r w:rsidR="00B14DBF" w:rsidDel="00FD2372">
          <w:rPr>
            <w:rFonts w:asciiTheme="minorHAnsi" w:eastAsiaTheme="minorEastAsia" w:hAnsiTheme="minorHAnsi" w:cstheme="minorBidi"/>
            <w:i w:val="0"/>
            <w:iCs w:val="0"/>
            <w:noProof/>
            <w:sz w:val="22"/>
            <w:szCs w:val="22"/>
          </w:rPr>
          <w:tab/>
        </w:r>
        <w:r w:rsidRPr="008A116E">
          <w:rPr>
            <w:rPrChange w:id="589" w:author="User" w:date="2015-04-05T17:32:00Z">
              <w:rPr>
                <w:rStyle w:val="Hyperlink"/>
                <w:i w:val="0"/>
                <w:iCs w:val="0"/>
                <w:noProof/>
              </w:rPr>
            </w:rPrChange>
          </w:rPr>
          <w:delText>Delimitação do Escopo do Sistema</w:delText>
        </w:r>
        <w:r w:rsidR="00B14DBF" w:rsidDel="00FD2372">
          <w:rPr>
            <w:noProof/>
            <w:webHidden/>
          </w:rPr>
          <w:tab/>
        </w:r>
      </w:del>
      <w:del w:id="590" w:author="User" w:date="2015-04-05T17:31:00Z">
        <w:r w:rsidR="00B14DBF" w:rsidDel="00FD2372">
          <w:rPr>
            <w:noProof/>
            <w:webHidden/>
          </w:rPr>
          <w:delText>35</w:delText>
        </w:r>
      </w:del>
    </w:p>
    <w:p w:rsidR="00B14DBF" w:rsidDel="00FD2372" w:rsidRDefault="008A116E">
      <w:pPr>
        <w:pStyle w:val="Sumrio3"/>
        <w:tabs>
          <w:tab w:val="left" w:pos="1440"/>
          <w:tab w:val="right" w:leader="dot" w:pos="9269"/>
        </w:tabs>
        <w:rPr>
          <w:del w:id="591" w:author="User" w:date="2015-04-05T17:32:00Z"/>
          <w:rFonts w:asciiTheme="minorHAnsi" w:eastAsiaTheme="minorEastAsia" w:hAnsiTheme="minorHAnsi" w:cstheme="minorBidi"/>
          <w:i w:val="0"/>
          <w:iCs w:val="0"/>
          <w:noProof/>
          <w:sz w:val="22"/>
          <w:szCs w:val="22"/>
        </w:rPr>
      </w:pPr>
      <w:del w:id="592" w:author="User" w:date="2015-04-05T17:32:00Z">
        <w:r w:rsidRPr="008A116E">
          <w:rPr>
            <w:rPrChange w:id="593" w:author="User" w:date="2015-04-05T17:32:00Z">
              <w:rPr>
                <w:rStyle w:val="Hyperlink"/>
                <w:i w:val="0"/>
                <w:iCs w:val="0"/>
                <w:noProof/>
              </w:rPr>
            </w:rPrChange>
          </w:rPr>
          <w:delText>3.1.11</w:delText>
        </w:r>
        <w:r w:rsidR="00B14DBF" w:rsidDel="00FD2372">
          <w:rPr>
            <w:rFonts w:asciiTheme="minorHAnsi" w:eastAsiaTheme="minorEastAsia" w:hAnsiTheme="minorHAnsi" w:cstheme="minorBidi"/>
            <w:i w:val="0"/>
            <w:iCs w:val="0"/>
            <w:noProof/>
            <w:sz w:val="22"/>
            <w:szCs w:val="22"/>
          </w:rPr>
          <w:tab/>
        </w:r>
        <w:r w:rsidRPr="008A116E">
          <w:rPr>
            <w:rPrChange w:id="594" w:author="User" w:date="2015-04-05T17:32:00Z">
              <w:rPr>
                <w:rStyle w:val="Hyperlink"/>
                <w:i w:val="0"/>
                <w:iCs w:val="0"/>
                <w:noProof/>
              </w:rPr>
            </w:rPrChange>
          </w:rPr>
          <w:delText>Análise dos Dados- Modelo Conceitual dos Dados</w:delText>
        </w:r>
        <w:r w:rsidR="00B14DBF" w:rsidDel="00FD2372">
          <w:rPr>
            <w:noProof/>
            <w:webHidden/>
          </w:rPr>
          <w:tab/>
        </w:r>
      </w:del>
      <w:del w:id="595" w:author="User" w:date="2015-04-05T17:31:00Z">
        <w:r w:rsidR="00B14DBF" w:rsidDel="00FD2372">
          <w:rPr>
            <w:noProof/>
            <w:webHidden/>
          </w:rPr>
          <w:delText>35</w:delText>
        </w:r>
      </w:del>
    </w:p>
    <w:p w:rsidR="00B14DBF" w:rsidDel="00FD2372" w:rsidRDefault="008A116E">
      <w:pPr>
        <w:pStyle w:val="Sumrio3"/>
        <w:tabs>
          <w:tab w:val="left" w:pos="1440"/>
          <w:tab w:val="right" w:leader="dot" w:pos="9269"/>
        </w:tabs>
        <w:rPr>
          <w:del w:id="596" w:author="User" w:date="2015-04-05T17:32:00Z"/>
          <w:rFonts w:asciiTheme="minorHAnsi" w:eastAsiaTheme="minorEastAsia" w:hAnsiTheme="minorHAnsi" w:cstheme="minorBidi"/>
          <w:i w:val="0"/>
          <w:iCs w:val="0"/>
          <w:noProof/>
          <w:sz w:val="22"/>
          <w:szCs w:val="22"/>
        </w:rPr>
      </w:pPr>
      <w:del w:id="597" w:author="User" w:date="2015-04-05T17:32:00Z">
        <w:r w:rsidRPr="008A116E">
          <w:rPr>
            <w:rPrChange w:id="598" w:author="User" w:date="2015-04-05T17:32:00Z">
              <w:rPr>
                <w:rStyle w:val="Hyperlink"/>
                <w:i w:val="0"/>
                <w:iCs w:val="0"/>
                <w:noProof/>
              </w:rPr>
            </w:rPrChange>
          </w:rPr>
          <w:delText>3.1.12</w:delText>
        </w:r>
        <w:r w:rsidR="00B14DBF" w:rsidDel="00FD2372">
          <w:rPr>
            <w:rFonts w:asciiTheme="minorHAnsi" w:eastAsiaTheme="minorEastAsia" w:hAnsiTheme="minorHAnsi" w:cstheme="minorBidi"/>
            <w:i w:val="0"/>
            <w:iCs w:val="0"/>
            <w:noProof/>
            <w:sz w:val="22"/>
            <w:szCs w:val="22"/>
          </w:rPr>
          <w:tab/>
        </w:r>
        <w:r w:rsidRPr="008A116E">
          <w:rPr>
            <w:rPrChange w:id="599" w:author="User" w:date="2015-04-05T17:32:00Z">
              <w:rPr>
                <w:rStyle w:val="Hyperlink"/>
                <w:i w:val="0"/>
                <w:iCs w:val="0"/>
                <w:noProof/>
              </w:rPr>
            </w:rPrChange>
          </w:rPr>
          <w:delText>Diagrama de Classes</w:delText>
        </w:r>
        <w:r w:rsidR="00B14DBF" w:rsidDel="00FD2372">
          <w:rPr>
            <w:noProof/>
            <w:webHidden/>
          </w:rPr>
          <w:tab/>
        </w:r>
      </w:del>
      <w:del w:id="600" w:author="User" w:date="2015-04-05T17:31:00Z">
        <w:r w:rsidR="00B14DBF" w:rsidDel="00FD2372">
          <w:rPr>
            <w:noProof/>
            <w:webHidden/>
          </w:rPr>
          <w:delText>36</w:delText>
        </w:r>
      </w:del>
    </w:p>
    <w:p w:rsidR="00B14DBF" w:rsidDel="00FD2372" w:rsidRDefault="008A116E">
      <w:pPr>
        <w:pStyle w:val="Sumrio3"/>
        <w:tabs>
          <w:tab w:val="left" w:pos="1440"/>
          <w:tab w:val="right" w:leader="dot" w:pos="9269"/>
        </w:tabs>
        <w:rPr>
          <w:del w:id="601" w:author="User" w:date="2015-04-05T17:32:00Z"/>
          <w:rFonts w:asciiTheme="minorHAnsi" w:eastAsiaTheme="minorEastAsia" w:hAnsiTheme="minorHAnsi" w:cstheme="minorBidi"/>
          <w:i w:val="0"/>
          <w:iCs w:val="0"/>
          <w:noProof/>
          <w:sz w:val="22"/>
          <w:szCs w:val="22"/>
        </w:rPr>
      </w:pPr>
      <w:del w:id="602" w:author="User" w:date="2015-04-05T17:32:00Z">
        <w:r w:rsidRPr="008A116E">
          <w:rPr>
            <w:rPrChange w:id="603" w:author="User" w:date="2015-04-05T17:32:00Z">
              <w:rPr>
                <w:rStyle w:val="Hyperlink"/>
                <w:i w:val="0"/>
                <w:iCs w:val="0"/>
                <w:noProof/>
              </w:rPr>
            </w:rPrChange>
          </w:rPr>
          <w:delText>3.1.13</w:delText>
        </w:r>
        <w:r w:rsidR="00B14DBF" w:rsidDel="00FD2372">
          <w:rPr>
            <w:rFonts w:asciiTheme="minorHAnsi" w:eastAsiaTheme="minorEastAsia" w:hAnsiTheme="minorHAnsi" w:cstheme="minorBidi"/>
            <w:i w:val="0"/>
            <w:iCs w:val="0"/>
            <w:noProof/>
            <w:sz w:val="22"/>
            <w:szCs w:val="22"/>
          </w:rPr>
          <w:tab/>
        </w:r>
        <w:r w:rsidRPr="008A116E">
          <w:rPr>
            <w:rPrChange w:id="604" w:author="User" w:date="2015-04-05T17:32:00Z">
              <w:rPr>
                <w:rStyle w:val="Hyperlink"/>
                <w:i w:val="0"/>
                <w:iCs w:val="0"/>
                <w:noProof/>
              </w:rPr>
            </w:rPrChange>
          </w:rPr>
          <w:delText>Protótipo das Telas - Baixa Fidelidade</w:delText>
        </w:r>
        <w:r w:rsidR="00B14DBF" w:rsidDel="00FD2372">
          <w:rPr>
            <w:noProof/>
            <w:webHidden/>
          </w:rPr>
          <w:tab/>
        </w:r>
      </w:del>
      <w:del w:id="605" w:author="User" w:date="2015-04-05T17:31:00Z">
        <w:r w:rsidR="00B14DBF" w:rsidDel="00FD2372">
          <w:rPr>
            <w:noProof/>
            <w:webHidden/>
          </w:rPr>
          <w:delText>36</w:delText>
        </w:r>
      </w:del>
    </w:p>
    <w:p w:rsidR="00B14DBF" w:rsidDel="00FD2372" w:rsidRDefault="008A116E">
      <w:pPr>
        <w:pStyle w:val="Sumrio2"/>
        <w:tabs>
          <w:tab w:val="left" w:pos="720"/>
          <w:tab w:val="right" w:leader="dot" w:pos="9269"/>
        </w:tabs>
        <w:rPr>
          <w:del w:id="606" w:author="User" w:date="2015-04-05T17:32:00Z"/>
          <w:rFonts w:asciiTheme="minorHAnsi" w:eastAsiaTheme="minorEastAsia" w:hAnsiTheme="minorHAnsi" w:cstheme="minorBidi"/>
          <w:smallCaps w:val="0"/>
          <w:noProof/>
          <w:sz w:val="22"/>
          <w:szCs w:val="22"/>
        </w:rPr>
      </w:pPr>
      <w:del w:id="607" w:author="User" w:date="2015-04-05T17:32:00Z">
        <w:r w:rsidRPr="008A116E">
          <w:rPr>
            <w:rPrChange w:id="608" w:author="User" w:date="2015-04-05T17:32:00Z">
              <w:rPr>
                <w:rStyle w:val="Hyperlink"/>
                <w:smallCaps w:val="0"/>
                <w:noProof/>
                <w:lang w:val="fr-FR"/>
              </w:rPr>
            </w:rPrChange>
          </w:rPr>
          <w:delText>3.2</w:delText>
        </w:r>
        <w:r w:rsidR="00B14DBF" w:rsidDel="00FD2372">
          <w:rPr>
            <w:rFonts w:asciiTheme="minorHAnsi" w:eastAsiaTheme="minorEastAsia" w:hAnsiTheme="minorHAnsi" w:cstheme="minorBidi"/>
            <w:smallCaps w:val="0"/>
            <w:noProof/>
            <w:sz w:val="22"/>
            <w:szCs w:val="22"/>
          </w:rPr>
          <w:tab/>
        </w:r>
        <w:r w:rsidRPr="008A116E">
          <w:rPr>
            <w:rPrChange w:id="609" w:author="User" w:date="2015-04-05T17:32:00Z">
              <w:rPr>
                <w:rStyle w:val="Hyperlink"/>
                <w:smallCaps w:val="0"/>
                <w:noProof/>
                <w:lang w:val="fr-FR"/>
              </w:rPr>
            </w:rPrChange>
          </w:rPr>
          <w:delText>Produtos da Etapa de DESIGN</w:delText>
        </w:r>
        <w:r w:rsidR="00B14DBF" w:rsidDel="00FD2372">
          <w:rPr>
            <w:noProof/>
            <w:webHidden/>
          </w:rPr>
          <w:tab/>
        </w:r>
      </w:del>
      <w:del w:id="610" w:author="User" w:date="2015-04-05T17:31:00Z">
        <w:r w:rsidR="00B14DBF" w:rsidDel="00FD2372">
          <w:rPr>
            <w:noProof/>
            <w:webHidden/>
          </w:rPr>
          <w:delText>36</w:delText>
        </w:r>
      </w:del>
    </w:p>
    <w:p w:rsidR="00B14DBF" w:rsidDel="00FD2372" w:rsidRDefault="008A116E">
      <w:pPr>
        <w:pStyle w:val="Sumrio3"/>
        <w:tabs>
          <w:tab w:val="left" w:pos="1200"/>
          <w:tab w:val="right" w:leader="dot" w:pos="9269"/>
        </w:tabs>
        <w:rPr>
          <w:del w:id="611" w:author="User" w:date="2015-04-05T17:32:00Z"/>
          <w:rFonts w:asciiTheme="minorHAnsi" w:eastAsiaTheme="minorEastAsia" w:hAnsiTheme="minorHAnsi" w:cstheme="minorBidi"/>
          <w:i w:val="0"/>
          <w:iCs w:val="0"/>
          <w:noProof/>
          <w:sz w:val="22"/>
          <w:szCs w:val="22"/>
        </w:rPr>
      </w:pPr>
      <w:del w:id="612" w:author="User" w:date="2015-04-05T17:32:00Z">
        <w:r w:rsidRPr="008A116E">
          <w:rPr>
            <w:rPrChange w:id="613" w:author="User" w:date="2015-04-05T17:32:00Z">
              <w:rPr>
                <w:rStyle w:val="Hyperlink"/>
                <w:i w:val="0"/>
                <w:iCs w:val="0"/>
                <w:noProof/>
              </w:rPr>
            </w:rPrChange>
          </w:rPr>
          <w:delText>3.2.1</w:delText>
        </w:r>
        <w:r w:rsidR="00B14DBF" w:rsidDel="00FD2372">
          <w:rPr>
            <w:rFonts w:asciiTheme="minorHAnsi" w:eastAsiaTheme="minorEastAsia" w:hAnsiTheme="minorHAnsi" w:cstheme="minorBidi"/>
            <w:i w:val="0"/>
            <w:iCs w:val="0"/>
            <w:noProof/>
            <w:sz w:val="22"/>
            <w:szCs w:val="22"/>
          </w:rPr>
          <w:tab/>
        </w:r>
        <w:r w:rsidRPr="008A116E">
          <w:rPr>
            <w:rPrChange w:id="614" w:author="User" w:date="2015-04-05T17:32:00Z">
              <w:rPr>
                <w:rStyle w:val="Hyperlink"/>
                <w:i w:val="0"/>
                <w:iCs w:val="0"/>
                <w:noProof/>
              </w:rPr>
            </w:rPrChange>
          </w:rPr>
          <w:delText>Arquitetura do Sistema</w:delText>
        </w:r>
        <w:r w:rsidR="00B14DBF" w:rsidDel="00FD2372">
          <w:rPr>
            <w:noProof/>
            <w:webHidden/>
          </w:rPr>
          <w:tab/>
        </w:r>
      </w:del>
      <w:del w:id="615" w:author="User" w:date="2015-04-05T17:31:00Z">
        <w:r w:rsidR="00B14DBF" w:rsidDel="00FD2372">
          <w:rPr>
            <w:noProof/>
            <w:webHidden/>
          </w:rPr>
          <w:delText>37</w:delText>
        </w:r>
      </w:del>
    </w:p>
    <w:p w:rsidR="00B14DBF" w:rsidDel="00FD2372" w:rsidRDefault="008A116E">
      <w:pPr>
        <w:pStyle w:val="Sumrio3"/>
        <w:tabs>
          <w:tab w:val="left" w:pos="1200"/>
          <w:tab w:val="right" w:leader="dot" w:pos="9269"/>
        </w:tabs>
        <w:rPr>
          <w:del w:id="616" w:author="User" w:date="2015-04-05T17:32:00Z"/>
          <w:rFonts w:asciiTheme="minorHAnsi" w:eastAsiaTheme="minorEastAsia" w:hAnsiTheme="minorHAnsi" w:cstheme="minorBidi"/>
          <w:i w:val="0"/>
          <w:iCs w:val="0"/>
          <w:noProof/>
          <w:sz w:val="22"/>
          <w:szCs w:val="22"/>
        </w:rPr>
      </w:pPr>
      <w:del w:id="617" w:author="User" w:date="2015-04-05T17:32:00Z">
        <w:r w:rsidRPr="008A116E">
          <w:rPr>
            <w:rPrChange w:id="618" w:author="User" w:date="2015-04-05T17:32:00Z">
              <w:rPr>
                <w:rStyle w:val="Hyperlink"/>
                <w:i w:val="0"/>
                <w:iCs w:val="0"/>
                <w:noProof/>
              </w:rPr>
            </w:rPrChange>
          </w:rPr>
          <w:delText>3.2.2</w:delText>
        </w:r>
        <w:r w:rsidR="00B14DBF" w:rsidDel="00FD2372">
          <w:rPr>
            <w:rFonts w:asciiTheme="minorHAnsi" w:eastAsiaTheme="minorEastAsia" w:hAnsiTheme="minorHAnsi" w:cstheme="minorBidi"/>
            <w:i w:val="0"/>
            <w:iCs w:val="0"/>
            <w:noProof/>
            <w:sz w:val="22"/>
            <w:szCs w:val="22"/>
          </w:rPr>
          <w:tab/>
        </w:r>
        <w:r w:rsidRPr="008A116E">
          <w:rPr>
            <w:rPrChange w:id="619" w:author="User" w:date="2015-04-05T17:32:00Z">
              <w:rPr>
                <w:rStyle w:val="Hyperlink"/>
                <w:i w:val="0"/>
                <w:iCs w:val="0"/>
                <w:noProof/>
              </w:rPr>
            </w:rPrChange>
          </w:rPr>
          <w:delText>Tecnologias utilizadas do Sistema</w:delText>
        </w:r>
        <w:r w:rsidR="00B14DBF" w:rsidDel="00FD2372">
          <w:rPr>
            <w:noProof/>
            <w:webHidden/>
          </w:rPr>
          <w:tab/>
        </w:r>
      </w:del>
      <w:del w:id="620" w:author="User" w:date="2015-04-05T17:31:00Z">
        <w:r w:rsidR="00B14DBF" w:rsidDel="00FD2372">
          <w:rPr>
            <w:noProof/>
            <w:webHidden/>
          </w:rPr>
          <w:delText>37</w:delText>
        </w:r>
      </w:del>
    </w:p>
    <w:p w:rsidR="00B14DBF" w:rsidDel="00FD2372" w:rsidRDefault="008A116E">
      <w:pPr>
        <w:pStyle w:val="Sumrio3"/>
        <w:tabs>
          <w:tab w:val="left" w:pos="1200"/>
          <w:tab w:val="right" w:leader="dot" w:pos="9269"/>
        </w:tabs>
        <w:rPr>
          <w:del w:id="621" w:author="User" w:date="2015-04-05T17:32:00Z"/>
          <w:rFonts w:asciiTheme="minorHAnsi" w:eastAsiaTheme="minorEastAsia" w:hAnsiTheme="minorHAnsi" w:cstheme="minorBidi"/>
          <w:i w:val="0"/>
          <w:iCs w:val="0"/>
          <w:noProof/>
          <w:sz w:val="22"/>
          <w:szCs w:val="22"/>
        </w:rPr>
      </w:pPr>
      <w:del w:id="622" w:author="User" w:date="2015-04-05T17:32:00Z">
        <w:r w:rsidRPr="008A116E">
          <w:rPr>
            <w:rPrChange w:id="623" w:author="User" w:date="2015-04-05T17:32:00Z">
              <w:rPr>
                <w:rStyle w:val="Hyperlink"/>
                <w:i w:val="0"/>
                <w:iCs w:val="0"/>
                <w:noProof/>
              </w:rPr>
            </w:rPrChange>
          </w:rPr>
          <w:delText>3.2.3</w:delText>
        </w:r>
        <w:r w:rsidR="00B14DBF" w:rsidDel="00FD2372">
          <w:rPr>
            <w:rFonts w:asciiTheme="minorHAnsi" w:eastAsiaTheme="minorEastAsia" w:hAnsiTheme="minorHAnsi" w:cstheme="minorBidi"/>
            <w:i w:val="0"/>
            <w:iCs w:val="0"/>
            <w:noProof/>
            <w:sz w:val="22"/>
            <w:szCs w:val="22"/>
          </w:rPr>
          <w:tab/>
        </w:r>
        <w:r w:rsidRPr="008A116E">
          <w:rPr>
            <w:rPrChange w:id="624" w:author="User" w:date="2015-04-05T17:32:00Z">
              <w:rPr>
                <w:rStyle w:val="Hyperlink"/>
                <w:i w:val="0"/>
                <w:iCs w:val="0"/>
                <w:noProof/>
              </w:rPr>
            </w:rPrChange>
          </w:rPr>
          <w:delText>Protótipo das Telas- Alta Fidelidade</w:delText>
        </w:r>
        <w:r w:rsidR="00B14DBF" w:rsidDel="00FD2372">
          <w:rPr>
            <w:noProof/>
            <w:webHidden/>
          </w:rPr>
          <w:tab/>
        </w:r>
      </w:del>
      <w:del w:id="625" w:author="User" w:date="2015-04-05T17:31:00Z">
        <w:r w:rsidR="00B14DBF" w:rsidDel="00FD2372">
          <w:rPr>
            <w:noProof/>
            <w:webHidden/>
          </w:rPr>
          <w:delText>38</w:delText>
        </w:r>
      </w:del>
    </w:p>
    <w:p w:rsidR="00B14DBF" w:rsidDel="00FD2372" w:rsidRDefault="008A116E">
      <w:pPr>
        <w:pStyle w:val="Sumrio3"/>
        <w:tabs>
          <w:tab w:val="left" w:pos="1200"/>
          <w:tab w:val="right" w:leader="dot" w:pos="9269"/>
        </w:tabs>
        <w:rPr>
          <w:del w:id="626" w:author="User" w:date="2015-04-05T17:32:00Z"/>
          <w:rFonts w:asciiTheme="minorHAnsi" w:eastAsiaTheme="minorEastAsia" w:hAnsiTheme="minorHAnsi" w:cstheme="minorBidi"/>
          <w:i w:val="0"/>
          <w:iCs w:val="0"/>
          <w:noProof/>
          <w:sz w:val="22"/>
          <w:szCs w:val="22"/>
        </w:rPr>
      </w:pPr>
      <w:del w:id="627" w:author="User" w:date="2015-04-05T17:32:00Z">
        <w:r w:rsidRPr="008A116E">
          <w:rPr>
            <w:rPrChange w:id="628" w:author="User" w:date="2015-04-05T17:32:00Z">
              <w:rPr>
                <w:rStyle w:val="Hyperlink"/>
                <w:i w:val="0"/>
                <w:iCs w:val="0"/>
                <w:noProof/>
              </w:rPr>
            </w:rPrChange>
          </w:rPr>
          <w:delText>3.2.4</w:delText>
        </w:r>
        <w:r w:rsidR="00B14DBF" w:rsidDel="00FD2372">
          <w:rPr>
            <w:rFonts w:asciiTheme="minorHAnsi" w:eastAsiaTheme="minorEastAsia" w:hAnsiTheme="minorHAnsi" w:cstheme="minorBidi"/>
            <w:i w:val="0"/>
            <w:iCs w:val="0"/>
            <w:noProof/>
            <w:sz w:val="22"/>
            <w:szCs w:val="22"/>
          </w:rPr>
          <w:tab/>
        </w:r>
        <w:r w:rsidRPr="008A116E">
          <w:rPr>
            <w:rPrChange w:id="629" w:author="User" w:date="2015-04-05T17:32:00Z">
              <w:rPr>
                <w:rStyle w:val="Hyperlink"/>
                <w:i w:val="0"/>
                <w:iCs w:val="0"/>
                <w:noProof/>
              </w:rPr>
            </w:rPrChange>
          </w:rPr>
          <w:delText>Diagrama de Sequencia</w:delText>
        </w:r>
        <w:r w:rsidR="00B14DBF" w:rsidDel="00FD2372">
          <w:rPr>
            <w:noProof/>
            <w:webHidden/>
          </w:rPr>
          <w:tab/>
        </w:r>
      </w:del>
      <w:del w:id="630" w:author="User" w:date="2015-04-05T17:31:00Z">
        <w:r w:rsidR="00B14DBF" w:rsidDel="00FD2372">
          <w:rPr>
            <w:noProof/>
            <w:webHidden/>
          </w:rPr>
          <w:delText>38</w:delText>
        </w:r>
      </w:del>
    </w:p>
    <w:p w:rsidR="00B14DBF" w:rsidDel="00FD2372" w:rsidRDefault="008A116E">
      <w:pPr>
        <w:pStyle w:val="Sumrio3"/>
        <w:tabs>
          <w:tab w:val="left" w:pos="1200"/>
          <w:tab w:val="right" w:leader="dot" w:pos="9269"/>
        </w:tabs>
        <w:rPr>
          <w:del w:id="631" w:author="User" w:date="2015-04-05T17:32:00Z"/>
          <w:rFonts w:asciiTheme="minorHAnsi" w:eastAsiaTheme="minorEastAsia" w:hAnsiTheme="minorHAnsi" w:cstheme="minorBidi"/>
          <w:i w:val="0"/>
          <w:iCs w:val="0"/>
          <w:noProof/>
          <w:sz w:val="22"/>
          <w:szCs w:val="22"/>
        </w:rPr>
      </w:pPr>
      <w:del w:id="632" w:author="User" w:date="2015-04-05T17:32:00Z">
        <w:r w:rsidRPr="008A116E">
          <w:rPr>
            <w:rPrChange w:id="633" w:author="User" w:date="2015-04-05T17:32:00Z">
              <w:rPr>
                <w:rStyle w:val="Hyperlink"/>
                <w:i w:val="0"/>
                <w:iCs w:val="0"/>
                <w:noProof/>
              </w:rPr>
            </w:rPrChange>
          </w:rPr>
          <w:delText>3.2.5</w:delText>
        </w:r>
        <w:r w:rsidR="00B14DBF" w:rsidDel="00FD2372">
          <w:rPr>
            <w:rFonts w:asciiTheme="minorHAnsi" w:eastAsiaTheme="minorEastAsia" w:hAnsiTheme="minorHAnsi" w:cstheme="minorBidi"/>
            <w:i w:val="0"/>
            <w:iCs w:val="0"/>
            <w:noProof/>
            <w:sz w:val="22"/>
            <w:szCs w:val="22"/>
          </w:rPr>
          <w:tab/>
        </w:r>
        <w:r w:rsidRPr="008A116E">
          <w:rPr>
            <w:rPrChange w:id="634" w:author="User" w:date="2015-04-05T17:32:00Z">
              <w:rPr>
                <w:rStyle w:val="Hyperlink"/>
                <w:i w:val="0"/>
                <w:iCs w:val="0"/>
                <w:noProof/>
              </w:rPr>
            </w:rPrChange>
          </w:rPr>
          <w:delText>Diagrama de Componentes</w:delText>
        </w:r>
        <w:r w:rsidR="00B14DBF" w:rsidDel="00FD2372">
          <w:rPr>
            <w:noProof/>
            <w:webHidden/>
          </w:rPr>
          <w:tab/>
        </w:r>
      </w:del>
      <w:del w:id="635" w:author="User" w:date="2015-04-05T17:31:00Z">
        <w:r w:rsidR="00B14DBF" w:rsidDel="00FD2372">
          <w:rPr>
            <w:noProof/>
            <w:webHidden/>
          </w:rPr>
          <w:delText>38</w:delText>
        </w:r>
      </w:del>
    </w:p>
    <w:p w:rsidR="00B14DBF" w:rsidDel="00FD2372" w:rsidRDefault="008A116E">
      <w:pPr>
        <w:pStyle w:val="Sumrio3"/>
        <w:tabs>
          <w:tab w:val="left" w:pos="1200"/>
          <w:tab w:val="right" w:leader="dot" w:pos="9269"/>
        </w:tabs>
        <w:rPr>
          <w:del w:id="636" w:author="User" w:date="2015-04-05T17:32:00Z"/>
          <w:rFonts w:asciiTheme="minorHAnsi" w:eastAsiaTheme="minorEastAsia" w:hAnsiTheme="minorHAnsi" w:cstheme="minorBidi"/>
          <w:i w:val="0"/>
          <w:iCs w:val="0"/>
          <w:noProof/>
          <w:sz w:val="22"/>
          <w:szCs w:val="22"/>
        </w:rPr>
      </w:pPr>
      <w:del w:id="637" w:author="User" w:date="2015-04-05T17:32:00Z">
        <w:r w:rsidRPr="008A116E">
          <w:rPr>
            <w:rPrChange w:id="638" w:author="User" w:date="2015-04-05T17:32:00Z">
              <w:rPr>
                <w:rStyle w:val="Hyperlink"/>
                <w:i w:val="0"/>
                <w:iCs w:val="0"/>
                <w:noProof/>
              </w:rPr>
            </w:rPrChange>
          </w:rPr>
          <w:delText>3.2.6</w:delText>
        </w:r>
        <w:r w:rsidR="00B14DBF" w:rsidDel="00FD2372">
          <w:rPr>
            <w:rFonts w:asciiTheme="minorHAnsi" w:eastAsiaTheme="minorEastAsia" w:hAnsiTheme="minorHAnsi" w:cstheme="minorBidi"/>
            <w:i w:val="0"/>
            <w:iCs w:val="0"/>
            <w:noProof/>
            <w:sz w:val="22"/>
            <w:szCs w:val="22"/>
          </w:rPr>
          <w:tab/>
        </w:r>
        <w:r w:rsidRPr="008A116E">
          <w:rPr>
            <w:rPrChange w:id="639" w:author="User" w:date="2015-04-05T17:32:00Z">
              <w:rPr>
                <w:rStyle w:val="Hyperlink"/>
                <w:i w:val="0"/>
                <w:iCs w:val="0"/>
                <w:noProof/>
              </w:rPr>
            </w:rPrChange>
          </w:rPr>
          <w:delText>Diagrama de Atividades</w:delText>
        </w:r>
        <w:r w:rsidR="00B14DBF" w:rsidDel="00FD2372">
          <w:rPr>
            <w:noProof/>
            <w:webHidden/>
          </w:rPr>
          <w:tab/>
        </w:r>
      </w:del>
      <w:del w:id="640" w:author="User" w:date="2015-04-05T17:31:00Z">
        <w:r w:rsidR="00B14DBF" w:rsidDel="00FD2372">
          <w:rPr>
            <w:noProof/>
            <w:webHidden/>
          </w:rPr>
          <w:delText>38</w:delText>
        </w:r>
      </w:del>
    </w:p>
    <w:p w:rsidR="00B14DBF" w:rsidDel="00FD2372" w:rsidRDefault="008A116E">
      <w:pPr>
        <w:pStyle w:val="Sumrio3"/>
        <w:tabs>
          <w:tab w:val="left" w:pos="1200"/>
          <w:tab w:val="right" w:leader="dot" w:pos="9269"/>
        </w:tabs>
        <w:rPr>
          <w:del w:id="641" w:author="User" w:date="2015-04-05T17:32:00Z"/>
          <w:rFonts w:asciiTheme="minorHAnsi" w:eastAsiaTheme="minorEastAsia" w:hAnsiTheme="minorHAnsi" w:cstheme="minorBidi"/>
          <w:i w:val="0"/>
          <w:iCs w:val="0"/>
          <w:noProof/>
          <w:sz w:val="22"/>
          <w:szCs w:val="22"/>
        </w:rPr>
      </w:pPr>
      <w:del w:id="642" w:author="User" w:date="2015-04-05T17:32:00Z">
        <w:r w:rsidRPr="008A116E">
          <w:rPr>
            <w:rPrChange w:id="643" w:author="User" w:date="2015-04-05T17:32:00Z">
              <w:rPr>
                <w:rStyle w:val="Hyperlink"/>
                <w:i w:val="0"/>
                <w:iCs w:val="0"/>
                <w:noProof/>
              </w:rPr>
            </w:rPrChange>
          </w:rPr>
          <w:delText>3.2.7</w:delText>
        </w:r>
        <w:r w:rsidR="00B14DBF" w:rsidDel="00FD2372">
          <w:rPr>
            <w:rFonts w:asciiTheme="minorHAnsi" w:eastAsiaTheme="minorEastAsia" w:hAnsiTheme="minorHAnsi" w:cstheme="minorBidi"/>
            <w:i w:val="0"/>
            <w:iCs w:val="0"/>
            <w:noProof/>
            <w:sz w:val="22"/>
            <w:szCs w:val="22"/>
          </w:rPr>
          <w:tab/>
        </w:r>
        <w:r w:rsidRPr="008A116E">
          <w:rPr>
            <w:rPrChange w:id="644" w:author="User" w:date="2015-04-05T17:32:00Z">
              <w:rPr>
                <w:rStyle w:val="Hyperlink"/>
                <w:i w:val="0"/>
                <w:iCs w:val="0"/>
                <w:noProof/>
              </w:rPr>
            </w:rPrChange>
          </w:rPr>
          <w:delText>Projeto do Banco de Dados</w:delText>
        </w:r>
        <w:r w:rsidR="00B14DBF" w:rsidDel="00FD2372">
          <w:rPr>
            <w:noProof/>
            <w:webHidden/>
          </w:rPr>
          <w:tab/>
        </w:r>
      </w:del>
      <w:del w:id="645" w:author="User" w:date="2015-04-05T17:31:00Z">
        <w:r w:rsidR="00B14DBF" w:rsidDel="00FD2372">
          <w:rPr>
            <w:noProof/>
            <w:webHidden/>
          </w:rPr>
          <w:delText>38</w:delText>
        </w:r>
      </w:del>
    </w:p>
    <w:p w:rsidR="00B14DBF" w:rsidDel="00FD2372" w:rsidRDefault="008A116E">
      <w:pPr>
        <w:pStyle w:val="Sumrio2"/>
        <w:tabs>
          <w:tab w:val="left" w:pos="720"/>
          <w:tab w:val="right" w:leader="dot" w:pos="9269"/>
        </w:tabs>
        <w:rPr>
          <w:del w:id="646" w:author="User" w:date="2015-04-05T17:32:00Z"/>
          <w:rFonts w:asciiTheme="minorHAnsi" w:eastAsiaTheme="minorEastAsia" w:hAnsiTheme="minorHAnsi" w:cstheme="minorBidi"/>
          <w:smallCaps w:val="0"/>
          <w:noProof/>
          <w:sz w:val="22"/>
          <w:szCs w:val="22"/>
        </w:rPr>
      </w:pPr>
      <w:del w:id="647" w:author="User" w:date="2015-04-05T17:32:00Z">
        <w:r w:rsidRPr="008A116E">
          <w:rPr>
            <w:rPrChange w:id="648" w:author="User" w:date="2015-04-05T17:32:00Z">
              <w:rPr>
                <w:rStyle w:val="Hyperlink"/>
                <w:smallCaps w:val="0"/>
                <w:noProof/>
                <w:lang w:val="fr-FR"/>
              </w:rPr>
            </w:rPrChange>
          </w:rPr>
          <w:lastRenderedPageBreak/>
          <w:delText>3.3</w:delText>
        </w:r>
        <w:r w:rsidR="00B14DBF" w:rsidDel="00FD2372">
          <w:rPr>
            <w:rFonts w:asciiTheme="minorHAnsi" w:eastAsiaTheme="minorEastAsia" w:hAnsiTheme="minorHAnsi" w:cstheme="minorBidi"/>
            <w:smallCaps w:val="0"/>
            <w:noProof/>
            <w:sz w:val="22"/>
            <w:szCs w:val="22"/>
          </w:rPr>
          <w:tab/>
        </w:r>
        <w:r w:rsidRPr="008A116E">
          <w:rPr>
            <w:rPrChange w:id="649" w:author="User" w:date="2015-04-05T17:32:00Z">
              <w:rPr>
                <w:rStyle w:val="Hyperlink"/>
                <w:smallCaps w:val="0"/>
                <w:noProof/>
                <w:lang w:val="fr-FR"/>
              </w:rPr>
            </w:rPrChange>
          </w:rPr>
          <w:delText>Produtos da Etapa de CODIFICAÇÃO E TESTES</w:delText>
        </w:r>
        <w:r w:rsidR="00B14DBF" w:rsidDel="00FD2372">
          <w:rPr>
            <w:noProof/>
            <w:webHidden/>
          </w:rPr>
          <w:tab/>
        </w:r>
      </w:del>
      <w:del w:id="650" w:author="User" w:date="2015-04-05T17:31:00Z">
        <w:r w:rsidR="00B14DBF" w:rsidDel="00FD2372">
          <w:rPr>
            <w:noProof/>
            <w:webHidden/>
          </w:rPr>
          <w:delText>40</w:delText>
        </w:r>
      </w:del>
    </w:p>
    <w:p w:rsidR="00B14DBF" w:rsidDel="00FD2372" w:rsidRDefault="008A116E">
      <w:pPr>
        <w:pStyle w:val="Sumrio3"/>
        <w:tabs>
          <w:tab w:val="left" w:pos="1200"/>
          <w:tab w:val="right" w:leader="dot" w:pos="9269"/>
        </w:tabs>
        <w:rPr>
          <w:del w:id="651" w:author="User" w:date="2015-04-05T17:32:00Z"/>
          <w:rFonts w:asciiTheme="minorHAnsi" w:eastAsiaTheme="minorEastAsia" w:hAnsiTheme="minorHAnsi" w:cstheme="minorBidi"/>
          <w:i w:val="0"/>
          <w:iCs w:val="0"/>
          <w:noProof/>
          <w:sz w:val="22"/>
          <w:szCs w:val="22"/>
        </w:rPr>
      </w:pPr>
      <w:del w:id="652" w:author="User" w:date="2015-04-05T17:32:00Z">
        <w:r w:rsidRPr="008A116E">
          <w:rPr>
            <w:rPrChange w:id="653" w:author="User" w:date="2015-04-05T17:32:00Z">
              <w:rPr>
                <w:rStyle w:val="Hyperlink"/>
                <w:i w:val="0"/>
                <w:iCs w:val="0"/>
                <w:noProof/>
              </w:rPr>
            </w:rPrChange>
          </w:rPr>
          <w:delText>3.3.1</w:delText>
        </w:r>
        <w:r w:rsidR="00B14DBF" w:rsidDel="00FD2372">
          <w:rPr>
            <w:rFonts w:asciiTheme="minorHAnsi" w:eastAsiaTheme="minorEastAsia" w:hAnsiTheme="minorHAnsi" w:cstheme="minorBidi"/>
            <w:i w:val="0"/>
            <w:iCs w:val="0"/>
            <w:noProof/>
            <w:sz w:val="22"/>
            <w:szCs w:val="22"/>
          </w:rPr>
          <w:tab/>
        </w:r>
        <w:r w:rsidRPr="008A116E">
          <w:rPr>
            <w:rPrChange w:id="654" w:author="User" w:date="2015-04-05T17:32:00Z">
              <w:rPr>
                <w:rStyle w:val="Hyperlink"/>
                <w:i w:val="0"/>
                <w:iCs w:val="0"/>
                <w:noProof/>
              </w:rPr>
            </w:rPrChange>
          </w:rPr>
          <w:delText>Relação dos Artefatos ou Componentes de Software</w:delText>
        </w:r>
        <w:r w:rsidR="00B14DBF" w:rsidDel="00FD2372">
          <w:rPr>
            <w:noProof/>
            <w:webHidden/>
          </w:rPr>
          <w:tab/>
        </w:r>
      </w:del>
      <w:del w:id="655" w:author="User" w:date="2015-04-05T17:31:00Z">
        <w:r w:rsidR="00B14DBF" w:rsidDel="00FD2372">
          <w:rPr>
            <w:noProof/>
            <w:webHidden/>
          </w:rPr>
          <w:delText>40</w:delText>
        </w:r>
      </w:del>
    </w:p>
    <w:p w:rsidR="00B14DBF" w:rsidDel="00FD2372" w:rsidRDefault="008A116E">
      <w:pPr>
        <w:pStyle w:val="Sumrio3"/>
        <w:tabs>
          <w:tab w:val="left" w:pos="1200"/>
          <w:tab w:val="right" w:leader="dot" w:pos="9269"/>
        </w:tabs>
        <w:rPr>
          <w:del w:id="656" w:author="User" w:date="2015-04-05T17:32:00Z"/>
          <w:rFonts w:asciiTheme="minorHAnsi" w:eastAsiaTheme="minorEastAsia" w:hAnsiTheme="minorHAnsi" w:cstheme="minorBidi"/>
          <w:i w:val="0"/>
          <w:iCs w:val="0"/>
          <w:noProof/>
          <w:sz w:val="22"/>
          <w:szCs w:val="22"/>
        </w:rPr>
      </w:pPr>
      <w:del w:id="657" w:author="User" w:date="2015-04-05T17:32:00Z">
        <w:r w:rsidRPr="008A116E">
          <w:rPr>
            <w:rPrChange w:id="658" w:author="User" w:date="2015-04-05T17:32:00Z">
              <w:rPr>
                <w:rStyle w:val="Hyperlink"/>
                <w:i w:val="0"/>
                <w:iCs w:val="0"/>
                <w:noProof/>
              </w:rPr>
            </w:rPrChange>
          </w:rPr>
          <w:delText>3.3.2</w:delText>
        </w:r>
        <w:r w:rsidR="00B14DBF" w:rsidDel="00FD2372">
          <w:rPr>
            <w:rFonts w:asciiTheme="minorHAnsi" w:eastAsiaTheme="minorEastAsia" w:hAnsiTheme="minorHAnsi" w:cstheme="minorBidi"/>
            <w:i w:val="0"/>
            <w:iCs w:val="0"/>
            <w:noProof/>
            <w:sz w:val="22"/>
            <w:szCs w:val="22"/>
          </w:rPr>
          <w:tab/>
        </w:r>
        <w:r w:rsidRPr="008A116E">
          <w:rPr>
            <w:rPrChange w:id="659" w:author="User" w:date="2015-04-05T17:32:00Z">
              <w:rPr>
                <w:rStyle w:val="Hyperlink"/>
                <w:i w:val="0"/>
                <w:iCs w:val="0"/>
                <w:noProof/>
              </w:rPr>
            </w:rPrChange>
          </w:rPr>
          <w:delText>Planejamento e Execução dos Testes Unitários</w:delText>
        </w:r>
        <w:r w:rsidR="00B14DBF" w:rsidDel="00FD2372">
          <w:rPr>
            <w:noProof/>
            <w:webHidden/>
          </w:rPr>
          <w:tab/>
        </w:r>
      </w:del>
      <w:del w:id="660" w:author="User" w:date="2015-04-05T17:31:00Z">
        <w:r w:rsidR="00B14DBF" w:rsidDel="00FD2372">
          <w:rPr>
            <w:noProof/>
            <w:webHidden/>
          </w:rPr>
          <w:delText>40</w:delText>
        </w:r>
      </w:del>
    </w:p>
    <w:p w:rsidR="00B14DBF" w:rsidDel="00FD2372" w:rsidRDefault="008A116E">
      <w:pPr>
        <w:pStyle w:val="Sumrio2"/>
        <w:tabs>
          <w:tab w:val="left" w:pos="720"/>
          <w:tab w:val="right" w:leader="dot" w:pos="9269"/>
        </w:tabs>
        <w:rPr>
          <w:del w:id="661" w:author="User" w:date="2015-04-05T17:32:00Z"/>
          <w:rFonts w:asciiTheme="minorHAnsi" w:eastAsiaTheme="minorEastAsia" w:hAnsiTheme="minorHAnsi" w:cstheme="minorBidi"/>
          <w:smallCaps w:val="0"/>
          <w:noProof/>
          <w:sz w:val="22"/>
          <w:szCs w:val="22"/>
        </w:rPr>
      </w:pPr>
      <w:del w:id="662" w:author="User" w:date="2015-04-05T17:32:00Z">
        <w:r w:rsidRPr="008A116E">
          <w:rPr>
            <w:rPrChange w:id="663" w:author="User" w:date="2015-04-05T17:32:00Z">
              <w:rPr>
                <w:rStyle w:val="Hyperlink"/>
                <w:smallCaps w:val="0"/>
                <w:noProof/>
                <w:lang w:val="fr-FR"/>
              </w:rPr>
            </w:rPrChange>
          </w:rPr>
          <w:delText>3.4</w:delText>
        </w:r>
        <w:r w:rsidR="00B14DBF" w:rsidDel="00FD2372">
          <w:rPr>
            <w:rFonts w:asciiTheme="minorHAnsi" w:eastAsiaTheme="minorEastAsia" w:hAnsiTheme="minorHAnsi" w:cstheme="minorBidi"/>
            <w:smallCaps w:val="0"/>
            <w:noProof/>
            <w:sz w:val="22"/>
            <w:szCs w:val="22"/>
          </w:rPr>
          <w:tab/>
        </w:r>
        <w:r w:rsidRPr="008A116E">
          <w:rPr>
            <w:rPrChange w:id="664" w:author="User" w:date="2015-04-05T17:32:00Z">
              <w:rPr>
                <w:rStyle w:val="Hyperlink"/>
                <w:smallCaps w:val="0"/>
                <w:noProof/>
                <w:lang w:val="fr-FR"/>
              </w:rPr>
            </w:rPrChange>
          </w:rPr>
          <w:delText>Produtos da Etapa de TESTES INTEGRADOS</w:delText>
        </w:r>
        <w:r w:rsidR="00B14DBF" w:rsidDel="00FD2372">
          <w:rPr>
            <w:noProof/>
            <w:webHidden/>
          </w:rPr>
          <w:tab/>
        </w:r>
      </w:del>
      <w:del w:id="665" w:author="User" w:date="2015-04-05T17:31:00Z">
        <w:r w:rsidR="00B14DBF" w:rsidDel="00FD2372">
          <w:rPr>
            <w:noProof/>
            <w:webHidden/>
          </w:rPr>
          <w:delText>41</w:delText>
        </w:r>
      </w:del>
    </w:p>
    <w:p w:rsidR="00B14DBF" w:rsidDel="00FD2372" w:rsidRDefault="008A116E">
      <w:pPr>
        <w:pStyle w:val="Sumrio3"/>
        <w:tabs>
          <w:tab w:val="left" w:pos="1200"/>
          <w:tab w:val="right" w:leader="dot" w:pos="9269"/>
        </w:tabs>
        <w:rPr>
          <w:del w:id="666" w:author="User" w:date="2015-04-05T17:32:00Z"/>
          <w:rFonts w:asciiTheme="minorHAnsi" w:eastAsiaTheme="minorEastAsia" w:hAnsiTheme="minorHAnsi" w:cstheme="minorBidi"/>
          <w:i w:val="0"/>
          <w:iCs w:val="0"/>
          <w:noProof/>
          <w:sz w:val="22"/>
          <w:szCs w:val="22"/>
        </w:rPr>
      </w:pPr>
      <w:del w:id="667" w:author="User" w:date="2015-04-05T17:32:00Z">
        <w:r w:rsidRPr="008A116E">
          <w:rPr>
            <w:rPrChange w:id="668" w:author="User" w:date="2015-04-05T17:32:00Z">
              <w:rPr>
                <w:rStyle w:val="Hyperlink"/>
                <w:i w:val="0"/>
                <w:iCs w:val="0"/>
                <w:noProof/>
              </w:rPr>
            </w:rPrChange>
          </w:rPr>
          <w:delText>3.4.1</w:delText>
        </w:r>
        <w:r w:rsidR="00B14DBF" w:rsidDel="00FD2372">
          <w:rPr>
            <w:rFonts w:asciiTheme="minorHAnsi" w:eastAsiaTheme="minorEastAsia" w:hAnsiTheme="minorHAnsi" w:cstheme="minorBidi"/>
            <w:i w:val="0"/>
            <w:iCs w:val="0"/>
            <w:noProof/>
            <w:sz w:val="22"/>
            <w:szCs w:val="22"/>
          </w:rPr>
          <w:tab/>
        </w:r>
        <w:r w:rsidRPr="008A116E">
          <w:rPr>
            <w:rPrChange w:id="669" w:author="User" w:date="2015-04-05T17:32:00Z">
              <w:rPr>
                <w:rStyle w:val="Hyperlink"/>
                <w:i w:val="0"/>
                <w:iCs w:val="0"/>
                <w:noProof/>
              </w:rPr>
            </w:rPrChange>
          </w:rPr>
          <w:delText>Relação das Integrações e Interfaces com outros Sistemas e Aplicativos</w:delText>
        </w:r>
        <w:r w:rsidR="00B14DBF" w:rsidDel="00FD2372">
          <w:rPr>
            <w:noProof/>
            <w:webHidden/>
          </w:rPr>
          <w:tab/>
        </w:r>
      </w:del>
      <w:del w:id="670" w:author="User" w:date="2015-04-05T17:31:00Z">
        <w:r w:rsidR="00B14DBF" w:rsidDel="00FD2372">
          <w:rPr>
            <w:noProof/>
            <w:webHidden/>
          </w:rPr>
          <w:delText>41</w:delText>
        </w:r>
      </w:del>
    </w:p>
    <w:p w:rsidR="00B14DBF" w:rsidDel="00FD2372" w:rsidRDefault="008A116E">
      <w:pPr>
        <w:pStyle w:val="Sumrio3"/>
        <w:tabs>
          <w:tab w:val="left" w:pos="1200"/>
          <w:tab w:val="right" w:leader="dot" w:pos="9269"/>
        </w:tabs>
        <w:rPr>
          <w:del w:id="671" w:author="User" w:date="2015-04-05T17:32:00Z"/>
          <w:rFonts w:asciiTheme="minorHAnsi" w:eastAsiaTheme="minorEastAsia" w:hAnsiTheme="minorHAnsi" w:cstheme="minorBidi"/>
          <w:i w:val="0"/>
          <w:iCs w:val="0"/>
          <w:noProof/>
          <w:sz w:val="22"/>
          <w:szCs w:val="22"/>
        </w:rPr>
      </w:pPr>
      <w:del w:id="672" w:author="User" w:date="2015-04-05T17:32:00Z">
        <w:r w:rsidRPr="008A116E">
          <w:rPr>
            <w:rPrChange w:id="673" w:author="User" w:date="2015-04-05T17:32:00Z">
              <w:rPr>
                <w:rStyle w:val="Hyperlink"/>
                <w:i w:val="0"/>
                <w:iCs w:val="0"/>
                <w:noProof/>
              </w:rPr>
            </w:rPrChange>
          </w:rPr>
          <w:delText>3.4.2</w:delText>
        </w:r>
        <w:r w:rsidR="00B14DBF" w:rsidDel="00FD2372">
          <w:rPr>
            <w:rFonts w:asciiTheme="minorHAnsi" w:eastAsiaTheme="minorEastAsia" w:hAnsiTheme="minorHAnsi" w:cstheme="minorBidi"/>
            <w:i w:val="0"/>
            <w:iCs w:val="0"/>
            <w:noProof/>
            <w:sz w:val="22"/>
            <w:szCs w:val="22"/>
          </w:rPr>
          <w:tab/>
        </w:r>
        <w:r w:rsidRPr="008A116E">
          <w:rPr>
            <w:rPrChange w:id="674" w:author="User" w:date="2015-04-05T17:32:00Z">
              <w:rPr>
                <w:rStyle w:val="Hyperlink"/>
                <w:i w:val="0"/>
                <w:iCs w:val="0"/>
                <w:noProof/>
              </w:rPr>
            </w:rPrChange>
          </w:rPr>
          <w:delText>Planejamento e Execução dos Testes Integrados</w:delText>
        </w:r>
        <w:r w:rsidR="00B14DBF" w:rsidDel="00FD2372">
          <w:rPr>
            <w:noProof/>
            <w:webHidden/>
          </w:rPr>
          <w:tab/>
        </w:r>
      </w:del>
      <w:del w:id="675" w:author="User" w:date="2015-04-05T17:31:00Z">
        <w:r w:rsidR="00B14DBF" w:rsidDel="00FD2372">
          <w:rPr>
            <w:noProof/>
            <w:webHidden/>
          </w:rPr>
          <w:delText>41</w:delText>
        </w:r>
      </w:del>
    </w:p>
    <w:p w:rsidR="00B14DBF" w:rsidDel="00FD2372" w:rsidRDefault="008A116E">
      <w:pPr>
        <w:pStyle w:val="Sumrio1"/>
        <w:rPr>
          <w:del w:id="676" w:author="User" w:date="2015-04-05T17:32:00Z"/>
          <w:rFonts w:asciiTheme="minorHAnsi" w:eastAsiaTheme="minorEastAsia" w:hAnsiTheme="minorHAnsi" w:cstheme="minorBidi"/>
          <w:b w:val="0"/>
          <w:bCs w:val="0"/>
          <w:caps w:val="0"/>
          <w:noProof/>
          <w:sz w:val="22"/>
          <w:szCs w:val="22"/>
        </w:rPr>
      </w:pPr>
      <w:del w:id="677" w:author="User" w:date="2015-04-05T17:32:00Z">
        <w:r w:rsidRPr="008A116E">
          <w:rPr>
            <w:rPrChange w:id="678" w:author="User" w:date="2015-04-05T17:32:00Z">
              <w:rPr>
                <w:rStyle w:val="Hyperlink"/>
                <w:b w:val="0"/>
                <w:bCs w:val="0"/>
                <w:caps w:val="0"/>
                <w:noProof/>
              </w:rPr>
            </w:rPrChange>
          </w:rPr>
          <w:delText>4</w:delText>
        </w:r>
        <w:r w:rsidR="00B14DBF" w:rsidDel="00FD2372">
          <w:rPr>
            <w:rFonts w:asciiTheme="minorHAnsi" w:eastAsiaTheme="minorEastAsia" w:hAnsiTheme="minorHAnsi" w:cstheme="minorBidi"/>
            <w:b w:val="0"/>
            <w:bCs w:val="0"/>
            <w:caps w:val="0"/>
            <w:noProof/>
            <w:sz w:val="22"/>
            <w:szCs w:val="22"/>
          </w:rPr>
          <w:tab/>
        </w:r>
        <w:r w:rsidRPr="008A116E">
          <w:rPr>
            <w:rPrChange w:id="679" w:author="User" w:date="2015-04-05T17:32:00Z">
              <w:rPr>
                <w:rStyle w:val="Hyperlink"/>
                <w:b w:val="0"/>
                <w:bCs w:val="0"/>
                <w:caps w:val="0"/>
                <w:noProof/>
              </w:rPr>
            </w:rPrChange>
          </w:rPr>
          <w:delText>Plano de Implantação</w:delText>
        </w:r>
        <w:r w:rsidR="00B14DBF" w:rsidDel="00FD2372">
          <w:rPr>
            <w:noProof/>
            <w:webHidden/>
          </w:rPr>
          <w:tab/>
        </w:r>
      </w:del>
      <w:del w:id="680" w:author="User" w:date="2015-04-05T17:31:00Z">
        <w:r w:rsidR="00B14DBF" w:rsidDel="00FD2372">
          <w:rPr>
            <w:noProof/>
            <w:webHidden/>
          </w:rPr>
          <w:delText>43</w:delText>
        </w:r>
      </w:del>
    </w:p>
    <w:p w:rsidR="00B14DBF" w:rsidDel="00FD2372" w:rsidRDefault="008A116E">
      <w:pPr>
        <w:pStyle w:val="Sumrio1"/>
        <w:rPr>
          <w:del w:id="681" w:author="User" w:date="2015-04-05T17:32:00Z"/>
          <w:rFonts w:asciiTheme="minorHAnsi" w:eastAsiaTheme="minorEastAsia" w:hAnsiTheme="minorHAnsi" w:cstheme="minorBidi"/>
          <w:b w:val="0"/>
          <w:bCs w:val="0"/>
          <w:caps w:val="0"/>
          <w:noProof/>
          <w:sz w:val="22"/>
          <w:szCs w:val="22"/>
        </w:rPr>
      </w:pPr>
      <w:del w:id="682" w:author="User" w:date="2015-04-05T17:32:00Z">
        <w:r w:rsidRPr="008A116E">
          <w:rPr>
            <w:rPrChange w:id="683" w:author="User" w:date="2015-04-05T17:32:00Z">
              <w:rPr>
                <w:rStyle w:val="Hyperlink"/>
                <w:b w:val="0"/>
                <w:bCs w:val="0"/>
                <w:caps w:val="0"/>
                <w:noProof/>
              </w:rPr>
            </w:rPrChange>
          </w:rPr>
          <w:delText>5</w:delText>
        </w:r>
        <w:r w:rsidR="00B14DBF" w:rsidDel="00FD2372">
          <w:rPr>
            <w:rFonts w:asciiTheme="minorHAnsi" w:eastAsiaTheme="minorEastAsia" w:hAnsiTheme="minorHAnsi" w:cstheme="minorBidi"/>
            <w:b w:val="0"/>
            <w:bCs w:val="0"/>
            <w:caps w:val="0"/>
            <w:noProof/>
            <w:sz w:val="22"/>
            <w:szCs w:val="22"/>
          </w:rPr>
          <w:tab/>
        </w:r>
        <w:r w:rsidRPr="008A116E">
          <w:rPr>
            <w:rPrChange w:id="684" w:author="User" w:date="2015-04-05T17:32:00Z">
              <w:rPr>
                <w:rStyle w:val="Hyperlink"/>
                <w:b w:val="0"/>
                <w:bCs w:val="0"/>
                <w:caps w:val="0"/>
                <w:noProof/>
              </w:rPr>
            </w:rPrChange>
          </w:rPr>
          <w:delText>Conclusão</w:delText>
        </w:r>
        <w:r w:rsidR="00B14DBF" w:rsidDel="00FD2372">
          <w:rPr>
            <w:noProof/>
            <w:webHidden/>
          </w:rPr>
          <w:tab/>
        </w:r>
      </w:del>
      <w:del w:id="685" w:author="User" w:date="2015-04-05T17:31:00Z">
        <w:r w:rsidR="00B14DBF" w:rsidDel="00FD2372">
          <w:rPr>
            <w:noProof/>
            <w:webHidden/>
          </w:rPr>
          <w:delText>44</w:delText>
        </w:r>
      </w:del>
    </w:p>
    <w:p w:rsidR="00B14DBF" w:rsidDel="00FD2372" w:rsidRDefault="008A116E">
      <w:pPr>
        <w:pStyle w:val="Sumrio1"/>
        <w:rPr>
          <w:del w:id="686" w:author="User" w:date="2015-04-05T17:32:00Z"/>
          <w:rFonts w:asciiTheme="minorHAnsi" w:eastAsiaTheme="minorEastAsia" w:hAnsiTheme="minorHAnsi" w:cstheme="minorBidi"/>
          <w:b w:val="0"/>
          <w:bCs w:val="0"/>
          <w:caps w:val="0"/>
          <w:noProof/>
          <w:sz w:val="22"/>
          <w:szCs w:val="22"/>
        </w:rPr>
      </w:pPr>
      <w:del w:id="687" w:author="User" w:date="2015-04-05T17:32:00Z">
        <w:r w:rsidRPr="008A116E">
          <w:rPr>
            <w:rPrChange w:id="688" w:author="User" w:date="2015-04-05T17:32:00Z">
              <w:rPr>
                <w:rStyle w:val="Hyperlink"/>
                <w:b w:val="0"/>
                <w:bCs w:val="0"/>
                <w:caps w:val="0"/>
                <w:noProof/>
              </w:rPr>
            </w:rPrChange>
          </w:rPr>
          <w:delText>6</w:delText>
        </w:r>
        <w:r w:rsidR="00B14DBF" w:rsidDel="00FD2372">
          <w:rPr>
            <w:rFonts w:asciiTheme="minorHAnsi" w:eastAsiaTheme="minorEastAsia" w:hAnsiTheme="minorHAnsi" w:cstheme="minorBidi"/>
            <w:b w:val="0"/>
            <w:bCs w:val="0"/>
            <w:caps w:val="0"/>
            <w:noProof/>
            <w:sz w:val="22"/>
            <w:szCs w:val="22"/>
          </w:rPr>
          <w:tab/>
        </w:r>
        <w:r w:rsidRPr="008A116E">
          <w:rPr>
            <w:rPrChange w:id="689" w:author="User" w:date="2015-04-05T17:32:00Z">
              <w:rPr>
                <w:rStyle w:val="Hyperlink"/>
                <w:b w:val="0"/>
                <w:bCs w:val="0"/>
                <w:caps w:val="0"/>
                <w:noProof/>
              </w:rPr>
            </w:rPrChange>
          </w:rPr>
          <w:delText>Bibliografia</w:delText>
        </w:r>
        <w:r w:rsidR="00B14DBF" w:rsidDel="00FD2372">
          <w:rPr>
            <w:noProof/>
            <w:webHidden/>
          </w:rPr>
          <w:tab/>
        </w:r>
      </w:del>
      <w:del w:id="690" w:author="User" w:date="2015-04-05T17:31:00Z">
        <w:r w:rsidR="00B14DBF" w:rsidDel="00FD2372">
          <w:rPr>
            <w:noProof/>
            <w:webHidden/>
          </w:rPr>
          <w:delText>45</w:delText>
        </w:r>
      </w:del>
    </w:p>
    <w:p w:rsidR="00B14DBF" w:rsidDel="00FD2372" w:rsidRDefault="008A116E">
      <w:pPr>
        <w:pStyle w:val="Sumrio1"/>
        <w:rPr>
          <w:del w:id="691" w:author="User" w:date="2015-04-05T17:32:00Z"/>
          <w:rFonts w:asciiTheme="minorHAnsi" w:eastAsiaTheme="minorEastAsia" w:hAnsiTheme="minorHAnsi" w:cstheme="minorBidi"/>
          <w:b w:val="0"/>
          <w:bCs w:val="0"/>
          <w:caps w:val="0"/>
          <w:noProof/>
          <w:sz w:val="22"/>
          <w:szCs w:val="22"/>
        </w:rPr>
      </w:pPr>
      <w:del w:id="692" w:author="User" w:date="2015-04-05T17:32:00Z">
        <w:r w:rsidRPr="008A116E">
          <w:rPr>
            <w:rPrChange w:id="693" w:author="User" w:date="2015-04-05T17:32:00Z">
              <w:rPr>
                <w:rStyle w:val="Hyperlink"/>
                <w:b w:val="0"/>
                <w:bCs w:val="0"/>
                <w:caps w:val="0"/>
                <w:noProof/>
              </w:rPr>
            </w:rPrChange>
          </w:rPr>
          <w:delText>APÊNDICEA -Nome</w:delText>
        </w:r>
        <w:r w:rsidR="00B14DBF" w:rsidDel="00FD2372">
          <w:rPr>
            <w:noProof/>
            <w:webHidden/>
          </w:rPr>
          <w:tab/>
        </w:r>
      </w:del>
      <w:del w:id="694" w:author="User" w:date="2015-04-05T17:31:00Z">
        <w:r w:rsidR="00B14DBF" w:rsidDel="00FD2372">
          <w:rPr>
            <w:noProof/>
            <w:webHidden/>
          </w:rPr>
          <w:delText>46</w:delText>
        </w:r>
      </w:del>
    </w:p>
    <w:p w:rsidR="00B14DBF" w:rsidDel="00FD2372" w:rsidRDefault="008A116E">
      <w:pPr>
        <w:pStyle w:val="Sumrio1"/>
        <w:rPr>
          <w:del w:id="695" w:author="User" w:date="2015-04-05T17:32:00Z"/>
          <w:rFonts w:asciiTheme="minorHAnsi" w:eastAsiaTheme="minorEastAsia" w:hAnsiTheme="minorHAnsi" w:cstheme="minorBidi"/>
          <w:b w:val="0"/>
          <w:bCs w:val="0"/>
          <w:caps w:val="0"/>
          <w:noProof/>
          <w:sz w:val="22"/>
          <w:szCs w:val="22"/>
        </w:rPr>
      </w:pPr>
      <w:del w:id="696" w:author="User" w:date="2015-04-05T17:32:00Z">
        <w:r w:rsidRPr="008A116E">
          <w:rPr>
            <w:rPrChange w:id="697" w:author="User" w:date="2015-04-05T17:32:00Z">
              <w:rPr>
                <w:rStyle w:val="Hyperlink"/>
                <w:b w:val="0"/>
                <w:bCs w:val="0"/>
                <w:caps w:val="0"/>
                <w:noProof/>
              </w:rPr>
            </w:rPrChange>
          </w:rPr>
          <w:delText>APÊNDICEB -Nome</w:delText>
        </w:r>
        <w:r w:rsidR="00B14DBF" w:rsidDel="00FD2372">
          <w:rPr>
            <w:noProof/>
            <w:webHidden/>
          </w:rPr>
          <w:tab/>
        </w:r>
      </w:del>
      <w:del w:id="698" w:author="User" w:date="2015-04-05T17:31:00Z">
        <w:r w:rsidR="00B14DBF" w:rsidDel="00FD2372">
          <w:rPr>
            <w:noProof/>
            <w:webHidden/>
          </w:rPr>
          <w:delText>47</w:delText>
        </w:r>
      </w:del>
    </w:p>
    <w:p w:rsidR="00B14DBF" w:rsidDel="00FD2372" w:rsidRDefault="008A116E">
      <w:pPr>
        <w:pStyle w:val="Sumrio1"/>
        <w:rPr>
          <w:del w:id="699" w:author="User" w:date="2015-04-05T17:32:00Z"/>
          <w:rFonts w:asciiTheme="minorHAnsi" w:eastAsiaTheme="minorEastAsia" w:hAnsiTheme="minorHAnsi" w:cstheme="minorBidi"/>
          <w:b w:val="0"/>
          <w:bCs w:val="0"/>
          <w:caps w:val="0"/>
          <w:noProof/>
          <w:sz w:val="22"/>
          <w:szCs w:val="22"/>
        </w:rPr>
      </w:pPr>
      <w:del w:id="700" w:author="User" w:date="2015-04-05T17:32:00Z">
        <w:r w:rsidRPr="008A116E">
          <w:rPr>
            <w:rPrChange w:id="701" w:author="User" w:date="2015-04-05T17:32:00Z">
              <w:rPr>
                <w:rStyle w:val="Hyperlink"/>
                <w:b w:val="0"/>
                <w:bCs w:val="0"/>
                <w:caps w:val="0"/>
                <w:noProof/>
              </w:rPr>
            </w:rPrChange>
          </w:rPr>
          <w:delText>ANEXO A - Nome</w:delText>
        </w:r>
        <w:r w:rsidR="00B14DBF" w:rsidDel="00FD2372">
          <w:rPr>
            <w:noProof/>
            <w:webHidden/>
          </w:rPr>
          <w:tab/>
        </w:r>
      </w:del>
      <w:del w:id="702" w:author="User" w:date="2015-04-05T17:31:00Z">
        <w:r w:rsidR="00B14DBF" w:rsidDel="00FD2372">
          <w:rPr>
            <w:noProof/>
            <w:webHidden/>
          </w:rPr>
          <w:delText>48</w:delText>
        </w:r>
      </w:del>
    </w:p>
    <w:p w:rsidR="00B14DBF" w:rsidDel="00FD2372" w:rsidRDefault="008A116E">
      <w:pPr>
        <w:pStyle w:val="Sumrio1"/>
        <w:rPr>
          <w:del w:id="703" w:author="User" w:date="2015-04-05T17:32:00Z"/>
          <w:rFonts w:asciiTheme="minorHAnsi" w:eastAsiaTheme="minorEastAsia" w:hAnsiTheme="minorHAnsi" w:cstheme="minorBidi"/>
          <w:b w:val="0"/>
          <w:bCs w:val="0"/>
          <w:caps w:val="0"/>
          <w:noProof/>
          <w:sz w:val="22"/>
          <w:szCs w:val="22"/>
        </w:rPr>
      </w:pPr>
      <w:del w:id="704" w:author="User" w:date="2015-04-05T17:32:00Z">
        <w:r w:rsidRPr="008A116E">
          <w:rPr>
            <w:rPrChange w:id="705" w:author="User" w:date="2015-04-05T17:32:00Z">
              <w:rPr>
                <w:rStyle w:val="Hyperlink"/>
                <w:b w:val="0"/>
                <w:bCs w:val="0"/>
                <w:caps w:val="0"/>
                <w:noProof/>
              </w:rPr>
            </w:rPrChange>
          </w:rPr>
          <w:delText>ANEXO B - Nome</w:delText>
        </w:r>
        <w:r w:rsidR="00B14DBF" w:rsidDel="00FD2372">
          <w:rPr>
            <w:noProof/>
            <w:webHidden/>
          </w:rPr>
          <w:tab/>
        </w:r>
      </w:del>
      <w:del w:id="706" w:author="User" w:date="2015-04-05T17:31:00Z">
        <w:r w:rsidR="00B14DBF" w:rsidDel="00FD2372">
          <w:rPr>
            <w:noProof/>
            <w:webHidden/>
          </w:rPr>
          <w:delText>49</w:delText>
        </w:r>
      </w:del>
    </w:p>
    <w:p w:rsidR="00301E38" w:rsidRDefault="008A116E" w:rsidP="00092364">
      <w:pPr>
        <w:pStyle w:val="ndicedeilustraes"/>
        <w:widowControl w:val="0"/>
        <w:tabs>
          <w:tab w:val="right" w:leader="dot" w:pos="9062"/>
        </w:tabs>
        <w:spacing w:line="480" w:lineRule="auto"/>
        <w:jc w:val="left"/>
        <w:rPr>
          <w:sz w:val="24"/>
          <w:szCs w:val="24"/>
        </w:rPr>
      </w:pPr>
      <w:r w:rsidRPr="00E94141">
        <w:rPr>
          <w:sz w:val="24"/>
          <w:szCs w:val="24"/>
        </w:rPr>
        <w:fldChar w:fldCharType="end"/>
      </w:r>
    </w:p>
    <w:p w:rsidR="00092364" w:rsidRDefault="00092364" w:rsidP="00092364">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92364" w:rsidRPr="00092364" w:rsidRDefault="00092364" w:rsidP="00092364"/>
    <w:p w:rsidR="00301E38" w:rsidRDefault="00301E38" w:rsidP="00092364">
      <w:pPr>
        <w:pStyle w:val="ndicedeilustraes"/>
        <w:widowControl w:val="0"/>
        <w:tabs>
          <w:tab w:val="right" w:leader="dot" w:pos="9062"/>
        </w:tabs>
        <w:spacing w:line="480" w:lineRule="auto"/>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8A116E">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8A116E">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Pr="00B4545F" w:rsidRDefault="00301E38">
      <w:pPr>
        <w:pStyle w:val="Ttulo1"/>
        <w:rPr>
          <w:sz w:val="28"/>
        </w:rPr>
      </w:pPr>
      <w:bookmarkStart w:id="707" w:name="_Toc16689521"/>
      <w:bookmarkStart w:id="708" w:name="_Toc193166270"/>
      <w:bookmarkStart w:id="709" w:name="_Toc269327100"/>
      <w:bookmarkStart w:id="710" w:name="_Toc269327223"/>
      <w:bookmarkStart w:id="711" w:name="_Toc416018452"/>
      <w:r w:rsidRPr="00B4545F">
        <w:rPr>
          <w:sz w:val="28"/>
        </w:rPr>
        <w:lastRenderedPageBreak/>
        <w:t>I</w:t>
      </w:r>
      <w:bookmarkEnd w:id="707"/>
      <w:bookmarkEnd w:id="708"/>
      <w:bookmarkEnd w:id="709"/>
      <w:bookmarkEnd w:id="710"/>
      <w:r w:rsidRPr="00B4545F">
        <w:rPr>
          <w:sz w:val="28"/>
        </w:rPr>
        <w:t>ntrodução</w:t>
      </w:r>
      <w:bookmarkEnd w:id="711"/>
    </w:p>
    <w:p w:rsidR="00D71174" w:rsidRDefault="00D71174" w:rsidP="00D71174">
      <w:pPr>
        <w:pStyle w:val="Corpodetexto"/>
      </w:pPr>
      <w:r>
        <w:t>Este trabalho propõe um sistema de gerenciamento de atividades escolares Web, fornecendo boletins, tarefas e eventos de alunos registrados na internet. Com o sistema, o processo de comunicação entre escola e família poderá ser facilitado e simplificado, o que melhorará o processo de ensino-aprendizagem. O sistema pode ser acessado de qualquer</w:t>
      </w:r>
      <w:del w:id="712" w:author="User" w:date="2015-04-04T15:11:00Z">
        <w:r w:rsidDel="003E5C64">
          <w:delText xml:space="preserve"> </w:delText>
        </w:r>
        <w:commentRangeStart w:id="713"/>
        <w:r w:rsidDel="003E5C64">
          <w:delText>lugar e qualquer hora</w:delText>
        </w:r>
        <w:commentRangeEnd w:id="713"/>
        <w:r w:rsidDel="003E5C64">
          <w:rPr>
            <w:rStyle w:val="Refdecomentrio"/>
          </w:rPr>
          <w:commentReference w:id="713"/>
        </w:r>
      </w:del>
      <w:ins w:id="714" w:author="User" w:date="2015-04-04T15:11:00Z">
        <w:r w:rsidR="003E5C64" w:rsidRPr="003E5C64">
          <w:t xml:space="preserve"> </w:t>
        </w:r>
        <w:r w:rsidR="003E5C64">
          <w:t>computador com acesso a internet</w:t>
        </w:r>
      </w:ins>
      <w:r>
        <w:t xml:space="preserve">, sem a necessidade do responsável do aluno ir até a escola. </w:t>
      </w:r>
    </w:p>
    <w:p w:rsidR="00D71174" w:rsidRDefault="00D71174" w:rsidP="00D71174">
      <w:pPr>
        <w:pStyle w:val="Corpodetexto"/>
      </w:pPr>
      <w:r>
        <w:tab/>
        <w:t xml:space="preserve"> Outro objetivo é permitir o registro cronológico e centralizado de informações fundamentais para controle e acompanhamento do desempenho escolar dos alunos como notas, faltas, ocorrências, tarefas,</w:t>
      </w:r>
      <w:del w:id="715" w:author="User" w:date="2015-04-04T15:11:00Z">
        <w:r w:rsidDel="003E5C64">
          <w:delText xml:space="preserve"> </w:delText>
        </w:r>
        <w:commentRangeStart w:id="716"/>
        <w:r w:rsidDel="003E5C64">
          <w:delText>bem como quando o responsável acessou essas informações</w:delText>
        </w:r>
        <w:commentRangeEnd w:id="716"/>
        <w:r w:rsidR="00BF0BF7" w:rsidDel="003E5C64">
          <w:rPr>
            <w:rStyle w:val="Refdecomentrio"/>
          </w:rPr>
          <w:commentReference w:id="716"/>
        </w:r>
      </w:del>
      <w:r>
        <w:t xml:space="preserve">. Os professores terão a possibilidade de registrar as tarefas, eventos que ocorram com o aluno, além das notas e frequência. </w:t>
      </w:r>
    </w:p>
    <w:p w:rsidR="00D71174" w:rsidRDefault="00D71174" w:rsidP="00D71174">
      <w:pPr>
        <w:pStyle w:val="Corpodetexto"/>
      </w:pPr>
      <w:r>
        <w:tab/>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rsidR="00D71174" w:rsidRDefault="00D71174" w:rsidP="00D71174">
      <w:pPr>
        <w:pStyle w:val="Corpodetexto"/>
      </w:pPr>
      <w:r>
        <w:t xml:space="preserve">data que o professor postar. </w:t>
      </w:r>
    </w:p>
    <w:p w:rsidR="00D71174" w:rsidRDefault="00D71174" w:rsidP="00D71174">
      <w:pPr>
        <w:pStyle w:val="Corpodetexto"/>
      </w:pPr>
      <w:r>
        <w:tab/>
        <w:t>A flexibilidade de acesso trará comodidade e satisfação. Os dados organizados contribuem para organização e transparência nas informações e nos processos de comunicação de algumas ações das unidades escolares.</w:t>
      </w:r>
    </w:p>
    <w:p w:rsidR="001A395E" w:rsidRDefault="001A395E" w:rsidP="001A395E">
      <w:pPr>
        <w:pStyle w:val="Fontedotexto"/>
        <w:widowControl w:val="0"/>
        <w:spacing w:before="0" w:after="0" w:line="360" w:lineRule="auto"/>
        <w:ind w:firstLine="0"/>
      </w:pPr>
    </w:p>
    <w:p w:rsidR="001A395E" w:rsidRDefault="00301F0A" w:rsidP="001A395E">
      <w:pPr>
        <w:pStyle w:val="Ttulo2"/>
      </w:pPr>
      <w:bookmarkStart w:id="717" w:name="_Toc416018453"/>
      <w:r>
        <w:t>Apresentação do Tema</w:t>
      </w:r>
      <w:bookmarkEnd w:id="717"/>
    </w:p>
    <w:p w:rsidR="00D71174" w:rsidRDefault="00D71174" w:rsidP="00D71174">
      <w:pPr>
        <w:ind w:firstLine="709"/>
      </w:pPr>
      <w:r w:rsidRPr="003F2298">
        <w:t xml:space="preserve">Em visitas </w:t>
      </w:r>
      <w:r>
        <w:t>às</w:t>
      </w:r>
      <w:r w:rsidRPr="003F2298">
        <w:t xml:space="preserve"> escola</w:t>
      </w:r>
      <w:r>
        <w:t>s</w:t>
      </w:r>
      <w:r w:rsidRPr="003F2298">
        <w:t xml:space="preserve">, encontramos </w:t>
      </w:r>
      <w:r>
        <w:t>alguns</w:t>
      </w:r>
      <w:r w:rsidRPr="003F2298">
        <w:t xml:space="preserve"> problemas enfrentados pela equipe de ensino. </w:t>
      </w:r>
      <w:r>
        <w:t xml:space="preserve">Dentre </w:t>
      </w:r>
      <w:r w:rsidRPr="003F2298">
        <w:t>eles a dificuldade no processo de gestão, pois o excesso de tarefas e process</w:t>
      </w:r>
      <w:r>
        <w:t xml:space="preserve">o de controle manual gera </w:t>
      </w:r>
      <w:r w:rsidRPr="003F2298">
        <w:t xml:space="preserve">lentidão na organização no todo. </w:t>
      </w:r>
    </w:p>
    <w:p w:rsidR="00D71174" w:rsidRDefault="00D71174" w:rsidP="00D71174">
      <w:r>
        <w:tab/>
        <w:t xml:space="preserve">Os professores têm muitos afazeres e atividades a serem realizadas. Com o grande número de tarefas, muitos professores não conseguem ter um controle satisfatório do processo de ensino de cada aluno. </w:t>
      </w:r>
    </w:p>
    <w:p w:rsidR="00D71174" w:rsidRDefault="00D71174" w:rsidP="00D71174">
      <w:pPr>
        <w:rPr>
          <w:color w:val="0000FF"/>
        </w:rPr>
      </w:pPr>
      <w:r>
        <w:tab/>
      </w:r>
      <w:r w:rsidRPr="003F2298">
        <w:t>Gestores e secretários, sempre com muitos papéis para guardarem e organizarem, trazendo um grande excesso de documentos importantes, que ficam muitas das vezes ocultos.</w:t>
      </w:r>
    </w:p>
    <w:p w:rsidR="00D71174" w:rsidRDefault="00D71174" w:rsidP="00D71174">
      <w:r>
        <w:tab/>
      </w:r>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 xml:space="preserve">s e como não há transparência no processo de ensino dos alunos, os pais têm dificuldade de estar por dentro das ocorrências escolares. </w:t>
      </w:r>
    </w:p>
    <w:p w:rsidR="00D71174" w:rsidRDefault="00D71174" w:rsidP="00D71174">
      <w:r>
        <w:lastRenderedPageBreak/>
        <w:tab/>
        <w:t xml:space="preserve">Gestores, professores e pais necessitam da comodidade que a tecnologia oferece de acessar de informações em qualquer lugar que </w:t>
      </w:r>
      <w:commentRangeStart w:id="718"/>
      <w:r>
        <w:t>estejam</w:t>
      </w:r>
      <w:commentRangeEnd w:id="718"/>
      <w:r>
        <w:rPr>
          <w:rStyle w:val="Refdecomentrio"/>
        </w:rPr>
        <w:commentReference w:id="718"/>
      </w:r>
      <w:r>
        <w:t xml:space="preserve"> </w:t>
      </w:r>
      <w:ins w:id="719" w:author="User" w:date="2015-04-04T15:11:00Z">
        <w:r w:rsidR="003E5C64">
          <w:t>em um computador com acesso a internet</w:t>
        </w:r>
      </w:ins>
      <w:r>
        <w:t>. O sistema pretende oferecer o acesso a informações escolares, promovendo maior comprometimento dos pais com seus filhos. Sendo assim, poderão controlar as atividades a qualquer momento que desejar. Esse acesso flexível contribuirá na organização e na evolução de cada aluno.</w:t>
      </w:r>
    </w:p>
    <w:p w:rsidR="00D71174" w:rsidRDefault="00D71174" w:rsidP="00D71174">
      <w:r>
        <w:tab/>
        <w:t>O objetivo é aperfeiçoar e facilitar o processo das muitas pessoas que trabalham nas escolas, evitando repetição de tarefas e desperdício de tempo.</w:t>
      </w:r>
    </w:p>
    <w:p w:rsidR="00D71174" w:rsidRDefault="00D71174" w:rsidP="00D71174">
      <w:r>
        <w:tab/>
        <w:t xml:space="preserve">Com o foco principal na melhoria da educação, o grande diferencial do nosso </w:t>
      </w:r>
      <w:proofErr w:type="spellStart"/>
      <w:r>
        <w:t>sistema</w:t>
      </w:r>
      <w:del w:id="720" w:author="User" w:date="2015-04-04T15:11:00Z">
        <w:r w:rsidDel="003E5C64">
          <w:delText xml:space="preserve">, </w:delText>
        </w:r>
      </w:del>
      <w:r>
        <w:t>será</w:t>
      </w:r>
      <w:proofErr w:type="spellEnd"/>
      <w:r>
        <w:t xml:space="preserve"> </w:t>
      </w:r>
      <w:del w:id="721" w:author="User" w:date="2015-04-04T15:12:00Z">
        <w:r w:rsidDel="003E5C64">
          <w:delText xml:space="preserve">o </w:delText>
        </w:r>
      </w:del>
      <w:ins w:id="722" w:author="User" w:date="2015-04-04T15:12:00Z">
        <w:r w:rsidR="003E5C64">
          <w:t xml:space="preserve">um ambiente web para </w:t>
        </w:r>
      </w:ins>
      <w:del w:id="723" w:author="User" w:date="2015-04-04T15:13:00Z">
        <w:r w:rsidDel="003E5C64">
          <w:delText xml:space="preserve">acesso dos </w:delText>
        </w:r>
      </w:del>
      <w:proofErr w:type="spellStart"/>
      <w:ins w:id="724" w:author="User" w:date="2015-04-04T15:13:00Z">
        <w:r w:rsidR="003E5C64">
          <w:t>para</w:t>
        </w:r>
        <w:proofErr w:type="spellEnd"/>
        <w:r w:rsidR="003E5C64">
          <w:t xml:space="preserve"> que </w:t>
        </w:r>
      </w:ins>
      <w:r>
        <w:t xml:space="preserve">pais de cada aluno </w:t>
      </w:r>
      <w:ins w:id="725" w:author="User" w:date="2015-04-04T15:13:00Z">
        <w:r w:rsidR="003E5C64">
          <w:t xml:space="preserve">acessem as </w:t>
        </w:r>
        <w:proofErr w:type="spellStart"/>
        <w:r w:rsidR="003E5C64">
          <w:t>atividades</w:t>
        </w:r>
      </w:ins>
      <w:del w:id="726" w:author="User" w:date="2015-04-04T15:13:00Z">
        <w:r w:rsidDel="003E5C64">
          <w:delText xml:space="preserve">a um ambiente web </w:delText>
        </w:r>
      </w:del>
      <w:r>
        <w:t>direcionado</w:t>
      </w:r>
      <w:proofErr w:type="spellEnd"/>
      <w:r>
        <w:t xml:space="preserve"> somente a eles, que contém todas as informações necessárias sobre seu filho, e assim cada pai/mãe poderão ajudar na evolução do aprendizado do aluno, e cada um fazendo e acessando sua parte, o resultado será positivo para ambas as partes, escola e família.</w:t>
      </w:r>
    </w:p>
    <w:p w:rsidR="00301F0A" w:rsidRPr="004E3F7C" w:rsidRDefault="00D71174" w:rsidP="00D71174">
      <w:pPr>
        <w:rPr>
          <w:color w:val="FF0000"/>
        </w:rPr>
      </w:pPr>
      <w:r>
        <w:tab/>
        <w:t>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w:t>
      </w:r>
    </w:p>
    <w:p w:rsidR="001A395E" w:rsidRDefault="001A395E" w:rsidP="00301F0A">
      <w:pPr>
        <w:pStyle w:val="Fontedotexto"/>
        <w:widowControl w:val="0"/>
        <w:spacing w:before="0" w:after="0" w:line="360" w:lineRule="auto"/>
        <w:ind w:firstLine="0"/>
      </w:pPr>
    </w:p>
    <w:p w:rsidR="001A395E" w:rsidRDefault="001A395E" w:rsidP="00B37F95">
      <w:pPr>
        <w:pStyle w:val="Ttulo2"/>
      </w:pPr>
      <w:bookmarkStart w:id="727" w:name="_Toc269829180"/>
      <w:bookmarkStart w:id="728" w:name="_Toc416018454"/>
      <w:r>
        <w:t>Objetivos</w:t>
      </w:r>
      <w:bookmarkEnd w:id="727"/>
      <w:bookmarkEnd w:id="728"/>
    </w:p>
    <w:p w:rsidR="006E4C81" w:rsidRDefault="006E4C81" w:rsidP="006E4C81">
      <w:pPr>
        <w:ind w:firstLine="578"/>
      </w:pPr>
      <w:r>
        <w:t>Implantar um sistema de Gerenciamento de Atividades Escolar Digital, com objetivo de aperfeiçoar o processo de gestão das escolas, com registro de professores, alunos, turmas e responsáveis e/ou pais.</w:t>
      </w:r>
    </w:p>
    <w:p w:rsidR="006E4C81" w:rsidRDefault="006E4C81" w:rsidP="006E4C81">
      <w:pPr>
        <w:pStyle w:val="Fontedotexto"/>
        <w:widowControl w:val="0"/>
        <w:spacing w:before="0" w:after="0" w:line="360" w:lineRule="auto"/>
        <w:ind w:firstLine="578"/>
      </w:pPr>
      <w:r>
        <w:t>Maior comprometimento dos responsáveis e/ou pais. Agilidade, transparência, eficácia do processo de comunicação entre professores e alunos, permitindo maior comprometimento e compreensão do processo escolar dos alunos.</w:t>
      </w:r>
    </w:p>
    <w:p w:rsidR="006E4C81" w:rsidRDefault="006E4C81" w:rsidP="006E4C81">
      <w:pPr>
        <w:ind w:firstLine="578"/>
      </w:pPr>
    </w:p>
    <w:p w:rsidR="006E4C81" w:rsidRDefault="006E4C81" w:rsidP="006E4C81">
      <w:pPr>
        <w:ind w:firstLine="578"/>
      </w:pPr>
      <w:commentRangeStart w:id="729"/>
      <w:r w:rsidRPr="00344174">
        <w:t xml:space="preserve">Este </w:t>
      </w:r>
      <w:r>
        <w:t>projeto tem por objetivo geral o estudo e implementação do Sistema de Gerenciamento Escolar Digital, para escolas que utilizam o processo manual de gestão.</w:t>
      </w:r>
      <w:commentRangeEnd w:id="729"/>
      <w:r>
        <w:rPr>
          <w:rStyle w:val="Refdecomentrio"/>
        </w:rPr>
        <w:commentReference w:id="729"/>
      </w:r>
    </w:p>
    <w:p w:rsidR="006E4C81" w:rsidRDefault="006E4C81" w:rsidP="006E4C81">
      <w:r>
        <w:tab/>
        <w:t xml:space="preserve">O intuito é oferecer um acesso prático a esse sistema, um Sistema Web para que seja possível a inserção, alteração e consulta seja realizada em qualquer lugar. </w:t>
      </w:r>
    </w:p>
    <w:p w:rsidR="006E4C81" w:rsidRDefault="006E4C81" w:rsidP="006E4C81">
      <w:r>
        <w:tab/>
      </w:r>
      <w:commentRangeStart w:id="730"/>
      <w:r>
        <w:t xml:space="preserve">O </w:t>
      </w:r>
      <w:commentRangeStart w:id="731"/>
      <w:r>
        <w:t xml:space="preserve">serviço </w:t>
      </w:r>
      <w:proofErr w:type="spellStart"/>
      <w:r>
        <w:t>Mobile</w:t>
      </w:r>
      <w:proofErr w:type="spellEnd"/>
      <w:r>
        <w:t xml:space="preserve"> também será disponibilizado, para que facilite o acesso para os professores nas salas de aulas, usando apenas um </w:t>
      </w:r>
      <w:proofErr w:type="spellStart"/>
      <w:r>
        <w:t>tablet</w:t>
      </w:r>
      <w:proofErr w:type="spellEnd"/>
      <w:r>
        <w:t xml:space="preserve"> ou </w:t>
      </w:r>
      <w:proofErr w:type="spellStart"/>
      <w:r>
        <w:t>smartphone</w:t>
      </w:r>
      <w:proofErr w:type="spellEnd"/>
      <w:r>
        <w:t xml:space="preserve"> e para que os responsáveis também acessem com praticidade</w:t>
      </w:r>
      <w:commentRangeEnd w:id="731"/>
      <w:r w:rsidR="00BF0BF7">
        <w:rPr>
          <w:rStyle w:val="Refdecomentrio"/>
        </w:rPr>
        <w:commentReference w:id="731"/>
      </w:r>
      <w:r>
        <w:t>.</w:t>
      </w:r>
      <w:commentRangeEnd w:id="730"/>
      <w:r>
        <w:rPr>
          <w:rStyle w:val="Refdecomentrio"/>
        </w:rPr>
        <w:commentReference w:id="730"/>
      </w:r>
    </w:p>
    <w:p w:rsidR="006E4C81" w:rsidRDefault="006E4C81" w:rsidP="006E4C81">
      <w:r>
        <w:lastRenderedPageBreak/>
        <w:tab/>
      </w:r>
      <w:commentRangeStart w:id="732"/>
      <w:r>
        <w:t xml:space="preserve">Os professores poderão organizar suas atividades, tais como: provas, trabalhos ou seminários, </w:t>
      </w:r>
      <w:commentRangeStart w:id="733"/>
      <w:r>
        <w:t>e comunicar-se diretamente com os pais de cada aluno por um ambiente de mensagens que o sistema fornecerá.</w:t>
      </w:r>
      <w:commentRangeEnd w:id="733"/>
      <w:r>
        <w:rPr>
          <w:rStyle w:val="Refdecomentrio"/>
        </w:rPr>
        <w:commentReference w:id="733"/>
      </w:r>
      <w:commentRangeEnd w:id="732"/>
      <w:r w:rsidR="00BF0BF7">
        <w:rPr>
          <w:rStyle w:val="Refdecomentrio"/>
        </w:rPr>
        <w:commentReference w:id="732"/>
      </w:r>
    </w:p>
    <w:p w:rsidR="006E4C81" w:rsidRDefault="006E4C81" w:rsidP="006E4C81">
      <w:pPr>
        <w:pStyle w:val="Fontedotexto"/>
        <w:widowControl w:val="0"/>
        <w:spacing w:before="0" w:after="0" w:line="360" w:lineRule="auto"/>
        <w:ind w:firstLine="0"/>
      </w:pPr>
      <w:r>
        <w:tab/>
        <w:t>Além de aperfeiçoar todo processo de gestão, esse sistema atenderá primordialmente aos pais e/ou responsáveis dos alunos. Eles terão acesso ao desempenho dos alunos, sendo notas, frequências, ocorrências e avisos de cada professor, que ficará disponível no sistema na data que o professor postar. A flexibilidade de acesso trará comodidade e satisfação.</w:t>
      </w:r>
    </w:p>
    <w:p w:rsidR="006E4C81" w:rsidRDefault="006E4C81" w:rsidP="006E4C81">
      <w:pPr>
        <w:pStyle w:val="Fontedotexto"/>
        <w:widowControl w:val="0"/>
        <w:spacing w:before="0" w:after="0" w:line="360" w:lineRule="auto"/>
        <w:ind w:firstLine="0"/>
      </w:pPr>
    </w:p>
    <w:p w:rsidR="006E4C81" w:rsidRDefault="006E4C81" w:rsidP="006E4C81">
      <w:pPr>
        <w:ind w:firstLine="720"/>
      </w:pPr>
      <w:r w:rsidRPr="00976E93">
        <w:t>I</w:t>
      </w:r>
      <w:r>
        <w:t xml:space="preserve">mplementar o sistema de gerenciamento que seja de fácil manuseio, que atenda as expectativas e necessidades dos clientes. Os recursos disponibilizados devem estimular aos usuários a utilizar o sistema. </w:t>
      </w:r>
    </w:p>
    <w:p w:rsidR="006E4C81" w:rsidRDefault="006E4C81" w:rsidP="006E4C81">
      <w:pPr>
        <w:ind w:firstLine="720"/>
      </w:pPr>
      <w:r>
        <w:t>A atividade de inserção, alteração, consulta no sistema de notas e faltas, ocorrências, e tarefas deve apresentar resultados práticos com melhoria na comunicação entre professores, alunos e familiares.</w:t>
      </w:r>
    </w:p>
    <w:p w:rsidR="006E4C81" w:rsidRDefault="006E4C81" w:rsidP="006E4C81">
      <w:pPr>
        <w:ind w:firstLine="720"/>
      </w:pPr>
      <w:r>
        <w:t xml:space="preserve">Desenvolver uma interface dinâmica e objetiva para o sistema, com cores agradáveis, e de fácil usabilidade, caracterizando as informações adequadas para cada usuário, </w:t>
      </w:r>
      <w:r w:rsidRPr="00D3703D">
        <w:t xml:space="preserve">pois </w:t>
      </w:r>
      <w:r>
        <w:t xml:space="preserve">a </w:t>
      </w:r>
      <w:r w:rsidRPr="00F050FB">
        <w:t>interface é</w:t>
      </w:r>
      <w:r>
        <w:t xml:space="preserve"> </w:t>
      </w:r>
      <w:r w:rsidRPr="00F050FB">
        <w:t>a parte fundamental no sucesso de um sistema Web, pois é a responsável direta em fazer com que o usuário consiga realizar suas tarefas de maneira fácil, rápida e satisfatória.</w:t>
      </w:r>
    </w:p>
    <w:p w:rsidR="006E4C81" w:rsidDel="003E5C64" w:rsidRDefault="006E4C81" w:rsidP="006E4C81">
      <w:pPr>
        <w:ind w:firstLine="720"/>
        <w:rPr>
          <w:del w:id="734" w:author="User" w:date="2015-04-04T15:14:00Z"/>
        </w:rPr>
      </w:pPr>
      <w:commentRangeStart w:id="735"/>
      <w:del w:id="736" w:author="User" w:date="2015-04-04T15:14:00Z">
        <w:r w:rsidDel="003E5C64">
          <w:delText>Gerar relatórios de frequências, e notas de toda escola, para análise do desempenho e crescimento da escola no decorrer do ano.</w:delText>
        </w:r>
        <w:commentRangeEnd w:id="735"/>
        <w:r w:rsidDel="003E5C64">
          <w:rPr>
            <w:rStyle w:val="Refdecomentrio"/>
          </w:rPr>
          <w:commentReference w:id="735"/>
        </w:r>
      </w:del>
    </w:p>
    <w:p w:rsidR="006E4C81" w:rsidRDefault="006E4C81" w:rsidP="006E4C81">
      <w:pPr>
        <w:ind w:firstLine="720"/>
      </w:pPr>
      <w:r>
        <w:t>Possibilitar que os professores no ambiente de cada aluno possam anexar arquivos, como provas realizadas por cada aluno, trabalhos ou redações, todos em formato PDF.</w:t>
      </w:r>
    </w:p>
    <w:p w:rsidR="001A395E" w:rsidRDefault="006E4C81" w:rsidP="006E4C81">
      <w:pPr>
        <w:pStyle w:val="Fontedotexto"/>
        <w:widowControl w:val="0"/>
        <w:spacing w:before="0" w:after="0" w:line="360" w:lineRule="auto"/>
        <w:ind w:firstLine="0"/>
      </w:pPr>
      <w:r>
        <w:t>Permitir que os pais/e ou responsáveis dos alunos possam ver de perto o desenvolvimento escolar, acessando as informações de atividade realizadas na escola, e desempenho de cada matéria do aluno. Ter o controle de frequência e notas, ocorrências e tarefas.</w:t>
      </w:r>
    </w:p>
    <w:p w:rsidR="006E4C81" w:rsidRDefault="006E4C81"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1A395E" w:rsidRDefault="001A395E" w:rsidP="001A395E">
      <w:pPr>
        <w:pStyle w:val="Ttulo2"/>
        <w:spacing w:line="360" w:lineRule="auto"/>
      </w:pPr>
      <w:bookmarkStart w:id="737" w:name="_Toc269829181"/>
      <w:bookmarkStart w:id="738" w:name="_Toc416018455"/>
      <w:r>
        <w:lastRenderedPageBreak/>
        <w:t>Justificativa</w:t>
      </w:r>
      <w:bookmarkEnd w:id="737"/>
      <w:bookmarkEnd w:id="738"/>
    </w:p>
    <w:p w:rsidR="006E4C81" w:rsidRDefault="006E4C81" w:rsidP="006E4C81">
      <w:pPr>
        <w:ind w:firstLine="709"/>
      </w:pPr>
      <w:r>
        <w:t>Atualmente, os usuários das escolas entrevistadas possuem um sistema alternativo que é fornecido pela Secretaria de Educação, porém eles não utilizam completamente esse sistema.</w:t>
      </w:r>
    </w:p>
    <w:p w:rsidR="006E4C81" w:rsidRDefault="006E4C81" w:rsidP="006E4C81">
      <w:r>
        <w:tab/>
        <w:t>O motivo de não utilizarem, seria a falta de informação sobre o mesmo, pois não foi implantado corretamente nas escolas.</w:t>
      </w:r>
    </w:p>
    <w:p w:rsidR="006E4C81" w:rsidRDefault="006E4C81" w:rsidP="006E4C81">
      <w:r>
        <w:tab/>
        <w:t>Esse sistema contém algumas funcionalidades que ajudam no trabalho desses usuários, porém o acesso dos responsáveis a ele não é possível. Sendo assim o acompanhamento e aproximação na evolução escolar dos filhos não é permitida.</w:t>
      </w:r>
    </w:p>
    <w:p w:rsidR="006E4C81" w:rsidRDefault="006E4C81" w:rsidP="006E4C81">
      <w:r>
        <w:tab/>
        <w:t>Os professores não têm um ambiente onde podem postar trabalhos, provas e ocorrências, assim dificultando o trabalho do professor.</w:t>
      </w:r>
    </w:p>
    <w:p w:rsidR="00301F0A" w:rsidRDefault="006E4C81" w:rsidP="006E4C81">
      <w:pPr>
        <w:pStyle w:val="Fontedotexto"/>
        <w:widowControl w:val="0"/>
        <w:spacing w:before="0" w:after="0" w:line="360" w:lineRule="auto"/>
        <w:ind w:firstLine="0"/>
        <w:rPr>
          <w:ins w:id="739" w:author="User" w:date="2015-04-04T17:13:00Z"/>
        </w:rPr>
      </w:pPr>
      <w:r>
        <w:tab/>
        <w:t>Gestores não têm a visão de evolução da escola, secretárias não conseguem fazer todo trabalho em um único sistema, sendo assim causa lentidão no trabalho dos usuários envolvidos.</w:t>
      </w:r>
    </w:p>
    <w:p w:rsidR="00064949" w:rsidRDefault="00064949" w:rsidP="00064949">
      <w:pPr>
        <w:rPr>
          <w:ins w:id="740" w:author="User" w:date="2015-04-04T17:13:00Z"/>
        </w:rPr>
      </w:pPr>
      <w:ins w:id="741" w:author="User" w:date="2015-04-04T17:13:00Z">
        <w:r>
          <w:tab/>
          <w:t xml:space="preserve">As alternativas disponíveis para os envolvidos hoje estão em crescente evolução, há programas gratuitos para escolas pequenas e ainda programas de baixo custo para escolas maiores. </w:t>
        </w:r>
      </w:ins>
    </w:p>
    <w:p w:rsidR="00064949" w:rsidRDefault="00064949" w:rsidP="00064949">
      <w:pPr>
        <w:rPr>
          <w:ins w:id="742" w:author="User" w:date="2015-04-04T17:13:00Z"/>
        </w:rPr>
      </w:pPr>
      <w:ins w:id="743" w:author="User" w:date="2015-04-04T17:13:00Z">
        <w:r>
          <w:tab/>
          <w:t>No entanto, são as escolas que possuem uma administração centrada no Diretor da Escola, que tem formação acadêmica em pedagogia e não se atualiza no mercado quanto as opções de ferramentas e bibliografias para melhoria de sua gestão.</w:t>
        </w:r>
      </w:ins>
    </w:p>
    <w:p w:rsidR="00064949" w:rsidRDefault="00064949" w:rsidP="00064949">
      <w:pPr>
        <w:rPr>
          <w:ins w:id="744" w:author="User" w:date="2015-04-04T17:13:00Z"/>
        </w:rPr>
      </w:pPr>
      <w:ins w:id="745" w:author="User" w:date="2015-04-04T17:13:00Z">
        <w:r>
          <w:tab/>
          <w:t xml:space="preserve">Há ferramentas específicas para escolas de educação infantil, escola de idiomas, e até </w:t>
        </w:r>
        <w:proofErr w:type="spellStart"/>
        <w:r>
          <w:t>auto-escolas</w:t>
        </w:r>
        <w:proofErr w:type="spellEnd"/>
        <w:r>
          <w:t>, escolas para a carteira de habilitação, bem estruturadas. Inclusive algumas franquias de escolas de idiomas já possuem sistema de controle e manutenção de clientes (alunos) baseados nas práticas de CRM e ERP.</w:t>
        </w:r>
      </w:ins>
    </w:p>
    <w:p w:rsidR="00064949" w:rsidRDefault="00064949" w:rsidP="00064949">
      <w:pPr>
        <w:rPr>
          <w:ins w:id="746" w:author="User" w:date="2015-04-04T17:13:00Z"/>
        </w:rPr>
      </w:pPr>
      <w:ins w:id="747" w:author="User" w:date="2015-04-04T17:13:00Z">
        <w:r>
          <w:tab/>
          <w:t>As opções no mercado são inúmeras e requerem uma pesquisa apurada, comparando o que a escola necessita e o que os sistemas oferecem.</w:t>
        </w:r>
      </w:ins>
    </w:p>
    <w:p w:rsidR="00064949" w:rsidRDefault="00064949" w:rsidP="00064949">
      <w:pPr>
        <w:rPr>
          <w:ins w:id="748" w:author="User" w:date="2015-04-04T17:13:00Z"/>
        </w:rPr>
      </w:pPr>
      <w:ins w:id="749" w:author="User" w:date="2015-04-04T17:13:00Z">
        <w:r>
          <w:tab/>
          <w:t xml:space="preserve">A Secretaria de Educação do Estado de São Paulo em 2014 iniciou a implantação do seu sistema escolar digital, totalmente on-line, com ao registro de frequência (chamada) dos alunos diária via internet, com a possibilidade dos pais acessarem essa informação, além do conteúdo aplicado em sala, nomes dos professores e atividade extracurriculares. </w:t>
        </w:r>
      </w:ins>
    </w:p>
    <w:p w:rsidR="00064949" w:rsidRDefault="00064949" w:rsidP="00064949">
      <w:pPr>
        <w:rPr>
          <w:ins w:id="750" w:author="User" w:date="2015-04-04T17:13:00Z"/>
        </w:rPr>
      </w:pPr>
      <w:ins w:id="751" w:author="User" w:date="2015-04-04T17:13:00Z">
        <w:r>
          <w:tab/>
          <w:t>Além disso, o sistema da Secretaria da Educação do Estado de São Paulo estará integrado com as outras secretarias estaduais, como por exemplo Secretaria de Segurança Pública Estadual, que pode, por exemplo acessar a foto e as informações do aluno, em caso de necessidade.</w:t>
        </w:r>
      </w:ins>
    </w:p>
    <w:p w:rsidR="00064949" w:rsidRDefault="00064949" w:rsidP="00064949">
      <w:pPr>
        <w:rPr>
          <w:ins w:id="752" w:author="User" w:date="2015-04-04T17:13:00Z"/>
        </w:rPr>
      </w:pPr>
      <w:ins w:id="753" w:author="User" w:date="2015-04-04T17:13:00Z">
        <w:r>
          <w:lastRenderedPageBreak/>
          <w:tab/>
        </w:r>
      </w:ins>
      <w:ins w:id="754" w:author="User" w:date="2015-04-04T17:14:00Z">
        <w:r>
          <w:t>Tanto os usuários como o mercado necessitam de soluções simples e eficiências na colabora</w:t>
        </w:r>
      </w:ins>
      <w:ins w:id="755" w:author="User" w:date="2015-04-04T17:15:00Z">
        <w:r>
          <w:t>ção do processo educacional.</w:t>
        </w:r>
      </w:ins>
    </w:p>
    <w:p w:rsidR="00064949" w:rsidRDefault="00064949" w:rsidP="006E4C81">
      <w:pPr>
        <w:pStyle w:val="Fontedotexto"/>
        <w:widowControl w:val="0"/>
        <w:spacing w:before="0" w:after="0" w:line="360" w:lineRule="auto"/>
        <w:ind w:firstLine="0"/>
      </w:pPr>
    </w:p>
    <w:p w:rsidR="00E17F76" w:rsidRDefault="00E17F76">
      <w:pPr>
        <w:spacing w:line="240" w:lineRule="auto"/>
        <w:jc w:val="left"/>
        <w:rPr>
          <w:rFonts w:cs="Arial"/>
          <w:b/>
          <w:bCs/>
          <w:sz w:val="28"/>
          <w:szCs w:val="28"/>
        </w:rPr>
      </w:pPr>
      <w:r>
        <w:rPr>
          <w:sz w:val="28"/>
        </w:rPr>
        <w:br w:type="page"/>
      </w:r>
    </w:p>
    <w:p w:rsidR="002B1853" w:rsidRDefault="002B1853" w:rsidP="002B1853">
      <w:pPr>
        <w:pStyle w:val="Ttulo1"/>
        <w:rPr>
          <w:ins w:id="756" w:author="User" w:date="2015-04-04T00:29:00Z"/>
          <w:sz w:val="28"/>
        </w:rPr>
      </w:pPr>
      <w:bookmarkStart w:id="757" w:name="_Toc416018456"/>
      <w:r>
        <w:rPr>
          <w:sz w:val="28"/>
        </w:rPr>
        <w:lastRenderedPageBreak/>
        <w:t>Gerenciamento do Projeto</w:t>
      </w:r>
      <w:bookmarkEnd w:id="757"/>
    </w:p>
    <w:p w:rsidR="00064949" w:rsidRDefault="00913B99" w:rsidP="009072FC">
      <w:pPr>
        <w:rPr>
          <w:ins w:id="758" w:author="User" w:date="2015-04-04T17:18:00Z"/>
        </w:rPr>
      </w:pPr>
      <w:ins w:id="759" w:author="User" w:date="2015-04-04T00:48:00Z">
        <w:r>
          <w:tab/>
        </w:r>
      </w:ins>
      <w:ins w:id="760" w:author="User" w:date="2015-04-04T17:15:00Z">
        <w:r w:rsidR="00064949">
          <w:t>“</w:t>
        </w:r>
      </w:ins>
      <w:ins w:id="761" w:author="User" w:date="2015-04-04T00:48:00Z">
        <w:r w:rsidRPr="00913B99">
          <w:t xml:space="preserve">O PMI </w:t>
        </w:r>
      </w:ins>
      <w:ins w:id="762" w:author="User" w:date="2015-04-04T17:16:00Z">
        <w:r w:rsidR="00064949">
          <w:t xml:space="preserve">- </w:t>
        </w:r>
        <w:r w:rsidR="00064949" w:rsidRPr="00064949">
          <w:t xml:space="preserve">Project Management </w:t>
        </w:r>
        <w:proofErr w:type="spellStart"/>
        <w:r w:rsidR="00064949" w:rsidRPr="00064949">
          <w:t>Institute</w:t>
        </w:r>
        <w:proofErr w:type="spellEnd"/>
        <w:r w:rsidR="00064949" w:rsidRPr="00064949">
          <w:t xml:space="preserve"> </w:t>
        </w:r>
        <w:r w:rsidR="00064949">
          <w:t xml:space="preserve">, </w:t>
        </w:r>
      </w:ins>
      <w:ins w:id="763" w:author="User" w:date="2015-04-04T00:48:00Z">
        <w:r w:rsidRPr="00913B99">
          <w:t>é considerad</w:t>
        </w:r>
      </w:ins>
      <w:ins w:id="764" w:author="User" w:date="2015-04-04T17:16:00Z">
        <w:r w:rsidR="00064949">
          <w:t>a</w:t>
        </w:r>
      </w:ins>
      <w:ins w:id="765" w:author="User" w:date="2015-04-04T00:48:00Z">
        <w:r w:rsidRPr="00913B99">
          <w:t xml:space="preserve"> a organização não governamental mais respeitada mundialmente no campo de gerenciamento de projetos, com mais de 240 mil membros em mais de 160 países</w:t>
        </w:r>
      </w:ins>
      <w:ins w:id="766" w:author="User" w:date="2015-04-04T17:17:00Z">
        <w:r w:rsidR="00064949">
          <w:t>. C</w:t>
        </w:r>
      </w:ins>
      <w:ins w:id="767" w:author="User" w:date="2015-04-04T00:48:00Z">
        <w:r w:rsidRPr="00913B99">
          <w:t>om o auxílio desses profissionais o PMI desenvolve seu guia para gerenciamento de projetos cuja primeira public</w:t>
        </w:r>
        <w:r w:rsidR="00064949">
          <w:t xml:space="preserve">ação data de 1996. </w:t>
        </w:r>
      </w:ins>
    </w:p>
    <w:p w:rsidR="00913B99" w:rsidRDefault="00064949" w:rsidP="009072FC">
      <w:pPr>
        <w:rPr>
          <w:ins w:id="768" w:author="User" w:date="2015-04-04T00:48:00Z"/>
        </w:rPr>
      </w:pPr>
      <w:ins w:id="769" w:author="User" w:date="2015-04-04T17:18:00Z">
        <w:r>
          <w:tab/>
        </w:r>
      </w:ins>
      <w:ins w:id="770" w:author="User" w:date="2015-04-04T00:48:00Z">
        <w:r>
          <w:t>O objetivo d</w:t>
        </w:r>
      </w:ins>
      <w:ins w:id="771" w:author="User" w:date="2015-04-04T17:17:00Z">
        <w:r>
          <w:t>o</w:t>
        </w:r>
      </w:ins>
      <w:ins w:id="772" w:author="User" w:date="2015-04-04T00:48:00Z">
        <w:r w:rsidR="00913B99" w:rsidRPr="00913B99">
          <w:t xml:space="preserve"> guia</w:t>
        </w:r>
      </w:ins>
      <w:ins w:id="773" w:author="User" w:date="2015-04-04T17:18:00Z">
        <w:r>
          <w:t xml:space="preserve">, </w:t>
        </w:r>
        <w:proofErr w:type="spellStart"/>
        <w:r>
          <w:t>PMB</w:t>
        </w:r>
      </w:ins>
      <w:ins w:id="774" w:author="User" w:date="2015-04-04T17:23:00Z">
        <w:r>
          <w:t>o</w:t>
        </w:r>
      </w:ins>
      <w:ins w:id="775" w:author="User" w:date="2015-04-04T17:18:00Z">
        <w:r>
          <w:t>K</w:t>
        </w:r>
        <w:proofErr w:type="spellEnd"/>
        <w:r>
          <w:t xml:space="preserve"> - </w:t>
        </w:r>
        <w:r w:rsidRPr="00064949">
          <w:t>Proje</w:t>
        </w:r>
        <w:r>
          <w:t xml:space="preserve">ct Management </w:t>
        </w:r>
        <w:proofErr w:type="spellStart"/>
        <w:r>
          <w:t>Body</w:t>
        </w:r>
        <w:proofErr w:type="spellEnd"/>
        <w:r>
          <w:t xml:space="preserve"> </w:t>
        </w:r>
        <w:proofErr w:type="spellStart"/>
        <w:r>
          <w:t>of</w:t>
        </w:r>
        <w:proofErr w:type="spellEnd"/>
        <w:r>
          <w:t xml:space="preserve"> </w:t>
        </w:r>
        <w:proofErr w:type="spellStart"/>
        <w:r>
          <w:t>Knowledge</w:t>
        </w:r>
        <w:proofErr w:type="spellEnd"/>
        <w:r>
          <w:t>,</w:t>
        </w:r>
      </w:ins>
      <w:ins w:id="776" w:author="User" w:date="2015-04-04T00:48:00Z">
        <w:r w:rsidR="00913B99" w:rsidRPr="00913B99">
          <w:t xml:space="preserve"> é fornecer um conjunto de boas práticas amplamente reconhecidas para o gerenciamento de projetos, </w:t>
        </w:r>
      </w:ins>
      <w:ins w:id="777" w:author="User" w:date="2015-04-04T17:19:00Z">
        <w:r>
          <w:t xml:space="preserve">dividas em dois grupos: </w:t>
        </w:r>
      </w:ins>
      <w:ins w:id="778" w:author="User" w:date="2015-04-04T00:48:00Z">
        <w:r w:rsidR="00913B99" w:rsidRPr="00913B99">
          <w:t xml:space="preserve"> processos e áreas de conhecimento</w:t>
        </w:r>
      </w:ins>
      <w:ins w:id="779" w:author="User" w:date="2015-04-04T17:20:00Z">
        <w:r>
          <w:t>,</w:t>
        </w:r>
      </w:ins>
      <w:ins w:id="780" w:author="User" w:date="2015-04-04T00:48:00Z">
        <w:r w:rsidR="00913B99" w:rsidRPr="00913B99">
          <w:t xml:space="preserve"> demonstrad</w:t>
        </w:r>
      </w:ins>
      <w:ins w:id="781" w:author="User" w:date="2015-04-04T17:20:00Z">
        <w:r>
          <w:t>o</w:t>
        </w:r>
      </w:ins>
      <w:ins w:id="782" w:author="User" w:date="2015-04-04T00:48:00Z">
        <w:r w:rsidR="00913B99" w:rsidRPr="00913B99">
          <w:t>s na figura abaixo</w:t>
        </w:r>
      </w:ins>
      <w:ins w:id="783" w:author="User" w:date="2015-04-04T17:20:00Z">
        <w:r>
          <w:t>.</w:t>
        </w:r>
      </w:ins>
      <w:ins w:id="784" w:author="User" w:date="2015-04-04T00:48:00Z">
        <w:r w:rsidR="00913B99" w:rsidRPr="00913B99">
          <w:t xml:space="preserve"> e descritas nas seções posteriores.</w:t>
        </w:r>
      </w:ins>
    </w:p>
    <w:p w:rsidR="00913B99" w:rsidRDefault="00913B99" w:rsidP="009072FC">
      <w:pPr>
        <w:rPr>
          <w:ins w:id="785" w:author="User" w:date="2015-04-04T17:20:00Z"/>
        </w:rPr>
      </w:pPr>
    </w:p>
    <w:p w:rsidR="00176A5A" w:rsidRDefault="00064949">
      <w:pPr>
        <w:pStyle w:val="Legenda"/>
        <w:rPr>
          <w:ins w:id="786" w:author="User" w:date="2015-04-04T00:48:00Z"/>
        </w:rPr>
        <w:pPrChange w:id="787" w:author="User" w:date="2015-04-04T17:22:00Z">
          <w:pPr/>
        </w:pPrChange>
      </w:pPr>
      <w:bookmarkStart w:id="788" w:name="_Toc416018379"/>
      <w:ins w:id="789" w:author="User" w:date="2015-04-04T17:22:00Z">
        <w:r>
          <w:t xml:space="preserve">Figura </w:t>
        </w:r>
        <w:r w:rsidR="008A116E">
          <w:fldChar w:fldCharType="begin"/>
        </w:r>
        <w:r>
          <w:instrText xml:space="preserve"> SEQ Figura \* ARABIC </w:instrText>
        </w:r>
      </w:ins>
      <w:r w:rsidR="008A116E">
        <w:fldChar w:fldCharType="separate"/>
      </w:r>
      <w:ins w:id="790" w:author="User" w:date="2015-04-05T17:57:00Z">
        <w:r w:rsidR="00C60E05">
          <w:rPr>
            <w:noProof/>
          </w:rPr>
          <w:t>1</w:t>
        </w:r>
      </w:ins>
      <w:ins w:id="791" w:author="User" w:date="2015-04-04T17:22:00Z">
        <w:r w:rsidR="008A116E">
          <w:fldChar w:fldCharType="end"/>
        </w:r>
        <w:r>
          <w:t xml:space="preserve">- </w:t>
        </w:r>
      </w:ins>
      <w:ins w:id="792" w:author="User" w:date="2015-04-04T17:29:00Z">
        <w:r w:rsidR="00F40075">
          <w:t xml:space="preserve">Grupo de </w:t>
        </w:r>
      </w:ins>
      <w:ins w:id="793" w:author="User" w:date="2015-04-04T17:22:00Z">
        <w:r>
          <w:t xml:space="preserve">Processos do </w:t>
        </w:r>
        <w:proofErr w:type="spellStart"/>
        <w:r>
          <w:t>PMB</w:t>
        </w:r>
      </w:ins>
      <w:ins w:id="794" w:author="User" w:date="2015-04-04T17:23:00Z">
        <w:r>
          <w:t>o</w:t>
        </w:r>
      </w:ins>
      <w:ins w:id="795" w:author="User" w:date="2015-04-04T17:22:00Z">
        <w:r>
          <w:t>K</w:t>
        </w:r>
      </w:ins>
      <w:bookmarkEnd w:id="788"/>
      <w:proofErr w:type="spellEnd"/>
    </w:p>
    <w:p w:rsidR="00913B99" w:rsidRDefault="00176A5A" w:rsidP="009072FC">
      <w:pPr>
        <w:rPr>
          <w:ins w:id="796" w:author="User" w:date="2015-04-04T00:49:00Z"/>
        </w:rPr>
      </w:pPr>
      <w:ins w:id="797" w:author="User" w:date="2015-04-04T00:48:00Z">
        <w:r>
          <w:rPr>
            <w:noProof/>
            <w:rPrChange w:id="798" w:author="Unknown">
              <w:rPr>
                <w:noProof/>
                <w:color w:val="0000FF"/>
                <w:u w:val="single"/>
              </w:rPr>
            </w:rPrChange>
          </w:rPr>
          <w:drawing>
            <wp:inline distT="0" distB="0" distL="0" distR="0">
              <wp:extent cx="5940425" cy="4101555"/>
              <wp:effectExtent l="0" t="0" r="3175" b="0"/>
              <wp:docPr id="5" name="Imagem 1" descr="http://www.pauloeduardo.com/wp-content/uploads/2011/06/GruposdeProces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uloeduardo.com/wp-content/uploads/2011/06/GruposdeProcessos.png"/>
                      <pic:cNvPicPr>
                        <a:picLocks noChangeAspect="1" noChangeArrowheads="1"/>
                      </pic:cNvPicPr>
                    </pic:nvPicPr>
                    <pic:blipFill>
                      <a:blip r:embed="rId13"/>
                      <a:srcRect/>
                      <a:stretch>
                        <a:fillRect/>
                      </a:stretch>
                    </pic:blipFill>
                    <pic:spPr bwMode="auto">
                      <a:xfrm>
                        <a:off x="0" y="0"/>
                        <a:ext cx="5940425" cy="4101555"/>
                      </a:xfrm>
                      <a:prstGeom prst="rect">
                        <a:avLst/>
                      </a:prstGeom>
                      <a:noFill/>
                      <a:ln w="9525">
                        <a:noFill/>
                        <a:miter lim="800000"/>
                        <a:headEnd/>
                        <a:tailEnd/>
                      </a:ln>
                    </pic:spPr>
                  </pic:pic>
                </a:graphicData>
              </a:graphic>
            </wp:inline>
          </w:drawing>
        </w:r>
      </w:ins>
    </w:p>
    <w:p w:rsidR="00913B99" w:rsidRDefault="00913B99" w:rsidP="009072FC">
      <w:pPr>
        <w:rPr>
          <w:ins w:id="799" w:author="User" w:date="2015-04-04T00:49:00Z"/>
        </w:rPr>
      </w:pPr>
    </w:p>
    <w:p w:rsidR="00176A5A" w:rsidRDefault="00913B99">
      <w:pPr>
        <w:rPr>
          <w:ins w:id="800" w:author="User" w:date="2015-04-04T00:51:00Z"/>
        </w:rPr>
        <w:pPrChange w:id="801"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ins w:id="802" w:author="User" w:date="2015-04-04T00:49:00Z">
        <w:r>
          <w:t xml:space="preserve">A divisão por grupos de processos separa os processos de acordo com a sua utilização dentro do ciclo de vida de um projeto e dessa forma implementa uma divisão mais cronológica dos processos do que uma divisão por semelhança dos processos. </w:t>
        </w:r>
      </w:ins>
    </w:p>
    <w:p w:rsidR="00300088" w:rsidRDefault="00300088" w:rsidP="00300088">
      <w:pPr>
        <w:rPr>
          <w:ins w:id="803" w:author="User" w:date="2015-04-04T00:51:00Z"/>
        </w:rPr>
      </w:pPr>
    </w:p>
    <w:p w:rsidR="00176A5A" w:rsidRDefault="00F40075">
      <w:pPr>
        <w:pStyle w:val="Legenda"/>
        <w:rPr>
          <w:ins w:id="804" w:author="User" w:date="2015-04-04T00:51:00Z"/>
        </w:rPr>
        <w:pPrChange w:id="805" w:author="User" w:date="2015-04-04T17:25:00Z">
          <w:pPr/>
        </w:pPrChange>
      </w:pPr>
      <w:bookmarkStart w:id="806" w:name="_Toc416018380"/>
      <w:ins w:id="807" w:author="User" w:date="2015-04-04T17:25:00Z">
        <w:r>
          <w:lastRenderedPageBreak/>
          <w:t xml:space="preserve">Figura </w:t>
        </w:r>
        <w:r w:rsidR="008A116E">
          <w:fldChar w:fldCharType="begin"/>
        </w:r>
        <w:r>
          <w:instrText xml:space="preserve"> SEQ Figura \* ARABIC </w:instrText>
        </w:r>
      </w:ins>
      <w:r w:rsidR="008A116E">
        <w:fldChar w:fldCharType="separate"/>
      </w:r>
      <w:ins w:id="808" w:author="User" w:date="2015-04-05T17:57:00Z">
        <w:r w:rsidR="00C60E05">
          <w:rPr>
            <w:noProof/>
          </w:rPr>
          <w:t>2</w:t>
        </w:r>
      </w:ins>
      <w:ins w:id="809" w:author="User" w:date="2015-04-04T17:25:00Z">
        <w:r w:rsidR="008A116E">
          <w:fldChar w:fldCharType="end"/>
        </w:r>
        <w:r>
          <w:t xml:space="preserve"> - Ciclo de vida de um projeto </w:t>
        </w:r>
        <w:proofErr w:type="spellStart"/>
        <w:r>
          <w:t>PMBok</w:t>
        </w:r>
      </w:ins>
      <w:bookmarkEnd w:id="806"/>
      <w:proofErr w:type="spellEnd"/>
    </w:p>
    <w:p w:rsidR="00176A5A" w:rsidRDefault="00176A5A">
      <w:pPr>
        <w:jc w:val="center"/>
        <w:rPr>
          <w:ins w:id="810" w:author="User" w:date="2015-04-04T00:51:00Z"/>
        </w:rPr>
        <w:pPrChange w:id="811" w:author="User" w:date="2015-04-04T17:25:00Z">
          <w:pPr/>
        </w:pPrChange>
      </w:pPr>
      <w:ins w:id="812" w:author="User" w:date="2015-04-04T17:27:00Z">
        <w:r>
          <w:rPr>
            <w:noProof/>
            <w:rPrChange w:id="813" w:author="Unknown">
              <w:rPr>
                <w:noProof/>
                <w:color w:val="0000FF"/>
                <w:u w:val="single"/>
              </w:rPr>
            </w:rPrChange>
          </w:rPr>
          <w:drawing>
            <wp:inline distT="0" distB="0" distL="0" distR="0">
              <wp:extent cx="3708293" cy="1739684"/>
              <wp:effectExtent l="19050" t="0" r="6457"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704838" cy="1738063"/>
                      </a:xfrm>
                      <a:prstGeom prst="rect">
                        <a:avLst/>
                      </a:prstGeom>
                      <a:noFill/>
                    </pic:spPr>
                  </pic:pic>
                </a:graphicData>
              </a:graphic>
            </wp:inline>
          </w:drawing>
        </w:r>
      </w:ins>
    </w:p>
    <w:p w:rsidR="00176A5A" w:rsidRDefault="00176A5A">
      <w:pPr>
        <w:rPr>
          <w:ins w:id="814" w:author="User" w:date="2015-04-04T00:52:00Z"/>
        </w:rPr>
        <w:pPrChange w:id="815"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p>
    <w:p w:rsidR="00176A5A" w:rsidRDefault="00F40075">
      <w:pPr>
        <w:rPr>
          <w:ins w:id="816" w:author="User" w:date="2015-04-04T17:29:00Z"/>
        </w:rPr>
        <w:pPrChange w:id="817"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ins w:id="818" w:author="User" w:date="2015-04-04T17:29:00Z">
        <w:r>
          <w:t xml:space="preserve">Grupo de </w:t>
        </w:r>
      </w:ins>
      <w:ins w:id="819" w:author="User" w:date="2015-04-04T00:51:00Z">
        <w:r w:rsidR="00300088">
          <w:t>Áreas de Conhecimento</w:t>
        </w:r>
      </w:ins>
    </w:p>
    <w:p w:rsidR="00176A5A" w:rsidRDefault="00176A5A">
      <w:pPr>
        <w:rPr>
          <w:ins w:id="820" w:author="User" w:date="2015-04-04T17:29:00Z"/>
        </w:rPr>
        <w:pPrChange w:id="821"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p>
    <w:p w:rsidR="00913B99" w:rsidRDefault="00F40075" w:rsidP="009072FC">
      <w:pPr>
        <w:rPr>
          <w:ins w:id="822" w:author="User" w:date="2015-04-04T00:53:00Z"/>
        </w:rPr>
      </w:pPr>
      <w:ins w:id="823" w:author="User" w:date="2015-04-04T17:29:00Z">
        <w:r>
          <w:tab/>
        </w:r>
      </w:ins>
      <w:ins w:id="824" w:author="User" w:date="2015-04-04T00:52:00Z">
        <w:r w:rsidR="00300088" w:rsidRPr="00300088">
          <w:t xml:space="preserve">A divisão por área de conhecimento agrupa os processo de acordo com suas características em comum, diferentemente do agrupamento por grupo de processos apresentado acima, a figura abaixo mostra quais são as nove área de conhecimento encontradas no </w:t>
        </w:r>
        <w:proofErr w:type="spellStart"/>
        <w:r w:rsidR="00300088" w:rsidRPr="00300088">
          <w:t>PMBoK</w:t>
        </w:r>
        <w:proofErr w:type="spellEnd"/>
        <w:r w:rsidR="00300088" w:rsidRPr="00300088">
          <w:t xml:space="preserve"> e introduz os processos contidos em cada uma delas.</w:t>
        </w:r>
      </w:ins>
    </w:p>
    <w:p w:rsidR="00300088" w:rsidRDefault="00300088" w:rsidP="009072FC">
      <w:pPr>
        <w:rPr>
          <w:ins w:id="825" w:author="User" w:date="2015-04-04T17:29:00Z"/>
        </w:rPr>
      </w:pPr>
    </w:p>
    <w:p w:rsidR="00176A5A" w:rsidRDefault="00F40075">
      <w:pPr>
        <w:pStyle w:val="Legenda"/>
        <w:rPr>
          <w:ins w:id="826" w:author="User" w:date="2015-04-04T00:53:00Z"/>
        </w:rPr>
        <w:pPrChange w:id="827" w:author="User" w:date="2015-04-04T17:30:00Z">
          <w:pPr/>
        </w:pPrChange>
      </w:pPr>
      <w:bookmarkStart w:id="828" w:name="_Toc416018381"/>
      <w:ins w:id="829" w:author="User" w:date="2015-04-04T17:30:00Z">
        <w:r>
          <w:t xml:space="preserve">Figura </w:t>
        </w:r>
        <w:r w:rsidR="008A116E">
          <w:fldChar w:fldCharType="begin"/>
        </w:r>
        <w:r>
          <w:instrText xml:space="preserve"> SEQ Figura \* ARABIC </w:instrText>
        </w:r>
      </w:ins>
      <w:r w:rsidR="008A116E">
        <w:fldChar w:fldCharType="separate"/>
      </w:r>
      <w:ins w:id="830" w:author="User" w:date="2015-04-05T17:57:00Z">
        <w:r w:rsidR="00C60E05">
          <w:rPr>
            <w:noProof/>
          </w:rPr>
          <w:t>3</w:t>
        </w:r>
      </w:ins>
      <w:ins w:id="831" w:author="User" w:date="2015-04-04T17:30:00Z">
        <w:r w:rsidR="008A116E">
          <w:fldChar w:fldCharType="end"/>
        </w:r>
        <w:r>
          <w:t xml:space="preserve"> - Grupo de Áreas de Conhecimento</w:t>
        </w:r>
      </w:ins>
      <w:bookmarkEnd w:id="828"/>
    </w:p>
    <w:p w:rsidR="00300088" w:rsidRDefault="00176A5A" w:rsidP="009072FC">
      <w:pPr>
        <w:rPr>
          <w:ins w:id="832" w:author="User" w:date="2015-04-04T00:53:00Z"/>
        </w:rPr>
      </w:pPr>
      <w:ins w:id="833" w:author="User" w:date="2015-04-04T00:54:00Z">
        <w:r>
          <w:rPr>
            <w:noProof/>
            <w:rPrChange w:id="834" w:author="Unknown">
              <w:rPr>
                <w:noProof/>
                <w:color w:val="0000FF"/>
                <w:u w:val="single"/>
              </w:rPr>
            </w:rPrChange>
          </w:rPr>
          <w:lastRenderedPageBreak/>
          <w:drawing>
            <wp:inline distT="0" distB="0" distL="0" distR="0">
              <wp:extent cx="5339243" cy="5523355"/>
              <wp:effectExtent l="19050" t="0" r="0" b="0"/>
              <wp:docPr id="7" name="Imagem 6" descr="pmb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4.png"/>
                      <pic:cNvPicPr/>
                    </pic:nvPicPr>
                    <pic:blipFill>
                      <a:blip r:embed="rId15"/>
                      <a:stretch>
                        <a:fillRect/>
                      </a:stretch>
                    </pic:blipFill>
                    <pic:spPr>
                      <a:xfrm>
                        <a:off x="0" y="0"/>
                        <a:ext cx="5339243" cy="5523355"/>
                      </a:xfrm>
                      <a:prstGeom prst="rect">
                        <a:avLst/>
                      </a:prstGeom>
                    </pic:spPr>
                  </pic:pic>
                </a:graphicData>
              </a:graphic>
            </wp:inline>
          </w:drawing>
        </w:r>
      </w:ins>
    </w:p>
    <w:p w:rsidR="00300088" w:rsidRDefault="00300088" w:rsidP="009072FC">
      <w:pPr>
        <w:rPr>
          <w:ins w:id="835" w:author="User" w:date="2015-04-04T00:54:00Z"/>
        </w:rPr>
      </w:pPr>
    </w:p>
    <w:p w:rsidR="00300088" w:rsidRDefault="00CC1E30" w:rsidP="009072FC">
      <w:pPr>
        <w:rPr>
          <w:ins w:id="836" w:author="User" w:date="2015-04-04T00:54:00Z"/>
        </w:rPr>
      </w:pPr>
      <w:ins w:id="837" w:author="User" w:date="2015-04-04T17:33:00Z">
        <w:r>
          <w:tab/>
        </w:r>
      </w:ins>
      <w:ins w:id="838" w:author="User" w:date="2015-04-04T01:19:00Z">
        <w:r w:rsidR="00AD64EF" w:rsidRPr="00AD64EF">
          <w:t>Usando termos um pouco diferentes, todo projeto faz o equilíbrio entre tempo, dinheiro e escopo  em um triângulo; é impossível mudar um sem afetar pelo menos um dos outros. A função do gerente de projetos é impedir que o triângulo se desfaça.</w:t>
        </w:r>
      </w:ins>
    </w:p>
    <w:p w:rsidR="00300088" w:rsidRDefault="00300088" w:rsidP="009072FC">
      <w:pPr>
        <w:rPr>
          <w:ins w:id="839" w:author="User" w:date="2015-04-04T17:30:00Z"/>
        </w:rPr>
      </w:pPr>
    </w:p>
    <w:p w:rsidR="00176A5A" w:rsidRDefault="00F40075">
      <w:pPr>
        <w:pStyle w:val="Legenda"/>
        <w:rPr>
          <w:ins w:id="840" w:author="User" w:date="2015-04-04T00:49:00Z"/>
        </w:rPr>
        <w:pPrChange w:id="841" w:author="User" w:date="2015-04-04T17:33:00Z">
          <w:pPr/>
        </w:pPrChange>
      </w:pPr>
      <w:bookmarkStart w:id="842" w:name="_Toc416018382"/>
      <w:ins w:id="843" w:author="User" w:date="2015-04-04T17:33:00Z">
        <w:r>
          <w:t xml:space="preserve">Figura </w:t>
        </w:r>
        <w:r w:rsidR="008A116E">
          <w:fldChar w:fldCharType="begin"/>
        </w:r>
        <w:r>
          <w:instrText xml:space="preserve"> SEQ Figura \* ARABIC </w:instrText>
        </w:r>
      </w:ins>
      <w:r w:rsidR="008A116E">
        <w:fldChar w:fldCharType="separate"/>
      </w:r>
      <w:ins w:id="844" w:author="User" w:date="2015-04-05T17:57:00Z">
        <w:r w:rsidR="00C60E05">
          <w:rPr>
            <w:noProof/>
          </w:rPr>
          <w:t>4</w:t>
        </w:r>
      </w:ins>
      <w:ins w:id="845" w:author="User" w:date="2015-04-04T17:33:00Z">
        <w:r w:rsidR="008A116E">
          <w:fldChar w:fldCharType="end"/>
        </w:r>
        <w:r>
          <w:t xml:space="preserve"> - Conceito de Equilíbrio no Gerenciamento de Projetos</w:t>
        </w:r>
      </w:ins>
      <w:bookmarkEnd w:id="842"/>
    </w:p>
    <w:p w:rsidR="00176A5A" w:rsidRDefault="00176A5A">
      <w:pPr>
        <w:jc w:val="center"/>
        <w:rPr>
          <w:ins w:id="846" w:author="User" w:date="2015-04-04T17:33:00Z"/>
        </w:rPr>
        <w:pPrChange w:id="847" w:author="User" w:date="2015-04-04T17:33:00Z">
          <w:pPr/>
        </w:pPrChange>
      </w:pPr>
      <w:ins w:id="848" w:author="User" w:date="2015-04-04T00:42:00Z">
        <w:r>
          <w:rPr>
            <w:noProof/>
            <w:rPrChange w:id="849" w:author="Unknown">
              <w:rPr>
                <w:noProof/>
                <w:color w:val="0000FF"/>
                <w:u w:val="single"/>
              </w:rPr>
            </w:rPrChange>
          </w:rPr>
          <w:lastRenderedPageBreak/>
          <w:drawing>
            <wp:inline distT="0" distB="0" distL="0" distR="0">
              <wp:extent cx="1905000" cy="2400300"/>
              <wp:effectExtent l="19050" t="0" r="0" b="0"/>
              <wp:docPr id="4" name="Imagem 3" descr="pmb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2.jpg"/>
                      <pic:cNvPicPr/>
                    </pic:nvPicPr>
                    <pic:blipFill>
                      <a:blip r:embed="rId16"/>
                      <a:stretch>
                        <a:fillRect/>
                      </a:stretch>
                    </pic:blipFill>
                    <pic:spPr>
                      <a:xfrm>
                        <a:off x="0" y="0"/>
                        <a:ext cx="1905000" cy="2400300"/>
                      </a:xfrm>
                      <a:prstGeom prst="rect">
                        <a:avLst/>
                      </a:prstGeom>
                    </pic:spPr>
                  </pic:pic>
                </a:graphicData>
              </a:graphic>
            </wp:inline>
          </w:drawing>
        </w:r>
      </w:ins>
    </w:p>
    <w:p w:rsidR="00176A5A" w:rsidRDefault="00176A5A">
      <w:pPr>
        <w:jc w:val="center"/>
        <w:rPr>
          <w:ins w:id="850" w:author="User" w:date="2015-04-04T17:35:00Z"/>
        </w:rPr>
        <w:pPrChange w:id="851" w:author="User" w:date="2015-04-04T17:33:00Z">
          <w:pPr/>
        </w:pPrChange>
      </w:pPr>
    </w:p>
    <w:p w:rsidR="00CC1E30" w:rsidRDefault="00FD2372" w:rsidP="00CC1E30">
      <w:pPr>
        <w:rPr>
          <w:ins w:id="852" w:author="User" w:date="2015-04-04T17:36:00Z"/>
        </w:rPr>
      </w:pPr>
      <w:ins w:id="853" w:author="User" w:date="2015-04-05T17:34:00Z">
        <w:r>
          <w:tab/>
        </w:r>
      </w:ins>
      <w:ins w:id="854" w:author="User" w:date="2015-04-04T17:36:00Z">
        <w:r w:rsidR="00CC1E30">
          <w:t xml:space="preserve">O Plano de Gerenciamento de Projeto </w:t>
        </w:r>
        <w:r w:rsidR="00CC1E30" w:rsidRPr="00CC1E30">
          <w:t xml:space="preserve">tem por </w:t>
        </w:r>
        <w:r w:rsidR="00CC1E30">
          <w:t>o</w:t>
        </w:r>
        <w:r w:rsidR="00CC1E30" w:rsidRPr="00CC1E30">
          <w:t>bjetivo determinar como o Gerente de Projeto irá controlar o trabalho a ser realizado pela Equipe do Projeto e como ele tratará todos os aspectos relacionados com o Projeto, como o Escopo, o Prazo/Tempo, os Custos, os Recursos Humanos, as Comunicações, a Qualidade, os Riscos e as Aquisições do Projeto.</w:t>
        </w:r>
      </w:ins>
    </w:p>
    <w:p w:rsidR="00CC1E30" w:rsidRDefault="00CC1E30" w:rsidP="00CC1E30">
      <w:pPr>
        <w:rPr>
          <w:ins w:id="855" w:author="User" w:date="2015-04-04T17:40:00Z"/>
        </w:rPr>
      </w:pPr>
      <w:ins w:id="856" w:author="User" w:date="2015-04-04T17:36:00Z">
        <w:r>
          <w:tab/>
        </w:r>
        <w:r w:rsidRPr="00CC1E30">
          <w:t xml:space="preserve"> Desta forma os </w:t>
        </w:r>
        <w:proofErr w:type="spellStart"/>
        <w:r w:rsidRPr="00CC1E30">
          <w:t>Stakeholders</w:t>
        </w:r>
        <w:proofErr w:type="spellEnd"/>
        <w:r w:rsidRPr="00CC1E30">
          <w:t>, incluindo a Equipe do Projeto, saberão como o Gerente do Projeto irá gerenciar o Projeto e o</w:t>
        </w:r>
        <w:r>
          <w:t xml:space="preserve"> que ele fará para alcançar os </w:t>
        </w:r>
      </w:ins>
      <w:ins w:id="857" w:author="User" w:date="2015-04-04T17:37:00Z">
        <w:r>
          <w:t>o</w:t>
        </w:r>
      </w:ins>
      <w:ins w:id="858" w:author="User" w:date="2015-04-04T17:36:00Z">
        <w:r w:rsidRPr="00CC1E30">
          <w:t>bjetivos e o sucesso do Projeto, ou seja, entregar o Produto no Escopo, no Prazo, e no Custo acordados.</w:t>
        </w:r>
      </w:ins>
    </w:p>
    <w:p w:rsidR="00CC1E30" w:rsidRDefault="00CC1E30" w:rsidP="00CC1E30">
      <w:pPr>
        <w:rPr>
          <w:ins w:id="859" w:author="User" w:date="2015-04-04T17:40:00Z"/>
        </w:rPr>
      </w:pPr>
      <w:ins w:id="860" w:author="User" w:date="2015-04-04T17:40:00Z">
        <w:r>
          <w:tab/>
          <w:t xml:space="preserve">Este Plano é constituído de </w:t>
        </w:r>
        <w:proofErr w:type="spellStart"/>
        <w:r>
          <w:t>Sub-Planos</w:t>
        </w:r>
        <w:proofErr w:type="spellEnd"/>
        <w:r>
          <w:t>, um para cada ÁREA DE CONHECIMENTO, a saber:</w:t>
        </w:r>
      </w:ins>
    </w:p>
    <w:p w:rsidR="00CC1E30" w:rsidRDefault="00CC1E30" w:rsidP="00CC1E30">
      <w:pPr>
        <w:rPr>
          <w:ins w:id="861" w:author="User" w:date="2015-04-04T17:40:00Z"/>
        </w:rPr>
      </w:pPr>
      <w:ins w:id="862" w:author="User" w:date="2015-04-04T17:40:00Z">
        <w:r>
          <w:t>•</w:t>
        </w:r>
        <w:r>
          <w:tab/>
          <w:t>Plano de Gerenciamento do ESCOPO</w:t>
        </w:r>
      </w:ins>
    </w:p>
    <w:p w:rsidR="00CC1E30" w:rsidRDefault="00CC1E30" w:rsidP="00CC1E30">
      <w:pPr>
        <w:rPr>
          <w:ins w:id="863" w:author="User" w:date="2015-04-04T17:40:00Z"/>
        </w:rPr>
      </w:pPr>
      <w:ins w:id="864" w:author="User" w:date="2015-04-04T17:40:00Z">
        <w:r>
          <w:t>•</w:t>
        </w:r>
        <w:r>
          <w:tab/>
          <w:t>Plano de Gerenciamento do TEMPO</w:t>
        </w:r>
      </w:ins>
    </w:p>
    <w:p w:rsidR="00CC1E30" w:rsidRDefault="00CC1E30" w:rsidP="00CC1E30">
      <w:pPr>
        <w:rPr>
          <w:ins w:id="865" w:author="User" w:date="2015-04-04T17:40:00Z"/>
        </w:rPr>
      </w:pPr>
      <w:ins w:id="866" w:author="User" w:date="2015-04-04T17:40:00Z">
        <w:r>
          <w:t>•</w:t>
        </w:r>
        <w:r>
          <w:tab/>
          <w:t>Plano de Gerenciamento dos CUSTOS</w:t>
        </w:r>
      </w:ins>
    </w:p>
    <w:p w:rsidR="00CC1E30" w:rsidRDefault="00CC1E30" w:rsidP="00CC1E30">
      <w:pPr>
        <w:rPr>
          <w:ins w:id="867" w:author="User" w:date="2015-04-04T17:40:00Z"/>
        </w:rPr>
      </w:pPr>
      <w:ins w:id="868" w:author="User" w:date="2015-04-04T17:40:00Z">
        <w:r>
          <w:t>•</w:t>
        </w:r>
        <w:r>
          <w:tab/>
          <w:t>Plano de Gerenciamento da QUALIDADE</w:t>
        </w:r>
      </w:ins>
    </w:p>
    <w:p w:rsidR="00CC1E30" w:rsidRDefault="00CC1E30" w:rsidP="00CC1E30">
      <w:pPr>
        <w:rPr>
          <w:ins w:id="869" w:author="User" w:date="2015-04-04T17:40:00Z"/>
        </w:rPr>
      </w:pPr>
      <w:ins w:id="870" w:author="User" w:date="2015-04-04T17:40:00Z">
        <w:r>
          <w:t>•</w:t>
        </w:r>
        <w:r>
          <w:tab/>
          <w:t>Plano de Gerenciamento dos RECURSOS HUMANOS</w:t>
        </w:r>
      </w:ins>
    </w:p>
    <w:p w:rsidR="00CC1E30" w:rsidRDefault="00CC1E30" w:rsidP="00CC1E30">
      <w:pPr>
        <w:rPr>
          <w:ins w:id="871" w:author="User" w:date="2015-04-04T17:40:00Z"/>
        </w:rPr>
      </w:pPr>
      <w:ins w:id="872" w:author="User" w:date="2015-04-04T17:40:00Z">
        <w:r>
          <w:t>•</w:t>
        </w:r>
        <w:r>
          <w:tab/>
          <w:t>Plano de Gerenciamento das COMUNICAÇÕES</w:t>
        </w:r>
      </w:ins>
    </w:p>
    <w:p w:rsidR="00CC1E30" w:rsidRDefault="00CC1E30" w:rsidP="00CC1E30">
      <w:pPr>
        <w:rPr>
          <w:ins w:id="873" w:author="User" w:date="2015-04-04T17:40:00Z"/>
        </w:rPr>
      </w:pPr>
      <w:ins w:id="874" w:author="User" w:date="2015-04-04T17:40:00Z">
        <w:r>
          <w:t>•</w:t>
        </w:r>
        <w:r>
          <w:tab/>
          <w:t>Plano de Gerenciamento dos RISCOS</w:t>
        </w:r>
      </w:ins>
    </w:p>
    <w:p w:rsidR="00CC1E30" w:rsidRDefault="00CC1E30" w:rsidP="00CC1E30">
      <w:pPr>
        <w:rPr>
          <w:ins w:id="875" w:author="User" w:date="2015-04-04T17:40:00Z"/>
        </w:rPr>
      </w:pPr>
      <w:ins w:id="876" w:author="User" w:date="2015-04-04T17:40:00Z">
        <w:r>
          <w:t>•</w:t>
        </w:r>
        <w:r>
          <w:tab/>
          <w:t>Plano de Gerenciamento das AQUISIÇÕES</w:t>
        </w:r>
      </w:ins>
    </w:p>
    <w:p w:rsidR="00CC1E30" w:rsidRDefault="00CC1E30" w:rsidP="00CC1E30">
      <w:pPr>
        <w:rPr>
          <w:ins w:id="877" w:author="User" w:date="2015-04-04T17:40:00Z"/>
        </w:rPr>
      </w:pPr>
    </w:p>
    <w:p w:rsidR="00CC1E30" w:rsidRDefault="00CC1E30" w:rsidP="00CC1E30">
      <w:pPr>
        <w:rPr>
          <w:ins w:id="878" w:author="User" w:date="2015-04-04T17:40:00Z"/>
        </w:rPr>
      </w:pPr>
      <w:ins w:id="879" w:author="User" w:date="2015-04-04T17:40:00Z">
        <w:r>
          <w:t>Além destes, o PMBOK 2008 incluiu também:</w:t>
        </w:r>
      </w:ins>
    </w:p>
    <w:p w:rsidR="00CC1E30" w:rsidRDefault="00CC1E30" w:rsidP="00CC1E30">
      <w:pPr>
        <w:rPr>
          <w:ins w:id="880" w:author="User" w:date="2015-04-04T17:40:00Z"/>
        </w:rPr>
      </w:pPr>
    </w:p>
    <w:p w:rsidR="00CC1E30" w:rsidRDefault="00CC1E30" w:rsidP="00CC1E30">
      <w:pPr>
        <w:rPr>
          <w:ins w:id="881" w:author="User" w:date="2015-04-04T17:40:00Z"/>
        </w:rPr>
      </w:pPr>
      <w:ins w:id="882" w:author="User" w:date="2015-04-04T17:40:00Z">
        <w:r>
          <w:t>•</w:t>
        </w:r>
        <w:r>
          <w:tab/>
          <w:t>Plano de Gerenciamento dos REQUISITOS (PMBOK 2008)</w:t>
        </w:r>
      </w:ins>
    </w:p>
    <w:p w:rsidR="00CC1E30" w:rsidRDefault="00CC1E30" w:rsidP="00CC1E30">
      <w:pPr>
        <w:rPr>
          <w:ins w:id="883" w:author="User" w:date="2015-04-04T00:42:00Z"/>
        </w:rPr>
      </w:pPr>
      <w:ins w:id="884" w:author="User" w:date="2015-04-04T17:40:00Z">
        <w:r>
          <w:t>•</w:t>
        </w:r>
        <w:r>
          <w:tab/>
          <w:t>Plano de Melhorias no PROCESSO (PMBOK 2008)</w:t>
        </w:r>
      </w:ins>
    </w:p>
    <w:p w:rsidR="00CC1E30" w:rsidRDefault="00CC1E30" w:rsidP="00300088">
      <w:pPr>
        <w:spacing w:line="240" w:lineRule="auto"/>
        <w:jc w:val="center"/>
        <w:rPr>
          <w:ins w:id="885" w:author="User" w:date="2015-04-04T17:41:00Z"/>
          <w:sz w:val="28"/>
        </w:rPr>
      </w:pPr>
    </w:p>
    <w:p w:rsidR="00CC1E30" w:rsidRDefault="00CC1E30" w:rsidP="00CC1E30">
      <w:pPr>
        <w:rPr>
          <w:ins w:id="886" w:author="User" w:date="2015-04-04T17:41:00Z"/>
        </w:rPr>
      </w:pPr>
    </w:p>
    <w:p w:rsidR="00176A5A" w:rsidRDefault="00B0437E">
      <w:pPr>
        <w:rPr>
          <w:ins w:id="887" w:author="User" w:date="2015-04-04T18:00:00Z"/>
        </w:rPr>
        <w:pPrChange w:id="888" w:author="User" w:date="2015-04-04T17:41:00Z">
          <w:pPr>
            <w:spacing w:line="240" w:lineRule="auto"/>
            <w:jc w:val="center"/>
          </w:pPr>
        </w:pPrChange>
      </w:pPr>
      <w:ins w:id="889" w:author="User" w:date="2015-04-04T17:52:00Z">
        <w:r>
          <w:tab/>
        </w:r>
      </w:ins>
      <w:ins w:id="890" w:author="User" w:date="2015-04-04T17:58:00Z">
        <w:r w:rsidR="00147FBC">
          <w:t xml:space="preserve">O Gerente de Projeto para acompanhar a execução das tarefas discriminadas no cronograma </w:t>
        </w:r>
      </w:ins>
      <w:ins w:id="891" w:author="User" w:date="2015-04-04T17:59:00Z">
        <w:r w:rsidR="00147FBC">
          <w:t>utiliza a metodologia de SCRUM</w:t>
        </w:r>
      </w:ins>
      <w:customXmlInsRangeStart w:id="892" w:author="User" w:date="2015-04-04T18:07:00Z"/>
      <w:sdt>
        <w:sdtPr>
          <w:id w:val="23995344"/>
          <w:citation/>
        </w:sdtPr>
        <w:sdtContent>
          <w:customXmlInsRangeEnd w:id="892"/>
          <w:ins w:id="893" w:author="User" w:date="2015-04-04T18:07:00Z">
            <w:r w:rsidR="008A116E">
              <w:fldChar w:fldCharType="begin"/>
            </w:r>
            <w:r w:rsidR="008A116E" w:rsidRPr="008A116E">
              <w:rPr>
                <w:rPrChange w:id="894" w:author="User" w:date="2015-04-04T18:07:00Z">
                  <w:rPr>
                    <w:color w:val="0000FF"/>
                    <w:u w:val="single"/>
                    <w:lang w:val="en-US"/>
                  </w:rPr>
                </w:rPrChange>
              </w:rPr>
              <w:instrText xml:space="preserve"> CITATION htt \l 1033 </w:instrText>
            </w:r>
          </w:ins>
          <w:r w:rsidR="008A116E">
            <w:fldChar w:fldCharType="separate"/>
          </w:r>
          <w:ins w:id="895" w:author="User" w:date="2015-04-04T18:07:00Z">
            <w:r w:rsidR="008A116E" w:rsidRPr="008A116E">
              <w:rPr>
                <w:noProof/>
                <w:rPrChange w:id="896" w:author="User" w:date="2015-04-04T18:07:00Z">
                  <w:rPr>
                    <w:noProof/>
                    <w:color w:val="0000FF"/>
                    <w:u w:val="single"/>
                    <w:lang w:val="en-US"/>
                  </w:rPr>
                </w:rPrChange>
              </w:rPr>
              <w:t xml:space="preserve"> (htt)</w:t>
            </w:r>
            <w:r w:rsidR="008A116E">
              <w:fldChar w:fldCharType="end"/>
            </w:r>
          </w:ins>
          <w:customXmlInsRangeStart w:id="897" w:author="User" w:date="2015-04-04T18:07:00Z"/>
        </w:sdtContent>
      </w:sdt>
      <w:customXmlInsRangeEnd w:id="897"/>
      <w:ins w:id="898" w:author="User" w:date="2015-04-04T17:59:00Z">
        <w:r w:rsidR="00147FBC">
          <w:t xml:space="preserve"> </w:t>
        </w:r>
      </w:ins>
    </w:p>
    <w:p w:rsidR="00147FBC" w:rsidRDefault="00147FBC" w:rsidP="00147FBC">
      <w:pPr>
        <w:rPr>
          <w:ins w:id="899" w:author="User" w:date="2015-04-04T18:00:00Z"/>
        </w:rPr>
      </w:pPr>
      <w:ins w:id="900" w:author="User" w:date="2015-04-04T18:00:00Z">
        <w:r>
          <w:tab/>
          <w:t xml:space="preserve">O </w:t>
        </w:r>
        <w:proofErr w:type="spellStart"/>
        <w:r>
          <w:t>Scrum</w:t>
        </w:r>
        <w:proofErr w:type="spellEnd"/>
        <w:r>
          <w:t xml:space="preserve"> é uma metodologia ágil para gestão e planejamento de projetos de software.</w:t>
        </w:r>
      </w:ins>
    </w:p>
    <w:p w:rsidR="00147FBC" w:rsidRDefault="00147FBC" w:rsidP="00147FBC">
      <w:pPr>
        <w:rPr>
          <w:ins w:id="901" w:author="User" w:date="2015-04-04T18:00:00Z"/>
        </w:rPr>
      </w:pPr>
      <w:ins w:id="902" w:author="User" w:date="2015-04-04T18:00:00Z">
        <w:r>
          <w:tab/>
          <w:t xml:space="preserve">No </w:t>
        </w:r>
        <w:proofErr w:type="spellStart"/>
        <w:r>
          <w:t>Scrum</w:t>
        </w:r>
        <w:proofErr w:type="spellEnd"/>
        <w:r>
          <w:t xml:space="preserve">, os projetos são </w:t>
        </w:r>
        <w:proofErr w:type="spellStart"/>
        <w:r>
          <w:t>dividos</w:t>
        </w:r>
        <w:proofErr w:type="spellEnd"/>
        <w:r>
          <w:t xml:space="preserve"> em ciclos (tipicamente mensais) chamados de </w:t>
        </w:r>
        <w:proofErr w:type="spellStart"/>
        <w:r>
          <w:t>Sprints</w:t>
        </w:r>
        <w:proofErr w:type="spellEnd"/>
        <w:r>
          <w:t xml:space="preserve">. O </w:t>
        </w:r>
        <w:proofErr w:type="spellStart"/>
        <w:r>
          <w:t>Sprint</w:t>
        </w:r>
        <w:proofErr w:type="spellEnd"/>
        <w:r>
          <w:t xml:space="preserve"> representa um Time Box dentro do qual um conjunto de atividades deve ser executado. Metodologias ágeis de desenvolvimento de software são iterativas, ou seja, o trabalho é dividido em iterações, que são chamadas de </w:t>
        </w:r>
        <w:proofErr w:type="spellStart"/>
        <w:r>
          <w:t>Sprints</w:t>
        </w:r>
        <w:proofErr w:type="spellEnd"/>
        <w:r>
          <w:t xml:space="preserve"> no caso do </w:t>
        </w:r>
        <w:proofErr w:type="spellStart"/>
        <w:r>
          <w:t>Scrum</w:t>
        </w:r>
        <w:proofErr w:type="spellEnd"/>
        <w:r>
          <w:t>.</w:t>
        </w:r>
      </w:ins>
    </w:p>
    <w:p w:rsidR="00147FBC" w:rsidRDefault="00147FBC" w:rsidP="00147FBC">
      <w:pPr>
        <w:rPr>
          <w:ins w:id="903" w:author="User" w:date="2015-04-04T18:00:00Z"/>
        </w:rPr>
      </w:pPr>
      <w:ins w:id="904" w:author="User" w:date="2015-04-04T18:00:00Z">
        <w:r>
          <w:tab/>
          <w:t xml:space="preserve">As funcionalidades a serem implementadas em um projeto são mantidas em uma lista que é conhecida como </w:t>
        </w:r>
        <w:proofErr w:type="spellStart"/>
        <w:r>
          <w:t>Product</w:t>
        </w:r>
        <w:proofErr w:type="spellEnd"/>
        <w:r>
          <w:t xml:space="preserve"> </w:t>
        </w:r>
        <w:proofErr w:type="spellStart"/>
        <w:r>
          <w:t>Backlog</w:t>
        </w:r>
        <w:proofErr w:type="spellEnd"/>
        <w:r>
          <w:t xml:space="preserve">. No início de cada </w:t>
        </w:r>
        <w:proofErr w:type="spellStart"/>
        <w:r>
          <w:t>Sprint</w:t>
        </w:r>
        <w:proofErr w:type="spellEnd"/>
        <w:r>
          <w:t xml:space="preserve">, faz-se um </w:t>
        </w:r>
        <w:proofErr w:type="spellStart"/>
        <w:r>
          <w:t>Sprint</w:t>
        </w:r>
        <w:proofErr w:type="spellEnd"/>
        <w:r>
          <w:t xml:space="preserve"> </w:t>
        </w:r>
        <w:proofErr w:type="spellStart"/>
        <w:r>
          <w:t>Planning</w:t>
        </w:r>
        <w:proofErr w:type="spellEnd"/>
        <w:r>
          <w:t xml:space="preserve"> Meeting, ou seja, uma reunião de planejamento na qual o </w:t>
        </w:r>
        <w:proofErr w:type="spellStart"/>
        <w:r>
          <w:t>Product</w:t>
        </w:r>
        <w:proofErr w:type="spellEnd"/>
        <w:r>
          <w:t xml:space="preserve"> </w:t>
        </w:r>
        <w:proofErr w:type="spellStart"/>
        <w:r>
          <w:t>Owner</w:t>
        </w:r>
        <w:proofErr w:type="spellEnd"/>
        <w:r>
          <w:t xml:space="preserve"> prioriza os itens do </w:t>
        </w:r>
        <w:proofErr w:type="spellStart"/>
        <w:r>
          <w:t>Product</w:t>
        </w:r>
        <w:proofErr w:type="spellEnd"/>
        <w:r>
          <w:t xml:space="preserve"> </w:t>
        </w:r>
        <w:proofErr w:type="spellStart"/>
        <w:r>
          <w:t>Backlog</w:t>
        </w:r>
        <w:proofErr w:type="spellEnd"/>
        <w:r>
          <w:t xml:space="preserve"> e a equipe seleciona as atividades que ela será capaz de implementar durante o </w:t>
        </w:r>
        <w:proofErr w:type="spellStart"/>
        <w:r>
          <w:t>Sprint</w:t>
        </w:r>
        <w:proofErr w:type="spellEnd"/>
        <w:r>
          <w:t xml:space="preserve"> que se inicia. As tarefas alocadas em um </w:t>
        </w:r>
        <w:proofErr w:type="spellStart"/>
        <w:r>
          <w:t>Sprint</w:t>
        </w:r>
        <w:proofErr w:type="spellEnd"/>
        <w:r>
          <w:t xml:space="preserve"> são transferidas do </w:t>
        </w:r>
        <w:proofErr w:type="spellStart"/>
        <w:r>
          <w:t>Product</w:t>
        </w:r>
        <w:proofErr w:type="spellEnd"/>
        <w:r>
          <w:t xml:space="preserve"> </w:t>
        </w:r>
        <w:proofErr w:type="spellStart"/>
        <w:r>
          <w:t>Backlog</w:t>
        </w:r>
        <w:proofErr w:type="spellEnd"/>
        <w:r>
          <w:t xml:space="preserve"> para o </w:t>
        </w:r>
        <w:proofErr w:type="spellStart"/>
        <w:r>
          <w:t>Sprint</w:t>
        </w:r>
        <w:proofErr w:type="spellEnd"/>
        <w:r>
          <w:t xml:space="preserve"> </w:t>
        </w:r>
        <w:proofErr w:type="spellStart"/>
        <w:r>
          <w:t>Backlog</w:t>
        </w:r>
        <w:proofErr w:type="spellEnd"/>
        <w:r>
          <w:t>.</w:t>
        </w:r>
      </w:ins>
    </w:p>
    <w:p w:rsidR="00147FBC" w:rsidRDefault="00147FBC" w:rsidP="00147FBC">
      <w:pPr>
        <w:rPr>
          <w:ins w:id="905" w:author="User" w:date="2015-04-04T18:00:00Z"/>
        </w:rPr>
      </w:pPr>
      <w:ins w:id="906" w:author="User" w:date="2015-04-04T18:01:00Z">
        <w:r>
          <w:tab/>
        </w:r>
      </w:ins>
      <w:ins w:id="907" w:author="User" w:date="2015-04-04T18:00:00Z">
        <w:r>
          <w:t xml:space="preserve">A cada dia de uma </w:t>
        </w:r>
        <w:proofErr w:type="spellStart"/>
        <w:r>
          <w:t>Sprint</w:t>
        </w:r>
        <w:proofErr w:type="spellEnd"/>
        <w:r>
          <w:t xml:space="preserve">, a equipe faz uma breve reunião (normalmente de manhã), chamada </w:t>
        </w:r>
        <w:proofErr w:type="spellStart"/>
        <w:r>
          <w:t>Daily</w:t>
        </w:r>
        <w:proofErr w:type="spellEnd"/>
        <w:r>
          <w:t xml:space="preserve"> </w:t>
        </w:r>
        <w:proofErr w:type="spellStart"/>
        <w:r>
          <w:t>Scrum</w:t>
        </w:r>
        <w:proofErr w:type="spellEnd"/>
        <w:r>
          <w:t>. O objetivo é disseminar conhecimento sobre o que foi feito no dia anterior, identificar impedimentos e priorizar o trabalho do dia que se inicia.</w:t>
        </w:r>
      </w:ins>
    </w:p>
    <w:p w:rsidR="00176A5A" w:rsidRDefault="00147FBC">
      <w:pPr>
        <w:rPr>
          <w:ins w:id="908" w:author="User" w:date="2015-04-04T18:09:00Z"/>
        </w:rPr>
        <w:pPrChange w:id="909" w:author="User" w:date="2015-04-04T17:41:00Z">
          <w:pPr>
            <w:spacing w:line="240" w:lineRule="auto"/>
            <w:jc w:val="center"/>
          </w:pPr>
        </w:pPrChange>
      </w:pPr>
      <w:ins w:id="910" w:author="User" w:date="2015-04-04T18:01:00Z">
        <w:r>
          <w:tab/>
        </w:r>
      </w:ins>
      <w:ins w:id="911" w:author="User" w:date="2015-04-04T18:00:00Z">
        <w:r>
          <w:t xml:space="preserve">Ao final de um </w:t>
        </w:r>
        <w:proofErr w:type="spellStart"/>
        <w:r>
          <w:t>Sprint</w:t>
        </w:r>
        <w:proofErr w:type="spellEnd"/>
        <w:r>
          <w:t xml:space="preserve">, a equipe apresenta as funcionalidades implementadas em uma </w:t>
        </w:r>
        <w:proofErr w:type="spellStart"/>
        <w:r>
          <w:t>Sprint</w:t>
        </w:r>
        <w:proofErr w:type="spellEnd"/>
        <w:r>
          <w:t xml:space="preserve"> </w:t>
        </w:r>
        <w:proofErr w:type="spellStart"/>
        <w:r>
          <w:t>Review</w:t>
        </w:r>
        <w:proofErr w:type="spellEnd"/>
        <w:r>
          <w:t xml:space="preserve"> Meeting. Finalmente, faz-se uma </w:t>
        </w:r>
        <w:proofErr w:type="spellStart"/>
        <w:r>
          <w:t>Sprint</w:t>
        </w:r>
        <w:proofErr w:type="spellEnd"/>
        <w:r>
          <w:t xml:space="preserve"> </w:t>
        </w:r>
        <w:proofErr w:type="spellStart"/>
        <w:r>
          <w:t>Retrospective</w:t>
        </w:r>
        <w:proofErr w:type="spellEnd"/>
        <w:r>
          <w:t xml:space="preserve"> e a equipe parte para o planejamento do próximo </w:t>
        </w:r>
        <w:proofErr w:type="spellStart"/>
        <w:r>
          <w:t>Sprint</w:t>
        </w:r>
        <w:proofErr w:type="spellEnd"/>
        <w:r>
          <w:t>. Assim reinicia-se o ciclo.:</w:t>
        </w:r>
      </w:ins>
    </w:p>
    <w:p w:rsidR="00176A5A" w:rsidRDefault="00176A5A">
      <w:pPr>
        <w:rPr>
          <w:ins w:id="912" w:author="User" w:date="2015-04-04T18:09:00Z"/>
        </w:rPr>
        <w:pPrChange w:id="913" w:author="User" w:date="2015-04-04T17:41:00Z">
          <w:pPr>
            <w:spacing w:line="240" w:lineRule="auto"/>
            <w:jc w:val="center"/>
          </w:pPr>
        </w:pPrChange>
      </w:pPr>
    </w:p>
    <w:p w:rsidR="00176A5A" w:rsidRDefault="000B72CF">
      <w:pPr>
        <w:pStyle w:val="Legenda"/>
        <w:rPr>
          <w:ins w:id="914" w:author="User" w:date="2015-04-04T18:09:00Z"/>
        </w:rPr>
        <w:pPrChange w:id="915" w:author="User" w:date="2015-04-04T18:10:00Z">
          <w:pPr>
            <w:spacing w:line="240" w:lineRule="auto"/>
            <w:jc w:val="center"/>
          </w:pPr>
        </w:pPrChange>
      </w:pPr>
      <w:bookmarkStart w:id="916" w:name="_Toc416018383"/>
      <w:ins w:id="917" w:author="User" w:date="2015-04-04T18:10:00Z">
        <w:r>
          <w:t xml:space="preserve">Figura </w:t>
        </w:r>
        <w:r w:rsidR="008A116E">
          <w:fldChar w:fldCharType="begin"/>
        </w:r>
        <w:r>
          <w:instrText xml:space="preserve"> SEQ Figura \* ARABIC </w:instrText>
        </w:r>
      </w:ins>
      <w:r w:rsidR="008A116E">
        <w:fldChar w:fldCharType="separate"/>
      </w:r>
      <w:ins w:id="918" w:author="User" w:date="2015-04-05T17:57:00Z">
        <w:r w:rsidR="00C60E05">
          <w:rPr>
            <w:noProof/>
          </w:rPr>
          <w:t>5</w:t>
        </w:r>
      </w:ins>
      <w:ins w:id="919" w:author="User" w:date="2015-04-04T18:10:00Z">
        <w:r w:rsidR="008A116E">
          <w:fldChar w:fldCharType="end"/>
        </w:r>
        <w:r>
          <w:t xml:space="preserve"> - Ciclo do </w:t>
        </w:r>
        <w:proofErr w:type="spellStart"/>
        <w:r>
          <w:t>Scrum</w:t>
        </w:r>
      </w:ins>
      <w:bookmarkEnd w:id="916"/>
      <w:proofErr w:type="spellEnd"/>
    </w:p>
    <w:p w:rsidR="00176A5A" w:rsidRDefault="00176A5A">
      <w:pPr>
        <w:jc w:val="center"/>
        <w:rPr>
          <w:ins w:id="920" w:author="User" w:date="2015-04-04T18:10:00Z"/>
        </w:rPr>
        <w:pPrChange w:id="921" w:author="User" w:date="2015-04-04T18:10:00Z">
          <w:pPr>
            <w:spacing w:line="240" w:lineRule="auto"/>
            <w:jc w:val="center"/>
          </w:pPr>
        </w:pPrChange>
      </w:pPr>
      <w:ins w:id="922" w:author="User" w:date="2015-04-04T18:09:00Z">
        <w:r>
          <w:rPr>
            <w:noProof/>
            <w:rPrChange w:id="923" w:author="Unknown">
              <w:rPr>
                <w:noProof/>
                <w:color w:val="0000FF"/>
                <w:u w:val="single"/>
              </w:rPr>
            </w:rPrChange>
          </w:rPr>
          <w:lastRenderedPageBreak/>
          <w:drawing>
            <wp:inline distT="0" distB="0" distL="0" distR="0">
              <wp:extent cx="4765729" cy="3315290"/>
              <wp:effectExtent l="19050" t="0" r="0" b="0"/>
              <wp:docPr id="26" name="Imagem 25" descr="scru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gif"/>
                      <pic:cNvPicPr/>
                    </pic:nvPicPr>
                    <pic:blipFill>
                      <a:blip r:embed="rId17"/>
                      <a:stretch>
                        <a:fillRect/>
                      </a:stretch>
                    </pic:blipFill>
                    <pic:spPr>
                      <a:xfrm>
                        <a:off x="0" y="0"/>
                        <a:ext cx="4766002" cy="3315480"/>
                      </a:xfrm>
                      <a:prstGeom prst="rect">
                        <a:avLst/>
                      </a:prstGeom>
                    </pic:spPr>
                  </pic:pic>
                </a:graphicData>
              </a:graphic>
            </wp:inline>
          </w:drawing>
        </w:r>
      </w:ins>
    </w:p>
    <w:p w:rsidR="00176A5A" w:rsidRDefault="00176A5A">
      <w:pPr>
        <w:jc w:val="center"/>
        <w:rPr>
          <w:ins w:id="924" w:author="User" w:date="2015-04-04T18:11:00Z"/>
        </w:rPr>
        <w:pPrChange w:id="925" w:author="User" w:date="2015-04-04T18:10:00Z">
          <w:pPr>
            <w:spacing w:line="240" w:lineRule="auto"/>
            <w:jc w:val="center"/>
          </w:pPr>
        </w:pPrChange>
      </w:pPr>
    </w:p>
    <w:p w:rsidR="00176A5A" w:rsidRDefault="000B72CF">
      <w:pPr>
        <w:jc w:val="left"/>
        <w:rPr>
          <w:ins w:id="926" w:author="User" w:date="2015-04-04T18:10:00Z"/>
        </w:rPr>
        <w:pPrChange w:id="927" w:author="User" w:date="2015-04-04T18:11:00Z">
          <w:pPr>
            <w:spacing w:line="240" w:lineRule="auto"/>
            <w:jc w:val="center"/>
          </w:pPr>
        </w:pPrChange>
      </w:pPr>
      <w:ins w:id="928" w:author="User" w:date="2015-04-04T18:11:00Z">
        <w:r>
          <w:tab/>
          <w:t xml:space="preserve">Como apoio </w:t>
        </w:r>
      </w:ins>
      <w:ins w:id="929" w:author="User" w:date="2015-04-04T18:12:00Z">
        <w:r>
          <w:t xml:space="preserve">na construção das histórias e dos </w:t>
        </w:r>
        <w:proofErr w:type="spellStart"/>
        <w:r>
          <w:t>sprints</w:t>
        </w:r>
        <w:proofErr w:type="spellEnd"/>
        <w:r>
          <w:t xml:space="preserve"> foi utilizado o aplicativo </w:t>
        </w:r>
      </w:ins>
      <w:ins w:id="930" w:author="User" w:date="2015-04-04T18:17:00Z">
        <w:r w:rsidR="001D6CBC">
          <w:t xml:space="preserve">gratuito </w:t>
        </w:r>
      </w:ins>
      <w:proofErr w:type="spellStart"/>
      <w:ins w:id="931" w:author="User" w:date="2015-04-04T18:12:00Z">
        <w:r>
          <w:t>Trello</w:t>
        </w:r>
        <w:proofErr w:type="spellEnd"/>
        <w:r>
          <w:t xml:space="preserve">, </w:t>
        </w:r>
      </w:ins>
      <w:ins w:id="932" w:author="User" w:date="2015-04-04T18:14:00Z">
        <w:r>
          <w:t>que funciona como</w:t>
        </w:r>
        <w:r w:rsidRPr="000B72CF">
          <w:t xml:space="preserve"> um organizador de tarefas e eventos dinâmico e funcional</w:t>
        </w:r>
      </w:ins>
      <w:ins w:id="933" w:author="User" w:date="2015-04-04T18:17:00Z">
        <w:r w:rsidR="001D6CBC">
          <w:t xml:space="preserve">, </w:t>
        </w:r>
        <w:proofErr w:type="spellStart"/>
        <w:r w:rsidR="001D6CBC">
          <w:t>on</w:t>
        </w:r>
        <w:proofErr w:type="spellEnd"/>
        <w:r w:rsidR="001D6CBC">
          <w:t xml:space="preserve"> </w:t>
        </w:r>
        <w:proofErr w:type="spellStart"/>
        <w:r w:rsidR="001D6CBC">
          <w:t>line</w:t>
        </w:r>
      </w:ins>
      <w:proofErr w:type="spellEnd"/>
      <w:ins w:id="934" w:author="User" w:date="2015-04-04T18:14:00Z">
        <w:r w:rsidRPr="000B72CF">
          <w:t xml:space="preserve">. </w:t>
        </w:r>
      </w:ins>
      <w:ins w:id="935" w:author="User" w:date="2015-04-04T18:11:00Z">
        <w:r>
          <w:t xml:space="preserve"> </w:t>
        </w:r>
      </w:ins>
      <w:ins w:id="936" w:author="User" w:date="2015-04-04T18:15:00Z">
        <w:r>
          <w:t xml:space="preserve">A </w:t>
        </w:r>
        <w:r w:rsidRPr="000B72CF">
          <w:t xml:space="preserve">organização pode ser feita da maneira </w:t>
        </w:r>
        <w:r w:rsidR="001D6CBC">
          <w:t>flexí</w:t>
        </w:r>
      </w:ins>
      <w:ins w:id="937" w:author="User" w:date="2015-04-04T18:16:00Z">
        <w:r w:rsidR="001D6CBC">
          <w:t>vel</w:t>
        </w:r>
      </w:ins>
      <w:ins w:id="938" w:author="User" w:date="2015-04-04T18:15:00Z">
        <w:r w:rsidRPr="000B72CF">
          <w:t xml:space="preserve">, podendo englobar o período inteiro de um projeto. Foi inspirado na metodologia </w:t>
        </w:r>
        <w:proofErr w:type="spellStart"/>
        <w:r w:rsidRPr="000B72CF">
          <w:t>Scrum</w:t>
        </w:r>
        <w:proofErr w:type="spellEnd"/>
        <w:r w:rsidRPr="000B72CF">
          <w:t>, processo de desenvolvimento para gerenciar projetos e desenvolvimento ágil de softwares</w:t>
        </w:r>
      </w:ins>
      <w:ins w:id="939" w:author="User" w:date="2015-04-04T18:16:00Z">
        <w:r w:rsidR="001D6CBC">
          <w:t>.</w:t>
        </w:r>
      </w:ins>
    </w:p>
    <w:p w:rsidR="00176A5A" w:rsidRDefault="00590206">
      <w:pPr>
        <w:jc w:val="center"/>
        <w:rPr>
          <w:ins w:id="940" w:author="User" w:date="2015-04-04T18:11:00Z"/>
        </w:rPr>
        <w:pPrChange w:id="941" w:author="User" w:date="2015-04-04T18:10:00Z">
          <w:pPr>
            <w:spacing w:line="240" w:lineRule="auto"/>
            <w:jc w:val="center"/>
          </w:pPr>
        </w:pPrChange>
      </w:pPr>
      <w:commentRangeStart w:id="942"/>
      <w:ins w:id="943" w:author="User" w:date="2015-04-04T18:10:00Z">
        <w:r w:rsidRPr="008E1C1C">
          <w:t xml:space="preserve">Inserir </w:t>
        </w:r>
      </w:ins>
    </w:p>
    <w:p w:rsidR="000B72CF" w:rsidRPr="008E1C1C" w:rsidRDefault="008A116E" w:rsidP="000B72CF">
      <w:pPr>
        <w:rPr>
          <w:ins w:id="944" w:author="User" w:date="2015-04-04T18:11:00Z"/>
          <w:color w:val="0000FF"/>
        </w:rPr>
      </w:pPr>
      <w:proofErr w:type="spellStart"/>
      <w:ins w:id="945" w:author="User" w:date="2015-04-04T18:11:00Z">
        <w:r w:rsidRPr="008A116E">
          <w:rPr>
            <w:i/>
            <w:color w:val="0000FF"/>
            <w:rPrChange w:id="946" w:author="User" w:date="2015-04-05T17:37:00Z">
              <w:rPr>
                <w:i/>
                <w:color w:val="0000FF"/>
                <w:u w:val="single"/>
              </w:rPr>
            </w:rPrChange>
          </w:rPr>
          <w:t>ProductBacklog</w:t>
        </w:r>
        <w:proofErr w:type="spellEnd"/>
        <w:r w:rsidRPr="008A116E">
          <w:rPr>
            <w:color w:val="0000FF"/>
            <w:rPrChange w:id="947" w:author="User" w:date="2015-04-05T17:37:00Z">
              <w:rPr>
                <w:color w:val="0000FF"/>
                <w:u w:val="single"/>
              </w:rPr>
            </w:rPrChange>
          </w:rPr>
          <w:t xml:space="preserve">, quais foram os </w:t>
        </w:r>
        <w:proofErr w:type="spellStart"/>
        <w:r w:rsidRPr="008A116E">
          <w:rPr>
            <w:i/>
            <w:color w:val="0000FF"/>
            <w:rPrChange w:id="948" w:author="User" w:date="2015-04-05T17:37:00Z">
              <w:rPr>
                <w:i/>
                <w:color w:val="0000FF"/>
                <w:u w:val="single"/>
              </w:rPr>
            </w:rPrChange>
          </w:rPr>
          <w:t>Sprints</w:t>
        </w:r>
        <w:proofErr w:type="spellEnd"/>
        <w:r w:rsidRPr="008A116E">
          <w:rPr>
            <w:color w:val="0000FF"/>
            <w:rPrChange w:id="949" w:author="User" w:date="2015-04-05T17:37:00Z">
              <w:rPr>
                <w:color w:val="0000FF"/>
                <w:u w:val="single"/>
              </w:rPr>
            </w:rPrChange>
          </w:rPr>
          <w:t xml:space="preserve">, o </w:t>
        </w:r>
        <w:proofErr w:type="spellStart"/>
        <w:r w:rsidRPr="008A116E">
          <w:rPr>
            <w:i/>
            <w:color w:val="0000FF"/>
            <w:rPrChange w:id="950" w:author="User" w:date="2015-04-05T17:37:00Z">
              <w:rPr>
                <w:i/>
                <w:color w:val="0000FF"/>
                <w:u w:val="single"/>
              </w:rPr>
            </w:rPrChange>
          </w:rPr>
          <w:t>Sprint</w:t>
        </w:r>
        <w:proofErr w:type="spellEnd"/>
        <w:r w:rsidRPr="008A116E">
          <w:rPr>
            <w:i/>
            <w:color w:val="0000FF"/>
            <w:rPrChange w:id="951" w:author="User" w:date="2015-04-05T17:37:00Z">
              <w:rPr>
                <w:i/>
                <w:color w:val="0000FF"/>
                <w:u w:val="single"/>
              </w:rPr>
            </w:rPrChange>
          </w:rPr>
          <w:t xml:space="preserve"> </w:t>
        </w:r>
        <w:proofErr w:type="spellStart"/>
        <w:r w:rsidRPr="008A116E">
          <w:rPr>
            <w:i/>
            <w:color w:val="0000FF"/>
            <w:rPrChange w:id="952" w:author="User" w:date="2015-04-05T17:37:00Z">
              <w:rPr>
                <w:i/>
                <w:color w:val="0000FF"/>
                <w:u w:val="single"/>
              </w:rPr>
            </w:rPrChange>
          </w:rPr>
          <w:t>Backlog</w:t>
        </w:r>
        <w:proofErr w:type="spellEnd"/>
        <w:r w:rsidRPr="008A116E">
          <w:rPr>
            <w:color w:val="0000FF"/>
            <w:rPrChange w:id="953" w:author="User" w:date="2015-04-05T17:37:00Z">
              <w:rPr>
                <w:color w:val="0000FF"/>
                <w:u w:val="single"/>
              </w:rPr>
            </w:rPrChange>
          </w:rPr>
          <w:t xml:space="preserve"> de cada </w:t>
        </w:r>
        <w:proofErr w:type="spellStart"/>
        <w:r w:rsidRPr="008A116E">
          <w:rPr>
            <w:i/>
            <w:color w:val="0000FF"/>
            <w:rPrChange w:id="954" w:author="User" w:date="2015-04-05T17:37:00Z">
              <w:rPr>
                <w:i/>
                <w:color w:val="0000FF"/>
                <w:u w:val="single"/>
              </w:rPr>
            </w:rPrChange>
          </w:rPr>
          <w:t>Sprint</w:t>
        </w:r>
        <w:proofErr w:type="spellEnd"/>
        <w:r w:rsidRPr="008A116E">
          <w:rPr>
            <w:color w:val="0000FF"/>
            <w:rPrChange w:id="955" w:author="User" w:date="2015-04-05T17:37:00Z">
              <w:rPr>
                <w:color w:val="0000FF"/>
                <w:u w:val="single"/>
              </w:rPr>
            </w:rPrChange>
          </w:rPr>
          <w:t xml:space="preserve">, o </w:t>
        </w:r>
        <w:proofErr w:type="spellStart"/>
        <w:r w:rsidRPr="008A116E">
          <w:rPr>
            <w:i/>
            <w:color w:val="0000FF"/>
            <w:rPrChange w:id="956" w:author="User" w:date="2015-04-05T17:37:00Z">
              <w:rPr>
                <w:i/>
                <w:color w:val="0000FF"/>
                <w:u w:val="single"/>
              </w:rPr>
            </w:rPrChange>
          </w:rPr>
          <w:t>Burndown</w:t>
        </w:r>
        <w:proofErr w:type="spellEnd"/>
        <w:r w:rsidRPr="008A116E">
          <w:rPr>
            <w:i/>
            <w:color w:val="0000FF"/>
            <w:rPrChange w:id="957" w:author="User" w:date="2015-04-05T17:37:00Z">
              <w:rPr>
                <w:i/>
                <w:color w:val="0000FF"/>
                <w:u w:val="single"/>
              </w:rPr>
            </w:rPrChange>
          </w:rPr>
          <w:t xml:space="preserve"> </w:t>
        </w:r>
        <w:proofErr w:type="spellStart"/>
        <w:r w:rsidRPr="008A116E">
          <w:rPr>
            <w:i/>
            <w:color w:val="0000FF"/>
            <w:rPrChange w:id="958" w:author="User" w:date="2015-04-05T17:37:00Z">
              <w:rPr>
                <w:i/>
                <w:color w:val="0000FF"/>
                <w:u w:val="single"/>
              </w:rPr>
            </w:rPrChange>
          </w:rPr>
          <w:t>Chart</w:t>
        </w:r>
        <w:proofErr w:type="spellEnd"/>
        <w:r w:rsidRPr="008A116E">
          <w:rPr>
            <w:color w:val="0000FF"/>
            <w:rPrChange w:id="959" w:author="User" w:date="2015-04-05T17:37:00Z">
              <w:rPr>
                <w:color w:val="0000FF"/>
                <w:u w:val="single"/>
              </w:rPr>
            </w:rPrChange>
          </w:rPr>
          <w:t xml:space="preserve"> de cada </w:t>
        </w:r>
        <w:proofErr w:type="spellStart"/>
        <w:r w:rsidRPr="008A116E">
          <w:rPr>
            <w:i/>
            <w:color w:val="0000FF"/>
            <w:rPrChange w:id="960" w:author="User" w:date="2015-04-05T17:37:00Z">
              <w:rPr>
                <w:i/>
                <w:color w:val="0000FF"/>
                <w:u w:val="single"/>
              </w:rPr>
            </w:rPrChange>
          </w:rPr>
          <w:t>Sprint</w:t>
        </w:r>
        <w:proofErr w:type="spellEnd"/>
        <w:r w:rsidRPr="008A116E">
          <w:rPr>
            <w:color w:val="0000FF"/>
            <w:rPrChange w:id="961" w:author="User" w:date="2015-04-05T17:37:00Z">
              <w:rPr>
                <w:color w:val="0000FF"/>
                <w:u w:val="single"/>
              </w:rPr>
            </w:rPrChange>
          </w:rPr>
          <w:t>, o registro das Reuniões (</w:t>
        </w:r>
        <w:proofErr w:type="spellStart"/>
        <w:r w:rsidRPr="008A116E">
          <w:rPr>
            <w:i/>
            <w:color w:val="0000FF"/>
            <w:rPrChange w:id="962" w:author="User" w:date="2015-04-05T17:37:00Z">
              <w:rPr>
                <w:i/>
                <w:color w:val="0000FF"/>
                <w:u w:val="single"/>
              </w:rPr>
            </w:rPrChange>
          </w:rPr>
          <w:t>Sprint</w:t>
        </w:r>
        <w:proofErr w:type="spellEnd"/>
        <w:r w:rsidRPr="008A116E">
          <w:rPr>
            <w:i/>
            <w:color w:val="0000FF"/>
            <w:rPrChange w:id="963" w:author="User" w:date="2015-04-05T17:37:00Z">
              <w:rPr>
                <w:i/>
                <w:color w:val="0000FF"/>
                <w:u w:val="single"/>
              </w:rPr>
            </w:rPrChange>
          </w:rPr>
          <w:t xml:space="preserve"> </w:t>
        </w:r>
        <w:proofErr w:type="spellStart"/>
        <w:r w:rsidRPr="008A116E">
          <w:rPr>
            <w:i/>
            <w:color w:val="0000FF"/>
            <w:rPrChange w:id="964" w:author="User" w:date="2015-04-05T17:37:00Z">
              <w:rPr>
                <w:i/>
                <w:color w:val="0000FF"/>
                <w:u w:val="single"/>
              </w:rPr>
            </w:rPrChange>
          </w:rPr>
          <w:t>Planning</w:t>
        </w:r>
        <w:proofErr w:type="spellEnd"/>
        <w:r w:rsidRPr="008A116E">
          <w:rPr>
            <w:color w:val="0000FF"/>
            <w:rPrChange w:id="965" w:author="User" w:date="2015-04-05T17:37:00Z">
              <w:rPr>
                <w:color w:val="0000FF"/>
                <w:u w:val="single"/>
              </w:rPr>
            </w:rPrChange>
          </w:rPr>
          <w:t xml:space="preserve">, </w:t>
        </w:r>
        <w:proofErr w:type="spellStart"/>
        <w:r w:rsidRPr="008A116E">
          <w:rPr>
            <w:i/>
            <w:color w:val="0000FF"/>
            <w:rPrChange w:id="966" w:author="User" w:date="2015-04-05T17:37:00Z">
              <w:rPr>
                <w:i/>
                <w:color w:val="0000FF"/>
                <w:u w:val="single"/>
              </w:rPr>
            </w:rPrChange>
          </w:rPr>
          <w:t>Daily</w:t>
        </w:r>
        <w:proofErr w:type="spellEnd"/>
        <w:r w:rsidRPr="008A116E">
          <w:rPr>
            <w:color w:val="0000FF"/>
            <w:rPrChange w:id="967" w:author="User" w:date="2015-04-05T17:37:00Z">
              <w:rPr>
                <w:color w:val="0000FF"/>
                <w:u w:val="single"/>
              </w:rPr>
            </w:rPrChange>
          </w:rPr>
          <w:t xml:space="preserve">, </w:t>
        </w:r>
        <w:proofErr w:type="spellStart"/>
        <w:r w:rsidRPr="008A116E">
          <w:rPr>
            <w:i/>
            <w:color w:val="0000FF"/>
            <w:rPrChange w:id="968" w:author="User" w:date="2015-04-05T17:37:00Z">
              <w:rPr>
                <w:i/>
                <w:color w:val="0000FF"/>
                <w:u w:val="single"/>
              </w:rPr>
            </w:rPrChange>
          </w:rPr>
          <w:t>Review</w:t>
        </w:r>
        <w:proofErr w:type="spellEnd"/>
        <w:r w:rsidRPr="008A116E">
          <w:rPr>
            <w:color w:val="0000FF"/>
            <w:rPrChange w:id="969" w:author="User" w:date="2015-04-05T17:37:00Z">
              <w:rPr>
                <w:color w:val="0000FF"/>
                <w:u w:val="single"/>
              </w:rPr>
            </w:rPrChange>
          </w:rPr>
          <w:t xml:space="preserve"> e </w:t>
        </w:r>
        <w:proofErr w:type="spellStart"/>
        <w:r w:rsidRPr="008A116E">
          <w:rPr>
            <w:i/>
            <w:color w:val="0000FF"/>
            <w:rPrChange w:id="970" w:author="User" w:date="2015-04-05T17:37:00Z">
              <w:rPr>
                <w:i/>
                <w:color w:val="0000FF"/>
                <w:u w:val="single"/>
              </w:rPr>
            </w:rPrChange>
          </w:rPr>
          <w:t>Retrospective</w:t>
        </w:r>
        <w:proofErr w:type="spellEnd"/>
        <w:r w:rsidRPr="008A116E">
          <w:rPr>
            <w:color w:val="0000FF"/>
            <w:rPrChange w:id="971" w:author="User" w:date="2015-04-05T17:37:00Z">
              <w:rPr>
                <w:color w:val="0000FF"/>
                <w:u w:val="single"/>
              </w:rPr>
            </w:rPrChange>
          </w:rPr>
          <w:t>) e outras ferramentas e artefatos do método.</w:t>
        </w:r>
      </w:ins>
    </w:p>
    <w:commentRangeEnd w:id="942"/>
    <w:p w:rsidR="00176A5A" w:rsidRDefault="008E1C1C">
      <w:pPr>
        <w:jc w:val="center"/>
        <w:rPr>
          <w:ins w:id="972" w:author="User" w:date="2015-04-04T17:41:00Z"/>
        </w:rPr>
        <w:pPrChange w:id="973" w:author="User" w:date="2015-04-04T18:10:00Z">
          <w:pPr>
            <w:spacing w:line="240" w:lineRule="auto"/>
            <w:jc w:val="center"/>
          </w:pPr>
        </w:pPrChange>
      </w:pPr>
      <w:ins w:id="974" w:author="User" w:date="2015-04-05T17:37:00Z">
        <w:r>
          <w:rPr>
            <w:rStyle w:val="Refdecomentrio"/>
          </w:rPr>
          <w:commentReference w:id="942"/>
        </w:r>
      </w:ins>
    </w:p>
    <w:p w:rsidR="00176A5A" w:rsidRDefault="00147FBC">
      <w:pPr>
        <w:rPr>
          <w:ins w:id="975" w:author="User" w:date="2015-04-04T17:41:00Z"/>
        </w:rPr>
        <w:pPrChange w:id="976" w:author="User" w:date="2015-04-04T17:41:00Z">
          <w:pPr>
            <w:spacing w:line="240" w:lineRule="auto"/>
            <w:jc w:val="center"/>
          </w:pPr>
        </w:pPrChange>
      </w:pPr>
      <w:ins w:id="977" w:author="User" w:date="2015-04-04T17:54:00Z">
        <w:r>
          <w:tab/>
        </w:r>
        <w:r w:rsidRPr="00147FBC">
          <w:t xml:space="preserve"> Plano de Gerenciamento de Projeto e a Declaração de Escopo, segue abaixo, com os documentos elaborados pelo Gerente de Projeto, baseado no PMBOK 2008.</w:t>
        </w:r>
      </w:ins>
    </w:p>
    <w:p w:rsidR="00300088" w:rsidRDefault="00300088" w:rsidP="00300088">
      <w:pPr>
        <w:spacing w:line="240" w:lineRule="auto"/>
        <w:rPr>
          <w:ins w:id="978" w:author="User" w:date="2015-04-04T01:01:00Z"/>
          <w:sz w:val="28"/>
          <w:u w:val="single"/>
        </w:rPr>
      </w:pPr>
    </w:p>
    <w:p w:rsidR="00176A5A" w:rsidRDefault="00176A5A">
      <w:pPr>
        <w:rPr>
          <w:rPrChange w:id="979" w:author="User" w:date="2015-04-04T00:28:00Z">
            <w:rPr>
              <w:sz w:val="28"/>
            </w:rPr>
          </w:rPrChange>
        </w:rPr>
        <w:pPrChange w:id="980" w:author="User" w:date="2015-04-04T00:28:00Z">
          <w:pPr>
            <w:pStyle w:val="Ttulo1"/>
          </w:pPr>
        </w:pPrChange>
      </w:pPr>
    </w:p>
    <w:p w:rsidR="00A82050" w:rsidDel="001D6CBC" w:rsidRDefault="008E305B" w:rsidP="008E305B">
      <w:pPr>
        <w:rPr>
          <w:del w:id="981" w:author="User" w:date="2015-04-04T18:18:00Z"/>
          <w:color w:val="FF0000"/>
        </w:rPr>
      </w:pPr>
      <w:del w:id="982" w:author="User" w:date="2015-04-04T18:18:00Z">
        <w:r w:rsidDel="001D6CBC">
          <w:rPr>
            <w:color w:val="FF0000"/>
          </w:rPr>
          <w:delText>Descrever de forma genérica os objetivos e a importância de se gerenciar um Projeto</w:delText>
        </w:r>
        <w:r w:rsidRPr="008E305B" w:rsidDel="001D6CBC">
          <w:rPr>
            <w:color w:val="FF0000"/>
          </w:rPr>
          <w:delText>.</w:delText>
        </w:r>
        <w:r w:rsidR="00790A1C" w:rsidDel="001D6CBC">
          <w:rPr>
            <w:color w:val="FF0000"/>
          </w:rPr>
          <w:delText xml:space="preserve">Descrever de forma sucinta o PMI e o PMBOK 2008, mencionando </w:delText>
        </w:r>
        <w:r w:rsidR="00C57F6A" w:rsidDel="001D6CBC">
          <w:rPr>
            <w:color w:val="FF0000"/>
          </w:rPr>
          <w:delText xml:space="preserve">as 9 Áreas de Conhecimento e </w:delText>
        </w:r>
        <w:r w:rsidR="00790A1C" w:rsidDel="001D6CBC">
          <w:rPr>
            <w:color w:val="FF0000"/>
          </w:rPr>
          <w:delText>os 5 Grupos de Processos.</w:delText>
        </w:r>
        <w:r w:rsidR="003E312D" w:rsidDel="001D6CBC">
          <w:rPr>
            <w:color w:val="FF0000"/>
          </w:rPr>
          <w:delText xml:space="preserve">Os documentos da </w:delText>
        </w:r>
        <w:r w:rsidR="0099207A" w:rsidDel="001D6CBC">
          <w:rPr>
            <w:color w:val="FF0000"/>
          </w:rPr>
          <w:delText xml:space="preserve">ENTREGA 1 (Plano de Gerenciamento do Projeto e Declaração do Escopo) e </w:delText>
        </w:r>
        <w:r w:rsidR="003E312D" w:rsidDel="001D6CBC">
          <w:rPr>
            <w:color w:val="FF0000"/>
          </w:rPr>
          <w:delText xml:space="preserve">da ENTREGA </w:delText>
        </w:r>
        <w:r w:rsidR="0099207A" w:rsidDel="001D6CBC">
          <w:rPr>
            <w:color w:val="FF0000"/>
          </w:rPr>
          <w:delText>2 (Cronograma) baseiam-se no PMBOK 2008, assim como os documentos gerados no semestre passado (Trabalho V</w:delText>
        </w:r>
        <w:r w:rsidR="00950EC1" w:rsidDel="001D6CBC">
          <w:rPr>
            <w:color w:val="FF0000"/>
          </w:rPr>
          <w:delText xml:space="preserve"> - SOW, </w:delText>
        </w:r>
        <w:r w:rsidR="00950EC1" w:rsidRPr="00950EC1" w:rsidDel="001D6CBC">
          <w:rPr>
            <w:i/>
            <w:color w:val="FF0000"/>
          </w:rPr>
          <w:delText>Project Charter</w:delText>
        </w:r>
        <w:r w:rsidR="00950EC1" w:rsidDel="001D6CBC">
          <w:rPr>
            <w:color w:val="FF0000"/>
          </w:rPr>
          <w:delText xml:space="preserve"> e Registro dos </w:delText>
        </w:r>
        <w:r w:rsidR="00950EC1" w:rsidRPr="00950EC1" w:rsidDel="001D6CBC">
          <w:rPr>
            <w:i/>
            <w:color w:val="FF0000"/>
          </w:rPr>
          <w:delText>Stakeholders</w:delText>
        </w:r>
        <w:r w:rsidR="0099207A" w:rsidDel="001D6CBC">
          <w:rPr>
            <w:color w:val="FF0000"/>
          </w:rPr>
          <w:delText>)</w:delText>
        </w:r>
        <w:r w:rsidR="003E312D" w:rsidDel="001D6CBC">
          <w:rPr>
            <w:color w:val="FF0000"/>
          </w:rPr>
          <w:delText xml:space="preserve">, </w:delText>
        </w:r>
        <w:r w:rsidR="003E312D" w:rsidRPr="00092364" w:rsidDel="001D6CBC">
          <w:rPr>
            <w:color w:val="FF0000"/>
            <w:u w:val="single"/>
          </w:rPr>
          <w:delText>portanto devem ser citados aqui</w:delText>
        </w:r>
        <w:r w:rsidR="003E312D" w:rsidDel="001D6CBC">
          <w:rPr>
            <w:color w:val="FF0000"/>
          </w:rPr>
          <w:delText>.</w:delText>
        </w:r>
      </w:del>
    </w:p>
    <w:p w:rsidR="00A82050" w:rsidDel="001D6CBC" w:rsidRDefault="00A82050" w:rsidP="008E305B">
      <w:pPr>
        <w:rPr>
          <w:del w:id="983" w:author="User" w:date="2015-04-04T18:18:00Z"/>
          <w:color w:val="FF0000"/>
        </w:rPr>
      </w:pPr>
    </w:p>
    <w:p w:rsidR="008E305B" w:rsidRPr="00A82050" w:rsidDel="001D6CBC" w:rsidRDefault="00A82050" w:rsidP="008E305B">
      <w:pPr>
        <w:rPr>
          <w:del w:id="984" w:author="User" w:date="2015-04-04T18:18:00Z"/>
          <w:color w:val="0000FF"/>
        </w:rPr>
      </w:pPr>
      <w:del w:id="985" w:author="User" w:date="2015-04-04T18:18:00Z">
        <w:r w:rsidRPr="00A82050" w:rsidDel="001D6CBC">
          <w:rPr>
            <w:color w:val="0000FF"/>
          </w:rPr>
          <w:delText xml:space="preserve">Observação: </w:delText>
        </w:r>
        <w:r w:rsidR="00950EC1" w:rsidRPr="00A82050" w:rsidDel="001D6CBC">
          <w:rPr>
            <w:color w:val="0000FF"/>
          </w:rPr>
          <w:delText xml:space="preserve">Caso o Grupo não tenha utilizado o PMBOK em sua plenitude para o Gerenciamento do Projeto, mencionar dos itens seguintes somente aqueles que foram seguidos, por exemplo, o Grupo de Processos de INICIAÇÃO e PLANEJAMENTO. Entretanto será preciso mencionar e detalhar que outro método foi utilizado para o Gerenciamento do Projeto, como por exemplo, o SCRUM ou XP. Neste caso, será necessário detalhar o método e apresentar evidencias de seu uso. Por exemplo, se foi utilizado o SCRUM, apresentar o </w:delText>
        </w:r>
        <w:r w:rsidR="00950EC1" w:rsidRPr="00A82050" w:rsidDel="001D6CBC">
          <w:rPr>
            <w:i/>
            <w:color w:val="0000FF"/>
          </w:rPr>
          <w:delText>ProductBacklog</w:delText>
        </w:r>
        <w:r w:rsidR="00950EC1" w:rsidRPr="00A82050" w:rsidDel="001D6CBC">
          <w:rPr>
            <w:color w:val="0000FF"/>
          </w:rPr>
          <w:delText xml:space="preserve">, quais foram os </w:delText>
        </w:r>
        <w:r w:rsidR="00950EC1" w:rsidRPr="00A82050" w:rsidDel="001D6CBC">
          <w:rPr>
            <w:i/>
            <w:color w:val="0000FF"/>
          </w:rPr>
          <w:delText>Sprints</w:delText>
        </w:r>
        <w:r w:rsidR="00950EC1" w:rsidRPr="00A82050" w:rsidDel="001D6CBC">
          <w:rPr>
            <w:color w:val="0000FF"/>
          </w:rPr>
          <w:delText xml:space="preserve">, o </w:delText>
        </w:r>
        <w:r w:rsidR="00950EC1" w:rsidRPr="00A82050" w:rsidDel="001D6CBC">
          <w:rPr>
            <w:i/>
            <w:color w:val="0000FF"/>
          </w:rPr>
          <w:delText>Sprint Backlog</w:delText>
        </w:r>
        <w:r w:rsidR="00950EC1" w:rsidRPr="00A82050" w:rsidDel="001D6CBC">
          <w:rPr>
            <w:color w:val="0000FF"/>
          </w:rPr>
          <w:delText xml:space="preserve"> de cada </w:delText>
        </w:r>
        <w:r w:rsidR="00950EC1" w:rsidRPr="00A82050" w:rsidDel="001D6CBC">
          <w:rPr>
            <w:i/>
            <w:color w:val="0000FF"/>
          </w:rPr>
          <w:delText>Sprint</w:delText>
        </w:r>
        <w:r w:rsidR="00950EC1" w:rsidRPr="00A82050" w:rsidDel="001D6CBC">
          <w:rPr>
            <w:color w:val="0000FF"/>
          </w:rPr>
          <w:delText xml:space="preserve">, o </w:delText>
        </w:r>
        <w:r w:rsidR="00950EC1" w:rsidRPr="00A82050" w:rsidDel="001D6CBC">
          <w:rPr>
            <w:i/>
            <w:color w:val="0000FF"/>
          </w:rPr>
          <w:delText>Burndown Chart</w:delText>
        </w:r>
        <w:r w:rsidR="00950EC1" w:rsidRPr="00A82050" w:rsidDel="001D6CBC">
          <w:rPr>
            <w:color w:val="0000FF"/>
          </w:rPr>
          <w:delText xml:space="preserve"> de cada </w:delText>
        </w:r>
        <w:r w:rsidR="00950EC1" w:rsidRPr="00A82050" w:rsidDel="001D6CBC">
          <w:rPr>
            <w:i/>
            <w:color w:val="0000FF"/>
          </w:rPr>
          <w:delText>Sprint</w:delText>
        </w:r>
        <w:r w:rsidR="00950EC1" w:rsidRPr="00A82050" w:rsidDel="001D6CBC">
          <w:rPr>
            <w:color w:val="0000FF"/>
          </w:rPr>
          <w:delText xml:space="preserve">, o registro das Reuniões </w:delText>
        </w:r>
        <w:r w:rsidR="00960570" w:rsidRPr="00A82050" w:rsidDel="001D6CBC">
          <w:rPr>
            <w:color w:val="0000FF"/>
          </w:rPr>
          <w:delText>(</w:delText>
        </w:r>
        <w:r w:rsidR="00960570" w:rsidRPr="00A82050" w:rsidDel="001D6CBC">
          <w:rPr>
            <w:i/>
            <w:color w:val="0000FF"/>
          </w:rPr>
          <w:delText>Sprint Planning</w:delText>
        </w:r>
        <w:r w:rsidR="00960570" w:rsidRPr="00A82050" w:rsidDel="001D6CBC">
          <w:rPr>
            <w:color w:val="0000FF"/>
          </w:rPr>
          <w:delText xml:space="preserve">, </w:delText>
        </w:r>
        <w:r w:rsidR="00960570" w:rsidRPr="00A82050" w:rsidDel="001D6CBC">
          <w:rPr>
            <w:i/>
            <w:color w:val="0000FF"/>
          </w:rPr>
          <w:delText>Daily</w:delText>
        </w:r>
        <w:r w:rsidR="00960570" w:rsidRPr="00A82050" w:rsidDel="001D6CBC">
          <w:rPr>
            <w:color w:val="0000FF"/>
          </w:rPr>
          <w:delText xml:space="preserve">, </w:delText>
        </w:r>
        <w:r w:rsidR="00960570" w:rsidRPr="00A82050" w:rsidDel="001D6CBC">
          <w:rPr>
            <w:i/>
            <w:color w:val="0000FF"/>
          </w:rPr>
          <w:delText>Review</w:delText>
        </w:r>
        <w:r w:rsidR="00960570" w:rsidRPr="00A82050" w:rsidDel="001D6CBC">
          <w:rPr>
            <w:color w:val="0000FF"/>
          </w:rPr>
          <w:delText xml:space="preserve"> e </w:delText>
        </w:r>
        <w:r w:rsidR="00960570" w:rsidRPr="00A82050" w:rsidDel="001D6CBC">
          <w:rPr>
            <w:i/>
            <w:color w:val="0000FF"/>
          </w:rPr>
          <w:delText>Retrospective</w:delText>
        </w:r>
        <w:r w:rsidR="00960570" w:rsidRPr="00A82050" w:rsidDel="001D6CBC">
          <w:rPr>
            <w:color w:val="0000FF"/>
          </w:rPr>
          <w:delText>) e outras ferramentas e artefatos do método.</w:delText>
        </w:r>
      </w:del>
    </w:p>
    <w:p w:rsidR="008E305B" w:rsidRPr="008E305B" w:rsidRDefault="008E305B" w:rsidP="008E305B">
      <w:pPr>
        <w:rPr>
          <w:lang w:val="fr-FR"/>
        </w:rPr>
      </w:pPr>
    </w:p>
    <w:p w:rsidR="001D6CBC" w:rsidRPr="001D6CBC" w:rsidRDefault="002B1853" w:rsidP="001D6CBC">
      <w:pPr>
        <w:pStyle w:val="Ttulo2"/>
        <w:rPr>
          <w:lang w:val="fr-FR"/>
        </w:rPr>
      </w:pPr>
      <w:bookmarkStart w:id="986" w:name="_Toc416018457"/>
      <w:r>
        <w:rPr>
          <w:lang w:val="fr-FR"/>
        </w:rPr>
        <w:t>Grupo de Processos de INICIAÇÃO</w:t>
      </w:r>
      <w:bookmarkEnd w:id="986"/>
    </w:p>
    <w:p w:rsidR="00B66C40" w:rsidRDefault="00B66C40" w:rsidP="001D6CBC">
      <w:pPr>
        <w:rPr>
          <w:ins w:id="987" w:author="User" w:date="2015-04-04T18:26:00Z"/>
          <w:color w:val="FF0000"/>
        </w:rPr>
      </w:pPr>
      <w:ins w:id="988" w:author="User" w:date="2015-04-04T18:25:00Z">
        <w:r>
          <w:rPr>
            <w:color w:val="FF0000"/>
          </w:rPr>
          <w:tab/>
        </w:r>
        <w:r w:rsidR="001D6CBC" w:rsidRPr="001D6CBC">
          <w:rPr>
            <w:color w:val="FF0000"/>
          </w:rPr>
          <w:t xml:space="preserve">O grupo de processos de iniciação é constituído pelos processos que facilitam a autorização formal para iniciar um novo projeto. </w:t>
        </w:r>
      </w:ins>
    </w:p>
    <w:p w:rsidR="001D6CBC" w:rsidRPr="001D6CBC" w:rsidRDefault="00B66C40" w:rsidP="001D6CBC">
      <w:pPr>
        <w:rPr>
          <w:ins w:id="989" w:author="User" w:date="2015-04-04T18:25:00Z"/>
          <w:color w:val="FF0000"/>
        </w:rPr>
      </w:pPr>
      <w:ins w:id="990" w:author="User" w:date="2015-04-04T18:26:00Z">
        <w:r>
          <w:rPr>
            <w:color w:val="FF0000"/>
          </w:rPr>
          <w:tab/>
        </w:r>
      </w:ins>
      <w:ins w:id="991" w:author="User" w:date="2015-04-04T18:25:00Z">
        <w:r w:rsidR="001D6CBC" w:rsidRPr="001D6CBC">
          <w:rPr>
            <w:color w:val="FF0000"/>
          </w:rPr>
          <w:t xml:space="preserve">Estes processos </w:t>
        </w:r>
      </w:ins>
      <w:ins w:id="992" w:author="User" w:date="2015-04-04T18:29:00Z">
        <w:r>
          <w:rPr>
            <w:color w:val="FF0000"/>
          </w:rPr>
          <w:t>foram</w:t>
        </w:r>
      </w:ins>
      <w:ins w:id="993" w:author="User" w:date="2015-04-04T18:25:00Z">
        <w:r w:rsidR="001D6CBC" w:rsidRPr="001D6CBC">
          <w:rPr>
            <w:color w:val="FF0000"/>
          </w:rPr>
          <w:t xml:space="preserve"> feitos </w:t>
        </w:r>
      </w:ins>
      <w:ins w:id="994" w:author="User" w:date="2015-04-04T18:29:00Z">
        <w:r>
          <w:rPr>
            <w:color w:val="FF0000"/>
          </w:rPr>
          <w:t>como atu</w:t>
        </w:r>
      </w:ins>
      <w:ins w:id="995" w:author="User" w:date="2015-04-04T18:30:00Z">
        <w:r>
          <w:rPr>
            <w:color w:val="FF0000"/>
          </w:rPr>
          <w:t xml:space="preserve">alização do projeto anterior do GAED, elaborado no segundo sementes de 2014. No início do ano letivo, a equipe com o </w:t>
        </w:r>
      </w:ins>
      <w:ins w:id="996" w:author="User" w:date="2015-04-04T18:31:00Z">
        <w:r>
          <w:rPr>
            <w:color w:val="FF0000"/>
          </w:rPr>
          <w:t>cliente acertaram as adequações e inovações do novo projeto</w:t>
        </w:r>
      </w:ins>
      <w:ins w:id="997" w:author="User" w:date="2015-04-04T18:25:00Z">
        <w:r w:rsidR="001D6CBC" w:rsidRPr="001D6CBC">
          <w:rPr>
            <w:color w:val="FF0000"/>
          </w:rPr>
          <w:t xml:space="preserve">, </w:t>
        </w:r>
      </w:ins>
      <w:ins w:id="998" w:author="User" w:date="2015-04-04T18:32:00Z">
        <w:r>
          <w:rPr>
            <w:color w:val="FF0000"/>
          </w:rPr>
          <w:t xml:space="preserve">estabelecendo </w:t>
        </w:r>
      </w:ins>
      <w:ins w:id="999" w:author="User" w:date="2015-04-04T18:25:00Z">
        <w:r w:rsidR="001D6CBC" w:rsidRPr="001D6CBC">
          <w:rPr>
            <w:color w:val="FF0000"/>
          </w:rPr>
          <w:t xml:space="preserve">os requisitos </w:t>
        </w:r>
      </w:ins>
      <w:ins w:id="1000" w:author="User" w:date="2015-04-04T18:32:00Z">
        <w:r>
          <w:rPr>
            <w:color w:val="FF0000"/>
          </w:rPr>
          <w:t>e</w:t>
        </w:r>
      </w:ins>
      <w:ins w:id="1001" w:author="User" w:date="2015-04-04T18:25:00Z">
        <w:r w:rsidR="001D6CBC" w:rsidRPr="001D6CBC">
          <w:rPr>
            <w:color w:val="FF0000"/>
          </w:rPr>
          <w:t xml:space="preserve"> as necessidades de negócios da organização</w:t>
        </w:r>
      </w:ins>
      <w:ins w:id="1002" w:author="User" w:date="2015-04-04T18:32:00Z">
        <w:r>
          <w:rPr>
            <w:color w:val="FF0000"/>
          </w:rPr>
          <w:t>.</w:t>
        </w:r>
        <w:r w:rsidR="00F56471">
          <w:rPr>
            <w:color w:val="FF0000"/>
          </w:rPr>
          <w:t xml:space="preserve"> Para tanto foram </w:t>
        </w:r>
      </w:ins>
      <w:ins w:id="1003" w:author="User" w:date="2015-04-04T18:37:00Z">
        <w:r w:rsidR="00F56471">
          <w:rPr>
            <w:color w:val="FF0000"/>
          </w:rPr>
          <w:t>discutida</w:t>
        </w:r>
      </w:ins>
      <w:ins w:id="1004" w:author="User" w:date="2015-04-04T18:38:00Z">
        <w:r w:rsidR="00F56471">
          <w:rPr>
            <w:color w:val="FF0000"/>
          </w:rPr>
          <w:t>s as novas funcionalidades do GAED, e documentada, através do Project</w:t>
        </w:r>
      </w:ins>
      <w:ins w:id="1005" w:author="User" w:date="2015-04-04T18:43:00Z">
        <w:r w:rsidR="00F56471">
          <w:rPr>
            <w:color w:val="FF0000"/>
          </w:rPr>
          <w:t xml:space="preserve"> </w:t>
        </w:r>
      </w:ins>
      <w:ins w:id="1006" w:author="User" w:date="2015-04-04T18:38:00Z">
        <w:r w:rsidR="00F56471">
          <w:rPr>
            <w:color w:val="FF0000"/>
          </w:rPr>
          <w:t>Charter</w:t>
        </w:r>
      </w:ins>
      <w:ins w:id="1007" w:author="User" w:date="2015-04-04T18:43:00Z">
        <w:r w:rsidR="00F56471">
          <w:rPr>
            <w:color w:val="FF0000"/>
          </w:rPr>
          <w:t xml:space="preserve"> – Termo de Abertura do Projeto, </w:t>
        </w:r>
      </w:ins>
      <w:ins w:id="1008" w:author="User" w:date="2015-04-04T19:36:00Z">
        <w:r w:rsidR="00E640C8">
          <w:rPr>
            <w:color w:val="FF0000"/>
          </w:rPr>
          <w:t xml:space="preserve">ANEXO A, </w:t>
        </w:r>
      </w:ins>
      <w:ins w:id="1009" w:author="User" w:date="2015-04-04T18:43:00Z">
        <w:r w:rsidR="00F56471">
          <w:rPr>
            <w:color w:val="FF0000"/>
          </w:rPr>
          <w:t xml:space="preserve">com assinatura do cliente e do gerente de projeto validando os combinados, e também o SOW </w:t>
        </w:r>
      </w:ins>
      <w:ins w:id="1010" w:author="User" w:date="2015-04-04T18:44:00Z">
        <w:r w:rsidR="00F56471">
          <w:rPr>
            <w:color w:val="FF0000"/>
          </w:rPr>
          <w:t>–</w:t>
        </w:r>
      </w:ins>
      <w:ins w:id="1011" w:author="User" w:date="2015-04-04T18:43:00Z">
        <w:r w:rsidR="00F56471">
          <w:rPr>
            <w:color w:val="FF0000"/>
          </w:rPr>
          <w:t xml:space="preserve"> </w:t>
        </w:r>
      </w:ins>
      <w:ins w:id="1012" w:author="User" w:date="2015-04-04T19:35:00Z">
        <w:r w:rsidR="00E640C8">
          <w:rPr>
            <w:color w:val="FF0000"/>
          </w:rPr>
          <w:t>Pedido do cliente</w:t>
        </w:r>
      </w:ins>
      <w:ins w:id="1013" w:author="User" w:date="2015-04-04T19:36:00Z">
        <w:r w:rsidR="00E640C8">
          <w:rPr>
            <w:color w:val="FF0000"/>
          </w:rPr>
          <w:t>, ANEXO B</w:t>
        </w:r>
      </w:ins>
    </w:p>
    <w:p w:rsidR="001D6CBC" w:rsidRPr="001D6CBC" w:rsidRDefault="001D6CBC" w:rsidP="001D6CBC">
      <w:pPr>
        <w:rPr>
          <w:ins w:id="1014" w:author="User" w:date="2015-04-04T18:25:00Z"/>
          <w:color w:val="FF0000"/>
        </w:rPr>
      </w:pPr>
    </w:p>
    <w:p w:rsidR="002B1853" w:rsidRPr="009D3DB6" w:rsidRDefault="00B016AC" w:rsidP="002B1853">
      <w:pPr>
        <w:rPr>
          <w:color w:val="0070C0"/>
        </w:rPr>
      </w:pPr>
      <w:r>
        <w:rPr>
          <w:color w:val="FF0000"/>
        </w:rPr>
        <w:t xml:space="preserve">Descrever de forma genérica os objetivos do Grupo de Processos de INICIAÇÃO do PMBOK 2008. </w:t>
      </w:r>
      <w:proofErr w:type="spellStart"/>
      <w:r>
        <w:rPr>
          <w:color w:val="FF0000"/>
        </w:rPr>
        <w:t>Descrever</w:t>
      </w:r>
      <w:r w:rsidR="00B50308" w:rsidRPr="00C93F19">
        <w:rPr>
          <w:color w:val="FF0000"/>
          <w:u w:val="single"/>
        </w:rPr>
        <w:t>quando</w:t>
      </w:r>
      <w:proofErr w:type="spellEnd"/>
      <w:r w:rsidR="00B50308">
        <w:rPr>
          <w:color w:val="FF0000"/>
        </w:rPr>
        <w:t xml:space="preserve"> e </w:t>
      </w:r>
      <w:r w:rsidR="00B50308" w:rsidRPr="00C93F19">
        <w:rPr>
          <w:color w:val="FF0000"/>
          <w:u w:val="single"/>
        </w:rPr>
        <w:t>como</w:t>
      </w:r>
      <w:r w:rsidR="00B50308">
        <w:rPr>
          <w:color w:val="FF0000"/>
        </w:rPr>
        <w:t xml:space="preserve"> os Processos deste Grupo foram executados, destacando e referenciando nos </w:t>
      </w:r>
      <w:r w:rsidR="00C93F19">
        <w:rPr>
          <w:color w:val="FF0000"/>
        </w:rPr>
        <w:t>Apêndices</w:t>
      </w:r>
      <w:r w:rsidR="00B50308">
        <w:rPr>
          <w:color w:val="FF0000"/>
        </w:rPr>
        <w:t xml:space="preserve"> o SOW</w:t>
      </w:r>
      <w:r w:rsidR="00C93F19">
        <w:rPr>
          <w:color w:val="FF0000"/>
        </w:rPr>
        <w:t xml:space="preserve"> e </w:t>
      </w:r>
      <w:r w:rsidR="00B50308">
        <w:rPr>
          <w:color w:val="FF0000"/>
        </w:rPr>
        <w:t xml:space="preserve">o </w:t>
      </w:r>
      <w:r w:rsidR="00B50308" w:rsidRPr="00C93F19">
        <w:rPr>
          <w:i/>
          <w:color w:val="FF0000"/>
        </w:rPr>
        <w:t>Project Charter</w:t>
      </w:r>
      <w:ins w:id="1015" w:author="User" w:date="2015-04-04T18:43:00Z">
        <w:r w:rsidR="00F56471">
          <w:rPr>
            <w:color w:val="FF0000"/>
          </w:rPr>
          <w:t xml:space="preserve"> </w:t>
        </w:r>
      </w:ins>
      <w:del w:id="1016" w:author="User" w:date="2015-04-04T18:43:00Z">
        <w:r w:rsidR="00C93F19" w:rsidDel="00F56471">
          <w:rPr>
            <w:color w:val="FF0000"/>
          </w:rPr>
          <w:delText>.</w:delText>
        </w:r>
      </w:del>
    </w:p>
    <w:p w:rsidR="002B1853" w:rsidRPr="009D3DB6" w:rsidRDefault="002B1853" w:rsidP="002B1853">
      <w:pPr>
        <w:rPr>
          <w:color w:val="0070C0"/>
        </w:rPr>
      </w:pPr>
    </w:p>
    <w:p w:rsidR="002B1853" w:rsidRDefault="00C93F19" w:rsidP="002B1853">
      <w:pPr>
        <w:pStyle w:val="Ttulo3"/>
      </w:pPr>
      <w:bookmarkStart w:id="1017" w:name="_Toc416018458"/>
      <w:r>
        <w:t>Detalhamento</w:t>
      </w:r>
      <w:r w:rsidR="002B1853">
        <w:t xml:space="preserve"> dos </w:t>
      </w:r>
      <w:proofErr w:type="spellStart"/>
      <w:r w:rsidRPr="00C93F19">
        <w:rPr>
          <w:i/>
        </w:rPr>
        <w:t>Stakeholders</w:t>
      </w:r>
      <w:bookmarkEnd w:id="1017"/>
      <w:proofErr w:type="spellEnd"/>
    </w:p>
    <w:p w:rsidR="008E1C1C" w:rsidRDefault="00E640C8" w:rsidP="00E640C8">
      <w:pPr>
        <w:rPr>
          <w:ins w:id="1018" w:author="User" w:date="2015-04-06T22:35:00Z"/>
        </w:rPr>
      </w:pPr>
      <w:ins w:id="1019" w:author="User" w:date="2015-04-04T19:49:00Z">
        <w:r>
          <w:tab/>
          <w:t xml:space="preserve">A elaboração do Plano de Gerenciamento do Projeto é de responsabilidade do Gerente do Projeto, que pode se utilizar de recursos do próprio Projeto ou externos a ele. É também responsabilidade do Gerente do Projeto fazer com que o conteúdo do Plano seja do conhecimento da Equipe do Projeto e dos principais </w:t>
        </w:r>
        <w:proofErr w:type="spellStart"/>
        <w:r w:rsidR="008A116E" w:rsidRPr="008A116E">
          <w:rPr>
            <w:i/>
            <w:rPrChange w:id="1020" w:author="User" w:date="2015-04-05T17:42:00Z">
              <w:rPr>
                <w:color w:val="0000FF"/>
                <w:u w:val="single"/>
              </w:rPr>
            </w:rPrChange>
          </w:rPr>
          <w:t>Stakeholders</w:t>
        </w:r>
        <w:proofErr w:type="spellEnd"/>
        <w:r>
          <w:t>, como o Cliente e o Patrocinador.</w:t>
        </w:r>
      </w:ins>
    </w:p>
    <w:p w:rsidR="00176A5A" w:rsidRDefault="008E1C1C" w:rsidP="00E640C8">
      <w:pPr>
        <w:rPr>
          <w:ins w:id="1021" w:author="User" w:date="2015-04-06T22:35:00Z"/>
        </w:rPr>
      </w:pPr>
      <w:ins w:id="1022" w:author="User" w:date="2015-04-05T17:41:00Z">
        <w:r>
          <w:lastRenderedPageBreak/>
          <w:tab/>
        </w:r>
      </w:ins>
      <w:ins w:id="1023" w:author="User" w:date="2015-04-06T22:35:00Z">
        <w:r w:rsidR="00176A5A" w:rsidRPr="00176A5A">
          <w:t xml:space="preserve">O Plano de Gerenciamento do Projeto deverá ser atualizado sempre que for necessário. Quando isto ocorrer, é de responsabilidade do Gerente do Projeto fazer com que o seu novo conteúdo seja do conhecimento da Equipe do Projeto e dos principais </w:t>
        </w:r>
        <w:proofErr w:type="spellStart"/>
        <w:r w:rsidR="00176A5A" w:rsidRPr="00176A5A">
          <w:t>Stakeholders</w:t>
        </w:r>
        <w:proofErr w:type="spellEnd"/>
        <w:r w:rsidR="00176A5A" w:rsidRPr="00176A5A">
          <w:t>.</w:t>
        </w:r>
      </w:ins>
    </w:p>
    <w:p w:rsidR="008E1C1C" w:rsidRDefault="00176A5A" w:rsidP="00E640C8">
      <w:pPr>
        <w:rPr>
          <w:ins w:id="1024" w:author="User" w:date="2015-04-04T19:49:00Z"/>
        </w:rPr>
      </w:pPr>
      <w:ins w:id="1025" w:author="User" w:date="2015-04-06T22:35:00Z">
        <w:r>
          <w:tab/>
        </w:r>
      </w:ins>
      <w:ins w:id="1026" w:author="User" w:date="2015-04-04T19:49:00Z">
        <w:r w:rsidR="00E640C8">
          <w:t xml:space="preserve">Cabe ao Gerente do Projeto </w:t>
        </w:r>
      </w:ins>
      <w:ins w:id="1027" w:author="User" w:date="2015-04-05T17:42:00Z">
        <w:r w:rsidR="008E1C1C">
          <w:t xml:space="preserve">conhecer a sua equipe, seus clientes ou seja os </w:t>
        </w:r>
      </w:ins>
      <w:proofErr w:type="spellStart"/>
      <w:ins w:id="1028" w:author="User" w:date="2015-04-05T17:43:00Z">
        <w:r w:rsidR="008E1C1C" w:rsidRPr="00E52E91">
          <w:rPr>
            <w:i/>
            <w:color w:val="0000FF"/>
          </w:rPr>
          <w:t>Stakeholders</w:t>
        </w:r>
        <w:proofErr w:type="spellEnd"/>
        <w:r w:rsidR="008E1C1C">
          <w:rPr>
            <w:color w:val="0000FF"/>
          </w:rPr>
          <w:t xml:space="preserve"> para dimensionar os impactos de mudança, plano de comunicação, e planos de</w:t>
        </w:r>
      </w:ins>
      <w:ins w:id="1029" w:author="User" w:date="2015-04-05T17:44:00Z">
        <w:r w:rsidR="008E1C1C">
          <w:rPr>
            <w:color w:val="0000FF"/>
          </w:rPr>
          <w:t xml:space="preserve"> riscos e suas mitigação. Por isso é importante que seja elaborada uma </w:t>
        </w:r>
      </w:ins>
      <w:ins w:id="1030" w:author="User" w:date="2015-04-05T17:39:00Z">
        <w:r w:rsidR="008E1C1C">
          <w:t xml:space="preserve"> </w:t>
        </w:r>
        <w:r w:rsidR="008E1C1C" w:rsidRPr="00E52E91">
          <w:rPr>
            <w:color w:val="0000FF"/>
          </w:rPr>
          <w:t xml:space="preserve">Tabela </w:t>
        </w:r>
        <w:r w:rsidR="008E1C1C">
          <w:rPr>
            <w:color w:val="0000FF"/>
          </w:rPr>
          <w:t>“</w:t>
        </w:r>
        <w:r w:rsidR="008E1C1C" w:rsidRPr="00E52E91">
          <w:rPr>
            <w:color w:val="0000FF"/>
          </w:rPr>
          <w:t xml:space="preserve">Registro dos </w:t>
        </w:r>
        <w:proofErr w:type="spellStart"/>
        <w:r w:rsidR="008E1C1C" w:rsidRPr="00E52E91">
          <w:rPr>
            <w:i/>
            <w:color w:val="0000FF"/>
          </w:rPr>
          <w:t>Stakeholders</w:t>
        </w:r>
        <w:proofErr w:type="spellEnd"/>
        <w:r w:rsidR="008E1C1C">
          <w:rPr>
            <w:color w:val="0000FF"/>
          </w:rPr>
          <w:t xml:space="preserve">”, </w:t>
        </w:r>
      </w:ins>
      <w:ins w:id="1031" w:author="User" w:date="2015-04-05T17:44:00Z">
        <w:r w:rsidR="008E1C1C">
          <w:rPr>
            <w:color w:val="0000FF"/>
          </w:rPr>
          <w:t xml:space="preserve">conforme </w:t>
        </w:r>
      </w:ins>
      <w:ins w:id="1032" w:author="User" w:date="2015-04-05T17:45:00Z">
        <w:r w:rsidR="008E1C1C">
          <w:rPr>
            <w:color w:val="0000FF"/>
          </w:rPr>
          <w:t>segue abaixo.</w:t>
        </w:r>
      </w:ins>
    </w:p>
    <w:p w:rsidR="002B1853" w:rsidRPr="00C93F19" w:rsidRDefault="00C93F19" w:rsidP="002B1853">
      <w:del w:id="1033" w:author="User" w:date="2015-04-05T17:37:00Z">
        <w:r w:rsidDel="008E1C1C">
          <w:rPr>
            <w:color w:val="FF0000"/>
          </w:rPr>
          <w:delText xml:space="preserve">Identificar através do Registro dos </w:delText>
        </w:r>
        <w:r w:rsidRPr="00C93F19" w:rsidDel="008E1C1C">
          <w:rPr>
            <w:i/>
            <w:color w:val="FF0000"/>
          </w:rPr>
          <w:delText>Stakeholders</w:delText>
        </w:r>
        <w:r w:rsidDel="008E1C1C">
          <w:rPr>
            <w:color w:val="FF0000"/>
          </w:rPr>
          <w:delText xml:space="preserve"> quais são as pessoas ou grupos de pessoas que foram ou serão afetadas pelo Projeto ou pelo Produto do Projeto</w:delText>
        </w:r>
      </w:del>
      <w:r>
        <w:rPr>
          <w:color w:val="FF0000"/>
        </w:rPr>
        <w:t>.</w:t>
      </w:r>
    </w:p>
    <w:p w:rsidR="002B1853" w:rsidRPr="00C93F19" w:rsidRDefault="002B1853" w:rsidP="002B1853">
      <w:pPr>
        <w:rPr>
          <w:color w:val="FF0000"/>
        </w:rPr>
      </w:pPr>
    </w:p>
    <w:p w:rsidR="002B1853" w:rsidRPr="00E52E91" w:rsidRDefault="00C93F19" w:rsidP="002B1853">
      <w:pPr>
        <w:rPr>
          <w:color w:val="0000FF"/>
        </w:rPr>
      </w:pPr>
      <w:del w:id="1034" w:author="User" w:date="2015-04-05T17:45:00Z">
        <w:r w:rsidRPr="00E52E91" w:rsidDel="008E1C1C">
          <w:rPr>
            <w:color w:val="0000FF"/>
          </w:rPr>
          <w:delText xml:space="preserve">[Um </w:delText>
        </w:r>
        <w:r w:rsidRPr="00A82050" w:rsidDel="008E1C1C">
          <w:rPr>
            <w:color w:val="0000FF"/>
          </w:rPr>
          <w:delText>extrato</w:delText>
        </w:r>
        <w:r w:rsidRPr="00E52E91" w:rsidDel="008E1C1C">
          <w:rPr>
            <w:color w:val="0000FF"/>
          </w:rPr>
          <w:delText xml:space="preserve"> da </w:delText>
        </w:r>
      </w:del>
      <w:del w:id="1035" w:author="User" w:date="2015-04-05T17:39:00Z">
        <w:r w:rsidRPr="00E52E91" w:rsidDel="008E1C1C">
          <w:rPr>
            <w:color w:val="0000FF"/>
          </w:rPr>
          <w:delText>T</w:delText>
        </w:r>
        <w:r w:rsidR="002B1853" w:rsidRPr="00E52E91" w:rsidDel="008E1C1C">
          <w:rPr>
            <w:color w:val="0000FF"/>
          </w:rPr>
          <w:delText xml:space="preserve">abela </w:delText>
        </w:r>
        <w:r w:rsidR="00E52E91" w:rsidDel="008E1C1C">
          <w:rPr>
            <w:color w:val="0000FF"/>
          </w:rPr>
          <w:delText>“</w:delText>
        </w:r>
        <w:r w:rsidRPr="00E52E91" w:rsidDel="008E1C1C">
          <w:rPr>
            <w:color w:val="0000FF"/>
          </w:rPr>
          <w:delText xml:space="preserve">Registro dos </w:delText>
        </w:r>
        <w:r w:rsidRPr="00E52E91" w:rsidDel="008E1C1C">
          <w:rPr>
            <w:i/>
            <w:color w:val="0000FF"/>
          </w:rPr>
          <w:delText>Stakeholders</w:delText>
        </w:r>
        <w:r w:rsidR="00E52E91" w:rsidDel="008E1C1C">
          <w:rPr>
            <w:color w:val="0000FF"/>
          </w:rPr>
          <w:delText>”</w:delText>
        </w:r>
      </w:del>
      <w:del w:id="1036" w:author="User" w:date="2015-04-05T17:45:00Z">
        <w:r w:rsidR="00E52E91" w:rsidDel="008E1C1C">
          <w:rPr>
            <w:color w:val="0000FF"/>
          </w:rPr>
          <w:delText>deve</w:delText>
        </w:r>
        <w:r w:rsidRPr="00E52E91" w:rsidDel="008E1C1C">
          <w:rPr>
            <w:color w:val="0000FF"/>
          </w:rPr>
          <w:delText xml:space="preserve"> ser apresentada aqui</w:delText>
        </w:r>
        <w:r w:rsidR="002B1853" w:rsidRPr="00E52E91" w:rsidDel="008E1C1C">
          <w:rPr>
            <w:color w:val="0000FF"/>
          </w:rPr>
          <w:delText>]</w:delText>
        </w:r>
      </w:del>
    </w:p>
    <w:p w:rsidR="00176A5A" w:rsidRDefault="00E640C8">
      <w:pPr>
        <w:pStyle w:val="Legenda"/>
        <w:rPr>
          <w:ins w:id="1037" w:author="User" w:date="2015-04-04T19:49:00Z"/>
          <w:color w:val="0000FF"/>
        </w:rPr>
        <w:pPrChange w:id="1038" w:author="User" w:date="2015-04-04T19:50:00Z">
          <w:pPr/>
        </w:pPrChange>
      </w:pPr>
      <w:bookmarkStart w:id="1039" w:name="_Toc416018515"/>
      <w:ins w:id="1040" w:author="User" w:date="2015-04-04T19:50:00Z">
        <w:r>
          <w:t xml:space="preserve">Tabela </w:t>
        </w:r>
        <w:r w:rsidR="008A116E">
          <w:fldChar w:fldCharType="begin"/>
        </w:r>
        <w:r>
          <w:instrText xml:space="preserve"> SEQ Tabela \* ARABIC </w:instrText>
        </w:r>
      </w:ins>
      <w:r w:rsidR="008A116E">
        <w:fldChar w:fldCharType="separate"/>
      </w:r>
      <w:ins w:id="1041" w:author="User" w:date="2015-04-04T21:14:00Z">
        <w:r w:rsidR="006E2F71">
          <w:rPr>
            <w:noProof/>
          </w:rPr>
          <w:t>1</w:t>
        </w:r>
      </w:ins>
      <w:ins w:id="1042" w:author="User" w:date="2015-04-04T19:50:00Z">
        <w:r w:rsidR="008A116E">
          <w:fldChar w:fldCharType="end"/>
        </w:r>
        <w:r>
          <w:t xml:space="preserve"> - Registro dos </w:t>
        </w:r>
        <w:proofErr w:type="spellStart"/>
        <w:r w:rsidR="008A116E" w:rsidRPr="008A116E">
          <w:rPr>
            <w:i/>
            <w:rPrChange w:id="1043" w:author="User" w:date="2015-04-04T19:50:00Z">
              <w:rPr>
                <w:b/>
                <w:bCs/>
                <w:color w:val="0000FF"/>
                <w:u w:val="single"/>
              </w:rPr>
            </w:rPrChange>
          </w:rPr>
          <w:t>Stakeholders</w:t>
        </w:r>
      </w:ins>
      <w:bookmarkEnd w:id="1039"/>
      <w:proofErr w:type="spellEnd"/>
    </w:p>
    <w:p w:rsidR="00E640C8" w:rsidRDefault="00E640C8" w:rsidP="002B1853">
      <w:pPr>
        <w:rPr>
          <w:ins w:id="1044" w:author="User" w:date="2015-04-04T19:50:00Z"/>
          <w:color w:val="0000FF"/>
        </w:rPr>
      </w:pPr>
    </w:p>
    <w:p w:rsidR="00E640C8" w:rsidRDefault="00176A5A" w:rsidP="002B1853">
      <w:pPr>
        <w:rPr>
          <w:ins w:id="1045" w:author="User" w:date="2015-04-04T19:50:00Z"/>
          <w:color w:val="0000FF"/>
        </w:rPr>
      </w:pPr>
      <w:ins w:id="1046" w:author="User" w:date="2015-04-04T19:51:00Z">
        <w:r>
          <w:rPr>
            <w:noProof/>
            <w:rPrChange w:id="1047" w:author="Unknown">
              <w:rPr>
                <w:noProof/>
                <w:color w:val="0000FF"/>
                <w:u w:val="single"/>
              </w:rPr>
            </w:rPrChange>
          </w:rPr>
          <w:drawing>
            <wp:inline distT="0" distB="0" distL="0" distR="0">
              <wp:extent cx="5940425" cy="2138272"/>
              <wp:effectExtent l="19050" t="0" r="317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0425" cy="2138272"/>
                      </a:xfrm>
                      <a:prstGeom prst="rect">
                        <a:avLst/>
                      </a:prstGeom>
                      <a:noFill/>
                      <a:ln w="9525">
                        <a:noFill/>
                        <a:miter lim="800000"/>
                        <a:headEnd/>
                        <a:tailEnd/>
                      </a:ln>
                    </pic:spPr>
                  </pic:pic>
                </a:graphicData>
              </a:graphic>
            </wp:inline>
          </w:drawing>
        </w:r>
      </w:ins>
    </w:p>
    <w:p w:rsidR="00E640C8" w:rsidRDefault="00E640C8" w:rsidP="002B1853">
      <w:pPr>
        <w:rPr>
          <w:ins w:id="1048" w:author="User" w:date="2015-04-04T19:50:00Z"/>
          <w:color w:val="0000FF"/>
        </w:rPr>
      </w:pPr>
    </w:p>
    <w:p w:rsidR="00E640C8" w:rsidRDefault="00E640C8" w:rsidP="002B1853">
      <w:pPr>
        <w:rPr>
          <w:color w:val="0000FF"/>
        </w:rPr>
      </w:pPr>
    </w:p>
    <w:p w:rsidR="002B1853" w:rsidRDefault="002B1853" w:rsidP="002B1853">
      <w:pPr>
        <w:pStyle w:val="Ttulo2"/>
        <w:rPr>
          <w:lang w:val="fr-FR"/>
        </w:rPr>
      </w:pPr>
      <w:bookmarkStart w:id="1049" w:name="_Toc416018459"/>
      <w:r>
        <w:rPr>
          <w:lang w:val="fr-FR"/>
        </w:rPr>
        <w:t>Grupo de Processos de PLANEJAMENTO</w:t>
      </w:r>
      <w:bookmarkEnd w:id="1049"/>
    </w:p>
    <w:p w:rsidR="00921AC8" w:rsidRDefault="00921AC8" w:rsidP="00302A9D">
      <w:pPr>
        <w:rPr>
          <w:ins w:id="1050" w:author="User" w:date="2015-04-04T19:55:00Z"/>
          <w:color w:val="FF0000"/>
        </w:rPr>
      </w:pPr>
      <w:ins w:id="1051" w:author="User" w:date="2015-04-04T19:55:00Z">
        <w:r>
          <w:rPr>
            <w:color w:val="FF0000"/>
          </w:rPr>
          <w:tab/>
        </w:r>
        <w:r w:rsidRPr="00921AC8">
          <w:rPr>
            <w:color w:val="FF0000"/>
          </w:rPr>
          <w:t>Neste grupos estão os processos de criação e manutenção do plano do projeto, selecionando o melhor caminho para que sejam alcançados os objetivos para os quais o projeto foi criado;</w:t>
        </w:r>
      </w:ins>
    </w:p>
    <w:p w:rsidR="00176A5A" w:rsidRDefault="00921AC8" w:rsidP="006B2D12">
      <w:pPr>
        <w:rPr>
          <w:ins w:id="1052" w:author="User" w:date="2015-04-06T22:36:00Z"/>
          <w:color w:val="FF0000"/>
        </w:rPr>
      </w:pPr>
      <w:ins w:id="1053" w:author="User" w:date="2015-04-04T20:00:00Z">
        <w:r>
          <w:rPr>
            <w:color w:val="FF0000"/>
          </w:rPr>
          <w:tab/>
          <w:t xml:space="preserve">Os processos desse grupo foram executados no Plano de Gerenciamento do Projeto, como entrega para ao cliente, </w:t>
        </w:r>
      </w:ins>
      <w:ins w:id="1054" w:author="User" w:date="2015-04-04T20:01:00Z">
        <w:r>
          <w:rPr>
            <w:color w:val="FF0000"/>
          </w:rPr>
          <w:t>para compor a nota de tarefa</w:t>
        </w:r>
        <w:r w:rsidR="006B2D12">
          <w:rPr>
            <w:color w:val="FF0000"/>
          </w:rPr>
          <w:t>, juntamente com a Declaração de Escopo, bem antes da implementação do projeto. Outros documentos também foram cr</w:t>
        </w:r>
      </w:ins>
      <w:ins w:id="1055" w:author="User" w:date="2015-04-04T20:02:00Z">
        <w:r w:rsidR="006B2D12">
          <w:rPr>
            <w:color w:val="FF0000"/>
          </w:rPr>
          <w:t xml:space="preserve">iados, como cronograma e a WBS, para controlar o tempo, custo do projeto, </w:t>
        </w:r>
      </w:ins>
      <w:ins w:id="1056" w:author="User" w:date="2015-04-04T20:03:00Z">
        <w:r w:rsidR="006B2D12">
          <w:rPr>
            <w:color w:val="FF0000"/>
          </w:rPr>
          <w:t>como orientação ao Gerente de Projeto para acompanhar o projeto ao longo ex</w:t>
        </w:r>
      </w:ins>
      <w:ins w:id="1057" w:author="User" w:date="2015-04-04T20:06:00Z">
        <w:r w:rsidR="006B2D12">
          <w:rPr>
            <w:color w:val="FF0000"/>
          </w:rPr>
          <w:t>e</w:t>
        </w:r>
      </w:ins>
      <w:ins w:id="1058" w:author="User" w:date="2015-04-04T20:03:00Z">
        <w:r w:rsidR="006B2D12">
          <w:rPr>
            <w:color w:val="FF0000"/>
          </w:rPr>
          <w:t xml:space="preserve">cução, antecipando possíveis riscos. Uma matriz </w:t>
        </w:r>
        <w:r w:rsidR="006B2D12">
          <w:rPr>
            <w:color w:val="FF0000"/>
          </w:rPr>
          <w:lastRenderedPageBreak/>
          <w:t>de risco</w:t>
        </w:r>
      </w:ins>
      <w:ins w:id="1059" w:author="User" w:date="2015-04-04T20:04:00Z">
        <w:r w:rsidR="006B2D12">
          <w:rPr>
            <w:color w:val="FF0000"/>
          </w:rPr>
          <w:t xml:space="preserve"> também foi criada com ações de mitigação. E </w:t>
        </w:r>
      </w:ins>
      <w:ins w:id="1060" w:author="User" w:date="2015-04-04T20:05:00Z">
        <w:r w:rsidR="006B2D12">
          <w:rPr>
            <w:color w:val="FF0000"/>
          </w:rPr>
          <w:t xml:space="preserve">finalmente um documento </w:t>
        </w:r>
        <w:proofErr w:type="spellStart"/>
        <w:r w:rsidR="006B2D12">
          <w:rPr>
            <w:color w:val="FF0000"/>
          </w:rPr>
          <w:t>esclarencendo</w:t>
        </w:r>
        <w:proofErr w:type="spellEnd"/>
        <w:r w:rsidR="006B2D12">
          <w:rPr>
            <w:color w:val="FF0000"/>
          </w:rPr>
          <w:t xml:space="preserve"> a qualidade de todos os entregáveis, para acompanhamento e avaliação do Gerente d</w:t>
        </w:r>
      </w:ins>
      <w:ins w:id="1061" w:author="User" w:date="2015-04-04T20:06:00Z">
        <w:r w:rsidR="006B2D12">
          <w:rPr>
            <w:color w:val="FF0000"/>
          </w:rPr>
          <w:t>e Projeto.</w:t>
        </w:r>
      </w:ins>
    </w:p>
    <w:p w:rsidR="00176A5A" w:rsidRDefault="00176A5A" w:rsidP="006B2D12">
      <w:pPr>
        <w:rPr>
          <w:ins w:id="1062" w:author="User" w:date="2015-04-06T22:53:00Z"/>
          <w:color w:val="FF0000"/>
        </w:rPr>
      </w:pPr>
      <w:ins w:id="1063" w:author="User" w:date="2015-04-06T22:36:00Z">
        <w:r>
          <w:rPr>
            <w:color w:val="FF0000"/>
          </w:rPr>
          <w:tab/>
        </w:r>
        <w:r w:rsidRPr="00176A5A">
          <w:rPr>
            <w:color w:val="FF0000"/>
          </w:rPr>
          <w:t xml:space="preserve">A elaboração do Plano de Gerenciamento do Projeto é de responsabilidade do Gerente do Projeto, que pode se utilizar de recursos do próprio Projeto ou externos a ele. É também responsabilidade do Gerente do Projeto fazer com que o conteúdo do Plano seja do conhecimento da Equipe do Projeto e dos principais </w:t>
        </w:r>
        <w:proofErr w:type="spellStart"/>
        <w:r w:rsidRPr="00176A5A">
          <w:rPr>
            <w:color w:val="FF0000"/>
          </w:rPr>
          <w:t>Stakeholders</w:t>
        </w:r>
        <w:proofErr w:type="spellEnd"/>
        <w:r w:rsidRPr="00176A5A">
          <w:rPr>
            <w:color w:val="FF0000"/>
          </w:rPr>
          <w:t>, como o Cliente e o Patrocinador. Cabe ao Gerente do Projeto determinar a forma e periodicidade de sua divulgação (Plano de Gerenciamento das COMUNICAÇÕES).</w:t>
        </w:r>
      </w:ins>
    </w:p>
    <w:p w:rsidR="00176A5A" w:rsidRDefault="00176A5A" w:rsidP="006B2D12">
      <w:pPr>
        <w:rPr>
          <w:ins w:id="1064" w:author="User" w:date="2015-04-06T22:36:00Z"/>
          <w:color w:val="FF0000"/>
        </w:rPr>
      </w:pPr>
    </w:p>
    <w:p w:rsidR="00302A9D" w:rsidRPr="009D3DB6" w:rsidDel="006B2D12" w:rsidRDefault="00302A9D" w:rsidP="006B2D12">
      <w:pPr>
        <w:rPr>
          <w:del w:id="1065" w:author="User" w:date="2015-04-04T20:03:00Z"/>
          <w:color w:val="0070C0"/>
        </w:rPr>
      </w:pPr>
      <w:del w:id="1066" w:author="User" w:date="2015-04-04T20:03:00Z">
        <w:r w:rsidDel="006B2D12">
          <w:rPr>
            <w:color w:val="FF0000"/>
          </w:rPr>
          <w:delText xml:space="preserve">Descrever de forma genérica os objetivos do Grupo de Processos de PLANEJAMENTO do PMBOK 2008. Descrever </w:delText>
        </w:r>
        <w:r w:rsidRPr="00C93F19" w:rsidDel="006B2D12">
          <w:rPr>
            <w:color w:val="FF0000"/>
            <w:u w:val="single"/>
          </w:rPr>
          <w:delText>quando</w:delText>
        </w:r>
        <w:r w:rsidDel="006B2D12">
          <w:rPr>
            <w:color w:val="FF0000"/>
          </w:rPr>
          <w:delText xml:space="preserve"> e </w:delText>
        </w:r>
        <w:r w:rsidRPr="00C93F19" w:rsidDel="006B2D12">
          <w:rPr>
            <w:color w:val="FF0000"/>
            <w:u w:val="single"/>
          </w:rPr>
          <w:delText>como</w:delText>
        </w:r>
        <w:r w:rsidDel="006B2D12">
          <w:rPr>
            <w:color w:val="FF0000"/>
          </w:rPr>
          <w:delText xml:space="preserve"> os Processos deste Grupo foram executados, destacando </w:delText>
        </w:r>
        <w:r w:rsidR="00240627" w:rsidDel="006B2D12">
          <w:rPr>
            <w:color w:val="FF0000"/>
          </w:rPr>
          <w:delText>o</w:delText>
        </w:r>
        <w:r w:rsidR="00E3716E" w:rsidDel="006B2D12">
          <w:rPr>
            <w:color w:val="FF0000"/>
          </w:rPr>
          <w:delText xml:space="preserve">PLANO DE GERENCIAMENTO DO PROJETO </w:delText>
        </w:r>
        <w:r w:rsidR="00EA3155" w:rsidDel="006B2D12">
          <w:rPr>
            <w:color w:val="FF0000"/>
          </w:rPr>
          <w:delText xml:space="preserve">e </w:delText>
        </w:r>
        <w:r w:rsidR="00240627" w:rsidDel="006B2D12">
          <w:rPr>
            <w:color w:val="FF0000"/>
          </w:rPr>
          <w:delText xml:space="preserve">a </w:delText>
        </w:r>
        <w:r w:rsidR="00E3716E" w:rsidDel="006B2D12">
          <w:rPr>
            <w:color w:val="FF0000"/>
          </w:rPr>
          <w:delText>DECLARAÇÃO DO ESCOPO</w:delText>
        </w:r>
        <w:r w:rsidDel="006B2D12">
          <w:rPr>
            <w:color w:val="FF0000"/>
          </w:rPr>
          <w:delText>.</w:delText>
        </w:r>
      </w:del>
    </w:p>
    <w:p w:rsidR="00EA3155" w:rsidRPr="009D3DB6" w:rsidDel="006B2D12" w:rsidRDefault="00EA3155" w:rsidP="00EA3155">
      <w:pPr>
        <w:rPr>
          <w:del w:id="1067" w:author="User" w:date="2015-04-04T20:03:00Z"/>
          <w:color w:val="0070C0"/>
        </w:rPr>
      </w:pPr>
    </w:p>
    <w:p w:rsidR="00EA3155" w:rsidDel="00C31F87" w:rsidRDefault="0080198C" w:rsidP="00EA3155">
      <w:pPr>
        <w:pStyle w:val="Ttulo3"/>
        <w:rPr>
          <w:del w:id="1068" w:author="User" w:date="2015-04-04T20:03:00Z"/>
        </w:rPr>
      </w:pPr>
      <w:bookmarkStart w:id="1069" w:name="_Toc416018460"/>
      <w:del w:id="1070" w:author="User" w:date="2015-04-04T20:03:00Z">
        <w:r w:rsidDel="006B2D12">
          <w:delText xml:space="preserve">DECLARAÇÃO DO </w:delText>
        </w:r>
        <w:r w:rsidR="00EA3155" w:rsidDel="006B2D12">
          <w:delText>ESCOPO</w:delText>
        </w:r>
        <w:bookmarkEnd w:id="1069"/>
      </w:del>
    </w:p>
    <w:p w:rsidR="00C31F87" w:rsidRDefault="00C31F87" w:rsidP="00C31F87">
      <w:pPr>
        <w:pStyle w:val="Ttulo3"/>
        <w:rPr>
          <w:ins w:id="1071" w:author="User" w:date="2015-04-04T20:12:00Z"/>
        </w:rPr>
      </w:pPr>
      <w:bookmarkStart w:id="1072" w:name="_Toc416018461"/>
      <w:ins w:id="1073" w:author="User" w:date="2015-04-04T20:11:00Z">
        <w:r>
          <w:t>DECLARAÇÃO DO ESCOPO</w:t>
        </w:r>
      </w:ins>
      <w:bookmarkEnd w:id="1072"/>
    </w:p>
    <w:p w:rsidR="00C31F87" w:rsidRDefault="00441F71" w:rsidP="00C31F87">
      <w:pPr>
        <w:rPr>
          <w:ins w:id="1074" w:author="User" w:date="2015-04-04T20:12:00Z"/>
        </w:rPr>
      </w:pPr>
      <w:ins w:id="1075" w:author="User" w:date="2015-04-05T17:46:00Z">
        <w:r>
          <w:t>2.2.1.</w:t>
        </w:r>
      </w:ins>
      <w:ins w:id="1076" w:author="User" w:date="2015-04-04T20:12:00Z">
        <w:r w:rsidR="00C31F87">
          <w:t>1.</w:t>
        </w:r>
        <w:r w:rsidR="00C31F87">
          <w:tab/>
          <w:t>ESCOPO DO PROJETO</w:t>
        </w:r>
      </w:ins>
    </w:p>
    <w:p w:rsidR="00C31F87" w:rsidRDefault="00C31F87" w:rsidP="00C31F87">
      <w:pPr>
        <w:rPr>
          <w:ins w:id="1077" w:author="User" w:date="2015-04-04T20:12:00Z"/>
        </w:rPr>
      </w:pPr>
      <w:ins w:id="1078" w:author="User" w:date="2015-04-04T20:12:00Z">
        <w:r>
          <w:t>Abaixo segue a descrição das Atividades e Subatividades que serão executadas pela equipe do Projeto de modo a se atingir os Objetivos do Projeto</w:t>
        </w:r>
      </w:ins>
    </w:p>
    <w:p w:rsidR="00C31F87" w:rsidRDefault="00C31F87" w:rsidP="00C31F87">
      <w:pPr>
        <w:rPr>
          <w:ins w:id="1079" w:author="User" w:date="2015-04-04T20:12:00Z"/>
        </w:rPr>
      </w:pPr>
    </w:p>
    <w:p w:rsidR="00C31F87" w:rsidRDefault="00441F71" w:rsidP="00C31F87">
      <w:pPr>
        <w:rPr>
          <w:ins w:id="1080" w:author="User" w:date="2015-04-04T20:12:00Z"/>
        </w:rPr>
      </w:pPr>
      <w:ins w:id="1081" w:author="User" w:date="2015-04-05T17:46:00Z">
        <w:r>
          <w:t>2.1.1.</w:t>
        </w:r>
      </w:ins>
      <w:ins w:id="1082" w:author="User" w:date="2015-04-04T20:12:00Z">
        <w:r w:rsidR="00C31F87">
          <w:t>1.</w:t>
        </w:r>
        <w:r w:rsidR="00C31F87">
          <w:tab/>
          <w:t xml:space="preserve">Desenvolvimento do Sistema </w:t>
        </w:r>
      </w:ins>
    </w:p>
    <w:p w:rsidR="00C31F87" w:rsidRDefault="00441F71" w:rsidP="00C31F87">
      <w:pPr>
        <w:rPr>
          <w:ins w:id="1083" w:author="User" w:date="2015-04-04T20:12:00Z"/>
        </w:rPr>
      </w:pPr>
      <w:ins w:id="1084" w:author="User" w:date="2015-04-05T17:46:00Z">
        <w:r>
          <w:t>2.1.</w:t>
        </w:r>
      </w:ins>
      <w:ins w:id="1085" w:author="User" w:date="2015-04-04T20:12:00Z">
        <w:r w:rsidR="00C31F87">
          <w:t>1.1.1</w:t>
        </w:r>
        <w:r w:rsidR="00C31F87">
          <w:tab/>
          <w:t>Cadastro de Usuário</w:t>
        </w:r>
      </w:ins>
    </w:p>
    <w:p w:rsidR="00C31F87" w:rsidRDefault="00C31F87" w:rsidP="00C31F87">
      <w:pPr>
        <w:rPr>
          <w:ins w:id="1086" w:author="User" w:date="2015-04-04T20:12:00Z"/>
        </w:rPr>
      </w:pPr>
      <w:ins w:id="1087" w:author="User" w:date="2015-04-04T20:12:00Z">
        <w:r>
          <w:t>Deve permitir o acesso às páginas Web, de acordo com o perfil do usuário, (secretaria, professor, aluno, responsável, gestor) aos quais incluem atributos como:</w:t>
        </w:r>
      </w:ins>
    </w:p>
    <w:p w:rsidR="00C31F87" w:rsidRDefault="00C31F87" w:rsidP="00C31F87">
      <w:pPr>
        <w:rPr>
          <w:ins w:id="1088" w:author="User" w:date="2015-04-04T20:12:00Z"/>
        </w:rPr>
      </w:pPr>
      <w:ins w:id="1089" w:author="User" w:date="2015-04-04T20:12:00Z">
        <w:r>
          <w:t>•</w:t>
        </w:r>
        <w:r>
          <w:tab/>
        </w:r>
        <w:proofErr w:type="spellStart"/>
        <w:r>
          <w:t>Login</w:t>
        </w:r>
        <w:proofErr w:type="spellEnd"/>
      </w:ins>
    </w:p>
    <w:p w:rsidR="00C31F87" w:rsidRDefault="00C31F87" w:rsidP="00C31F87">
      <w:pPr>
        <w:rPr>
          <w:ins w:id="1090" w:author="User" w:date="2015-04-04T20:12:00Z"/>
        </w:rPr>
      </w:pPr>
      <w:ins w:id="1091" w:author="User" w:date="2015-04-04T20:12:00Z">
        <w:r>
          <w:t>•</w:t>
        </w:r>
        <w:r>
          <w:tab/>
          <w:t>Senha</w:t>
        </w:r>
      </w:ins>
    </w:p>
    <w:p w:rsidR="00C31F87" w:rsidRDefault="00C31F87" w:rsidP="00C31F87">
      <w:pPr>
        <w:rPr>
          <w:ins w:id="1092" w:author="User" w:date="2015-04-04T20:12:00Z"/>
        </w:rPr>
      </w:pPr>
      <w:ins w:id="1093" w:author="User" w:date="2015-04-04T20:12:00Z">
        <w:r>
          <w:t>•</w:t>
        </w:r>
        <w:r>
          <w:tab/>
          <w:t>Perfil (Secretaria, Professor, Aluno, Responsável, Gestor)</w:t>
        </w:r>
      </w:ins>
    </w:p>
    <w:p w:rsidR="00C31F87" w:rsidRDefault="00C31F87" w:rsidP="00C31F87">
      <w:pPr>
        <w:rPr>
          <w:ins w:id="1094" w:author="User" w:date="2015-04-04T20:12:00Z"/>
        </w:rPr>
      </w:pPr>
      <w:ins w:id="1095" w:author="User" w:date="2015-04-04T20:12:00Z">
        <w:r>
          <w:t>•</w:t>
        </w:r>
        <w:r>
          <w:tab/>
          <w:t>Nome</w:t>
        </w:r>
      </w:ins>
    </w:p>
    <w:p w:rsidR="00C31F87" w:rsidRDefault="00C31F87" w:rsidP="00C31F87">
      <w:pPr>
        <w:rPr>
          <w:ins w:id="1096" w:author="User" w:date="2015-04-04T20:12:00Z"/>
        </w:rPr>
      </w:pPr>
      <w:ins w:id="1097" w:author="User" w:date="2015-04-04T20:12:00Z">
        <w:r>
          <w:t>•</w:t>
        </w:r>
        <w:r>
          <w:tab/>
          <w:t>Sobrenome</w:t>
        </w:r>
      </w:ins>
    </w:p>
    <w:p w:rsidR="00C31F87" w:rsidRDefault="00C31F87" w:rsidP="00C31F87">
      <w:pPr>
        <w:rPr>
          <w:ins w:id="1098" w:author="User" w:date="2015-04-04T20:12:00Z"/>
        </w:rPr>
      </w:pPr>
      <w:ins w:id="1099" w:author="User" w:date="2015-04-04T20:12:00Z">
        <w:r>
          <w:t>•</w:t>
        </w:r>
        <w:r>
          <w:tab/>
          <w:t>Data de nascimento</w:t>
        </w:r>
      </w:ins>
    </w:p>
    <w:p w:rsidR="00C31F87" w:rsidRDefault="00C31F87" w:rsidP="00C31F87">
      <w:pPr>
        <w:rPr>
          <w:ins w:id="1100" w:author="User" w:date="2015-04-04T20:12:00Z"/>
        </w:rPr>
      </w:pPr>
      <w:ins w:id="1101" w:author="User" w:date="2015-04-04T20:12:00Z">
        <w:r>
          <w:t>•</w:t>
        </w:r>
        <w:r>
          <w:tab/>
          <w:t>Sexo</w:t>
        </w:r>
      </w:ins>
    </w:p>
    <w:p w:rsidR="00C31F87" w:rsidRDefault="00C31F87" w:rsidP="00C31F87">
      <w:pPr>
        <w:rPr>
          <w:ins w:id="1102" w:author="User" w:date="2015-04-04T20:12:00Z"/>
        </w:rPr>
      </w:pPr>
      <w:ins w:id="1103" w:author="User" w:date="2015-04-04T20:12:00Z">
        <w:r>
          <w:lastRenderedPageBreak/>
          <w:t>•</w:t>
        </w:r>
        <w:r>
          <w:tab/>
          <w:t>Email</w:t>
        </w:r>
      </w:ins>
    </w:p>
    <w:p w:rsidR="00C31F87" w:rsidRDefault="00C31F87" w:rsidP="00C31F87">
      <w:pPr>
        <w:rPr>
          <w:ins w:id="1104" w:author="User" w:date="2015-04-04T20:12:00Z"/>
        </w:rPr>
      </w:pPr>
      <w:ins w:id="1105" w:author="User" w:date="2015-04-04T20:12:00Z">
        <w:r>
          <w:t>•</w:t>
        </w:r>
        <w:r>
          <w:tab/>
          <w:t>Endereço</w:t>
        </w:r>
      </w:ins>
    </w:p>
    <w:p w:rsidR="00C31F87" w:rsidRDefault="00C31F87" w:rsidP="00C31F87">
      <w:pPr>
        <w:rPr>
          <w:ins w:id="1106" w:author="User" w:date="2015-04-04T20:12:00Z"/>
        </w:rPr>
      </w:pPr>
      <w:ins w:id="1107" w:author="User" w:date="2015-04-04T20:12:00Z">
        <w:r>
          <w:t>•</w:t>
        </w:r>
        <w:r>
          <w:tab/>
          <w:t>Status (Ativo/Inativo)</w:t>
        </w:r>
      </w:ins>
    </w:p>
    <w:p w:rsidR="00C31F87" w:rsidRDefault="00C31F87" w:rsidP="00C31F87">
      <w:pPr>
        <w:rPr>
          <w:ins w:id="1108" w:author="User" w:date="2015-04-04T20:12:00Z"/>
        </w:rPr>
      </w:pPr>
      <w:ins w:id="1109" w:author="User" w:date="2015-04-04T20:12:00Z">
        <w:r>
          <w:t>•</w:t>
        </w:r>
        <w:r>
          <w:tab/>
          <w:t>Foto</w:t>
        </w:r>
      </w:ins>
    </w:p>
    <w:p w:rsidR="00C31F87" w:rsidRDefault="00C31F87" w:rsidP="00C31F87">
      <w:pPr>
        <w:rPr>
          <w:ins w:id="1110" w:author="User" w:date="2015-04-04T20:12:00Z"/>
        </w:rPr>
      </w:pPr>
      <w:ins w:id="1111" w:author="User" w:date="2015-04-04T20:12:00Z">
        <w:r>
          <w:t>•</w:t>
        </w:r>
        <w:r>
          <w:tab/>
          <w:t>CPF</w:t>
        </w:r>
      </w:ins>
    </w:p>
    <w:p w:rsidR="00C31F87" w:rsidRDefault="00C31F87" w:rsidP="00C31F87">
      <w:pPr>
        <w:rPr>
          <w:ins w:id="1112" w:author="User" w:date="2015-04-04T20:12:00Z"/>
        </w:rPr>
      </w:pPr>
      <w:ins w:id="1113" w:author="User" w:date="2015-04-04T20:12:00Z">
        <w:r>
          <w:t>•</w:t>
        </w:r>
        <w:r>
          <w:tab/>
          <w:t>RG</w:t>
        </w:r>
      </w:ins>
    </w:p>
    <w:p w:rsidR="00C31F87" w:rsidRDefault="00C31F87" w:rsidP="00C31F87">
      <w:pPr>
        <w:rPr>
          <w:ins w:id="1114" w:author="User" w:date="2015-04-04T20:12:00Z"/>
        </w:rPr>
      </w:pPr>
      <w:ins w:id="1115" w:author="User" w:date="2015-04-04T20:12:00Z">
        <w:r>
          <w:t>•</w:t>
        </w:r>
        <w:r>
          <w:tab/>
          <w:t xml:space="preserve">Data de ingresso </w:t>
        </w:r>
      </w:ins>
    </w:p>
    <w:p w:rsidR="00C31F87" w:rsidRDefault="00C31F87" w:rsidP="00C31F87">
      <w:pPr>
        <w:rPr>
          <w:ins w:id="1116" w:author="User" w:date="2015-04-04T20:12:00Z"/>
        </w:rPr>
      </w:pPr>
      <w:ins w:id="1117" w:author="User" w:date="2015-04-04T20:12:00Z">
        <w:r>
          <w:t>•</w:t>
        </w:r>
        <w:r>
          <w:tab/>
          <w:t>Data de saída</w:t>
        </w:r>
      </w:ins>
    </w:p>
    <w:p w:rsidR="00C31F87" w:rsidRDefault="00C31F87" w:rsidP="00C31F87">
      <w:pPr>
        <w:rPr>
          <w:ins w:id="1118" w:author="User" w:date="2015-04-04T20:12:00Z"/>
        </w:rPr>
      </w:pPr>
    </w:p>
    <w:p w:rsidR="00C31F87" w:rsidRDefault="00C31F87" w:rsidP="00C31F87">
      <w:pPr>
        <w:rPr>
          <w:ins w:id="1119" w:author="User" w:date="2015-04-04T20:12:00Z"/>
        </w:rPr>
      </w:pPr>
    </w:p>
    <w:p w:rsidR="00C31F87" w:rsidRDefault="00441F71" w:rsidP="00C31F87">
      <w:pPr>
        <w:rPr>
          <w:ins w:id="1120" w:author="User" w:date="2015-04-04T20:12:00Z"/>
        </w:rPr>
      </w:pPr>
      <w:ins w:id="1121" w:author="User" w:date="2015-04-05T17:47:00Z">
        <w:r>
          <w:t>2.1.1.</w:t>
        </w:r>
      </w:ins>
      <w:ins w:id="1122" w:author="User" w:date="2015-04-04T20:12:00Z">
        <w:r w:rsidR="00C31F87">
          <w:t>1.1.2</w:t>
        </w:r>
        <w:r w:rsidR="00C31F87">
          <w:tab/>
          <w:t>Cadastro de Aluno – Formulário de Alunos que serve para cadastrar os dados de alunos a serem matriculados, que herdam atributos do Cadastro de Usuário aos quais são designados com o Perfil Aluno que devem incluir itens como:</w:t>
        </w:r>
      </w:ins>
    </w:p>
    <w:p w:rsidR="00C31F87" w:rsidRDefault="00C31F87" w:rsidP="00C31F87">
      <w:pPr>
        <w:rPr>
          <w:ins w:id="1123" w:author="User" w:date="2015-04-04T20:12:00Z"/>
        </w:rPr>
      </w:pPr>
      <w:ins w:id="1124" w:author="User" w:date="2015-04-04T20:12:00Z">
        <w:r>
          <w:t>•</w:t>
        </w:r>
        <w:r>
          <w:tab/>
          <w:t>Responsável (pai, mãe ou responsável por matricula-lo)</w:t>
        </w:r>
      </w:ins>
    </w:p>
    <w:p w:rsidR="00C31F87" w:rsidRDefault="00C31F87" w:rsidP="00C31F87">
      <w:pPr>
        <w:rPr>
          <w:ins w:id="1125" w:author="User" w:date="2015-04-04T20:12:00Z"/>
        </w:rPr>
      </w:pPr>
      <w:ins w:id="1126" w:author="User" w:date="2015-04-04T20:12:00Z">
        <w:r>
          <w:lastRenderedPageBreak/>
          <w:t>•</w:t>
        </w:r>
        <w:r>
          <w:tab/>
          <w:t>Escola anterior (se houver), caso seja aluno novo deve estar em branco</w:t>
        </w:r>
      </w:ins>
    </w:p>
    <w:p w:rsidR="00C31F87" w:rsidRDefault="00C31F87" w:rsidP="00C31F87">
      <w:pPr>
        <w:rPr>
          <w:ins w:id="1127" w:author="User" w:date="2015-04-04T20:12:00Z"/>
        </w:rPr>
      </w:pPr>
      <w:ins w:id="1128" w:author="User" w:date="2015-04-04T20:12:00Z">
        <w:r>
          <w:t>•</w:t>
        </w:r>
        <w:r>
          <w:tab/>
          <w:t>Série anterior, caso seja aluno novo deve estar em branco</w:t>
        </w:r>
      </w:ins>
    </w:p>
    <w:p w:rsidR="00C31F87" w:rsidRDefault="00C31F87" w:rsidP="00C31F87">
      <w:pPr>
        <w:rPr>
          <w:ins w:id="1129" w:author="User" w:date="2015-04-04T20:12:00Z"/>
        </w:rPr>
      </w:pPr>
      <w:ins w:id="1130" w:author="User" w:date="2015-04-04T20:12:00Z">
        <w:r>
          <w:t>•</w:t>
        </w:r>
        <w:r>
          <w:tab/>
          <w:t>Escola atual</w:t>
        </w:r>
      </w:ins>
    </w:p>
    <w:p w:rsidR="00C31F87" w:rsidRDefault="00C31F87" w:rsidP="00C31F87">
      <w:pPr>
        <w:rPr>
          <w:ins w:id="1131" w:author="User" w:date="2015-04-04T20:12:00Z"/>
        </w:rPr>
      </w:pPr>
      <w:ins w:id="1132" w:author="User" w:date="2015-04-04T20:12:00Z">
        <w:r>
          <w:t>•</w:t>
        </w:r>
        <w:r>
          <w:tab/>
          <w:t>Série atual</w:t>
        </w:r>
      </w:ins>
    </w:p>
    <w:p w:rsidR="00C31F87" w:rsidRDefault="00C31F87" w:rsidP="00C31F87">
      <w:pPr>
        <w:rPr>
          <w:ins w:id="1133" w:author="User" w:date="2015-04-04T20:12:00Z"/>
        </w:rPr>
      </w:pPr>
    </w:p>
    <w:p w:rsidR="00C31F87" w:rsidRDefault="00441F71" w:rsidP="00C31F87">
      <w:pPr>
        <w:rPr>
          <w:ins w:id="1134" w:author="User" w:date="2015-04-04T20:12:00Z"/>
        </w:rPr>
      </w:pPr>
      <w:ins w:id="1135" w:author="User" w:date="2015-04-05T17:47:00Z">
        <w:r>
          <w:t>2.1.1.</w:t>
        </w:r>
      </w:ins>
      <w:ins w:id="1136" w:author="User" w:date="2015-04-04T20:12:00Z">
        <w:r w:rsidR="00C31F87">
          <w:t>1.1.3</w:t>
        </w:r>
        <w:r w:rsidR="00C31F87">
          <w:tab/>
          <w:t>Cadastro de Professor – Formulário de professores que serve para cadastrar os dados de professores, que herdam atributos do Cadastro de Usuário aos quais são designados com o Perfil Professor que devem incluir itens como:</w:t>
        </w:r>
      </w:ins>
    </w:p>
    <w:p w:rsidR="00C31F87" w:rsidRDefault="00C31F87" w:rsidP="00C31F87">
      <w:pPr>
        <w:rPr>
          <w:ins w:id="1137" w:author="User" w:date="2015-04-04T20:12:00Z"/>
        </w:rPr>
      </w:pPr>
      <w:ins w:id="1138" w:author="User" w:date="2015-04-04T20:12:00Z">
        <w:r>
          <w:t>•</w:t>
        </w:r>
        <w:r>
          <w:tab/>
          <w:t>Formação acadêmica: (Licenciatura, Bacharelado), instituição, ano de conclusão.</w:t>
        </w:r>
      </w:ins>
    </w:p>
    <w:p w:rsidR="00C31F87" w:rsidRDefault="00C31F87" w:rsidP="00C31F87">
      <w:pPr>
        <w:rPr>
          <w:ins w:id="1139" w:author="User" w:date="2015-04-04T20:12:00Z"/>
        </w:rPr>
      </w:pPr>
    </w:p>
    <w:p w:rsidR="00C31F87" w:rsidRDefault="00C31F87" w:rsidP="00C31F87">
      <w:pPr>
        <w:rPr>
          <w:ins w:id="1140" w:author="User" w:date="2015-04-04T20:12:00Z"/>
        </w:rPr>
      </w:pPr>
    </w:p>
    <w:p w:rsidR="00C31F87" w:rsidRDefault="00441F71" w:rsidP="00C31F87">
      <w:pPr>
        <w:rPr>
          <w:ins w:id="1141" w:author="User" w:date="2015-04-04T20:12:00Z"/>
        </w:rPr>
      </w:pPr>
      <w:ins w:id="1142" w:author="User" w:date="2015-04-05T17:47:00Z">
        <w:r>
          <w:t>2.1.1.</w:t>
        </w:r>
      </w:ins>
      <w:ins w:id="1143" w:author="User" w:date="2015-04-04T20:12:00Z">
        <w:r w:rsidR="00C31F87">
          <w:t>1.1.4</w:t>
        </w:r>
        <w:r w:rsidR="00C31F87">
          <w:tab/>
          <w:t>Cadastro de Gestor – Formulário de gestores que serve para cadastrar os dados dos gestores, que herdam atributos do Cadastro de Usuário aos quais são designados com o Perfil Gestor que devem incluir itens como:</w:t>
        </w:r>
      </w:ins>
    </w:p>
    <w:p w:rsidR="00C31F87" w:rsidRDefault="00C31F87" w:rsidP="00C31F87">
      <w:pPr>
        <w:rPr>
          <w:ins w:id="1144" w:author="User" w:date="2015-04-04T20:12:00Z"/>
        </w:rPr>
      </w:pPr>
      <w:ins w:id="1145" w:author="User" w:date="2015-04-04T20:12:00Z">
        <w:r>
          <w:t>•</w:t>
        </w:r>
        <w:r>
          <w:tab/>
          <w:t>Formação acadêmica (Bacharelado, Mestrado, Doutorado), instituição, ano de conclusão.</w:t>
        </w:r>
      </w:ins>
    </w:p>
    <w:p w:rsidR="00C31F87" w:rsidRDefault="00C31F87" w:rsidP="00C31F87">
      <w:pPr>
        <w:rPr>
          <w:ins w:id="1146" w:author="User" w:date="2015-04-04T20:12:00Z"/>
        </w:rPr>
      </w:pPr>
    </w:p>
    <w:p w:rsidR="00C31F87" w:rsidRDefault="00C31F87" w:rsidP="00C31F87">
      <w:pPr>
        <w:rPr>
          <w:ins w:id="1147" w:author="User" w:date="2015-04-04T20:12:00Z"/>
        </w:rPr>
      </w:pPr>
    </w:p>
    <w:p w:rsidR="00C31F87" w:rsidRDefault="00441F71" w:rsidP="00C31F87">
      <w:pPr>
        <w:rPr>
          <w:ins w:id="1148" w:author="User" w:date="2015-04-04T20:12:00Z"/>
        </w:rPr>
      </w:pPr>
      <w:ins w:id="1149" w:author="User" w:date="2015-04-05T17:47:00Z">
        <w:r>
          <w:t>2.1.1.</w:t>
        </w:r>
      </w:ins>
      <w:ins w:id="1150" w:author="User" w:date="2015-04-04T20:12:00Z">
        <w:r w:rsidR="00C31F87">
          <w:t>1.1.5</w:t>
        </w:r>
        <w:r w:rsidR="00C31F87">
          <w:tab/>
          <w:t>Cadastro de Responsável – Formulário de pais e o/ou responsável, serve para relacionar os responsáveis aos alunos matriculados, herdam atributos Cadastro de Usuário aos quais são designados com o Perfil Responsável que devem incluir itens como:</w:t>
        </w:r>
      </w:ins>
    </w:p>
    <w:p w:rsidR="00C31F87" w:rsidRDefault="00C31F87" w:rsidP="00C31F87">
      <w:pPr>
        <w:rPr>
          <w:ins w:id="1151" w:author="User" w:date="2015-04-04T20:12:00Z"/>
        </w:rPr>
      </w:pPr>
      <w:ins w:id="1152" w:author="User" w:date="2015-04-04T20:12:00Z">
        <w:r>
          <w:t>•</w:t>
        </w:r>
        <w:r>
          <w:tab/>
          <w:t>Situação atual (Adimplente/Inadimplente)</w:t>
        </w:r>
      </w:ins>
    </w:p>
    <w:p w:rsidR="00C31F87" w:rsidRDefault="00C31F87" w:rsidP="00C31F87">
      <w:pPr>
        <w:rPr>
          <w:ins w:id="1153" w:author="User" w:date="2015-04-04T20:12:00Z"/>
        </w:rPr>
      </w:pPr>
    </w:p>
    <w:p w:rsidR="00C31F87" w:rsidRDefault="00441F71" w:rsidP="00C31F87">
      <w:pPr>
        <w:rPr>
          <w:ins w:id="1154" w:author="User" w:date="2015-04-04T20:12:00Z"/>
        </w:rPr>
      </w:pPr>
      <w:ins w:id="1155" w:author="User" w:date="2015-04-05T17:47:00Z">
        <w:r>
          <w:t>2.1.1.</w:t>
        </w:r>
      </w:ins>
      <w:ins w:id="1156" w:author="User" w:date="2015-04-04T20:12:00Z">
        <w:r w:rsidR="00C31F87">
          <w:t>1.1.6</w:t>
        </w:r>
        <w:r w:rsidR="00C31F87">
          <w:tab/>
          <w:t>Cadastro de Secretária – Formulário de secretária que serve para cadastrar os dados da secretária, que herdam atributos do Cadastro de Usuário aos quais são designados com o Perfil Secretária que devem incluir itens como:</w:t>
        </w:r>
      </w:ins>
    </w:p>
    <w:p w:rsidR="00C31F87" w:rsidRDefault="00C31F87" w:rsidP="00C31F87">
      <w:pPr>
        <w:rPr>
          <w:ins w:id="1157" w:author="User" w:date="2015-04-04T20:12:00Z"/>
        </w:rPr>
      </w:pPr>
      <w:ins w:id="1158" w:author="User" w:date="2015-04-04T20:12:00Z">
        <w:r>
          <w:t>•</w:t>
        </w:r>
        <w:r>
          <w:tab/>
          <w:t>Experiência anterior (entidade)</w:t>
        </w:r>
      </w:ins>
    </w:p>
    <w:p w:rsidR="00C31F87" w:rsidRDefault="00C31F87" w:rsidP="00C31F87">
      <w:pPr>
        <w:rPr>
          <w:ins w:id="1159" w:author="User" w:date="2015-04-04T20:12:00Z"/>
        </w:rPr>
      </w:pPr>
      <w:ins w:id="1160" w:author="User" w:date="2015-04-04T20:12:00Z">
        <w:r>
          <w:t>•</w:t>
        </w:r>
        <w:r>
          <w:tab/>
          <w:t>Experiência na área estudantil (mês)</w:t>
        </w:r>
      </w:ins>
    </w:p>
    <w:p w:rsidR="00C31F87" w:rsidRDefault="00C31F87" w:rsidP="00C31F87">
      <w:pPr>
        <w:rPr>
          <w:ins w:id="1161" w:author="User" w:date="2015-04-04T20:12:00Z"/>
        </w:rPr>
      </w:pPr>
      <w:ins w:id="1162" w:author="User" w:date="2015-04-04T20:12:00Z">
        <w:r>
          <w:t>•</w:t>
        </w:r>
        <w:r>
          <w:tab/>
          <w:t>Formação Acadêmica (Licenciatura, Bacharelado), instituição, ano de conclusão.</w:t>
        </w:r>
      </w:ins>
    </w:p>
    <w:p w:rsidR="00C31F87" w:rsidRDefault="00C31F87" w:rsidP="00C31F87">
      <w:pPr>
        <w:rPr>
          <w:ins w:id="1163" w:author="User" w:date="2015-04-04T20:12:00Z"/>
        </w:rPr>
      </w:pPr>
    </w:p>
    <w:p w:rsidR="00C31F87" w:rsidRDefault="00C31F87" w:rsidP="00C31F87">
      <w:pPr>
        <w:rPr>
          <w:ins w:id="1164" w:author="User" w:date="2015-04-04T20:12:00Z"/>
        </w:rPr>
      </w:pPr>
    </w:p>
    <w:p w:rsidR="00C31F87" w:rsidRDefault="00441F71" w:rsidP="00C31F87">
      <w:pPr>
        <w:rPr>
          <w:ins w:id="1165" w:author="User" w:date="2015-04-04T20:12:00Z"/>
        </w:rPr>
      </w:pPr>
      <w:ins w:id="1166" w:author="User" w:date="2015-04-05T17:47:00Z">
        <w:r>
          <w:t>2</w:t>
        </w:r>
      </w:ins>
      <w:ins w:id="1167" w:author="User" w:date="2015-04-05T17:48:00Z">
        <w:r>
          <w:t>.1.1.</w:t>
        </w:r>
      </w:ins>
      <w:ins w:id="1168" w:author="User" w:date="2015-04-04T20:12:00Z">
        <w:r w:rsidR="00C31F87">
          <w:t>1.1.7</w:t>
        </w:r>
        <w:r w:rsidR="00C31F87">
          <w:tab/>
          <w:t xml:space="preserve">Cadastro de turmas – Formulário designado para o cadastro de turmas. </w:t>
        </w:r>
      </w:ins>
    </w:p>
    <w:p w:rsidR="00C31F87" w:rsidRDefault="00C31F87" w:rsidP="00C31F87">
      <w:pPr>
        <w:rPr>
          <w:ins w:id="1169" w:author="User" w:date="2015-04-04T20:12:00Z"/>
        </w:rPr>
      </w:pPr>
      <w:ins w:id="1170" w:author="User" w:date="2015-04-04T20:12:00Z">
        <w:r>
          <w:t>•</w:t>
        </w:r>
        <w:r>
          <w:tab/>
          <w:t>Identificador da turma (</w:t>
        </w:r>
        <w:proofErr w:type="spellStart"/>
        <w:r>
          <w:t>idTurma</w:t>
        </w:r>
        <w:proofErr w:type="spellEnd"/>
        <w:r>
          <w:t>)</w:t>
        </w:r>
      </w:ins>
    </w:p>
    <w:p w:rsidR="00C31F87" w:rsidRDefault="00C31F87" w:rsidP="00C31F87">
      <w:pPr>
        <w:rPr>
          <w:ins w:id="1171" w:author="User" w:date="2015-04-04T20:12:00Z"/>
        </w:rPr>
      </w:pPr>
      <w:ins w:id="1172" w:author="User" w:date="2015-04-04T20:12:00Z">
        <w:r>
          <w:t>•</w:t>
        </w:r>
        <w:r>
          <w:tab/>
          <w:t>Série</w:t>
        </w:r>
      </w:ins>
    </w:p>
    <w:p w:rsidR="00C31F87" w:rsidRDefault="00C31F87" w:rsidP="00C31F87">
      <w:pPr>
        <w:rPr>
          <w:ins w:id="1173" w:author="User" w:date="2015-04-04T20:12:00Z"/>
        </w:rPr>
      </w:pPr>
      <w:ins w:id="1174" w:author="User" w:date="2015-04-04T20:12:00Z">
        <w:r>
          <w:t>•</w:t>
        </w:r>
        <w:r>
          <w:tab/>
          <w:t>Ano</w:t>
        </w:r>
      </w:ins>
    </w:p>
    <w:p w:rsidR="00C31F87" w:rsidRDefault="00C31F87" w:rsidP="00C31F87">
      <w:pPr>
        <w:rPr>
          <w:ins w:id="1175" w:author="User" w:date="2015-04-04T20:12:00Z"/>
        </w:rPr>
      </w:pPr>
      <w:ins w:id="1176" w:author="User" w:date="2015-04-04T20:12:00Z">
        <w:r>
          <w:lastRenderedPageBreak/>
          <w:t>•</w:t>
        </w:r>
        <w:r>
          <w:tab/>
          <w:t>Nome da Turma</w:t>
        </w:r>
      </w:ins>
    </w:p>
    <w:p w:rsidR="00C31F87" w:rsidRDefault="00C31F87" w:rsidP="00C31F87">
      <w:pPr>
        <w:rPr>
          <w:ins w:id="1177" w:author="User" w:date="2015-04-04T20:12:00Z"/>
        </w:rPr>
      </w:pPr>
    </w:p>
    <w:p w:rsidR="00C31F87" w:rsidRDefault="00441F71" w:rsidP="00C31F87">
      <w:pPr>
        <w:rPr>
          <w:ins w:id="1178" w:author="User" w:date="2015-04-04T20:12:00Z"/>
        </w:rPr>
      </w:pPr>
      <w:ins w:id="1179" w:author="User" w:date="2015-04-05T17:48:00Z">
        <w:r>
          <w:t>2.1.1.</w:t>
        </w:r>
      </w:ins>
      <w:ins w:id="1180" w:author="User" w:date="2015-04-04T20:12:00Z">
        <w:r w:rsidR="00C31F87">
          <w:t>1.1.7.1</w:t>
        </w:r>
        <w:r w:rsidR="00C31F87">
          <w:tab/>
          <w:t>Alocação de turmas – Função designada para a alocação de turmas com os alunos matriculados.</w:t>
        </w:r>
      </w:ins>
    </w:p>
    <w:p w:rsidR="00C31F87" w:rsidRDefault="00C31F87" w:rsidP="00C31F87">
      <w:pPr>
        <w:rPr>
          <w:ins w:id="1181" w:author="User" w:date="2015-04-04T20:12:00Z"/>
        </w:rPr>
      </w:pPr>
    </w:p>
    <w:p w:rsidR="00C31F87" w:rsidRDefault="00441F71" w:rsidP="00C31F87">
      <w:pPr>
        <w:rPr>
          <w:ins w:id="1182" w:author="User" w:date="2015-04-04T20:12:00Z"/>
        </w:rPr>
      </w:pPr>
      <w:ins w:id="1183" w:author="User" w:date="2015-04-05T17:48:00Z">
        <w:r>
          <w:t>2.1.1.</w:t>
        </w:r>
      </w:ins>
      <w:ins w:id="1184" w:author="User" w:date="2015-04-04T20:12:00Z">
        <w:r w:rsidR="00C31F87">
          <w:t>1.1.7.2</w:t>
        </w:r>
        <w:r w:rsidR="00C31F87">
          <w:tab/>
          <w:t>Alteração de turmas – Função designada para alteração da alocação dos alunos matriculados à turma.</w:t>
        </w:r>
      </w:ins>
    </w:p>
    <w:p w:rsidR="00C31F87" w:rsidRDefault="00C31F87" w:rsidP="00C31F87">
      <w:pPr>
        <w:rPr>
          <w:ins w:id="1185" w:author="User" w:date="2015-04-04T20:12:00Z"/>
        </w:rPr>
      </w:pPr>
    </w:p>
    <w:p w:rsidR="00C31F87" w:rsidRDefault="00441F71" w:rsidP="00C31F87">
      <w:pPr>
        <w:rPr>
          <w:ins w:id="1186" w:author="User" w:date="2015-04-04T20:12:00Z"/>
        </w:rPr>
      </w:pPr>
      <w:ins w:id="1187" w:author="User" w:date="2015-04-05T17:48:00Z">
        <w:r>
          <w:t>2.1.1.</w:t>
        </w:r>
      </w:ins>
      <w:ins w:id="1188" w:author="User" w:date="2015-04-04T20:12:00Z">
        <w:r w:rsidR="00C31F87">
          <w:t>1.1.8</w:t>
        </w:r>
        <w:r w:rsidR="00C31F87">
          <w:tab/>
          <w:t>Listar Turmas – Função designada para listar as turmas cadastradas no sistema</w:t>
        </w:r>
      </w:ins>
    </w:p>
    <w:p w:rsidR="00C31F87" w:rsidRDefault="00C31F87" w:rsidP="00C31F87">
      <w:pPr>
        <w:rPr>
          <w:ins w:id="1189" w:author="User" w:date="2015-04-04T20:12:00Z"/>
        </w:rPr>
      </w:pPr>
    </w:p>
    <w:p w:rsidR="00C31F87" w:rsidRDefault="00441F71" w:rsidP="00C31F87">
      <w:pPr>
        <w:rPr>
          <w:ins w:id="1190" w:author="User" w:date="2015-04-04T20:12:00Z"/>
        </w:rPr>
      </w:pPr>
      <w:ins w:id="1191" w:author="User" w:date="2015-04-05T17:48:00Z">
        <w:r>
          <w:t>2.1.1.</w:t>
        </w:r>
      </w:ins>
      <w:ins w:id="1192" w:author="User" w:date="2015-04-04T20:12:00Z">
        <w:r w:rsidR="00C31F87">
          <w:t>1.1.9</w:t>
        </w:r>
        <w:r w:rsidR="00C31F87">
          <w:tab/>
          <w:t>Visualizar Turma – Função designada a visualização de uma turma especifica.</w:t>
        </w:r>
      </w:ins>
    </w:p>
    <w:p w:rsidR="00C31F87" w:rsidRDefault="00C31F87" w:rsidP="00C31F87">
      <w:pPr>
        <w:rPr>
          <w:ins w:id="1193" w:author="User" w:date="2015-04-04T20:12:00Z"/>
        </w:rPr>
      </w:pPr>
    </w:p>
    <w:p w:rsidR="00C31F87" w:rsidRDefault="00441F71" w:rsidP="00C31F87">
      <w:pPr>
        <w:rPr>
          <w:ins w:id="1194" w:author="User" w:date="2015-04-04T20:12:00Z"/>
        </w:rPr>
      </w:pPr>
      <w:ins w:id="1195" w:author="User" w:date="2015-04-05T17:48:00Z">
        <w:r>
          <w:t>2.1.1.</w:t>
        </w:r>
      </w:ins>
      <w:ins w:id="1196" w:author="User" w:date="2015-04-04T20:12:00Z">
        <w:r w:rsidR="00C31F87">
          <w:t>1.2</w:t>
        </w:r>
        <w:r w:rsidR="00C31F87">
          <w:tab/>
          <w:t>Cadastro de Boletim – Formulário designado para o cadastro de um boletim relacionado à turma e as disciplinas atribuídas á ela.</w:t>
        </w:r>
      </w:ins>
    </w:p>
    <w:p w:rsidR="00C31F87" w:rsidRDefault="00C31F87" w:rsidP="00C31F87">
      <w:pPr>
        <w:rPr>
          <w:ins w:id="1197" w:author="User" w:date="2015-04-04T20:12:00Z"/>
        </w:rPr>
      </w:pPr>
      <w:ins w:id="1198" w:author="User" w:date="2015-04-04T20:12:00Z">
        <w:r>
          <w:t>•</w:t>
        </w:r>
        <w:r>
          <w:tab/>
          <w:t>Identificador de boletim (</w:t>
        </w:r>
        <w:proofErr w:type="spellStart"/>
        <w:r>
          <w:t>idBoletim</w:t>
        </w:r>
        <w:proofErr w:type="spellEnd"/>
        <w:r>
          <w:t>)</w:t>
        </w:r>
      </w:ins>
    </w:p>
    <w:p w:rsidR="00C31F87" w:rsidRDefault="00C31F87" w:rsidP="00C31F87">
      <w:pPr>
        <w:rPr>
          <w:ins w:id="1199" w:author="User" w:date="2015-04-04T20:12:00Z"/>
        </w:rPr>
      </w:pPr>
      <w:ins w:id="1200" w:author="User" w:date="2015-04-04T20:12:00Z">
        <w:r>
          <w:t>•</w:t>
        </w:r>
        <w:r>
          <w:tab/>
          <w:t>Bimestre</w:t>
        </w:r>
      </w:ins>
    </w:p>
    <w:p w:rsidR="00C31F87" w:rsidRDefault="00441F71" w:rsidP="00C31F87">
      <w:pPr>
        <w:rPr>
          <w:ins w:id="1201" w:author="User" w:date="2015-04-04T20:12:00Z"/>
        </w:rPr>
      </w:pPr>
      <w:ins w:id="1202" w:author="User" w:date="2015-04-05T17:48:00Z">
        <w:r>
          <w:t>2.1.1.</w:t>
        </w:r>
      </w:ins>
      <w:ins w:id="1203" w:author="User" w:date="2015-04-04T20:12:00Z">
        <w:r w:rsidR="00C31F87">
          <w:t>1.2.1</w:t>
        </w:r>
        <w:r w:rsidR="00C31F87">
          <w:tab/>
          <w:t>Inserir notas e faltas – Função designada a inserir notas e faltas para disciplinas atribuídas a turma no Boletim</w:t>
        </w:r>
      </w:ins>
    </w:p>
    <w:p w:rsidR="00C31F87" w:rsidRDefault="00C31F87" w:rsidP="00C31F87">
      <w:pPr>
        <w:rPr>
          <w:ins w:id="1204" w:author="User" w:date="2015-04-04T20:12:00Z"/>
        </w:rPr>
      </w:pPr>
      <w:ins w:id="1205" w:author="User" w:date="2015-04-04T20:12:00Z">
        <w:r>
          <w:t>•</w:t>
        </w:r>
        <w:r>
          <w:tab/>
          <w:t>Notas</w:t>
        </w:r>
      </w:ins>
    </w:p>
    <w:p w:rsidR="00C31F87" w:rsidRDefault="00C31F87" w:rsidP="00C31F87">
      <w:pPr>
        <w:rPr>
          <w:ins w:id="1206" w:author="User" w:date="2015-04-04T20:12:00Z"/>
        </w:rPr>
      </w:pPr>
      <w:ins w:id="1207" w:author="User" w:date="2015-04-04T20:12:00Z">
        <w:r>
          <w:t>•</w:t>
        </w:r>
        <w:r>
          <w:tab/>
          <w:t>Faltas</w:t>
        </w:r>
      </w:ins>
    </w:p>
    <w:p w:rsidR="00C31F87" w:rsidRDefault="00C31F87" w:rsidP="00C31F87">
      <w:pPr>
        <w:rPr>
          <w:ins w:id="1208" w:author="User" w:date="2015-04-04T20:12:00Z"/>
        </w:rPr>
      </w:pPr>
    </w:p>
    <w:p w:rsidR="00C31F87" w:rsidRDefault="00441F71" w:rsidP="00C31F87">
      <w:pPr>
        <w:rPr>
          <w:ins w:id="1209" w:author="User" w:date="2015-04-04T20:12:00Z"/>
        </w:rPr>
      </w:pPr>
      <w:ins w:id="1210" w:author="User" w:date="2015-04-05T17:48:00Z">
        <w:r>
          <w:t>2.1.1.</w:t>
        </w:r>
      </w:ins>
      <w:ins w:id="1211" w:author="User" w:date="2015-04-04T20:12:00Z">
        <w:r w:rsidR="00C31F87">
          <w:t>1.2.2</w:t>
        </w:r>
        <w:r w:rsidR="00C31F87">
          <w:tab/>
          <w:t xml:space="preserve">Alterar boletim – Função designada a alteração das notas e faltas de uma turma, visualizando todos os alunos. </w:t>
        </w:r>
      </w:ins>
    </w:p>
    <w:p w:rsidR="00C31F87" w:rsidRDefault="00441F71" w:rsidP="00C31F87">
      <w:pPr>
        <w:rPr>
          <w:ins w:id="1212" w:author="User" w:date="2015-04-04T20:12:00Z"/>
        </w:rPr>
      </w:pPr>
      <w:ins w:id="1213" w:author="User" w:date="2015-04-05T17:48:00Z">
        <w:r>
          <w:t>2.1.1.1.</w:t>
        </w:r>
      </w:ins>
      <w:ins w:id="1214" w:author="User" w:date="2015-04-04T20:12:00Z">
        <w:r w:rsidR="00C31F87">
          <w:t>2.3</w:t>
        </w:r>
        <w:r w:rsidR="00C31F87">
          <w:tab/>
          <w:t xml:space="preserve">Visualizar boletim – Função designada a visualização do boletim por usuários Professor, Aluno e Responsável. </w:t>
        </w:r>
      </w:ins>
    </w:p>
    <w:p w:rsidR="00C31F87" w:rsidRDefault="00C31F87" w:rsidP="00C31F87">
      <w:pPr>
        <w:rPr>
          <w:ins w:id="1215" w:author="User" w:date="2015-04-04T20:12:00Z"/>
        </w:rPr>
      </w:pPr>
      <w:ins w:id="1216" w:author="User" w:date="2015-04-04T20:12:00Z">
        <w:r>
          <w:t>- Professor: visualiza o boletim referente a matéria ao qual leciona em uma turma.</w:t>
        </w:r>
      </w:ins>
    </w:p>
    <w:p w:rsidR="00C31F87" w:rsidRDefault="00C31F87" w:rsidP="00C31F87">
      <w:pPr>
        <w:rPr>
          <w:ins w:id="1217" w:author="User" w:date="2015-04-04T20:12:00Z"/>
        </w:rPr>
      </w:pPr>
      <w:ins w:id="1218" w:author="User" w:date="2015-04-04T20:12:00Z">
        <w:r>
          <w:t>- Aluno: visualiza o boletim de todas as disciplinas ao qual cursa em uma determinada turma.</w:t>
        </w:r>
      </w:ins>
    </w:p>
    <w:p w:rsidR="00C31F87" w:rsidRDefault="00C31F87" w:rsidP="00C31F87">
      <w:pPr>
        <w:rPr>
          <w:ins w:id="1219" w:author="User" w:date="2015-04-04T20:12:00Z"/>
        </w:rPr>
      </w:pPr>
      <w:ins w:id="1220" w:author="User" w:date="2015-04-04T20:12:00Z">
        <w:r>
          <w:t xml:space="preserve">- Responsável: visualiza o boletim dos alunos aos quais é responsabilizado. </w:t>
        </w:r>
      </w:ins>
    </w:p>
    <w:p w:rsidR="00C31F87" w:rsidRDefault="00C31F87" w:rsidP="00C31F87">
      <w:pPr>
        <w:rPr>
          <w:ins w:id="1221" w:author="User" w:date="2015-04-04T20:12:00Z"/>
        </w:rPr>
      </w:pPr>
    </w:p>
    <w:p w:rsidR="00C31F87" w:rsidRDefault="00441F71" w:rsidP="00C31F87">
      <w:pPr>
        <w:rPr>
          <w:ins w:id="1222" w:author="User" w:date="2015-04-04T20:12:00Z"/>
        </w:rPr>
      </w:pPr>
      <w:ins w:id="1223" w:author="User" w:date="2015-04-05T17:49:00Z">
        <w:r>
          <w:t>2.1.1.</w:t>
        </w:r>
      </w:ins>
      <w:ins w:id="1224" w:author="User" w:date="2015-04-04T20:12:00Z">
        <w:r w:rsidR="00C31F87">
          <w:t>1.3</w:t>
        </w:r>
        <w:r w:rsidR="00C31F87">
          <w:tab/>
          <w:t>Cadastro de Ocorrência – Formulário que registra um evento de um determinado aluno pelo professor, de forma a divulgar e registrar comportamentos e atitudes positivas e negativas.</w:t>
        </w:r>
      </w:ins>
    </w:p>
    <w:p w:rsidR="00C31F87" w:rsidRDefault="00C31F87" w:rsidP="00C31F87">
      <w:pPr>
        <w:rPr>
          <w:ins w:id="1225" w:author="User" w:date="2015-04-04T20:12:00Z"/>
        </w:rPr>
      </w:pPr>
      <w:ins w:id="1226" w:author="User" w:date="2015-04-04T20:12:00Z">
        <w:r>
          <w:t>•</w:t>
        </w:r>
        <w:r>
          <w:tab/>
        </w:r>
        <w:proofErr w:type="spellStart"/>
        <w:r>
          <w:t>idOcorrencia</w:t>
        </w:r>
        <w:proofErr w:type="spellEnd"/>
      </w:ins>
    </w:p>
    <w:p w:rsidR="00C31F87" w:rsidRDefault="00C31F87" w:rsidP="00C31F87">
      <w:pPr>
        <w:rPr>
          <w:ins w:id="1227" w:author="User" w:date="2015-04-04T20:12:00Z"/>
        </w:rPr>
      </w:pPr>
      <w:ins w:id="1228" w:author="User" w:date="2015-04-04T20:12:00Z">
        <w:r>
          <w:t>•</w:t>
        </w:r>
        <w:r>
          <w:tab/>
          <w:t>Descrição</w:t>
        </w:r>
      </w:ins>
    </w:p>
    <w:p w:rsidR="00C31F87" w:rsidRDefault="00C31F87" w:rsidP="00C31F87">
      <w:pPr>
        <w:rPr>
          <w:ins w:id="1229" w:author="User" w:date="2015-04-04T20:12:00Z"/>
        </w:rPr>
      </w:pPr>
      <w:ins w:id="1230" w:author="User" w:date="2015-04-04T20:12:00Z">
        <w:r>
          <w:lastRenderedPageBreak/>
          <w:t>•</w:t>
        </w:r>
        <w:r>
          <w:tab/>
          <w:t>Aluno</w:t>
        </w:r>
      </w:ins>
    </w:p>
    <w:p w:rsidR="00C31F87" w:rsidRDefault="00C31F87" w:rsidP="00C31F87">
      <w:pPr>
        <w:rPr>
          <w:ins w:id="1231" w:author="User" w:date="2015-04-04T20:12:00Z"/>
        </w:rPr>
      </w:pPr>
      <w:ins w:id="1232" w:author="User" w:date="2015-04-04T20:12:00Z">
        <w:r>
          <w:t>•</w:t>
        </w:r>
        <w:r>
          <w:tab/>
          <w:t>Data</w:t>
        </w:r>
      </w:ins>
    </w:p>
    <w:p w:rsidR="00C31F87" w:rsidRDefault="00C31F87" w:rsidP="00C31F87">
      <w:pPr>
        <w:rPr>
          <w:ins w:id="1233" w:author="User" w:date="2015-04-04T20:12:00Z"/>
        </w:rPr>
      </w:pPr>
      <w:ins w:id="1234" w:author="User" w:date="2015-04-04T20:12:00Z">
        <w:r>
          <w:t>•</w:t>
        </w:r>
        <w:r>
          <w:tab/>
          <w:t>Professor</w:t>
        </w:r>
      </w:ins>
    </w:p>
    <w:p w:rsidR="00C31F87" w:rsidRDefault="00C31F87" w:rsidP="00C31F87">
      <w:pPr>
        <w:rPr>
          <w:ins w:id="1235" w:author="User" w:date="2015-04-04T20:12:00Z"/>
        </w:rPr>
      </w:pPr>
    </w:p>
    <w:p w:rsidR="00C31F87" w:rsidRDefault="00441F71" w:rsidP="00C31F87">
      <w:pPr>
        <w:rPr>
          <w:ins w:id="1236" w:author="User" w:date="2015-04-04T20:12:00Z"/>
        </w:rPr>
      </w:pPr>
      <w:ins w:id="1237" w:author="User" w:date="2015-04-05T17:49:00Z">
        <w:r>
          <w:t>2.1.1.</w:t>
        </w:r>
      </w:ins>
      <w:ins w:id="1238" w:author="User" w:date="2015-04-04T20:12:00Z">
        <w:r w:rsidR="00C31F87">
          <w:t>1.3.1</w:t>
        </w:r>
        <w:r w:rsidR="00C31F87">
          <w:tab/>
          <w:t>Alteração de Ocorrência – Função destinada a alteração de atributos de Ocorrência.</w:t>
        </w:r>
      </w:ins>
    </w:p>
    <w:p w:rsidR="00C31F87" w:rsidRDefault="00C31F87" w:rsidP="00C31F87">
      <w:pPr>
        <w:rPr>
          <w:ins w:id="1239" w:author="User" w:date="2015-04-04T20:12:00Z"/>
        </w:rPr>
      </w:pPr>
    </w:p>
    <w:p w:rsidR="00C31F87" w:rsidRDefault="00441F71" w:rsidP="00C31F87">
      <w:pPr>
        <w:rPr>
          <w:ins w:id="1240" w:author="User" w:date="2015-04-04T20:12:00Z"/>
        </w:rPr>
      </w:pPr>
      <w:ins w:id="1241" w:author="User" w:date="2015-04-05T17:49:00Z">
        <w:r>
          <w:t>2.1.1.</w:t>
        </w:r>
      </w:ins>
      <w:ins w:id="1242" w:author="User" w:date="2015-04-04T20:12:00Z">
        <w:r w:rsidR="00C31F87">
          <w:t>1.3.2</w:t>
        </w:r>
        <w:r w:rsidR="00C31F87">
          <w:tab/>
          <w:t>Visualizar listas de Ocorrências – Função destinada a visualização das listas ocorrências por data, aluno e professor.</w:t>
        </w:r>
      </w:ins>
    </w:p>
    <w:p w:rsidR="00C31F87" w:rsidRDefault="00C31F87" w:rsidP="00C31F87">
      <w:pPr>
        <w:rPr>
          <w:ins w:id="1243" w:author="User" w:date="2015-04-04T20:12:00Z"/>
        </w:rPr>
      </w:pPr>
    </w:p>
    <w:p w:rsidR="00C31F87" w:rsidRDefault="00441F71" w:rsidP="00C31F87">
      <w:pPr>
        <w:rPr>
          <w:ins w:id="1244" w:author="User" w:date="2015-04-04T20:12:00Z"/>
        </w:rPr>
      </w:pPr>
      <w:ins w:id="1245" w:author="User" w:date="2015-04-05T17:49:00Z">
        <w:r>
          <w:t>2.1.1.</w:t>
        </w:r>
      </w:ins>
      <w:ins w:id="1246" w:author="User" w:date="2015-04-04T20:12:00Z">
        <w:r w:rsidR="00C31F87">
          <w:t>1.3.3</w:t>
        </w:r>
        <w:r w:rsidR="00C31F87">
          <w:tab/>
          <w:t>Visualizar Ocorrência – Função destinada a visualização de uma ocorrência de acordo com o perfil:</w:t>
        </w:r>
      </w:ins>
    </w:p>
    <w:p w:rsidR="00C31F87" w:rsidRDefault="00C31F87" w:rsidP="00C31F87">
      <w:pPr>
        <w:rPr>
          <w:ins w:id="1247" w:author="User" w:date="2015-04-04T20:12:00Z"/>
        </w:rPr>
      </w:pPr>
      <w:ins w:id="1248" w:author="User" w:date="2015-04-04T20:12:00Z">
        <w:r>
          <w:t>- Professor: visualiza as ocorrências referente a matéria ao qual leciona em uma turma.</w:t>
        </w:r>
      </w:ins>
    </w:p>
    <w:p w:rsidR="00C31F87" w:rsidRDefault="00C31F87" w:rsidP="00C31F87">
      <w:pPr>
        <w:rPr>
          <w:ins w:id="1249" w:author="User" w:date="2015-04-04T20:12:00Z"/>
        </w:rPr>
      </w:pPr>
      <w:ins w:id="1250" w:author="User" w:date="2015-04-04T20:12:00Z">
        <w:r>
          <w:t>- Aluno: visualiza a ocorrência ao qual foi autuado.</w:t>
        </w:r>
      </w:ins>
    </w:p>
    <w:p w:rsidR="00C31F87" w:rsidRDefault="00C31F87" w:rsidP="00C31F87">
      <w:pPr>
        <w:rPr>
          <w:ins w:id="1251" w:author="User" w:date="2015-04-04T20:12:00Z"/>
        </w:rPr>
      </w:pPr>
      <w:ins w:id="1252" w:author="User" w:date="2015-04-04T20:12:00Z">
        <w:r>
          <w:t>- Responsável: visualiza as ocorrências dos alunos aos quais é responsabilizado.</w:t>
        </w:r>
      </w:ins>
    </w:p>
    <w:p w:rsidR="00C31F87" w:rsidRDefault="00C31F87" w:rsidP="00C31F87">
      <w:pPr>
        <w:rPr>
          <w:ins w:id="1253" w:author="User" w:date="2015-04-04T20:12:00Z"/>
        </w:rPr>
      </w:pPr>
    </w:p>
    <w:p w:rsidR="00C31F87" w:rsidRDefault="00441F71" w:rsidP="00C31F87">
      <w:pPr>
        <w:rPr>
          <w:ins w:id="1254" w:author="User" w:date="2015-04-04T20:12:00Z"/>
        </w:rPr>
      </w:pPr>
      <w:ins w:id="1255" w:author="User" w:date="2015-04-05T17:49:00Z">
        <w:r>
          <w:t>2.1.1.</w:t>
        </w:r>
      </w:ins>
      <w:ins w:id="1256" w:author="User" w:date="2015-04-04T20:12:00Z">
        <w:r w:rsidR="00C31F87">
          <w:t>1.4</w:t>
        </w:r>
        <w:r w:rsidR="00C31F87">
          <w:tab/>
          <w:t>Cadastro de tarefa - Formulário que registra tarefa para os alunos realizarem em casa ou escola ao qual o professor orientou determinada turma.</w:t>
        </w:r>
      </w:ins>
    </w:p>
    <w:p w:rsidR="00C31F87" w:rsidRDefault="00C31F87" w:rsidP="00C31F87">
      <w:pPr>
        <w:rPr>
          <w:ins w:id="1257" w:author="User" w:date="2015-04-04T20:12:00Z"/>
        </w:rPr>
      </w:pPr>
      <w:ins w:id="1258" w:author="User" w:date="2015-04-04T20:12:00Z">
        <w:r>
          <w:t>•</w:t>
        </w:r>
        <w:r>
          <w:tab/>
        </w:r>
        <w:proofErr w:type="spellStart"/>
        <w:r>
          <w:t>idTarefa</w:t>
        </w:r>
        <w:proofErr w:type="spellEnd"/>
      </w:ins>
    </w:p>
    <w:p w:rsidR="00C31F87" w:rsidRDefault="00C31F87" w:rsidP="00C31F87">
      <w:pPr>
        <w:rPr>
          <w:ins w:id="1259" w:author="User" w:date="2015-04-04T20:12:00Z"/>
        </w:rPr>
      </w:pPr>
      <w:ins w:id="1260" w:author="User" w:date="2015-04-04T20:12:00Z">
        <w:r>
          <w:t>•</w:t>
        </w:r>
        <w:r>
          <w:tab/>
          <w:t>Descrição da tarefa</w:t>
        </w:r>
      </w:ins>
    </w:p>
    <w:p w:rsidR="00C31F87" w:rsidRDefault="00C31F87" w:rsidP="00C31F87">
      <w:pPr>
        <w:rPr>
          <w:ins w:id="1261" w:author="User" w:date="2015-04-04T20:12:00Z"/>
        </w:rPr>
      </w:pPr>
      <w:ins w:id="1262" w:author="User" w:date="2015-04-04T20:12:00Z">
        <w:r>
          <w:t>•</w:t>
        </w:r>
        <w:r>
          <w:tab/>
          <w:t>Disciplina</w:t>
        </w:r>
      </w:ins>
    </w:p>
    <w:p w:rsidR="00C31F87" w:rsidRDefault="00C31F87" w:rsidP="00C31F87">
      <w:pPr>
        <w:rPr>
          <w:ins w:id="1263" w:author="User" w:date="2015-04-04T20:12:00Z"/>
        </w:rPr>
      </w:pPr>
      <w:ins w:id="1264" w:author="User" w:date="2015-04-04T20:12:00Z">
        <w:r>
          <w:t>•</w:t>
        </w:r>
        <w:r>
          <w:tab/>
          <w:t>Turma</w:t>
        </w:r>
      </w:ins>
    </w:p>
    <w:p w:rsidR="00C31F87" w:rsidRDefault="00C31F87" w:rsidP="00C31F87">
      <w:pPr>
        <w:rPr>
          <w:ins w:id="1265" w:author="User" w:date="2015-04-04T20:12:00Z"/>
        </w:rPr>
      </w:pPr>
      <w:ins w:id="1266" w:author="User" w:date="2015-04-04T20:12:00Z">
        <w:r>
          <w:t>•</w:t>
        </w:r>
        <w:r>
          <w:tab/>
          <w:t>Data da postagem</w:t>
        </w:r>
      </w:ins>
    </w:p>
    <w:p w:rsidR="00C31F87" w:rsidRDefault="00C31F87" w:rsidP="00C31F87">
      <w:pPr>
        <w:rPr>
          <w:ins w:id="1267" w:author="User" w:date="2015-04-04T20:12:00Z"/>
        </w:rPr>
      </w:pPr>
      <w:ins w:id="1268" w:author="User" w:date="2015-04-04T20:12:00Z">
        <w:r>
          <w:t>•</w:t>
        </w:r>
        <w:r>
          <w:tab/>
          <w:t>Data da entrega</w:t>
        </w:r>
      </w:ins>
    </w:p>
    <w:p w:rsidR="00C31F87" w:rsidRDefault="00C31F87" w:rsidP="00C31F87">
      <w:pPr>
        <w:rPr>
          <w:ins w:id="1269" w:author="User" w:date="2015-04-04T20:12:00Z"/>
        </w:rPr>
      </w:pPr>
    </w:p>
    <w:p w:rsidR="00C31F87" w:rsidRDefault="00C31F87" w:rsidP="00C31F87">
      <w:pPr>
        <w:rPr>
          <w:ins w:id="1270" w:author="User" w:date="2015-04-04T20:12:00Z"/>
        </w:rPr>
      </w:pPr>
    </w:p>
    <w:p w:rsidR="00C31F87" w:rsidRDefault="00441F71" w:rsidP="00C31F87">
      <w:pPr>
        <w:rPr>
          <w:ins w:id="1271" w:author="User" w:date="2015-04-04T20:12:00Z"/>
        </w:rPr>
      </w:pPr>
      <w:ins w:id="1272" w:author="User" w:date="2015-04-05T17:49:00Z">
        <w:r>
          <w:t>2.1.1.</w:t>
        </w:r>
      </w:ins>
      <w:ins w:id="1273" w:author="User" w:date="2015-04-04T20:12:00Z">
        <w:r w:rsidR="00C31F87">
          <w:t>1.4.1</w:t>
        </w:r>
        <w:r w:rsidR="00C31F87">
          <w:tab/>
          <w:t>Visualizar lista de tarefas - Função destinada a visualização das listas ocorrências por turma, professor e aluno.</w:t>
        </w:r>
      </w:ins>
    </w:p>
    <w:p w:rsidR="00C31F87" w:rsidRDefault="00C31F87" w:rsidP="00C31F87">
      <w:pPr>
        <w:rPr>
          <w:ins w:id="1274" w:author="User" w:date="2015-04-04T20:12:00Z"/>
        </w:rPr>
      </w:pPr>
    </w:p>
    <w:p w:rsidR="00C31F87" w:rsidRDefault="00441F71" w:rsidP="00C31F87">
      <w:pPr>
        <w:rPr>
          <w:ins w:id="1275" w:author="User" w:date="2015-04-04T20:12:00Z"/>
        </w:rPr>
      </w:pPr>
      <w:ins w:id="1276" w:author="User" w:date="2015-04-05T17:49:00Z">
        <w:r>
          <w:t>2.1.1.</w:t>
        </w:r>
      </w:ins>
      <w:ins w:id="1277" w:author="User" w:date="2015-04-04T20:12:00Z">
        <w:r w:rsidR="00C31F87">
          <w:t>1.4.2</w:t>
        </w:r>
        <w:r w:rsidR="00C31F87">
          <w:tab/>
          <w:t>Visualizar tarefa – Função destinada a visualização de uma tarefa designada ao aluno e responsável.</w:t>
        </w:r>
      </w:ins>
    </w:p>
    <w:p w:rsidR="00C31F87" w:rsidRDefault="00C31F87" w:rsidP="00C31F87">
      <w:pPr>
        <w:rPr>
          <w:ins w:id="1278" w:author="User" w:date="2015-04-04T20:12:00Z"/>
        </w:rPr>
      </w:pPr>
    </w:p>
    <w:p w:rsidR="00C31F87" w:rsidRDefault="00C31F87" w:rsidP="00C31F87">
      <w:pPr>
        <w:rPr>
          <w:ins w:id="1279" w:author="User" w:date="2015-04-04T20:12:00Z"/>
        </w:rPr>
      </w:pPr>
    </w:p>
    <w:p w:rsidR="00C31F87" w:rsidRDefault="00441F71" w:rsidP="00C31F87">
      <w:pPr>
        <w:rPr>
          <w:ins w:id="1280" w:author="User" w:date="2015-04-04T20:12:00Z"/>
        </w:rPr>
      </w:pPr>
      <w:ins w:id="1281" w:author="User" w:date="2015-04-05T17:49:00Z">
        <w:r>
          <w:t>2.1.1.</w:t>
        </w:r>
      </w:ins>
      <w:ins w:id="1282" w:author="User" w:date="2015-04-04T20:12:00Z">
        <w:r w:rsidR="00C31F87">
          <w:t>2.</w:t>
        </w:r>
        <w:r w:rsidR="00C31F87">
          <w:tab/>
          <w:t>Gerar interfaces WEB</w:t>
        </w:r>
      </w:ins>
    </w:p>
    <w:p w:rsidR="00C31F87" w:rsidRDefault="00C31F87" w:rsidP="00C31F87">
      <w:pPr>
        <w:rPr>
          <w:ins w:id="1283" w:author="User" w:date="2015-04-04T20:12:00Z"/>
        </w:rPr>
      </w:pPr>
      <w:ins w:id="1284" w:author="User" w:date="2015-04-04T20:12:00Z">
        <w:r>
          <w:lastRenderedPageBreak/>
          <w:t>Para cada atividade e um tipo de perfil de usuário as páginas WEB deverão ser criadas para ter uma interface intuitiva e ágil.</w:t>
        </w:r>
      </w:ins>
    </w:p>
    <w:p w:rsidR="00C31F87" w:rsidRDefault="00441F71" w:rsidP="00C31F87">
      <w:pPr>
        <w:rPr>
          <w:ins w:id="1285" w:author="User" w:date="2015-04-04T20:12:00Z"/>
        </w:rPr>
      </w:pPr>
      <w:ins w:id="1286" w:author="User" w:date="2015-04-05T17:49:00Z">
        <w:r>
          <w:t>2.1.1.</w:t>
        </w:r>
      </w:ins>
      <w:ins w:id="1287" w:author="User" w:date="2015-04-04T20:12:00Z">
        <w:r w:rsidR="00C31F87">
          <w:t>2.1</w:t>
        </w:r>
        <w:r w:rsidR="00C31F87">
          <w:tab/>
          <w:t xml:space="preserve">– Páginas </w:t>
        </w:r>
        <w:proofErr w:type="spellStart"/>
        <w:r w:rsidR="00C31F87">
          <w:t>servlet</w:t>
        </w:r>
        <w:proofErr w:type="spellEnd"/>
      </w:ins>
    </w:p>
    <w:p w:rsidR="00C31F87" w:rsidRDefault="00C31F87" w:rsidP="00C31F87">
      <w:pPr>
        <w:rPr>
          <w:ins w:id="1288" w:author="User" w:date="2015-04-04T20:12:00Z"/>
        </w:rPr>
      </w:pPr>
      <w:ins w:id="1289" w:author="User" w:date="2015-04-04T20:12:00Z">
        <w:r>
          <w:t>•</w:t>
        </w:r>
        <w:r>
          <w:tab/>
        </w:r>
        <w:proofErr w:type="spellStart"/>
        <w:r>
          <w:t>AlbumServlet</w:t>
        </w:r>
        <w:proofErr w:type="spellEnd"/>
        <w:r>
          <w:t>.</w:t>
        </w:r>
        <w:proofErr w:type="spellStart"/>
        <w:r>
          <w:t>java</w:t>
        </w:r>
        <w:proofErr w:type="spellEnd"/>
      </w:ins>
    </w:p>
    <w:p w:rsidR="00C31F87" w:rsidRDefault="00C31F87" w:rsidP="00C31F87">
      <w:pPr>
        <w:rPr>
          <w:ins w:id="1290" w:author="User" w:date="2015-04-04T20:12:00Z"/>
        </w:rPr>
      </w:pPr>
      <w:ins w:id="1291" w:author="User" w:date="2015-04-04T20:12:00Z">
        <w:r>
          <w:t>•</w:t>
        </w:r>
        <w:r>
          <w:tab/>
        </w:r>
        <w:proofErr w:type="spellStart"/>
        <w:r>
          <w:t>BoletimServlet</w:t>
        </w:r>
        <w:proofErr w:type="spellEnd"/>
        <w:r>
          <w:t>.</w:t>
        </w:r>
        <w:proofErr w:type="spellStart"/>
        <w:r>
          <w:t>java</w:t>
        </w:r>
        <w:proofErr w:type="spellEnd"/>
      </w:ins>
    </w:p>
    <w:p w:rsidR="00C31F87" w:rsidRDefault="00C31F87" w:rsidP="00C31F87">
      <w:pPr>
        <w:rPr>
          <w:ins w:id="1292" w:author="User" w:date="2015-04-04T20:12:00Z"/>
        </w:rPr>
      </w:pPr>
      <w:ins w:id="1293" w:author="User" w:date="2015-04-04T20:12:00Z">
        <w:r>
          <w:t>•</w:t>
        </w:r>
        <w:r>
          <w:tab/>
        </w:r>
        <w:proofErr w:type="spellStart"/>
        <w:r>
          <w:t>EditarFotoServlet</w:t>
        </w:r>
        <w:proofErr w:type="spellEnd"/>
        <w:r>
          <w:t>.</w:t>
        </w:r>
        <w:proofErr w:type="spellStart"/>
        <w:r>
          <w:t>java</w:t>
        </w:r>
        <w:proofErr w:type="spellEnd"/>
      </w:ins>
    </w:p>
    <w:p w:rsidR="00C31F87" w:rsidRDefault="00C31F87" w:rsidP="00C31F87">
      <w:pPr>
        <w:rPr>
          <w:ins w:id="1294" w:author="User" w:date="2015-04-04T20:12:00Z"/>
        </w:rPr>
      </w:pPr>
      <w:ins w:id="1295" w:author="User" w:date="2015-04-04T20:12:00Z">
        <w:r>
          <w:t>•</w:t>
        </w:r>
        <w:r>
          <w:tab/>
        </w:r>
        <w:proofErr w:type="spellStart"/>
        <w:r>
          <w:t>FotoServlet</w:t>
        </w:r>
        <w:proofErr w:type="spellEnd"/>
        <w:r>
          <w:t>.</w:t>
        </w:r>
        <w:proofErr w:type="spellStart"/>
        <w:r>
          <w:t>java</w:t>
        </w:r>
        <w:proofErr w:type="spellEnd"/>
      </w:ins>
    </w:p>
    <w:p w:rsidR="00C31F87" w:rsidRDefault="00C31F87" w:rsidP="00C31F87">
      <w:pPr>
        <w:rPr>
          <w:ins w:id="1296" w:author="User" w:date="2015-04-04T20:12:00Z"/>
        </w:rPr>
      </w:pPr>
      <w:ins w:id="1297" w:author="User" w:date="2015-04-04T20:12:00Z">
        <w:r>
          <w:t>•</w:t>
        </w:r>
        <w:r>
          <w:tab/>
        </w:r>
        <w:proofErr w:type="spellStart"/>
        <w:r>
          <w:t>ListaOcorrenciasServlet</w:t>
        </w:r>
        <w:proofErr w:type="spellEnd"/>
        <w:r>
          <w:t>.</w:t>
        </w:r>
        <w:proofErr w:type="spellStart"/>
        <w:r>
          <w:t>java</w:t>
        </w:r>
        <w:proofErr w:type="spellEnd"/>
      </w:ins>
    </w:p>
    <w:p w:rsidR="00C31F87" w:rsidRDefault="00C31F87" w:rsidP="00C31F87">
      <w:pPr>
        <w:rPr>
          <w:ins w:id="1298" w:author="User" w:date="2015-04-04T20:12:00Z"/>
        </w:rPr>
      </w:pPr>
      <w:ins w:id="1299" w:author="User" w:date="2015-04-04T20:12:00Z">
        <w:r>
          <w:t>•</w:t>
        </w:r>
        <w:r>
          <w:tab/>
        </w:r>
        <w:proofErr w:type="spellStart"/>
        <w:r>
          <w:t>ListaUsuariosServlet</w:t>
        </w:r>
        <w:proofErr w:type="spellEnd"/>
        <w:r>
          <w:t>.</w:t>
        </w:r>
        <w:proofErr w:type="spellStart"/>
        <w:r>
          <w:t>java</w:t>
        </w:r>
        <w:proofErr w:type="spellEnd"/>
      </w:ins>
    </w:p>
    <w:p w:rsidR="00C31F87" w:rsidRDefault="00C31F87" w:rsidP="00C31F87">
      <w:pPr>
        <w:rPr>
          <w:ins w:id="1300" w:author="User" w:date="2015-04-04T20:12:00Z"/>
        </w:rPr>
      </w:pPr>
      <w:ins w:id="1301" w:author="User" w:date="2015-04-04T20:12:00Z">
        <w:r>
          <w:t>•</w:t>
        </w:r>
        <w:r>
          <w:tab/>
        </w:r>
        <w:proofErr w:type="spellStart"/>
        <w:r>
          <w:t>LoginServlet</w:t>
        </w:r>
        <w:proofErr w:type="spellEnd"/>
        <w:r>
          <w:t>.</w:t>
        </w:r>
        <w:proofErr w:type="spellStart"/>
        <w:r>
          <w:t>java</w:t>
        </w:r>
        <w:proofErr w:type="spellEnd"/>
      </w:ins>
    </w:p>
    <w:p w:rsidR="00C31F87" w:rsidRDefault="00C31F87" w:rsidP="00C31F87">
      <w:pPr>
        <w:rPr>
          <w:ins w:id="1302" w:author="User" w:date="2015-04-04T20:12:00Z"/>
        </w:rPr>
      </w:pPr>
      <w:ins w:id="1303" w:author="User" w:date="2015-04-04T20:12:00Z">
        <w:r>
          <w:t>•</w:t>
        </w:r>
        <w:r>
          <w:tab/>
        </w:r>
        <w:proofErr w:type="spellStart"/>
        <w:r>
          <w:t>LogoutServlet</w:t>
        </w:r>
        <w:proofErr w:type="spellEnd"/>
        <w:r>
          <w:t>.</w:t>
        </w:r>
        <w:proofErr w:type="spellStart"/>
        <w:r>
          <w:t>java</w:t>
        </w:r>
        <w:proofErr w:type="spellEnd"/>
      </w:ins>
    </w:p>
    <w:p w:rsidR="00C31F87" w:rsidRDefault="00C31F87" w:rsidP="00C31F87">
      <w:pPr>
        <w:rPr>
          <w:ins w:id="1304" w:author="User" w:date="2015-04-04T20:12:00Z"/>
        </w:rPr>
      </w:pPr>
      <w:ins w:id="1305" w:author="User" w:date="2015-04-04T20:12:00Z">
        <w:r>
          <w:t>•</w:t>
        </w:r>
        <w:r>
          <w:tab/>
        </w:r>
        <w:proofErr w:type="spellStart"/>
        <w:r>
          <w:t>OcorrenciaServlet</w:t>
        </w:r>
        <w:proofErr w:type="spellEnd"/>
        <w:r>
          <w:t>.</w:t>
        </w:r>
        <w:proofErr w:type="spellStart"/>
        <w:r>
          <w:t>java</w:t>
        </w:r>
        <w:proofErr w:type="spellEnd"/>
      </w:ins>
    </w:p>
    <w:p w:rsidR="00C31F87" w:rsidRDefault="00C31F87" w:rsidP="00C31F87">
      <w:pPr>
        <w:rPr>
          <w:ins w:id="1306" w:author="User" w:date="2015-04-04T20:12:00Z"/>
        </w:rPr>
      </w:pPr>
      <w:ins w:id="1307" w:author="User" w:date="2015-04-04T20:12:00Z">
        <w:r>
          <w:t>•</w:t>
        </w:r>
        <w:r>
          <w:tab/>
        </w:r>
        <w:proofErr w:type="spellStart"/>
        <w:r>
          <w:t>RemoverFotoServlet</w:t>
        </w:r>
        <w:proofErr w:type="spellEnd"/>
        <w:r>
          <w:t>.</w:t>
        </w:r>
        <w:proofErr w:type="spellStart"/>
        <w:r>
          <w:t>java</w:t>
        </w:r>
        <w:proofErr w:type="spellEnd"/>
      </w:ins>
    </w:p>
    <w:p w:rsidR="00C31F87" w:rsidRDefault="00C31F87" w:rsidP="00C31F87">
      <w:pPr>
        <w:rPr>
          <w:ins w:id="1308" w:author="User" w:date="2015-04-04T20:12:00Z"/>
        </w:rPr>
      </w:pPr>
      <w:ins w:id="1309" w:author="User" w:date="2015-04-04T20:12:00Z">
        <w:r>
          <w:t>•</w:t>
        </w:r>
        <w:r>
          <w:tab/>
        </w:r>
        <w:proofErr w:type="spellStart"/>
        <w:r>
          <w:t>TarefaServlet</w:t>
        </w:r>
        <w:proofErr w:type="spellEnd"/>
        <w:r>
          <w:t>.</w:t>
        </w:r>
        <w:proofErr w:type="spellStart"/>
        <w:r>
          <w:t>java</w:t>
        </w:r>
        <w:proofErr w:type="spellEnd"/>
      </w:ins>
    </w:p>
    <w:p w:rsidR="00C31F87" w:rsidRDefault="00C31F87" w:rsidP="00C31F87">
      <w:pPr>
        <w:rPr>
          <w:ins w:id="1310" w:author="User" w:date="2015-04-05T17:49:00Z"/>
        </w:rPr>
      </w:pPr>
      <w:ins w:id="1311" w:author="User" w:date="2015-04-04T20:12:00Z">
        <w:r>
          <w:t>•</w:t>
        </w:r>
        <w:r>
          <w:tab/>
        </w:r>
        <w:proofErr w:type="spellStart"/>
        <w:r>
          <w:t>UsuarioServlet</w:t>
        </w:r>
        <w:proofErr w:type="spellEnd"/>
        <w:r>
          <w:t>.</w:t>
        </w:r>
        <w:proofErr w:type="spellStart"/>
        <w:r>
          <w:t>java</w:t>
        </w:r>
      </w:ins>
      <w:proofErr w:type="spellEnd"/>
    </w:p>
    <w:p w:rsidR="00441F71" w:rsidRDefault="00441F71" w:rsidP="00C31F87">
      <w:pPr>
        <w:rPr>
          <w:ins w:id="1312" w:author="User" w:date="2015-04-04T20:12:00Z"/>
        </w:rPr>
      </w:pPr>
    </w:p>
    <w:p w:rsidR="00C31F87" w:rsidRDefault="00441F71" w:rsidP="00C31F87">
      <w:pPr>
        <w:rPr>
          <w:ins w:id="1313" w:author="User" w:date="2015-04-04T20:12:00Z"/>
        </w:rPr>
      </w:pPr>
      <w:ins w:id="1314" w:author="User" w:date="2015-04-05T17:49:00Z">
        <w:r>
          <w:t>2.1.1.</w:t>
        </w:r>
      </w:ins>
      <w:ins w:id="1315" w:author="User" w:date="2015-04-04T20:12:00Z">
        <w:r w:rsidR="00C31F87">
          <w:t>2.2</w:t>
        </w:r>
        <w:r w:rsidR="00C31F87">
          <w:tab/>
          <w:t>– Páginas .</w:t>
        </w:r>
        <w:proofErr w:type="spellStart"/>
        <w:r w:rsidR="00C31F87">
          <w:t>jsp</w:t>
        </w:r>
        <w:proofErr w:type="spellEnd"/>
        <w:r w:rsidR="00C31F87">
          <w:t xml:space="preserve"> (Framework CSS / </w:t>
        </w:r>
        <w:proofErr w:type="spellStart"/>
        <w:r w:rsidR="00C31F87">
          <w:t>Bootstrap</w:t>
        </w:r>
        <w:proofErr w:type="spellEnd"/>
        <w:r w:rsidR="00C31F87">
          <w:t>)</w:t>
        </w:r>
      </w:ins>
    </w:p>
    <w:p w:rsidR="00C31F87" w:rsidRDefault="00C31F87" w:rsidP="00C31F87">
      <w:pPr>
        <w:rPr>
          <w:ins w:id="1316" w:author="User" w:date="2015-04-04T20:12:00Z"/>
        </w:rPr>
      </w:pPr>
      <w:ins w:id="1317" w:author="User" w:date="2015-04-04T20:12:00Z">
        <w:r>
          <w:t>•</w:t>
        </w:r>
        <w:r>
          <w:tab/>
        </w:r>
        <w:proofErr w:type="spellStart"/>
        <w:r>
          <w:t>adiciona_aluno</w:t>
        </w:r>
        <w:proofErr w:type="spellEnd"/>
        <w:r>
          <w:t>.</w:t>
        </w:r>
        <w:proofErr w:type="spellStart"/>
        <w:r>
          <w:t>jsp</w:t>
        </w:r>
        <w:proofErr w:type="spellEnd"/>
      </w:ins>
    </w:p>
    <w:p w:rsidR="00C31F87" w:rsidRDefault="00C31F87" w:rsidP="00C31F87">
      <w:pPr>
        <w:rPr>
          <w:ins w:id="1318" w:author="User" w:date="2015-04-04T20:12:00Z"/>
        </w:rPr>
      </w:pPr>
      <w:ins w:id="1319" w:author="User" w:date="2015-04-04T20:12:00Z">
        <w:r>
          <w:t>•</w:t>
        </w:r>
        <w:r>
          <w:tab/>
        </w:r>
        <w:proofErr w:type="spellStart"/>
        <w:r>
          <w:t>adiciona_ocorrencia</w:t>
        </w:r>
        <w:proofErr w:type="spellEnd"/>
        <w:r>
          <w:t>.</w:t>
        </w:r>
        <w:proofErr w:type="spellStart"/>
        <w:r>
          <w:t>jsp</w:t>
        </w:r>
        <w:proofErr w:type="spellEnd"/>
      </w:ins>
    </w:p>
    <w:p w:rsidR="00C31F87" w:rsidRDefault="00C31F87" w:rsidP="00C31F87">
      <w:pPr>
        <w:rPr>
          <w:ins w:id="1320" w:author="User" w:date="2015-04-04T20:12:00Z"/>
        </w:rPr>
      </w:pPr>
      <w:ins w:id="1321" w:author="User" w:date="2015-04-04T20:12:00Z">
        <w:r>
          <w:t>•</w:t>
        </w:r>
        <w:r>
          <w:tab/>
        </w:r>
        <w:proofErr w:type="spellStart"/>
        <w:r>
          <w:t>adiciona_responsavel</w:t>
        </w:r>
        <w:proofErr w:type="spellEnd"/>
        <w:r>
          <w:t>.</w:t>
        </w:r>
        <w:proofErr w:type="spellStart"/>
        <w:r>
          <w:t>jsp</w:t>
        </w:r>
        <w:proofErr w:type="spellEnd"/>
      </w:ins>
    </w:p>
    <w:p w:rsidR="00C31F87" w:rsidRDefault="00C31F87" w:rsidP="00C31F87">
      <w:pPr>
        <w:rPr>
          <w:ins w:id="1322" w:author="User" w:date="2015-04-04T20:12:00Z"/>
        </w:rPr>
      </w:pPr>
      <w:ins w:id="1323" w:author="User" w:date="2015-04-04T20:12:00Z">
        <w:r>
          <w:t>•</w:t>
        </w:r>
        <w:r>
          <w:tab/>
        </w:r>
        <w:proofErr w:type="spellStart"/>
        <w:r>
          <w:t>adiciona_usuario</w:t>
        </w:r>
        <w:proofErr w:type="spellEnd"/>
        <w:r>
          <w:t>.</w:t>
        </w:r>
        <w:proofErr w:type="spellStart"/>
        <w:r>
          <w:t>jsp</w:t>
        </w:r>
        <w:proofErr w:type="spellEnd"/>
      </w:ins>
    </w:p>
    <w:p w:rsidR="00C31F87" w:rsidRDefault="00C31F87" w:rsidP="00C31F87">
      <w:pPr>
        <w:rPr>
          <w:ins w:id="1324" w:author="User" w:date="2015-04-04T20:12:00Z"/>
        </w:rPr>
      </w:pPr>
      <w:ins w:id="1325" w:author="User" w:date="2015-04-04T20:12:00Z">
        <w:r>
          <w:t>•</w:t>
        </w:r>
        <w:r>
          <w:tab/>
        </w:r>
        <w:proofErr w:type="spellStart"/>
        <w:r>
          <w:t>adiciona_boletim</w:t>
        </w:r>
        <w:proofErr w:type="spellEnd"/>
        <w:r>
          <w:t>.</w:t>
        </w:r>
        <w:proofErr w:type="spellStart"/>
        <w:r>
          <w:t>jsp</w:t>
        </w:r>
        <w:proofErr w:type="spellEnd"/>
      </w:ins>
    </w:p>
    <w:p w:rsidR="00C31F87" w:rsidRDefault="00C31F87" w:rsidP="00C31F87">
      <w:pPr>
        <w:rPr>
          <w:ins w:id="1326" w:author="User" w:date="2015-04-04T20:12:00Z"/>
        </w:rPr>
      </w:pPr>
      <w:ins w:id="1327" w:author="User" w:date="2015-04-04T20:12:00Z">
        <w:r>
          <w:t>•</w:t>
        </w:r>
        <w:r>
          <w:tab/>
        </w:r>
        <w:proofErr w:type="spellStart"/>
        <w:r>
          <w:t>agenda_ocorrencias</w:t>
        </w:r>
        <w:proofErr w:type="spellEnd"/>
        <w:r>
          <w:t>.</w:t>
        </w:r>
        <w:proofErr w:type="spellStart"/>
        <w:r>
          <w:t>jsp</w:t>
        </w:r>
        <w:proofErr w:type="spellEnd"/>
      </w:ins>
    </w:p>
    <w:p w:rsidR="00C31F87" w:rsidRDefault="00C31F87" w:rsidP="00C31F87">
      <w:pPr>
        <w:rPr>
          <w:ins w:id="1328" w:author="User" w:date="2015-04-04T20:12:00Z"/>
        </w:rPr>
      </w:pPr>
      <w:ins w:id="1329" w:author="User" w:date="2015-04-04T20:12:00Z">
        <w:r>
          <w:t>•</w:t>
        </w:r>
        <w:r>
          <w:tab/>
        </w:r>
        <w:proofErr w:type="spellStart"/>
        <w:r>
          <w:t>agenda_usuarios</w:t>
        </w:r>
        <w:proofErr w:type="spellEnd"/>
        <w:r>
          <w:t>.</w:t>
        </w:r>
        <w:proofErr w:type="spellStart"/>
        <w:r>
          <w:t>jsp</w:t>
        </w:r>
        <w:proofErr w:type="spellEnd"/>
      </w:ins>
    </w:p>
    <w:p w:rsidR="00C31F87" w:rsidRDefault="00C31F87" w:rsidP="00C31F87">
      <w:pPr>
        <w:rPr>
          <w:ins w:id="1330" w:author="User" w:date="2015-04-04T20:12:00Z"/>
        </w:rPr>
      </w:pPr>
      <w:ins w:id="1331" w:author="User" w:date="2015-04-04T20:12:00Z">
        <w:r>
          <w:t>•</w:t>
        </w:r>
        <w:r>
          <w:tab/>
        </w:r>
        <w:proofErr w:type="spellStart"/>
        <w:r>
          <w:t>album</w:t>
        </w:r>
        <w:proofErr w:type="spellEnd"/>
        <w:r>
          <w:t>.</w:t>
        </w:r>
        <w:proofErr w:type="spellStart"/>
        <w:r>
          <w:t>jsp</w:t>
        </w:r>
        <w:proofErr w:type="spellEnd"/>
      </w:ins>
    </w:p>
    <w:p w:rsidR="00C31F87" w:rsidRDefault="00C31F87" w:rsidP="00C31F87">
      <w:pPr>
        <w:rPr>
          <w:ins w:id="1332" w:author="User" w:date="2015-04-04T20:12:00Z"/>
        </w:rPr>
      </w:pPr>
      <w:ins w:id="1333" w:author="User" w:date="2015-04-04T20:12:00Z">
        <w:r>
          <w:t>•</w:t>
        </w:r>
        <w:r>
          <w:tab/>
        </w:r>
        <w:proofErr w:type="spellStart"/>
        <w:r>
          <w:t>boletim_aluno</w:t>
        </w:r>
        <w:proofErr w:type="spellEnd"/>
        <w:r>
          <w:t>.</w:t>
        </w:r>
        <w:proofErr w:type="spellStart"/>
        <w:r>
          <w:t>jsp</w:t>
        </w:r>
        <w:proofErr w:type="spellEnd"/>
      </w:ins>
    </w:p>
    <w:p w:rsidR="00C31F87" w:rsidRDefault="00C31F87" w:rsidP="00C31F87">
      <w:pPr>
        <w:rPr>
          <w:ins w:id="1334" w:author="User" w:date="2015-04-04T20:12:00Z"/>
        </w:rPr>
      </w:pPr>
      <w:ins w:id="1335" w:author="User" w:date="2015-04-04T20:12:00Z">
        <w:r>
          <w:t>•</w:t>
        </w:r>
        <w:r>
          <w:tab/>
        </w:r>
        <w:proofErr w:type="spellStart"/>
        <w:r>
          <w:t>boletim_professor</w:t>
        </w:r>
        <w:proofErr w:type="spellEnd"/>
        <w:r>
          <w:t>.</w:t>
        </w:r>
        <w:proofErr w:type="spellStart"/>
        <w:r>
          <w:t>jsp</w:t>
        </w:r>
        <w:proofErr w:type="spellEnd"/>
      </w:ins>
    </w:p>
    <w:p w:rsidR="00C31F87" w:rsidRDefault="00C31F87" w:rsidP="00C31F87">
      <w:pPr>
        <w:rPr>
          <w:ins w:id="1336" w:author="User" w:date="2015-04-04T20:12:00Z"/>
        </w:rPr>
      </w:pPr>
      <w:ins w:id="1337" w:author="User" w:date="2015-04-04T20:12:00Z">
        <w:r>
          <w:t>•</w:t>
        </w:r>
        <w:r>
          <w:tab/>
        </w:r>
        <w:proofErr w:type="spellStart"/>
        <w:r>
          <w:t>boletim_turma</w:t>
        </w:r>
        <w:proofErr w:type="spellEnd"/>
        <w:r>
          <w:t>.</w:t>
        </w:r>
        <w:proofErr w:type="spellStart"/>
        <w:r>
          <w:t>jsp</w:t>
        </w:r>
        <w:proofErr w:type="spellEnd"/>
      </w:ins>
    </w:p>
    <w:p w:rsidR="00C31F87" w:rsidRDefault="00C31F87" w:rsidP="00C31F87">
      <w:pPr>
        <w:rPr>
          <w:ins w:id="1338" w:author="User" w:date="2015-04-04T20:12:00Z"/>
        </w:rPr>
      </w:pPr>
      <w:ins w:id="1339" w:author="User" w:date="2015-04-04T20:12:00Z">
        <w:r>
          <w:t>•</w:t>
        </w:r>
        <w:r>
          <w:tab/>
          <w:t>boletim.</w:t>
        </w:r>
        <w:proofErr w:type="spellStart"/>
        <w:r>
          <w:t>jsp</w:t>
        </w:r>
        <w:proofErr w:type="spellEnd"/>
      </w:ins>
    </w:p>
    <w:p w:rsidR="00C31F87" w:rsidRDefault="00C31F87" w:rsidP="00C31F87">
      <w:pPr>
        <w:rPr>
          <w:ins w:id="1340" w:author="User" w:date="2015-04-04T20:12:00Z"/>
        </w:rPr>
      </w:pPr>
      <w:ins w:id="1341" w:author="User" w:date="2015-04-04T20:12:00Z">
        <w:r>
          <w:t>•</w:t>
        </w:r>
        <w:r>
          <w:tab/>
        </w:r>
        <w:proofErr w:type="spellStart"/>
        <w:r>
          <w:t>cabecalho</w:t>
        </w:r>
        <w:proofErr w:type="spellEnd"/>
        <w:r>
          <w:t>.</w:t>
        </w:r>
        <w:proofErr w:type="spellStart"/>
        <w:r>
          <w:t>jsp</w:t>
        </w:r>
        <w:proofErr w:type="spellEnd"/>
      </w:ins>
    </w:p>
    <w:p w:rsidR="00C31F87" w:rsidRDefault="00C31F87" w:rsidP="00C31F87">
      <w:pPr>
        <w:rPr>
          <w:ins w:id="1342" w:author="User" w:date="2015-04-04T20:12:00Z"/>
        </w:rPr>
      </w:pPr>
      <w:ins w:id="1343" w:author="User" w:date="2015-04-04T20:12:00Z">
        <w:r>
          <w:t>•</w:t>
        </w:r>
        <w:r>
          <w:tab/>
        </w:r>
        <w:proofErr w:type="spellStart"/>
        <w:r>
          <w:t>conteudo</w:t>
        </w:r>
        <w:proofErr w:type="spellEnd"/>
        <w:r>
          <w:t>.</w:t>
        </w:r>
        <w:proofErr w:type="spellStart"/>
        <w:r>
          <w:t>jsp</w:t>
        </w:r>
        <w:proofErr w:type="spellEnd"/>
      </w:ins>
    </w:p>
    <w:p w:rsidR="00C31F87" w:rsidRDefault="00C31F87" w:rsidP="00C31F87">
      <w:pPr>
        <w:rPr>
          <w:ins w:id="1344" w:author="User" w:date="2015-04-04T20:12:00Z"/>
        </w:rPr>
      </w:pPr>
      <w:ins w:id="1345" w:author="User" w:date="2015-04-04T20:12:00Z">
        <w:r>
          <w:t>•</w:t>
        </w:r>
        <w:r>
          <w:tab/>
        </w:r>
        <w:proofErr w:type="spellStart"/>
        <w:r>
          <w:t>editar_boletim</w:t>
        </w:r>
        <w:proofErr w:type="spellEnd"/>
        <w:r>
          <w:t>.</w:t>
        </w:r>
        <w:proofErr w:type="spellStart"/>
        <w:r>
          <w:t>jsp</w:t>
        </w:r>
        <w:proofErr w:type="spellEnd"/>
      </w:ins>
    </w:p>
    <w:p w:rsidR="00C31F87" w:rsidRDefault="00C31F87" w:rsidP="00C31F87">
      <w:pPr>
        <w:rPr>
          <w:ins w:id="1346" w:author="User" w:date="2015-04-04T20:12:00Z"/>
        </w:rPr>
      </w:pPr>
      <w:ins w:id="1347" w:author="User" w:date="2015-04-04T20:12:00Z">
        <w:r>
          <w:t>•</w:t>
        </w:r>
        <w:r>
          <w:tab/>
        </w:r>
        <w:proofErr w:type="spellStart"/>
        <w:r>
          <w:t>editar_ocorrencia</w:t>
        </w:r>
        <w:proofErr w:type="spellEnd"/>
        <w:r>
          <w:t>.</w:t>
        </w:r>
        <w:proofErr w:type="spellStart"/>
        <w:r>
          <w:t>jsp</w:t>
        </w:r>
        <w:proofErr w:type="spellEnd"/>
      </w:ins>
    </w:p>
    <w:p w:rsidR="00C31F87" w:rsidRDefault="00C31F87" w:rsidP="00C31F87">
      <w:pPr>
        <w:rPr>
          <w:ins w:id="1348" w:author="User" w:date="2015-04-04T20:12:00Z"/>
        </w:rPr>
      </w:pPr>
      <w:ins w:id="1349" w:author="User" w:date="2015-04-04T20:12:00Z">
        <w:r>
          <w:t>•</w:t>
        </w:r>
        <w:r>
          <w:tab/>
          <w:t>erro.</w:t>
        </w:r>
        <w:proofErr w:type="spellStart"/>
        <w:r>
          <w:t>jsp</w:t>
        </w:r>
        <w:proofErr w:type="spellEnd"/>
      </w:ins>
    </w:p>
    <w:p w:rsidR="00C31F87" w:rsidRDefault="00C31F87" w:rsidP="00C31F87">
      <w:pPr>
        <w:rPr>
          <w:ins w:id="1350" w:author="User" w:date="2015-04-04T20:12:00Z"/>
        </w:rPr>
      </w:pPr>
      <w:ins w:id="1351" w:author="User" w:date="2015-04-04T20:12:00Z">
        <w:r>
          <w:lastRenderedPageBreak/>
          <w:t>•</w:t>
        </w:r>
        <w:r>
          <w:tab/>
          <w:t>foto.</w:t>
        </w:r>
        <w:proofErr w:type="spellStart"/>
        <w:r>
          <w:t>jsp</w:t>
        </w:r>
        <w:proofErr w:type="spellEnd"/>
      </w:ins>
    </w:p>
    <w:p w:rsidR="00C31F87" w:rsidRDefault="00C31F87" w:rsidP="00C31F87">
      <w:pPr>
        <w:rPr>
          <w:ins w:id="1352" w:author="User" w:date="2015-04-04T20:12:00Z"/>
        </w:rPr>
      </w:pPr>
      <w:ins w:id="1353" w:author="User" w:date="2015-04-04T20:12:00Z">
        <w:r>
          <w:t>•</w:t>
        </w:r>
        <w:r>
          <w:tab/>
        </w:r>
        <w:proofErr w:type="spellStart"/>
        <w:r>
          <w:t>gerencia_boletins</w:t>
        </w:r>
        <w:proofErr w:type="spellEnd"/>
        <w:r>
          <w:t>.</w:t>
        </w:r>
        <w:proofErr w:type="spellStart"/>
        <w:r>
          <w:t>jsp</w:t>
        </w:r>
        <w:proofErr w:type="spellEnd"/>
      </w:ins>
    </w:p>
    <w:p w:rsidR="00C31F87" w:rsidRDefault="00C31F87" w:rsidP="00C31F87">
      <w:pPr>
        <w:rPr>
          <w:ins w:id="1354" w:author="User" w:date="2015-04-04T20:12:00Z"/>
        </w:rPr>
      </w:pPr>
      <w:ins w:id="1355" w:author="User" w:date="2015-04-04T20:12:00Z">
        <w:r>
          <w:t>•</w:t>
        </w:r>
        <w:r>
          <w:tab/>
        </w:r>
        <w:proofErr w:type="spellStart"/>
        <w:r>
          <w:t>gerencia_usuarios</w:t>
        </w:r>
        <w:proofErr w:type="spellEnd"/>
        <w:r>
          <w:t>.</w:t>
        </w:r>
        <w:proofErr w:type="spellStart"/>
        <w:r>
          <w:t>jsp</w:t>
        </w:r>
        <w:proofErr w:type="spellEnd"/>
      </w:ins>
    </w:p>
    <w:p w:rsidR="00C31F87" w:rsidRDefault="00C31F87" w:rsidP="00C31F87">
      <w:pPr>
        <w:rPr>
          <w:ins w:id="1356" w:author="User" w:date="2015-04-04T20:12:00Z"/>
        </w:rPr>
      </w:pPr>
      <w:ins w:id="1357" w:author="User" w:date="2015-04-04T20:12:00Z">
        <w:r>
          <w:t>•</w:t>
        </w:r>
        <w:r>
          <w:tab/>
          <w:t>home.</w:t>
        </w:r>
        <w:proofErr w:type="spellStart"/>
        <w:r>
          <w:t>jsp</w:t>
        </w:r>
        <w:proofErr w:type="spellEnd"/>
      </w:ins>
    </w:p>
    <w:p w:rsidR="00C31F87" w:rsidRDefault="00C31F87" w:rsidP="00C31F87">
      <w:pPr>
        <w:rPr>
          <w:ins w:id="1358" w:author="User" w:date="2015-04-04T20:12:00Z"/>
        </w:rPr>
      </w:pPr>
      <w:ins w:id="1359" w:author="User" w:date="2015-04-04T20:12:00Z">
        <w:r>
          <w:t>•</w:t>
        </w:r>
        <w:r>
          <w:tab/>
        </w:r>
        <w:proofErr w:type="spellStart"/>
        <w:r>
          <w:t>inserir_aluno</w:t>
        </w:r>
        <w:proofErr w:type="spellEnd"/>
        <w:r>
          <w:t>.</w:t>
        </w:r>
        <w:proofErr w:type="spellStart"/>
        <w:r>
          <w:t>jsp</w:t>
        </w:r>
        <w:proofErr w:type="spellEnd"/>
      </w:ins>
    </w:p>
    <w:p w:rsidR="00C31F87" w:rsidRDefault="00C31F87" w:rsidP="00C31F87">
      <w:pPr>
        <w:rPr>
          <w:ins w:id="1360" w:author="User" w:date="2015-04-04T20:12:00Z"/>
        </w:rPr>
      </w:pPr>
      <w:ins w:id="1361" w:author="User" w:date="2015-04-04T20:12:00Z">
        <w:r>
          <w:t>•</w:t>
        </w:r>
        <w:r>
          <w:tab/>
        </w:r>
        <w:proofErr w:type="spellStart"/>
        <w:r>
          <w:t>inserir_boletim</w:t>
        </w:r>
        <w:proofErr w:type="spellEnd"/>
        <w:r>
          <w:t>.</w:t>
        </w:r>
        <w:proofErr w:type="spellStart"/>
        <w:r>
          <w:t>jsp</w:t>
        </w:r>
        <w:proofErr w:type="spellEnd"/>
      </w:ins>
    </w:p>
    <w:p w:rsidR="00C31F87" w:rsidRDefault="00C31F87" w:rsidP="00C31F87">
      <w:pPr>
        <w:rPr>
          <w:ins w:id="1362" w:author="User" w:date="2015-04-04T20:12:00Z"/>
        </w:rPr>
      </w:pPr>
      <w:ins w:id="1363" w:author="User" w:date="2015-04-04T20:12:00Z">
        <w:r>
          <w:t>•</w:t>
        </w:r>
        <w:r>
          <w:tab/>
        </w:r>
        <w:proofErr w:type="spellStart"/>
        <w:r>
          <w:t>inserir_responsavel</w:t>
        </w:r>
        <w:proofErr w:type="spellEnd"/>
        <w:r>
          <w:t>.</w:t>
        </w:r>
        <w:proofErr w:type="spellStart"/>
        <w:r>
          <w:t>jsp</w:t>
        </w:r>
        <w:proofErr w:type="spellEnd"/>
      </w:ins>
    </w:p>
    <w:p w:rsidR="00C31F87" w:rsidRDefault="00C31F87" w:rsidP="00C31F87">
      <w:pPr>
        <w:rPr>
          <w:ins w:id="1364" w:author="User" w:date="2015-04-04T20:12:00Z"/>
        </w:rPr>
      </w:pPr>
      <w:ins w:id="1365" w:author="User" w:date="2015-04-04T20:12:00Z">
        <w:r>
          <w:t>•</w:t>
        </w:r>
        <w:r>
          <w:tab/>
        </w:r>
        <w:proofErr w:type="spellStart"/>
        <w:r>
          <w:t>inserir_usuario</w:t>
        </w:r>
        <w:proofErr w:type="spellEnd"/>
        <w:r>
          <w:t>.</w:t>
        </w:r>
        <w:proofErr w:type="spellStart"/>
        <w:r>
          <w:t>jsp</w:t>
        </w:r>
        <w:proofErr w:type="spellEnd"/>
      </w:ins>
    </w:p>
    <w:p w:rsidR="00C31F87" w:rsidRDefault="00C31F87" w:rsidP="00C31F87">
      <w:pPr>
        <w:rPr>
          <w:ins w:id="1366" w:author="User" w:date="2015-04-04T20:12:00Z"/>
        </w:rPr>
      </w:pPr>
      <w:ins w:id="1367" w:author="User" w:date="2015-04-04T20:12:00Z">
        <w:r>
          <w:t>•</w:t>
        </w:r>
        <w:r>
          <w:tab/>
        </w:r>
        <w:proofErr w:type="spellStart"/>
        <w:r>
          <w:t>login</w:t>
        </w:r>
        <w:proofErr w:type="spellEnd"/>
        <w:r>
          <w:t>.</w:t>
        </w:r>
        <w:proofErr w:type="spellStart"/>
        <w:r>
          <w:t>jsp</w:t>
        </w:r>
        <w:proofErr w:type="spellEnd"/>
      </w:ins>
    </w:p>
    <w:p w:rsidR="00C31F87" w:rsidRDefault="00C31F87" w:rsidP="00C31F87">
      <w:pPr>
        <w:rPr>
          <w:ins w:id="1368" w:author="User" w:date="2015-04-04T20:12:00Z"/>
        </w:rPr>
      </w:pPr>
      <w:ins w:id="1369" w:author="User" w:date="2015-04-04T20:12:00Z">
        <w:r>
          <w:t>•</w:t>
        </w:r>
        <w:r>
          <w:tab/>
        </w:r>
        <w:proofErr w:type="spellStart"/>
        <w:r>
          <w:t>ocorrencias</w:t>
        </w:r>
        <w:proofErr w:type="spellEnd"/>
        <w:r>
          <w:t>.</w:t>
        </w:r>
        <w:proofErr w:type="spellStart"/>
        <w:r>
          <w:t>jsp</w:t>
        </w:r>
        <w:proofErr w:type="spellEnd"/>
      </w:ins>
    </w:p>
    <w:p w:rsidR="00C31F87" w:rsidRDefault="00C31F87" w:rsidP="00C31F87">
      <w:pPr>
        <w:rPr>
          <w:ins w:id="1370" w:author="User" w:date="2015-04-04T20:12:00Z"/>
        </w:rPr>
      </w:pPr>
      <w:ins w:id="1371" w:author="User" w:date="2015-04-04T20:12:00Z">
        <w:r>
          <w:t>•</w:t>
        </w:r>
        <w:r>
          <w:tab/>
          <w:t>tarefas.</w:t>
        </w:r>
        <w:proofErr w:type="spellStart"/>
        <w:r>
          <w:t>jsp</w:t>
        </w:r>
        <w:proofErr w:type="spellEnd"/>
      </w:ins>
    </w:p>
    <w:p w:rsidR="00C31F87" w:rsidRDefault="00C31F87" w:rsidP="00C31F87">
      <w:pPr>
        <w:rPr>
          <w:ins w:id="1372" w:author="User" w:date="2015-04-04T20:12:00Z"/>
        </w:rPr>
      </w:pPr>
      <w:ins w:id="1373" w:author="User" w:date="2015-04-04T20:12:00Z">
        <w:r>
          <w:t>•</w:t>
        </w:r>
        <w:r>
          <w:tab/>
        </w:r>
        <w:proofErr w:type="spellStart"/>
        <w:r>
          <w:t>turmas_disciplina</w:t>
        </w:r>
        <w:proofErr w:type="spellEnd"/>
        <w:r>
          <w:t>.</w:t>
        </w:r>
        <w:proofErr w:type="spellStart"/>
        <w:r>
          <w:t>jsp</w:t>
        </w:r>
        <w:proofErr w:type="spellEnd"/>
      </w:ins>
    </w:p>
    <w:p w:rsidR="00C31F87" w:rsidRDefault="00C31F87" w:rsidP="00C31F87">
      <w:pPr>
        <w:rPr>
          <w:ins w:id="1374" w:author="User" w:date="2015-04-04T20:12:00Z"/>
        </w:rPr>
      </w:pPr>
      <w:ins w:id="1375" w:author="User" w:date="2015-04-04T20:12:00Z">
        <w:r>
          <w:t>•</w:t>
        </w:r>
        <w:r>
          <w:tab/>
        </w:r>
        <w:proofErr w:type="spellStart"/>
        <w:r>
          <w:t>verifica_login</w:t>
        </w:r>
        <w:proofErr w:type="spellEnd"/>
        <w:r>
          <w:t>.</w:t>
        </w:r>
        <w:proofErr w:type="spellStart"/>
        <w:r>
          <w:t>jsp</w:t>
        </w:r>
        <w:proofErr w:type="spellEnd"/>
      </w:ins>
    </w:p>
    <w:p w:rsidR="00441F71" w:rsidRDefault="00441F71" w:rsidP="00C31F87">
      <w:pPr>
        <w:rPr>
          <w:ins w:id="1376" w:author="User" w:date="2015-04-05T17:50:00Z"/>
        </w:rPr>
      </w:pPr>
    </w:p>
    <w:p w:rsidR="00C31F87" w:rsidRDefault="00441F71" w:rsidP="00C31F87">
      <w:pPr>
        <w:rPr>
          <w:ins w:id="1377" w:author="User" w:date="2015-04-04T20:12:00Z"/>
        </w:rPr>
      </w:pPr>
      <w:ins w:id="1378" w:author="User" w:date="2015-04-05T17:50:00Z">
        <w:r>
          <w:t>2.1.1.</w:t>
        </w:r>
      </w:ins>
      <w:ins w:id="1379" w:author="User" w:date="2015-04-04T20:12:00Z">
        <w:r w:rsidR="00C31F87">
          <w:t>2.3</w:t>
        </w:r>
        <w:r w:rsidR="00C31F87">
          <w:tab/>
          <w:t>– Camada de dados</w:t>
        </w:r>
      </w:ins>
    </w:p>
    <w:p w:rsidR="00C31F87" w:rsidRDefault="00C31F87" w:rsidP="00C31F87">
      <w:pPr>
        <w:rPr>
          <w:ins w:id="1380" w:author="User" w:date="2015-04-04T20:12:00Z"/>
        </w:rPr>
      </w:pPr>
      <w:ins w:id="1381" w:author="User" w:date="2015-04-04T20:12:00Z">
        <w:r>
          <w:t>•</w:t>
        </w:r>
        <w:r>
          <w:tab/>
        </w:r>
        <w:proofErr w:type="spellStart"/>
        <w:r>
          <w:t>AlunoDao</w:t>
        </w:r>
        <w:proofErr w:type="spellEnd"/>
        <w:r>
          <w:t>.</w:t>
        </w:r>
        <w:proofErr w:type="spellStart"/>
        <w:r>
          <w:t>java</w:t>
        </w:r>
        <w:proofErr w:type="spellEnd"/>
      </w:ins>
    </w:p>
    <w:p w:rsidR="00C31F87" w:rsidRDefault="00C31F87" w:rsidP="00C31F87">
      <w:pPr>
        <w:rPr>
          <w:ins w:id="1382" w:author="User" w:date="2015-04-04T20:12:00Z"/>
        </w:rPr>
      </w:pPr>
      <w:ins w:id="1383" w:author="User" w:date="2015-04-04T20:12:00Z">
        <w:r>
          <w:t>•</w:t>
        </w:r>
        <w:r>
          <w:tab/>
        </w:r>
        <w:proofErr w:type="spellStart"/>
        <w:r>
          <w:t>BaseDao</w:t>
        </w:r>
        <w:proofErr w:type="spellEnd"/>
        <w:r>
          <w:t>.</w:t>
        </w:r>
        <w:proofErr w:type="spellStart"/>
        <w:r>
          <w:t>java</w:t>
        </w:r>
        <w:proofErr w:type="spellEnd"/>
      </w:ins>
    </w:p>
    <w:p w:rsidR="00C31F87" w:rsidRDefault="00C31F87" w:rsidP="00C31F87">
      <w:pPr>
        <w:rPr>
          <w:ins w:id="1384" w:author="User" w:date="2015-04-04T20:12:00Z"/>
        </w:rPr>
      </w:pPr>
      <w:ins w:id="1385" w:author="User" w:date="2015-04-04T20:12:00Z">
        <w:r>
          <w:t>•</w:t>
        </w:r>
        <w:r>
          <w:tab/>
        </w:r>
        <w:proofErr w:type="spellStart"/>
        <w:r>
          <w:t>BoletimDao</w:t>
        </w:r>
        <w:proofErr w:type="spellEnd"/>
        <w:r>
          <w:t>.</w:t>
        </w:r>
        <w:proofErr w:type="spellStart"/>
        <w:r>
          <w:t>java</w:t>
        </w:r>
        <w:proofErr w:type="spellEnd"/>
      </w:ins>
    </w:p>
    <w:p w:rsidR="00C31F87" w:rsidRDefault="00C31F87" w:rsidP="00C31F87">
      <w:pPr>
        <w:rPr>
          <w:ins w:id="1386" w:author="User" w:date="2015-04-04T20:12:00Z"/>
        </w:rPr>
      </w:pPr>
      <w:ins w:id="1387" w:author="User" w:date="2015-04-04T20:12:00Z">
        <w:r>
          <w:t>•</w:t>
        </w:r>
        <w:r>
          <w:tab/>
        </w:r>
        <w:proofErr w:type="spellStart"/>
        <w:r>
          <w:t>CompoeDao</w:t>
        </w:r>
        <w:proofErr w:type="spellEnd"/>
        <w:r>
          <w:t>.</w:t>
        </w:r>
        <w:proofErr w:type="spellStart"/>
        <w:r>
          <w:t>java</w:t>
        </w:r>
        <w:proofErr w:type="spellEnd"/>
      </w:ins>
    </w:p>
    <w:p w:rsidR="00C31F87" w:rsidRDefault="00C31F87" w:rsidP="00C31F87">
      <w:pPr>
        <w:rPr>
          <w:ins w:id="1388" w:author="User" w:date="2015-04-04T20:12:00Z"/>
        </w:rPr>
      </w:pPr>
      <w:ins w:id="1389" w:author="User" w:date="2015-04-04T20:12:00Z">
        <w:r>
          <w:t>•</w:t>
        </w:r>
        <w:r>
          <w:tab/>
        </w:r>
        <w:proofErr w:type="spellStart"/>
        <w:r>
          <w:t>DisciplinaDao</w:t>
        </w:r>
        <w:proofErr w:type="spellEnd"/>
        <w:r>
          <w:t>.</w:t>
        </w:r>
        <w:proofErr w:type="spellStart"/>
        <w:r>
          <w:t>java</w:t>
        </w:r>
        <w:proofErr w:type="spellEnd"/>
      </w:ins>
    </w:p>
    <w:p w:rsidR="00C31F87" w:rsidRDefault="00C31F87" w:rsidP="00C31F87">
      <w:pPr>
        <w:rPr>
          <w:ins w:id="1390" w:author="User" w:date="2015-04-04T20:12:00Z"/>
        </w:rPr>
      </w:pPr>
      <w:ins w:id="1391" w:author="User" w:date="2015-04-04T20:12:00Z">
        <w:r>
          <w:t>•</w:t>
        </w:r>
        <w:r>
          <w:tab/>
        </w:r>
        <w:proofErr w:type="spellStart"/>
        <w:r>
          <w:t>EstudaDao</w:t>
        </w:r>
        <w:proofErr w:type="spellEnd"/>
        <w:r>
          <w:t>.</w:t>
        </w:r>
        <w:proofErr w:type="spellStart"/>
        <w:r>
          <w:t>java</w:t>
        </w:r>
        <w:proofErr w:type="spellEnd"/>
      </w:ins>
    </w:p>
    <w:p w:rsidR="00C31F87" w:rsidRDefault="00C31F87" w:rsidP="00C31F87">
      <w:pPr>
        <w:rPr>
          <w:ins w:id="1392" w:author="User" w:date="2015-04-04T20:12:00Z"/>
        </w:rPr>
      </w:pPr>
      <w:ins w:id="1393" w:author="User" w:date="2015-04-04T20:12:00Z">
        <w:r>
          <w:t>•</w:t>
        </w:r>
        <w:r>
          <w:tab/>
        </w:r>
        <w:proofErr w:type="spellStart"/>
        <w:r>
          <w:t>FotoDao</w:t>
        </w:r>
        <w:proofErr w:type="spellEnd"/>
        <w:r>
          <w:t>.</w:t>
        </w:r>
        <w:proofErr w:type="spellStart"/>
        <w:r>
          <w:t>java</w:t>
        </w:r>
        <w:proofErr w:type="spellEnd"/>
      </w:ins>
    </w:p>
    <w:p w:rsidR="00C31F87" w:rsidRDefault="00C31F87" w:rsidP="00C31F87">
      <w:pPr>
        <w:rPr>
          <w:ins w:id="1394" w:author="User" w:date="2015-04-04T20:12:00Z"/>
        </w:rPr>
      </w:pPr>
      <w:ins w:id="1395" w:author="User" w:date="2015-04-04T20:12:00Z">
        <w:r>
          <w:t>•</w:t>
        </w:r>
        <w:r>
          <w:tab/>
        </w:r>
        <w:proofErr w:type="spellStart"/>
        <w:r>
          <w:t>InseridoDao</w:t>
        </w:r>
        <w:proofErr w:type="spellEnd"/>
        <w:r>
          <w:t>.</w:t>
        </w:r>
        <w:proofErr w:type="spellStart"/>
        <w:r>
          <w:t>java</w:t>
        </w:r>
        <w:proofErr w:type="spellEnd"/>
      </w:ins>
    </w:p>
    <w:p w:rsidR="00C31F87" w:rsidRDefault="00C31F87" w:rsidP="00C31F87">
      <w:pPr>
        <w:rPr>
          <w:ins w:id="1396" w:author="User" w:date="2015-04-04T20:12:00Z"/>
        </w:rPr>
      </w:pPr>
      <w:ins w:id="1397" w:author="User" w:date="2015-04-04T20:12:00Z">
        <w:r>
          <w:t>•</w:t>
        </w:r>
        <w:r>
          <w:tab/>
        </w:r>
        <w:proofErr w:type="spellStart"/>
        <w:r>
          <w:t>OcorrenciaDao</w:t>
        </w:r>
        <w:proofErr w:type="spellEnd"/>
        <w:r>
          <w:t>.</w:t>
        </w:r>
        <w:proofErr w:type="spellStart"/>
        <w:r>
          <w:t>java</w:t>
        </w:r>
        <w:proofErr w:type="spellEnd"/>
      </w:ins>
    </w:p>
    <w:p w:rsidR="00C31F87" w:rsidRDefault="00C31F87" w:rsidP="00C31F87">
      <w:pPr>
        <w:rPr>
          <w:ins w:id="1398" w:author="User" w:date="2015-04-04T20:12:00Z"/>
        </w:rPr>
      </w:pPr>
      <w:ins w:id="1399" w:author="User" w:date="2015-04-04T20:12:00Z">
        <w:r>
          <w:t>•</w:t>
        </w:r>
        <w:r>
          <w:tab/>
        </w:r>
        <w:proofErr w:type="spellStart"/>
        <w:r>
          <w:t>ProfessorDao</w:t>
        </w:r>
        <w:proofErr w:type="spellEnd"/>
        <w:r>
          <w:t>.</w:t>
        </w:r>
        <w:proofErr w:type="spellStart"/>
        <w:r>
          <w:t>java</w:t>
        </w:r>
        <w:proofErr w:type="spellEnd"/>
      </w:ins>
    </w:p>
    <w:p w:rsidR="00C31F87" w:rsidRDefault="00C31F87" w:rsidP="00C31F87">
      <w:pPr>
        <w:rPr>
          <w:ins w:id="1400" w:author="User" w:date="2015-04-04T20:12:00Z"/>
        </w:rPr>
      </w:pPr>
      <w:ins w:id="1401" w:author="User" w:date="2015-04-04T20:12:00Z">
        <w:r>
          <w:t>•</w:t>
        </w:r>
        <w:r>
          <w:tab/>
        </w:r>
        <w:proofErr w:type="spellStart"/>
        <w:r>
          <w:t>ResponsavelDao</w:t>
        </w:r>
        <w:proofErr w:type="spellEnd"/>
        <w:r>
          <w:t>.</w:t>
        </w:r>
        <w:proofErr w:type="spellStart"/>
        <w:r>
          <w:t>java</w:t>
        </w:r>
        <w:proofErr w:type="spellEnd"/>
      </w:ins>
    </w:p>
    <w:p w:rsidR="00C31F87" w:rsidRDefault="00C31F87" w:rsidP="00C31F87">
      <w:pPr>
        <w:rPr>
          <w:ins w:id="1402" w:author="User" w:date="2015-04-04T20:12:00Z"/>
        </w:rPr>
      </w:pPr>
      <w:ins w:id="1403" w:author="User" w:date="2015-04-04T20:12:00Z">
        <w:r>
          <w:t>•</w:t>
        </w:r>
        <w:r>
          <w:tab/>
        </w:r>
        <w:proofErr w:type="spellStart"/>
        <w:r>
          <w:t>TurmaDao</w:t>
        </w:r>
        <w:proofErr w:type="spellEnd"/>
        <w:r>
          <w:t>.</w:t>
        </w:r>
        <w:proofErr w:type="spellStart"/>
        <w:r>
          <w:t>java</w:t>
        </w:r>
        <w:proofErr w:type="spellEnd"/>
      </w:ins>
    </w:p>
    <w:p w:rsidR="00C31F87" w:rsidRDefault="00C31F87" w:rsidP="00C31F87">
      <w:pPr>
        <w:rPr>
          <w:ins w:id="1404" w:author="User" w:date="2015-04-04T20:12:00Z"/>
        </w:rPr>
      </w:pPr>
      <w:ins w:id="1405" w:author="User" w:date="2015-04-04T20:12:00Z">
        <w:r>
          <w:t>•</w:t>
        </w:r>
        <w:r>
          <w:tab/>
        </w:r>
        <w:proofErr w:type="spellStart"/>
        <w:r>
          <w:t>UsuarioDao</w:t>
        </w:r>
        <w:proofErr w:type="spellEnd"/>
        <w:r>
          <w:t>.</w:t>
        </w:r>
        <w:proofErr w:type="spellStart"/>
        <w:r>
          <w:t>java</w:t>
        </w:r>
        <w:proofErr w:type="spellEnd"/>
      </w:ins>
    </w:p>
    <w:p w:rsidR="00441F71" w:rsidRDefault="00441F71" w:rsidP="00C31F87">
      <w:pPr>
        <w:rPr>
          <w:ins w:id="1406" w:author="User" w:date="2015-04-05T17:50:00Z"/>
        </w:rPr>
      </w:pPr>
    </w:p>
    <w:p w:rsidR="00C31F87" w:rsidRDefault="00441F71" w:rsidP="00C31F87">
      <w:pPr>
        <w:rPr>
          <w:ins w:id="1407" w:author="User" w:date="2015-04-04T20:12:00Z"/>
        </w:rPr>
      </w:pPr>
      <w:ins w:id="1408" w:author="User" w:date="2015-04-05T17:50:00Z">
        <w:r>
          <w:t>2.1.1.</w:t>
        </w:r>
      </w:ins>
      <w:ins w:id="1409" w:author="User" w:date="2015-04-04T20:12:00Z">
        <w:r w:rsidR="00C31F87">
          <w:t>2.4</w:t>
        </w:r>
        <w:r w:rsidR="00C31F87">
          <w:tab/>
          <w:t>– Modelo (VO)</w:t>
        </w:r>
      </w:ins>
    </w:p>
    <w:p w:rsidR="00C31F87" w:rsidRDefault="00C31F87" w:rsidP="00C31F87">
      <w:pPr>
        <w:rPr>
          <w:ins w:id="1410" w:author="User" w:date="2015-04-04T20:12:00Z"/>
        </w:rPr>
      </w:pPr>
      <w:ins w:id="1411" w:author="User" w:date="2015-04-04T20:12:00Z">
        <w:r>
          <w:t>•</w:t>
        </w:r>
        <w:r>
          <w:tab/>
          <w:t>Aluno.</w:t>
        </w:r>
        <w:proofErr w:type="spellStart"/>
        <w:r>
          <w:t>java</w:t>
        </w:r>
        <w:proofErr w:type="spellEnd"/>
      </w:ins>
    </w:p>
    <w:p w:rsidR="00C31F87" w:rsidRDefault="00C31F87" w:rsidP="00C31F87">
      <w:pPr>
        <w:rPr>
          <w:ins w:id="1412" w:author="User" w:date="2015-04-04T20:12:00Z"/>
        </w:rPr>
      </w:pPr>
      <w:ins w:id="1413" w:author="User" w:date="2015-04-04T20:12:00Z">
        <w:r>
          <w:t>•</w:t>
        </w:r>
        <w:r>
          <w:tab/>
          <w:t>Bairro.</w:t>
        </w:r>
        <w:proofErr w:type="spellStart"/>
        <w:r>
          <w:t>java</w:t>
        </w:r>
        <w:proofErr w:type="spellEnd"/>
      </w:ins>
    </w:p>
    <w:p w:rsidR="00C31F87" w:rsidRDefault="00C31F87" w:rsidP="00C31F87">
      <w:pPr>
        <w:rPr>
          <w:ins w:id="1414" w:author="User" w:date="2015-04-04T20:12:00Z"/>
        </w:rPr>
      </w:pPr>
      <w:ins w:id="1415" w:author="User" w:date="2015-04-04T20:12:00Z">
        <w:r>
          <w:t>•</w:t>
        </w:r>
        <w:r>
          <w:tab/>
          <w:t>Bimestre</w:t>
        </w:r>
      </w:ins>
    </w:p>
    <w:p w:rsidR="00C31F87" w:rsidRDefault="00C31F87" w:rsidP="00C31F87">
      <w:pPr>
        <w:rPr>
          <w:ins w:id="1416" w:author="User" w:date="2015-04-04T20:12:00Z"/>
        </w:rPr>
      </w:pPr>
      <w:ins w:id="1417" w:author="User" w:date="2015-04-04T20:12:00Z">
        <w:r>
          <w:t>•</w:t>
        </w:r>
        <w:r>
          <w:tab/>
          <w:t>Boletim.</w:t>
        </w:r>
        <w:proofErr w:type="spellStart"/>
        <w:r>
          <w:t>java</w:t>
        </w:r>
        <w:proofErr w:type="spellEnd"/>
      </w:ins>
    </w:p>
    <w:p w:rsidR="00C31F87" w:rsidRDefault="00C31F87" w:rsidP="00C31F87">
      <w:pPr>
        <w:rPr>
          <w:ins w:id="1418" w:author="User" w:date="2015-04-04T20:12:00Z"/>
        </w:rPr>
      </w:pPr>
      <w:ins w:id="1419" w:author="User" w:date="2015-04-04T20:12:00Z">
        <w:r>
          <w:lastRenderedPageBreak/>
          <w:t>•</w:t>
        </w:r>
        <w:r>
          <w:tab/>
        </w:r>
        <w:proofErr w:type="spellStart"/>
        <w:r>
          <w:t>BoletimAlunoDisciplina</w:t>
        </w:r>
        <w:proofErr w:type="spellEnd"/>
        <w:r>
          <w:t>.</w:t>
        </w:r>
        <w:proofErr w:type="spellStart"/>
        <w:r>
          <w:t>java</w:t>
        </w:r>
        <w:proofErr w:type="spellEnd"/>
      </w:ins>
    </w:p>
    <w:p w:rsidR="00C31F87" w:rsidRDefault="00C31F87" w:rsidP="00C31F87">
      <w:pPr>
        <w:rPr>
          <w:ins w:id="1420" w:author="User" w:date="2015-04-04T20:12:00Z"/>
        </w:rPr>
      </w:pPr>
      <w:ins w:id="1421" w:author="User" w:date="2015-04-04T20:12:00Z">
        <w:r>
          <w:t>•</w:t>
        </w:r>
        <w:r>
          <w:tab/>
        </w:r>
        <w:proofErr w:type="spellStart"/>
        <w:r>
          <w:t>BoletimAlunoDisciplinaID</w:t>
        </w:r>
        <w:proofErr w:type="spellEnd"/>
        <w:r>
          <w:t>.</w:t>
        </w:r>
        <w:proofErr w:type="spellStart"/>
        <w:r>
          <w:t>java</w:t>
        </w:r>
        <w:proofErr w:type="spellEnd"/>
      </w:ins>
    </w:p>
    <w:p w:rsidR="00C31F87" w:rsidRDefault="00C31F87" w:rsidP="00C31F87">
      <w:pPr>
        <w:rPr>
          <w:ins w:id="1422" w:author="User" w:date="2015-04-04T20:12:00Z"/>
        </w:rPr>
      </w:pPr>
      <w:ins w:id="1423" w:author="User" w:date="2015-04-04T20:12:00Z">
        <w:r>
          <w:t>•</w:t>
        </w:r>
        <w:r>
          <w:tab/>
          <w:t>Disciplina.</w:t>
        </w:r>
        <w:proofErr w:type="spellStart"/>
        <w:r>
          <w:t>java</w:t>
        </w:r>
        <w:proofErr w:type="spellEnd"/>
      </w:ins>
    </w:p>
    <w:p w:rsidR="00C31F87" w:rsidRDefault="00C31F87" w:rsidP="00C31F87">
      <w:pPr>
        <w:rPr>
          <w:ins w:id="1424" w:author="User" w:date="2015-04-04T20:12:00Z"/>
        </w:rPr>
      </w:pPr>
      <w:ins w:id="1425" w:author="User" w:date="2015-04-04T20:12:00Z">
        <w:r>
          <w:t>•</w:t>
        </w:r>
        <w:r>
          <w:tab/>
          <w:t>Foto.</w:t>
        </w:r>
        <w:proofErr w:type="spellStart"/>
        <w:r>
          <w:t>java</w:t>
        </w:r>
        <w:proofErr w:type="spellEnd"/>
      </w:ins>
    </w:p>
    <w:p w:rsidR="00C31F87" w:rsidRDefault="00C31F87" w:rsidP="00C31F87">
      <w:pPr>
        <w:rPr>
          <w:ins w:id="1426" w:author="User" w:date="2015-04-04T20:12:00Z"/>
        </w:rPr>
      </w:pPr>
      <w:ins w:id="1427" w:author="User" w:date="2015-04-04T20:12:00Z">
        <w:r>
          <w:t>•</w:t>
        </w:r>
        <w:r>
          <w:tab/>
          <w:t>Gestor.</w:t>
        </w:r>
        <w:proofErr w:type="spellStart"/>
        <w:r>
          <w:t>java</w:t>
        </w:r>
        <w:proofErr w:type="spellEnd"/>
      </w:ins>
    </w:p>
    <w:p w:rsidR="00C31F87" w:rsidRDefault="00C31F87" w:rsidP="00C31F87">
      <w:pPr>
        <w:rPr>
          <w:ins w:id="1428" w:author="User" w:date="2015-04-04T20:12:00Z"/>
        </w:rPr>
      </w:pPr>
      <w:ins w:id="1429" w:author="User" w:date="2015-04-04T20:12:00Z">
        <w:r>
          <w:t>•</w:t>
        </w:r>
        <w:r>
          <w:tab/>
          <w:t>Logradouro.</w:t>
        </w:r>
        <w:proofErr w:type="spellStart"/>
        <w:r>
          <w:t>java</w:t>
        </w:r>
        <w:proofErr w:type="spellEnd"/>
      </w:ins>
    </w:p>
    <w:p w:rsidR="00C31F87" w:rsidRDefault="00C31F87" w:rsidP="00C31F87">
      <w:pPr>
        <w:rPr>
          <w:ins w:id="1430" w:author="User" w:date="2015-04-04T20:12:00Z"/>
        </w:rPr>
      </w:pPr>
      <w:ins w:id="1431" w:author="User" w:date="2015-04-04T20:12:00Z">
        <w:r>
          <w:t>•</w:t>
        </w:r>
        <w:r>
          <w:tab/>
        </w:r>
        <w:proofErr w:type="spellStart"/>
        <w:r>
          <w:t>Municipio</w:t>
        </w:r>
        <w:proofErr w:type="spellEnd"/>
        <w:r>
          <w:t>.</w:t>
        </w:r>
        <w:proofErr w:type="spellStart"/>
        <w:r>
          <w:t>java</w:t>
        </w:r>
        <w:proofErr w:type="spellEnd"/>
      </w:ins>
    </w:p>
    <w:p w:rsidR="00C31F87" w:rsidRDefault="00C31F87" w:rsidP="00C31F87">
      <w:pPr>
        <w:rPr>
          <w:ins w:id="1432" w:author="User" w:date="2015-04-04T20:12:00Z"/>
        </w:rPr>
      </w:pPr>
      <w:ins w:id="1433" w:author="User" w:date="2015-04-04T20:12:00Z">
        <w:r>
          <w:t>•</w:t>
        </w:r>
        <w:r>
          <w:tab/>
        </w:r>
        <w:proofErr w:type="spellStart"/>
        <w:r>
          <w:t>Ocorrencia</w:t>
        </w:r>
        <w:proofErr w:type="spellEnd"/>
        <w:r>
          <w:t>.</w:t>
        </w:r>
        <w:proofErr w:type="spellStart"/>
        <w:r>
          <w:t>java</w:t>
        </w:r>
        <w:proofErr w:type="spellEnd"/>
      </w:ins>
    </w:p>
    <w:p w:rsidR="00C31F87" w:rsidRDefault="00C31F87" w:rsidP="00C31F87">
      <w:pPr>
        <w:rPr>
          <w:ins w:id="1434" w:author="User" w:date="2015-04-04T20:12:00Z"/>
        </w:rPr>
      </w:pPr>
      <w:ins w:id="1435" w:author="User" w:date="2015-04-04T20:12:00Z">
        <w:r>
          <w:t>•</w:t>
        </w:r>
        <w:r>
          <w:tab/>
          <w:t>Perfil.</w:t>
        </w:r>
        <w:proofErr w:type="spellStart"/>
        <w:r>
          <w:t>java</w:t>
        </w:r>
        <w:proofErr w:type="spellEnd"/>
      </w:ins>
    </w:p>
    <w:p w:rsidR="00C31F87" w:rsidRDefault="00C31F87" w:rsidP="00C31F87">
      <w:pPr>
        <w:rPr>
          <w:ins w:id="1436" w:author="User" w:date="2015-04-04T20:12:00Z"/>
        </w:rPr>
      </w:pPr>
      <w:ins w:id="1437" w:author="User" w:date="2015-04-04T20:12:00Z">
        <w:r>
          <w:t>•</w:t>
        </w:r>
        <w:r>
          <w:tab/>
        </w:r>
        <w:proofErr w:type="spellStart"/>
        <w:r>
          <w:t>Periodo</w:t>
        </w:r>
        <w:proofErr w:type="spellEnd"/>
        <w:r>
          <w:t>.</w:t>
        </w:r>
        <w:proofErr w:type="spellStart"/>
        <w:r>
          <w:t>java</w:t>
        </w:r>
        <w:proofErr w:type="spellEnd"/>
      </w:ins>
    </w:p>
    <w:p w:rsidR="00C31F87" w:rsidRDefault="00C31F87" w:rsidP="00C31F87">
      <w:pPr>
        <w:rPr>
          <w:ins w:id="1438" w:author="User" w:date="2015-04-04T20:12:00Z"/>
        </w:rPr>
      </w:pPr>
      <w:ins w:id="1439" w:author="User" w:date="2015-04-04T20:12:00Z">
        <w:r>
          <w:t>•</w:t>
        </w:r>
        <w:r>
          <w:tab/>
          <w:t>Professor.</w:t>
        </w:r>
        <w:proofErr w:type="spellStart"/>
        <w:r>
          <w:t>java</w:t>
        </w:r>
        <w:proofErr w:type="spellEnd"/>
      </w:ins>
    </w:p>
    <w:p w:rsidR="00C31F87" w:rsidRDefault="00C31F87" w:rsidP="00C31F87">
      <w:pPr>
        <w:rPr>
          <w:ins w:id="1440" w:author="User" w:date="2015-04-04T20:12:00Z"/>
        </w:rPr>
      </w:pPr>
      <w:ins w:id="1441" w:author="User" w:date="2015-04-04T20:12:00Z">
        <w:r>
          <w:t>•</w:t>
        </w:r>
        <w:r>
          <w:tab/>
        </w:r>
        <w:proofErr w:type="spellStart"/>
        <w:r>
          <w:t>Responsavel</w:t>
        </w:r>
        <w:proofErr w:type="spellEnd"/>
        <w:r>
          <w:t>.</w:t>
        </w:r>
        <w:proofErr w:type="spellStart"/>
        <w:r>
          <w:t>java</w:t>
        </w:r>
        <w:proofErr w:type="spellEnd"/>
      </w:ins>
    </w:p>
    <w:p w:rsidR="00C31F87" w:rsidRDefault="00C31F87" w:rsidP="00C31F87">
      <w:pPr>
        <w:rPr>
          <w:ins w:id="1442" w:author="User" w:date="2015-04-04T20:12:00Z"/>
        </w:rPr>
      </w:pPr>
      <w:ins w:id="1443" w:author="User" w:date="2015-04-04T20:12:00Z">
        <w:r>
          <w:t>•</w:t>
        </w:r>
        <w:r>
          <w:tab/>
          <w:t>Secretaria.</w:t>
        </w:r>
        <w:proofErr w:type="spellStart"/>
        <w:r>
          <w:t>java</w:t>
        </w:r>
        <w:proofErr w:type="spellEnd"/>
      </w:ins>
    </w:p>
    <w:p w:rsidR="00C31F87" w:rsidRDefault="00C31F87" w:rsidP="00C31F87">
      <w:pPr>
        <w:rPr>
          <w:ins w:id="1444" w:author="User" w:date="2015-04-04T20:12:00Z"/>
        </w:rPr>
      </w:pPr>
      <w:ins w:id="1445" w:author="User" w:date="2015-04-04T20:12:00Z">
        <w:r>
          <w:t>•</w:t>
        </w:r>
        <w:r>
          <w:tab/>
          <w:t>Serie.</w:t>
        </w:r>
        <w:proofErr w:type="spellStart"/>
        <w:r>
          <w:t>java</w:t>
        </w:r>
        <w:proofErr w:type="spellEnd"/>
      </w:ins>
    </w:p>
    <w:p w:rsidR="00C31F87" w:rsidRDefault="00C31F87" w:rsidP="00C31F87">
      <w:pPr>
        <w:rPr>
          <w:ins w:id="1446" w:author="User" w:date="2015-04-04T20:12:00Z"/>
        </w:rPr>
      </w:pPr>
      <w:ins w:id="1447" w:author="User" w:date="2015-04-04T20:12:00Z">
        <w:r>
          <w:t>•</w:t>
        </w:r>
        <w:r>
          <w:tab/>
          <w:t>Tarefa.</w:t>
        </w:r>
        <w:proofErr w:type="spellStart"/>
        <w:r>
          <w:t>java</w:t>
        </w:r>
        <w:proofErr w:type="spellEnd"/>
      </w:ins>
    </w:p>
    <w:p w:rsidR="00C31F87" w:rsidRDefault="00C31F87" w:rsidP="00C31F87">
      <w:pPr>
        <w:rPr>
          <w:ins w:id="1448" w:author="User" w:date="2015-04-04T20:12:00Z"/>
        </w:rPr>
      </w:pPr>
      <w:ins w:id="1449" w:author="User" w:date="2015-04-04T20:12:00Z">
        <w:r>
          <w:t>•</w:t>
        </w:r>
        <w:r>
          <w:tab/>
          <w:t>Turma.</w:t>
        </w:r>
        <w:proofErr w:type="spellStart"/>
        <w:r>
          <w:t>java</w:t>
        </w:r>
        <w:proofErr w:type="spellEnd"/>
      </w:ins>
    </w:p>
    <w:p w:rsidR="00C31F87" w:rsidRDefault="00C31F87" w:rsidP="00C31F87">
      <w:pPr>
        <w:rPr>
          <w:ins w:id="1450" w:author="User" w:date="2015-04-04T20:12:00Z"/>
        </w:rPr>
      </w:pPr>
      <w:ins w:id="1451" w:author="User" w:date="2015-04-04T20:12:00Z">
        <w:r>
          <w:t>•</w:t>
        </w:r>
        <w:r>
          <w:tab/>
          <w:t>UF.</w:t>
        </w:r>
        <w:proofErr w:type="spellStart"/>
        <w:r>
          <w:t>java</w:t>
        </w:r>
        <w:proofErr w:type="spellEnd"/>
      </w:ins>
    </w:p>
    <w:p w:rsidR="00C31F87" w:rsidRDefault="00C31F87" w:rsidP="00C31F87">
      <w:pPr>
        <w:rPr>
          <w:ins w:id="1452" w:author="User" w:date="2015-04-04T20:12:00Z"/>
        </w:rPr>
      </w:pPr>
      <w:ins w:id="1453" w:author="User" w:date="2015-04-04T20:12:00Z">
        <w:r>
          <w:t>•</w:t>
        </w:r>
        <w:r>
          <w:tab/>
        </w:r>
        <w:proofErr w:type="spellStart"/>
        <w:r>
          <w:t>Usuario</w:t>
        </w:r>
        <w:proofErr w:type="spellEnd"/>
        <w:r>
          <w:t>.</w:t>
        </w:r>
        <w:proofErr w:type="spellStart"/>
        <w:r>
          <w:t>java</w:t>
        </w:r>
        <w:proofErr w:type="spellEnd"/>
      </w:ins>
    </w:p>
    <w:p w:rsidR="00C31F87" w:rsidRDefault="00C31F87" w:rsidP="00C31F87">
      <w:pPr>
        <w:rPr>
          <w:ins w:id="1454" w:author="User" w:date="2015-04-04T20:12:00Z"/>
        </w:rPr>
      </w:pPr>
    </w:p>
    <w:p w:rsidR="00C31F87" w:rsidRDefault="00441F71" w:rsidP="00C31F87">
      <w:pPr>
        <w:rPr>
          <w:ins w:id="1455" w:author="User" w:date="2015-04-04T20:12:00Z"/>
        </w:rPr>
      </w:pPr>
      <w:ins w:id="1456" w:author="User" w:date="2015-04-05T17:50:00Z">
        <w:r>
          <w:t>2.1.1.</w:t>
        </w:r>
      </w:ins>
      <w:ins w:id="1457" w:author="User" w:date="2015-04-04T20:12:00Z">
        <w:r w:rsidR="00C31F87">
          <w:t>3.</w:t>
        </w:r>
        <w:r w:rsidR="00C31F87">
          <w:tab/>
          <w:t>Desenvolvimento BD</w:t>
        </w:r>
      </w:ins>
    </w:p>
    <w:p w:rsidR="00C31F87" w:rsidRDefault="00441F71" w:rsidP="00C31F87">
      <w:pPr>
        <w:rPr>
          <w:ins w:id="1458" w:author="User" w:date="2015-04-04T20:12:00Z"/>
        </w:rPr>
      </w:pPr>
      <w:ins w:id="1459" w:author="User" w:date="2015-04-05T17:50:00Z">
        <w:r>
          <w:t>2.1.1.</w:t>
        </w:r>
      </w:ins>
      <w:ins w:id="1460" w:author="User" w:date="2015-04-04T20:12:00Z">
        <w:r w:rsidR="00C31F87">
          <w:t>3.1</w:t>
        </w:r>
        <w:r w:rsidR="00C31F87">
          <w:tab/>
          <w:t>Criar tabelas como:</w:t>
        </w:r>
      </w:ins>
    </w:p>
    <w:p w:rsidR="00C31F87" w:rsidRDefault="00C31F87" w:rsidP="00C31F87">
      <w:pPr>
        <w:rPr>
          <w:ins w:id="1461" w:author="User" w:date="2015-04-04T20:12:00Z"/>
        </w:rPr>
      </w:pPr>
      <w:ins w:id="1462" w:author="User" w:date="2015-04-04T20:12:00Z">
        <w:r>
          <w:t>aluno</w:t>
        </w:r>
      </w:ins>
    </w:p>
    <w:p w:rsidR="00C31F87" w:rsidRDefault="00C31F87" w:rsidP="00C31F87">
      <w:pPr>
        <w:rPr>
          <w:ins w:id="1463" w:author="User" w:date="2015-04-04T20:12:00Z"/>
        </w:rPr>
      </w:pPr>
      <w:ins w:id="1464" w:author="User" w:date="2015-04-04T20:12:00Z">
        <w:r>
          <w:t>bairro</w:t>
        </w:r>
      </w:ins>
    </w:p>
    <w:p w:rsidR="00C31F87" w:rsidRDefault="00C31F87" w:rsidP="00C31F87">
      <w:pPr>
        <w:rPr>
          <w:ins w:id="1465" w:author="User" w:date="2015-04-04T20:12:00Z"/>
        </w:rPr>
      </w:pPr>
      <w:ins w:id="1466" w:author="User" w:date="2015-04-04T20:12:00Z">
        <w:r>
          <w:t>bimestre</w:t>
        </w:r>
      </w:ins>
    </w:p>
    <w:p w:rsidR="00C31F87" w:rsidRDefault="00C31F87" w:rsidP="00C31F87">
      <w:pPr>
        <w:rPr>
          <w:ins w:id="1467" w:author="User" w:date="2015-04-04T20:12:00Z"/>
        </w:rPr>
      </w:pPr>
      <w:ins w:id="1468" w:author="User" w:date="2015-04-04T20:12:00Z">
        <w:r>
          <w:t>boletim</w:t>
        </w:r>
      </w:ins>
    </w:p>
    <w:p w:rsidR="00C31F87" w:rsidRDefault="00C31F87" w:rsidP="00C31F87">
      <w:pPr>
        <w:rPr>
          <w:ins w:id="1469" w:author="User" w:date="2015-04-04T20:12:00Z"/>
        </w:rPr>
      </w:pPr>
      <w:ins w:id="1470" w:author="User" w:date="2015-04-04T20:12:00Z">
        <w:r>
          <w:t>disciplina</w:t>
        </w:r>
      </w:ins>
    </w:p>
    <w:p w:rsidR="00C31F87" w:rsidRDefault="00C31F87" w:rsidP="00C31F87">
      <w:pPr>
        <w:rPr>
          <w:ins w:id="1471" w:author="User" w:date="2015-04-04T20:12:00Z"/>
        </w:rPr>
      </w:pPr>
      <w:ins w:id="1472" w:author="User" w:date="2015-04-04T20:12:00Z">
        <w:r>
          <w:t>foto</w:t>
        </w:r>
      </w:ins>
    </w:p>
    <w:p w:rsidR="00C31F87" w:rsidRDefault="00C31F87" w:rsidP="00C31F87">
      <w:pPr>
        <w:rPr>
          <w:ins w:id="1473" w:author="User" w:date="2015-04-04T20:12:00Z"/>
        </w:rPr>
      </w:pPr>
      <w:ins w:id="1474" w:author="User" w:date="2015-04-04T20:12:00Z">
        <w:r>
          <w:t>gestor</w:t>
        </w:r>
      </w:ins>
    </w:p>
    <w:p w:rsidR="00C31F87" w:rsidRDefault="00C31F87" w:rsidP="00C31F87">
      <w:pPr>
        <w:rPr>
          <w:ins w:id="1475" w:author="User" w:date="2015-04-04T20:12:00Z"/>
        </w:rPr>
      </w:pPr>
      <w:ins w:id="1476" w:author="User" w:date="2015-04-04T20:12:00Z">
        <w:r>
          <w:t>logradouro</w:t>
        </w:r>
      </w:ins>
    </w:p>
    <w:p w:rsidR="00C31F87" w:rsidRDefault="00C31F87" w:rsidP="00C31F87">
      <w:pPr>
        <w:rPr>
          <w:ins w:id="1477" w:author="User" w:date="2015-04-04T20:12:00Z"/>
        </w:rPr>
      </w:pPr>
      <w:proofErr w:type="spellStart"/>
      <w:ins w:id="1478" w:author="User" w:date="2015-04-04T20:12:00Z">
        <w:r>
          <w:t>municipio</w:t>
        </w:r>
        <w:proofErr w:type="spellEnd"/>
      </w:ins>
    </w:p>
    <w:p w:rsidR="00C31F87" w:rsidRDefault="00C31F87" w:rsidP="00C31F87">
      <w:pPr>
        <w:rPr>
          <w:ins w:id="1479" w:author="User" w:date="2015-04-04T20:12:00Z"/>
        </w:rPr>
      </w:pPr>
      <w:proofErr w:type="spellStart"/>
      <w:ins w:id="1480" w:author="User" w:date="2015-04-04T20:12:00Z">
        <w:r>
          <w:t>ocorrencia</w:t>
        </w:r>
        <w:proofErr w:type="spellEnd"/>
      </w:ins>
    </w:p>
    <w:p w:rsidR="00C31F87" w:rsidRDefault="00C31F87" w:rsidP="00C31F87">
      <w:pPr>
        <w:rPr>
          <w:ins w:id="1481" w:author="User" w:date="2015-04-04T20:12:00Z"/>
        </w:rPr>
      </w:pPr>
      <w:ins w:id="1482" w:author="User" w:date="2015-04-04T20:12:00Z">
        <w:r>
          <w:t>perfil</w:t>
        </w:r>
      </w:ins>
    </w:p>
    <w:p w:rsidR="00C31F87" w:rsidRDefault="00C31F87" w:rsidP="00C31F87">
      <w:pPr>
        <w:rPr>
          <w:ins w:id="1483" w:author="User" w:date="2015-04-04T20:12:00Z"/>
        </w:rPr>
      </w:pPr>
      <w:proofErr w:type="spellStart"/>
      <w:ins w:id="1484" w:author="User" w:date="2015-04-04T20:12:00Z">
        <w:r>
          <w:t>periodo</w:t>
        </w:r>
        <w:proofErr w:type="spellEnd"/>
      </w:ins>
    </w:p>
    <w:p w:rsidR="00C31F87" w:rsidRDefault="00C31F87" w:rsidP="00C31F87">
      <w:pPr>
        <w:rPr>
          <w:ins w:id="1485" w:author="User" w:date="2015-04-04T20:12:00Z"/>
        </w:rPr>
      </w:pPr>
      <w:ins w:id="1486" w:author="User" w:date="2015-04-04T20:12:00Z">
        <w:r>
          <w:t>professor</w:t>
        </w:r>
      </w:ins>
    </w:p>
    <w:p w:rsidR="00C31F87" w:rsidRDefault="00C31F87" w:rsidP="00C31F87">
      <w:pPr>
        <w:rPr>
          <w:ins w:id="1487" w:author="User" w:date="2015-04-04T20:12:00Z"/>
        </w:rPr>
      </w:pPr>
      <w:proofErr w:type="spellStart"/>
      <w:ins w:id="1488" w:author="User" w:date="2015-04-04T20:12:00Z">
        <w:r>
          <w:lastRenderedPageBreak/>
          <w:t>responsavel</w:t>
        </w:r>
        <w:proofErr w:type="spellEnd"/>
      </w:ins>
    </w:p>
    <w:p w:rsidR="00C31F87" w:rsidRDefault="00C31F87" w:rsidP="00C31F87">
      <w:pPr>
        <w:rPr>
          <w:ins w:id="1489" w:author="User" w:date="2015-04-04T20:12:00Z"/>
        </w:rPr>
      </w:pPr>
      <w:ins w:id="1490" w:author="User" w:date="2015-04-04T20:12:00Z">
        <w:r>
          <w:t>secretaria</w:t>
        </w:r>
      </w:ins>
    </w:p>
    <w:p w:rsidR="00C31F87" w:rsidRDefault="00C31F87" w:rsidP="00C31F87">
      <w:pPr>
        <w:rPr>
          <w:ins w:id="1491" w:author="User" w:date="2015-04-04T20:12:00Z"/>
        </w:rPr>
      </w:pPr>
      <w:ins w:id="1492" w:author="User" w:date="2015-04-04T20:12:00Z">
        <w:r>
          <w:t>serie</w:t>
        </w:r>
      </w:ins>
    </w:p>
    <w:p w:rsidR="00C31F87" w:rsidRDefault="00C31F87" w:rsidP="00C31F87">
      <w:pPr>
        <w:rPr>
          <w:ins w:id="1493" w:author="User" w:date="2015-04-04T20:12:00Z"/>
        </w:rPr>
      </w:pPr>
      <w:ins w:id="1494" w:author="User" w:date="2015-04-04T20:12:00Z">
        <w:r>
          <w:t>tarefa</w:t>
        </w:r>
      </w:ins>
    </w:p>
    <w:p w:rsidR="00C31F87" w:rsidRDefault="00C31F87" w:rsidP="00C31F87">
      <w:pPr>
        <w:rPr>
          <w:ins w:id="1495" w:author="User" w:date="2015-04-04T20:12:00Z"/>
        </w:rPr>
      </w:pPr>
      <w:ins w:id="1496" w:author="User" w:date="2015-04-04T20:12:00Z">
        <w:r>
          <w:t>turma</w:t>
        </w:r>
      </w:ins>
    </w:p>
    <w:p w:rsidR="00C31F87" w:rsidRDefault="00C31F87" w:rsidP="00C31F87">
      <w:pPr>
        <w:rPr>
          <w:ins w:id="1497" w:author="User" w:date="2015-04-04T20:12:00Z"/>
        </w:rPr>
      </w:pPr>
      <w:proofErr w:type="spellStart"/>
      <w:ins w:id="1498" w:author="User" w:date="2015-04-04T20:12:00Z">
        <w:r>
          <w:t>uf</w:t>
        </w:r>
        <w:proofErr w:type="spellEnd"/>
      </w:ins>
    </w:p>
    <w:p w:rsidR="00C31F87" w:rsidRDefault="00C31F87" w:rsidP="00C31F87">
      <w:pPr>
        <w:rPr>
          <w:ins w:id="1499" w:author="User" w:date="2015-04-04T20:12:00Z"/>
        </w:rPr>
      </w:pPr>
      <w:proofErr w:type="spellStart"/>
      <w:ins w:id="1500" w:author="User" w:date="2015-04-04T20:12:00Z">
        <w:r>
          <w:t>usuario</w:t>
        </w:r>
        <w:proofErr w:type="spellEnd"/>
      </w:ins>
    </w:p>
    <w:p w:rsidR="00C31F87" w:rsidRDefault="00C31F87" w:rsidP="00C31F87">
      <w:pPr>
        <w:rPr>
          <w:ins w:id="1501" w:author="User" w:date="2015-04-04T20:12:00Z"/>
        </w:rPr>
      </w:pPr>
    </w:p>
    <w:p w:rsidR="00C31F87" w:rsidRDefault="00441F71" w:rsidP="00C31F87">
      <w:pPr>
        <w:rPr>
          <w:ins w:id="1502" w:author="User" w:date="2015-04-04T20:12:00Z"/>
        </w:rPr>
      </w:pPr>
      <w:ins w:id="1503" w:author="User" w:date="2015-04-05T17:50:00Z">
        <w:r>
          <w:t>2.1.1.</w:t>
        </w:r>
      </w:ins>
      <w:ins w:id="1504" w:author="User" w:date="2015-04-04T20:12:00Z">
        <w:r w:rsidR="00C31F87">
          <w:t>3.2</w:t>
        </w:r>
        <w:r w:rsidR="00C31F87">
          <w:tab/>
          <w:t>Criar relacionamento</w:t>
        </w:r>
      </w:ins>
    </w:p>
    <w:p w:rsidR="00C31F87" w:rsidRDefault="00C31F87" w:rsidP="00C31F87">
      <w:pPr>
        <w:rPr>
          <w:ins w:id="1505" w:author="User" w:date="2015-04-04T20:12:00Z"/>
        </w:rPr>
      </w:pPr>
      <w:ins w:id="1506" w:author="User" w:date="2015-04-04T20:12:00Z">
        <w:r>
          <w:t>De acordo com o usuário, criar as regras de acesso a determinadas informações</w:t>
        </w:r>
      </w:ins>
    </w:p>
    <w:p w:rsidR="00C31F87" w:rsidRDefault="00C31F87" w:rsidP="00C31F87">
      <w:pPr>
        <w:rPr>
          <w:ins w:id="1507" w:author="User" w:date="2015-04-04T20:12:00Z"/>
        </w:rPr>
      </w:pPr>
      <w:proofErr w:type="spellStart"/>
      <w:ins w:id="1508" w:author="User" w:date="2015-04-04T20:12:00Z">
        <w:r>
          <w:t>boletim_aluno_disciplina</w:t>
        </w:r>
        <w:proofErr w:type="spellEnd"/>
      </w:ins>
    </w:p>
    <w:p w:rsidR="00C31F87" w:rsidRDefault="00C31F87" w:rsidP="00C31F87">
      <w:pPr>
        <w:rPr>
          <w:ins w:id="1509" w:author="User" w:date="2015-04-04T20:12:00Z"/>
        </w:rPr>
      </w:pPr>
      <w:proofErr w:type="spellStart"/>
      <w:ins w:id="1510" w:author="User" w:date="2015-04-04T20:12:00Z">
        <w:r>
          <w:t>professor_disciplina</w:t>
        </w:r>
        <w:proofErr w:type="spellEnd"/>
      </w:ins>
    </w:p>
    <w:p w:rsidR="00C31F87" w:rsidRDefault="00C31F87" w:rsidP="00C31F87">
      <w:pPr>
        <w:rPr>
          <w:ins w:id="1511" w:author="User" w:date="2015-04-04T20:12:00Z"/>
        </w:rPr>
      </w:pPr>
      <w:proofErr w:type="spellStart"/>
      <w:ins w:id="1512" w:author="User" w:date="2015-04-04T20:12:00Z">
        <w:r>
          <w:t>turma_aluno</w:t>
        </w:r>
        <w:proofErr w:type="spellEnd"/>
      </w:ins>
    </w:p>
    <w:p w:rsidR="00C31F87" w:rsidRDefault="00C31F87" w:rsidP="00C31F87">
      <w:pPr>
        <w:rPr>
          <w:ins w:id="1513" w:author="User" w:date="2015-04-04T20:12:00Z"/>
        </w:rPr>
      </w:pPr>
      <w:proofErr w:type="spellStart"/>
      <w:ins w:id="1514" w:author="User" w:date="2015-04-04T20:12:00Z">
        <w:r>
          <w:t>turma_disciplina</w:t>
        </w:r>
        <w:proofErr w:type="spellEnd"/>
      </w:ins>
    </w:p>
    <w:p w:rsidR="00C31F87" w:rsidRDefault="00C31F87" w:rsidP="00C31F87">
      <w:pPr>
        <w:rPr>
          <w:ins w:id="1515" w:author="User" w:date="2015-04-04T20:12:00Z"/>
        </w:rPr>
      </w:pPr>
      <w:proofErr w:type="spellStart"/>
      <w:ins w:id="1516" w:author="User" w:date="2015-04-04T20:12:00Z">
        <w:r>
          <w:t>turma_professor</w:t>
        </w:r>
        <w:proofErr w:type="spellEnd"/>
      </w:ins>
    </w:p>
    <w:p w:rsidR="00C31F87" w:rsidRDefault="00C31F87" w:rsidP="00C31F87">
      <w:pPr>
        <w:rPr>
          <w:ins w:id="1517" w:author="User" w:date="2015-04-04T20:12:00Z"/>
        </w:rPr>
      </w:pPr>
    </w:p>
    <w:p w:rsidR="00C31F87" w:rsidRDefault="00C31F87" w:rsidP="00C31F87">
      <w:pPr>
        <w:rPr>
          <w:ins w:id="1518" w:author="User" w:date="2015-04-04T20:12:00Z"/>
        </w:rPr>
      </w:pPr>
    </w:p>
    <w:p w:rsidR="00C31F87" w:rsidRDefault="00441F71" w:rsidP="00C31F87">
      <w:pPr>
        <w:rPr>
          <w:ins w:id="1519" w:author="User" w:date="2015-04-04T20:12:00Z"/>
        </w:rPr>
      </w:pPr>
      <w:ins w:id="1520" w:author="User" w:date="2015-04-05T17:50:00Z">
        <w:r>
          <w:t>2.1.1.</w:t>
        </w:r>
      </w:ins>
      <w:ins w:id="1521" w:author="User" w:date="2015-04-04T20:12:00Z">
        <w:r w:rsidR="00C31F87">
          <w:t>4.</w:t>
        </w:r>
        <w:r w:rsidR="00C31F87">
          <w:tab/>
          <w:t>Teste</w:t>
        </w:r>
      </w:ins>
    </w:p>
    <w:p w:rsidR="00C31F87" w:rsidRDefault="00441F71" w:rsidP="00C31F87">
      <w:pPr>
        <w:rPr>
          <w:ins w:id="1522" w:author="User" w:date="2015-04-04T20:12:00Z"/>
        </w:rPr>
      </w:pPr>
      <w:ins w:id="1523" w:author="User" w:date="2015-04-05T17:50:00Z">
        <w:r>
          <w:t>2.1.1.</w:t>
        </w:r>
      </w:ins>
      <w:ins w:id="1524" w:author="User" w:date="2015-04-04T20:12:00Z">
        <w:r w:rsidR="00C31F87">
          <w:t>4.1</w:t>
        </w:r>
        <w:r w:rsidR="00C31F87">
          <w:tab/>
          <w:t>– Teste das páginas</w:t>
        </w:r>
      </w:ins>
    </w:p>
    <w:p w:rsidR="00C31F87" w:rsidRDefault="00441F71" w:rsidP="00C31F87">
      <w:pPr>
        <w:rPr>
          <w:ins w:id="1525" w:author="User" w:date="2015-04-04T20:12:00Z"/>
        </w:rPr>
      </w:pPr>
      <w:ins w:id="1526" w:author="User" w:date="2015-04-05T17:50:00Z">
        <w:r>
          <w:t>2.1.1.</w:t>
        </w:r>
      </w:ins>
      <w:ins w:id="1527" w:author="User" w:date="2015-04-04T20:12:00Z">
        <w:r w:rsidR="00C31F87">
          <w:t>4.2</w:t>
        </w:r>
        <w:r w:rsidR="00C31F87">
          <w:tab/>
          <w:t>– Teste do acesso ao Banco de Dados</w:t>
        </w:r>
      </w:ins>
    </w:p>
    <w:p w:rsidR="00C31F87" w:rsidRDefault="00C31F87" w:rsidP="00C31F87">
      <w:pPr>
        <w:rPr>
          <w:ins w:id="1528" w:author="User" w:date="2015-04-04T20:12:00Z"/>
        </w:rPr>
      </w:pPr>
    </w:p>
    <w:p w:rsidR="00C31F87" w:rsidRDefault="00441F71" w:rsidP="00C31F87">
      <w:pPr>
        <w:rPr>
          <w:ins w:id="1529" w:author="User" w:date="2015-04-04T20:12:00Z"/>
        </w:rPr>
      </w:pPr>
      <w:ins w:id="1530" w:author="User" w:date="2015-04-05T17:50:00Z">
        <w:r>
          <w:t>2.1.1.</w:t>
        </w:r>
      </w:ins>
      <w:ins w:id="1531" w:author="User" w:date="2015-04-04T20:12:00Z">
        <w:r w:rsidR="00C31F87">
          <w:t>5.</w:t>
        </w:r>
        <w:r w:rsidR="00C31F87">
          <w:tab/>
          <w:t>Elaboração Documentação</w:t>
        </w:r>
      </w:ins>
    </w:p>
    <w:p w:rsidR="00C31F87" w:rsidRDefault="00441F71" w:rsidP="00C31F87">
      <w:pPr>
        <w:rPr>
          <w:ins w:id="1532" w:author="User" w:date="2015-04-04T20:12:00Z"/>
        </w:rPr>
      </w:pPr>
      <w:ins w:id="1533" w:author="User" w:date="2015-04-05T17:50:00Z">
        <w:r>
          <w:t>2.1.1.</w:t>
        </w:r>
      </w:ins>
      <w:ins w:id="1534" w:author="User" w:date="2015-04-04T20:12:00Z">
        <w:r w:rsidR="00C31F87">
          <w:t>5.1</w:t>
        </w:r>
        <w:r w:rsidR="00C31F87">
          <w:tab/>
          <w:t>Documentação Técnica</w:t>
        </w:r>
      </w:ins>
    </w:p>
    <w:p w:rsidR="00C31F87" w:rsidRDefault="00C31F87" w:rsidP="00C31F87">
      <w:pPr>
        <w:rPr>
          <w:ins w:id="1535" w:author="User" w:date="2015-04-04T20:12:00Z"/>
        </w:rPr>
      </w:pPr>
      <w:ins w:id="1536" w:author="User" w:date="2015-04-04T20:12:00Z">
        <w:r>
          <w:t>Criação de documentação Técnica para os desenvolvedores para atualizações futuras.</w:t>
        </w:r>
      </w:ins>
    </w:p>
    <w:p w:rsidR="00C31F87" w:rsidRDefault="00C31F87" w:rsidP="00C31F87">
      <w:pPr>
        <w:rPr>
          <w:ins w:id="1537" w:author="User" w:date="2015-04-04T20:12:00Z"/>
        </w:rPr>
      </w:pPr>
    </w:p>
    <w:p w:rsidR="00C31F87" w:rsidRDefault="00441F71" w:rsidP="00C31F87">
      <w:pPr>
        <w:rPr>
          <w:ins w:id="1538" w:author="User" w:date="2015-04-04T20:12:00Z"/>
        </w:rPr>
      </w:pPr>
      <w:ins w:id="1539" w:author="User" w:date="2015-04-05T17:50:00Z">
        <w:r>
          <w:t>2.</w:t>
        </w:r>
      </w:ins>
      <w:ins w:id="1540" w:author="User" w:date="2015-04-05T17:51:00Z">
        <w:r>
          <w:t>1.1.</w:t>
        </w:r>
      </w:ins>
      <w:ins w:id="1541" w:author="User" w:date="2015-04-04T20:12:00Z">
        <w:r w:rsidR="00C31F87">
          <w:t>5.2</w:t>
        </w:r>
        <w:r w:rsidR="00C31F87">
          <w:tab/>
          <w:t>Documentação de Usuário</w:t>
        </w:r>
      </w:ins>
    </w:p>
    <w:p w:rsidR="00C31F87" w:rsidRDefault="00C31F87" w:rsidP="00C31F87">
      <w:pPr>
        <w:rPr>
          <w:ins w:id="1542" w:author="User" w:date="2015-04-04T20:12:00Z"/>
        </w:rPr>
      </w:pPr>
      <w:ins w:id="1543" w:author="User" w:date="2015-04-04T20:12:00Z">
        <w:r>
          <w:t>Criação de documentação para ser usada por usuário do Sistema.</w:t>
        </w:r>
      </w:ins>
    </w:p>
    <w:p w:rsidR="00176A5A" w:rsidRDefault="00176A5A">
      <w:pPr>
        <w:rPr>
          <w:ins w:id="1544" w:author="User" w:date="2015-04-05T17:51:00Z"/>
        </w:rPr>
        <w:pPrChange w:id="1545" w:author="User" w:date="2015-04-04T20:11:00Z">
          <w:pPr>
            <w:pStyle w:val="Ttulo3"/>
          </w:pPr>
        </w:pPrChange>
      </w:pPr>
    </w:p>
    <w:p w:rsidR="00441F71" w:rsidRDefault="00441F71" w:rsidP="00441F71">
      <w:pPr>
        <w:rPr>
          <w:ins w:id="1546" w:author="User" w:date="2015-04-05T17:55:00Z"/>
        </w:rPr>
      </w:pPr>
      <w:ins w:id="1547" w:author="User" w:date="2015-04-05T17:52:00Z">
        <w:r>
          <w:t>2.1.2</w:t>
        </w:r>
        <w:r>
          <w:tab/>
          <w:t>Quadro EAP/WBS Documentação de Usuário</w:t>
        </w:r>
      </w:ins>
    </w:p>
    <w:p w:rsidR="00441F71" w:rsidRDefault="00C60E05" w:rsidP="00441F71">
      <w:pPr>
        <w:rPr>
          <w:ins w:id="1548" w:author="User" w:date="2015-04-05T17:56:00Z"/>
        </w:rPr>
      </w:pPr>
      <w:ins w:id="1549" w:author="User" w:date="2015-04-05T17:56:00Z">
        <w:r>
          <w:tab/>
        </w:r>
      </w:ins>
      <w:ins w:id="1550" w:author="User" w:date="2015-04-05T17:55:00Z">
        <w:r w:rsidR="00441F71">
          <w:t>Abaixo segue a Estrutura Analítica do Projeto (Representação gráfic</w:t>
        </w:r>
      </w:ins>
      <w:ins w:id="1551" w:author="User" w:date="2015-04-05T17:56:00Z">
        <w:r w:rsidR="00441F71">
          <w:t>a do Projeto)</w:t>
        </w:r>
      </w:ins>
    </w:p>
    <w:p w:rsidR="00C60E05" w:rsidRDefault="00C60E05" w:rsidP="00441F71">
      <w:pPr>
        <w:rPr>
          <w:ins w:id="1552" w:author="User" w:date="2015-04-05T17:55:00Z"/>
        </w:rPr>
      </w:pPr>
    </w:p>
    <w:p w:rsidR="00176A5A" w:rsidRDefault="00C60E05">
      <w:pPr>
        <w:pStyle w:val="Legenda"/>
        <w:rPr>
          <w:ins w:id="1553" w:author="User" w:date="2015-04-05T17:57:00Z"/>
        </w:rPr>
        <w:pPrChange w:id="1554" w:author="User" w:date="2015-04-05T17:57:00Z">
          <w:pPr/>
        </w:pPrChange>
      </w:pPr>
      <w:ins w:id="1555" w:author="User" w:date="2015-04-05T17:57:00Z">
        <w:r>
          <w:t xml:space="preserve">Figura </w:t>
        </w:r>
        <w:r w:rsidR="008A116E">
          <w:fldChar w:fldCharType="begin"/>
        </w:r>
        <w:r>
          <w:instrText xml:space="preserve"> SEQ Figura \* ARABIC </w:instrText>
        </w:r>
      </w:ins>
      <w:r w:rsidR="008A116E">
        <w:fldChar w:fldCharType="separate"/>
      </w:r>
      <w:ins w:id="1556" w:author="User" w:date="2015-04-05T17:57:00Z">
        <w:r>
          <w:rPr>
            <w:noProof/>
          </w:rPr>
          <w:t>6</w:t>
        </w:r>
        <w:r w:rsidR="008A116E">
          <w:fldChar w:fldCharType="end"/>
        </w:r>
        <w:r>
          <w:t xml:space="preserve"> - WBS - Estrutura Analítica do Projeto</w:t>
        </w:r>
      </w:ins>
    </w:p>
    <w:p w:rsidR="00176A5A" w:rsidRDefault="00176A5A">
      <w:pPr>
        <w:rPr>
          <w:ins w:id="1557" w:author="User" w:date="2015-04-05T17:57:00Z"/>
        </w:rPr>
      </w:pPr>
    </w:p>
    <w:p w:rsidR="00176A5A" w:rsidRDefault="00176A5A">
      <w:pPr>
        <w:rPr>
          <w:ins w:id="1558" w:author="User" w:date="2015-04-05T17:57:00Z"/>
        </w:rPr>
      </w:pPr>
      <w:ins w:id="1559" w:author="User" w:date="2015-04-05T17:57:00Z">
        <w:r>
          <w:rPr>
            <w:noProof/>
            <w:rPrChange w:id="1560" w:author="Unknown">
              <w:rPr>
                <w:noProof/>
                <w:color w:val="0000FF"/>
                <w:u w:val="single"/>
              </w:rPr>
            </w:rPrChange>
          </w:rPr>
          <w:lastRenderedPageBreak/>
          <w:drawing>
            <wp:inline distT="0" distB="0" distL="0" distR="0">
              <wp:extent cx="5711794" cy="3793402"/>
              <wp:effectExtent l="19050" t="0" r="3206" b="0"/>
              <wp:docPr id="2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05303" cy="3789091"/>
                      </a:xfrm>
                      <a:prstGeom prst="rect">
                        <a:avLst/>
                      </a:prstGeom>
                      <a:noFill/>
                    </pic:spPr>
                  </pic:pic>
                </a:graphicData>
              </a:graphic>
            </wp:inline>
          </w:drawing>
        </w:r>
      </w:ins>
    </w:p>
    <w:p w:rsidR="00176A5A" w:rsidRDefault="00176A5A">
      <w:pPr>
        <w:rPr>
          <w:ins w:id="1561" w:author="User" w:date="2015-04-05T17:52:00Z"/>
        </w:rPr>
      </w:pPr>
    </w:p>
    <w:p w:rsidR="00BC07C1" w:rsidRDefault="00240627" w:rsidP="002B1853">
      <w:pPr>
        <w:rPr>
          <w:color w:val="0070C0"/>
        </w:rPr>
      </w:pPr>
      <w:del w:id="1562" w:author="User" w:date="2015-04-04T20:03:00Z">
        <w:r w:rsidDel="006B2D12">
          <w:rPr>
            <w:color w:val="FF0000"/>
          </w:rPr>
          <w:delText xml:space="preserve">Descrever de forma genérica os objetivos da </w:delText>
        </w:r>
        <w:r w:rsidR="00E3716E" w:rsidDel="006B2D12">
          <w:rPr>
            <w:color w:val="FF0000"/>
          </w:rPr>
          <w:delText>DECLARAÇÃO DO ESCOPO</w:delText>
        </w:r>
        <w:r w:rsidDel="006B2D12">
          <w:rPr>
            <w:color w:val="FF0000"/>
          </w:rPr>
          <w:delText xml:space="preserve">. Descrever detalhadamente o </w:delText>
        </w:r>
        <w:r w:rsidR="00E3716E" w:rsidRPr="00051E1D" w:rsidDel="006B2D12">
          <w:rPr>
            <w:color w:val="FF0000"/>
            <w:u w:val="single"/>
          </w:rPr>
          <w:delText>ESCOPO DO PROJETO</w:delText>
        </w:r>
        <w:r w:rsidR="00E3716E" w:rsidDel="006B2D12">
          <w:rPr>
            <w:color w:val="FF0000"/>
          </w:rPr>
          <w:delText xml:space="preserve"> (</w:delText>
        </w:r>
        <w:r w:rsidR="00E3716E" w:rsidRPr="00E3716E" w:rsidDel="006B2D12">
          <w:rPr>
            <w:color w:val="FF0000"/>
          </w:rPr>
          <w:delText>Atividades e Subatividades que serão executadas pela Equipe do Proje</w:delText>
        </w:r>
      </w:del>
      <w:del w:id="1563" w:author="User" w:date="2015-04-04T20:27:00Z">
        <w:r w:rsidR="00E3716E" w:rsidRPr="00E3716E" w:rsidDel="002013AE">
          <w:rPr>
            <w:color w:val="FF0000"/>
          </w:rPr>
          <w:delText>to de modo a se atingir os Objetivos do Projeto</w:delText>
        </w:r>
        <w:r w:rsidR="00E3716E" w:rsidDel="002013AE">
          <w:rPr>
            <w:color w:val="FF0000"/>
          </w:rPr>
          <w:delText>)</w:delText>
        </w:r>
        <w:r w:rsidDel="002013AE">
          <w:rPr>
            <w:color w:val="FF0000"/>
          </w:rPr>
          <w:delText>, apresentando a EAP/WBS</w:delText>
        </w:r>
      </w:del>
      <w:r>
        <w:rPr>
          <w:color w:val="FF0000"/>
        </w:rPr>
        <w:t xml:space="preserve">. </w:t>
      </w:r>
      <w:del w:id="1564" w:author="User" w:date="2015-04-04T20:31:00Z">
        <w:r w:rsidDel="002013AE">
          <w:rPr>
            <w:color w:val="FF0000"/>
          </w:rPr>
          <w:delText>Apresentar as</w:delText>
        </w:r>
        <w:r w:rsidR="00E3716E" w:rsidRPr="00240627" w:rsidDel="002013AE">
          <w:rPr>
            <w:color w:val="FF0000"/>
          </w:rPr>
          <w:delText xml:space="preserve">EXCLUSÕES </w:delText>
        </w:r>
        <w:r w:rsidR="00E3716E" w:rsidDel="002013AE">
          <w:rPr>
            <w:color w:val="FF0000"/>
          </w:rPr>
          <w:delText>do</w:delText>
        </w:r>
        <w:r w:rsidR="00E3716E" w:rsidRPr="00240627" w:rsidDel="002013AE">
          <w:rPr>
            <w:color w:val="FF0000"/>
          </w:rPr>
          <w:delText xml:space="preserve"> Projeto</w:delText>
        </w:r>
        <w:r w:rsidRPr="00240627" w:rsidDel="002013AE">
          <w:rPr>
            <w:color w:val="FF0000"/>
          </w:rPr>
          <w:delText xml:space="preserve"> (aquilo que não será feito)</w:delText>
        </w:r>
        <w:r w:rsidR="00E3716E" w:rsidDel="002013AE">
          <w:rPr>
            <w:color w:val="FF0000"/>
          </w:rPr>
          <w:delText>, as PREMISSAS d</w:delText>
        </w:r>
        <w:r w:rsidR="00E3716E" w:rsidRPr="00240627" w:rsidDel="002013AE">
          <w:rPr>
            <w:color w:val="FF0000"/>
          </w:rPr>
          <w:delText>o Projeto</w:delText>
        </w:r>
        <w:r w:rsidRPr="00240627" w:rsidDel="002013AE">
          <w:rPr>
            <w:color w:val="FF0000"/>
          </w:rPr>
          <w:delText xml:space="preserve"> (aquilo que é dado como certo)</w:delText>
        </w:r>
        <w:r w:rsidR="00E3716E" w:rsidDel="002013AE">
          <w:rPr>
            <w:color w:val="FF0000"/>
          </w:rPr>
          <w:delText xml:space="preserve"> e as </w:delText>
        </w:r>
        <w:r w:rsidR="00E3716E" w:rsidRPr="00240627" w:rsidDel="002013AE">
          <w:rPr>
            <w:color w:val="FF0000"/>
          </w:rPr>
          <w:delText xml:space="preserve">RESTRIÇÕES </w:delText>
        </w:r>
        <w:r w:rsidR="00E3716E" w:rsidDel="002013AE">
          <w:rPr>
            <w:color w:val="FF0000"/>
          </w:rPr>
          <w:delText>do</w:delText>
        </w:r>
        <w:r w:rsidR="00E3716E" w:rsidRPr="00240627" w:rsidDel="002013AE">
          <w:rPr>
            <w:color w:val="FF0000"/>
          </w:rPr>
          <w:delText xml:space="preserve"> Projeto</w:delText>
        </w:r>
        <w:r w:rsidRPr="00240627" w:rsidDel="002013AE">
          <w:rPr>
            <w:color w:val="FF0000"/>
          </w:rPr>
          <w:delText xml:space="preserve"> (aquilo que restringe e limita a ação do Gerente do Projeto)</w:delText>
        </w:r>
        <w:r w:rsidR="00E3716E" w:rsidDel="002013AE">
          <w:rPr>
            <w:color w:val="FF0000"/>
          </w:rPr>
          <w:delText xml:space="preserve">. Relacionar as </w:delText>
        </w:r>
        <w:r w:rsidR="00E3716E" w:rsidRPr="00E3716E" w:rsidDel="002013AE">
          <w:rPr>
            <w:color w:val="FF0000"/>
          </w:rPr>
          <w:delText>ENTREGAS/</w:delText>
        </w:r>
        <w:r w:rsidR="00E3716E" w:rsidRPr="00E3716E" w:rsidDel="002013AE">
          <w:rPr>
            <w:i/>
            <w:color w:val="FF0000"/>
          </w:rPr>
          <w:delText>Deliverable</w:delText>
        </w:r>
        <w:r w:rsidR="00E3716E" w:rsidRPr="00E3716E" w:rsidDel="002013AE">
          <w:rPr>
            <w:color w:val="FF0000"/>
          </w:rPr>
          <w:delText>que serão produzidas pela Equipe do Projet</w:delText>
        </w:r>
      </w:del>
      <w:proofErr w:type="spellStart"/>
      <w:r w:rsidR="00E3716E" w:rsidRPr="00E3716E">
        <w:rPr>
          <w:color w:val="FF0000"/>
        </w:rPr>
        <w:t>o</w:t>
      </w:r>
      <w:r w:rsidR="00E3716E">
        <w:rPr>
          <w:color w:val="FF0000"/>
        </w:rPr>
        <w:t>.</w:t>
      </w:r>
      <w:proofErr w:type="spellEnd"/>
      <w:del w:id="1565" w:author="User" w:date="2015-04-04T20:32:00Z">
        <w:r w:rsidR="00E3716E" w:rsidDel="002013AE">
          <w:rPr>
            <w:color w:val="FF0000"/>
          </w:rPr>
          <w:delText xml:space="preserve"> Descrever detalhadamente o </w:delText>
        </w:r>
        <w:r w:rsidR="00E3716E" w:rsidRPr="00051E1D" w:rsidDel="002013AE">
          <w:rPr>
            <w:color w:val="FF0000"/>
            <w:u w:val="single"/>
          </w:rPr>
          <w:delText>ESCOPO DO PRODUTO</w:delText>
        </w:r>
        <w:r w:rsidR="00E3716E" w:rsidDel="002013AE">
          <w:rPr>
            <w:color w:val="FF0000"/>
          </w:rPr>
          <w:delText xml:space="preserve">, descrevendo </w:delText>
        </w:r>
        <w:r w:rsidR="00E3716E" w:rsidRPr="00E3716E" w:rsidDel="002013AE">
          <w:rPr>
            <w:color w:val="FF0000"/>
          </w:rPr>
          <w:delText>os</w:delText>
        </w:r>
        <w:r w:rsidR="00E3716E" w:rsidDel="002013AE">
          <w:rPr>
            <w:color w:val="FF0000"/>
          </w:rPr>
          <w:delText xml:space="preserve"> seus </w:delText>
        </w:r>
        <w:r w:rsidR="00E3716E" w:rsidRPr="00E3716E" w:rsidDel="002013AE">
          <w:rPr>
            <w:color w:val="FF0000"/>
          </w:rPr>
          <w:delText>REQUISITOS, FUNCIONALIDADES e CARACTERÍSTICAS</w:delText>
        </w:r>
        <w:r w:rsidR="00600142" w:rsidDel="002013AE">
          <w:rPr>
            <w:color w:val="FF0000"/>
          </w:rPr>
          <w:delText>.</w:delText>
        </w:r>
        <w:r w:rsidR="00BC07C1" w:rsidDel="002013AE">
          <w:rPr>
            <w:color w:val="FF0000"/>
          </w:rPr>
          <w:delText xml:space="preserve"> Descrever os </w:delText>
        </w:r>
        <w:r w:rsidR="00BC07C1" w:rsidRPr="00BC07C1" w:rsidDel="002013AE">
          <w:rPr>
            <w:color w:val="FF0000"/>
          </w:rPr>
          <w:delText>CRITÉRIOS DE ACEITAÇÃO DO PRODUTOpelos quais o Cliente irá se basear para aceitar a entrega do PRODUTO ao término do Projeto</w:delText>
        </w:r>
      </w:del>
      <w:r w:rsidR="00BC07C1" w:rsidRPr="00BC07C1">
        <w:rPr>
          <w:color w:val="FF0000"/>
        </w:rPr>
        <w:t>.</w:t>
      </w:r>
    </w:p>
    <w:p w:rsidR="00BC07C1" w:rsidRDefault="00BC07C1" w:rsidP="002B1853">
      <w:pPr>
        <w:rPr>
          <w:ins w:id="1566" w:author="User" w:date="2015-04-04T20:30:00Z"/>
          <w:color w:val="0070C0"/>
        </w:rPr>
      </w:pPr>
    </w:p>
    <w:p w:rsidR="002013AE" w:rsidRDefault="002013AE" w:rsidP="002B1853">
      <w:pPr>
        <w:rPr>
          <w:ins w:id="1567" w:author="User" w:date="2015-04-04T20:30:00Z"/>
          <w:color w:val="0070C0"/>
        </w:rPr>
      </w:pPr>
    </w:p>
    <w:p w:rsidR="002013AE" w:rsidRPr="002013AE" w:rsidRDefault="00C60E05" w:rsidP="002013AE">
      <w:pPr>
        <w:rPr>
          <w:ins w:id="1568" w:author="User" w:date="2015-04-04T20:30:00Z"/>
          <w:color w:val="0070C0"/>
        </w:rPr>
      </w:pPr>
      <w:ins w:id="1569" w:author="User" w:date="2015-04-05T17:57:00Z">
        <w:r>
          <w:rPr>
            <w:color w:val="0070C0"/>
          </w:rPr>
          <w:t>2.1.</w:t>
        </w:r>
      </w:ins>
      <w:ins w:id="1570" w:author="User" w:date="2015-04-04T20:30:00Z">
        <w:r w:rsidR="002013AE" w:rsidRPr="002013AE">
          <w:rPr>
            <w:color w:val="0070C0"/>
          </w:rPr>
          <w:t>3.</w:t>
        </w:r>
        <w:r w:rsidR="002013AE" w:rsidRPr="002013AE">
          <w:rPr>
            <w:color w:val="0070C0"/>
          </w:rPr>
          <w:tab/>
          <w:t>EXCLUSÕES, PREMISSAS E RESTRIÇÕES DO PROJETO</w:t>
        </w:r>
      </w:ins>
    </w:p>
    <w:p w:rsidR="002013AE" w:rsidRPr="002013AE" w:rsidRDefault="002013AE" w:rsidP="002013AE">
      <w:pPr>
        <w:rPr>
          <w:ins w:id="1571" w:author="User" w:date="2015-04-04T20:30:00Z"/>
          <w:color w:val="0070C0"/>
        </w:rPr>
      </w:pPr>
    </w:p>
    <w:p w:rsidR="002013AE" w:rsidRPr="002013AE" w:rsidRDefault="002013AE" w:rsidP="002013AE">
      <w:pPr>
        <w:rPr>
          <w:ins w:id="1572" w:author="User" w:date="2015-04-04T20:30:00Z"/>
          <w:color w:val="0070C0"/>
        </w:rPr>
      </w:pPr>
      <w:ins w:id="1573" w:author="User" w:date="2015-04-04T20:30:00Z">
        <w:r w:rsidRPr="002013AE">
          <w:rPr>
            <w:color w:val="0070C0"/>
          </w:rPr>
          <w:t>EXCLUSÕES DO PROJETO (aquilo que não será feito)</w:t>
        </w:r>
      </w:ins>
    </w:p>
    <w:p w:rsidR="002013AE" w:rsidRPr="002013AE" w:rsidRDefault="002013AE" w:rsidP="002013AE">
      <w:pPr>
        <w:rPr>
          <w:ins w:id="1574" w:author="User" w:date="2015-04-04T20:30:00Z"/>
          <w:color w:val="0070C0"/>
        </w:rPr>
      </w:pPr>
    </w:p>
    <w:p w:rsidR="002013AE" w:rsidRPr="002013AE" w:rsidRDefault="002013AE" w:rsidP="002013AE">
      <w:pPr>
        <w:rPr>
          <w:ins w:id="1575" w:author="User" w:date="2015-04-04T20:30:00Z"/>
          <w:color w:val="0070C0"/>
        </w:rPr>
      </w:pPr>
      <w:ins w:id="1576" w:author="User" w:date="2015-04-04T20:30:00Z">
        <w:r w:rsidRPr="002013AE">
          <w:rPr>
            <w:color w:val="0070C0"/>
          </w:rPr>
          <w:t>•</w:t>
        </w:r>
        <w:r w:rsidRPr="002013AE">
          <w:rPr>
            <w:color w:val="0070C0"/>
          </w:rPr>
          <w:tab/>
          <w:t>A responsabilidade da digitação e inserção dos dados dos alunos e professores, turmas, e boletim.</w:t>
        </w:r>
      </w:ins>
    </w:p>
    <w:p w:rsidR="002013AE" w:rsidRPr="002013AE" w:rsidRDefault="002013AE" w:rsidP="002013AE">
      <w:pPr>
        <w:rPr>
          <w:ins w:id="1577" w:author="User" w:date="2015-04-04T20:30:00Z"/>
          <w:color w:val="0070C0"/>
        </w:rPr>
      </w:pPr>
      <w:ins w:id="1578" w:author="User" w:date="2015-04-04T20:30:00Z">
        <w:r w:rsidRPr="002013AE">
          <w:rPr>
            <w:color w:val="0070C0"/>
          </w:rPr>
          <w:lastRenderedPageBreak/>
          <w:t>•</w:t>
        </w:r>
        <w:r w:rsidRPr="002013AE">
          <w:rPr>
            <w:color w:val="0070C0"/>
          </w:rPr>
          <w:tab/>
          <w:t>Não será feita a integração dos dados existentes no sistema</w:t>
        </w:r>
      </w:ins>
    </w:p>
    <w:p w:rsidR="002013AE" w:rsidRPr="002013AE" w:rsidRDefault="002013AE" w:rsidP="002013AE">
      <w:pPr>
        <w:rPr>
          <w:ins w:id="1579" w:author="User" w:date="2015-04-04T20:30:00Z"/>
          <w:color w:val="0070C0"/>
        </w:rPr>
      </w:pPr>
      <w:ins w:id="1580" w:author="User" w:date="2015-04-04T20:30:00Z">
        <w:r w:rsidRPr="002013AE">
          <w:rPr>
            <w:color w:val="0070C0"/>
          </w:rPr>
          <w:t>•</w:t>
        </w:r>
        <w:r w:rsidRPr="002013AE">
          <w:rPr>
            <w:color w:val="0070C0"/>
          </w:rPr>
          <w:tab/>
          <w:t>Treinamento de usuários</w:t>
        </w:r>
      </w:ins>
    </w:p>
    <w:p w:rsidR="002013AE" w:rsidRPr="002013AE" w:rsidRDefault="002013AE" w:rsidP="002013AE">
      <w:pPr>
        <w:rPr>
          <w:ins w:id="1581" w:author="User" w:date="2015-04-04T20:30:00Z"/>
          <w:color w:val="0070C0"/>
        </w:rPr>
      </w:pPr>
      <w:ins w:id="1582" w:author="User" w:date="2015-04-04T20:30:00Z">
        <w:r w:rsidRPr="002013AE">
          <w:rPr>
            <w:color w:val="0070C0"/>
          </w:rPr>
          <w:t>•</w:t>
        </w:r>
        <w:r w:rsidRPr="002013AE">
          <w:rPr>
            <w:color w:val="0070C0"/>
          </w:rPr>
          <w:tab/>
          <w:t>O sistema não produzirá relatórios</w:t>
        </w:r>
      </w:ins>
    </w:p>
    <w:p w:rsidR="002013AE" w:rsidRPr="002013AE" w:rsidRDefault="002013AE" w:rsidP="002013AE">
      <w:pPr>
        <w:rPr>
          <w:ins w:id="1583" w:author="User" w:date="2015-04-04T20:30:00Z"/>
          <w:color w:val="0070C0"/>
        </w:rPr>
      </w:pPr>
    </w:p>
    <w:p w:rsidR="002013AE" w:rsidRPr="002013AE" w:rsidRDefault="002013AE" w:rsidP="002013AE">
      <w:pPr>
        <w:rPr>
          <w:ins w:id="1584" w:author="User" w:date="2015-04-04T20:30:00Z"/>
          <w:color w:val="0070C0"/>
        </w:rPr>
      </w:pPr>
    </w:p>
    <w:p w:rsidR="002013AE" w:rsidRPr="002013AE" w:rsidRDefault="002013AE" w:rsidP="002013AE">
      <w:pPr>
        <w:rPr>
          <w:ins w:id="1585" w:author="User" w:date="2015-04-04T20:30:00Z"/>
          <w:color w:val="0070C0"/>
        </w:rPr>
      </w:pPr>
      <w:ins w:id="1586" w:author="User" w:date="2015-04-04T20:30:00Z">
        <w:r w:rsidRPr="002013AE">
          <w:rPr>
            <w:color w:val="0070C0"/>
          </w:rPr>
          <w:t>PREMISSAS DO PROJETO (aquilo que é dado como certo)</w:t>
        </w:r>
      </w:ins>
    </w:p>
    <w:p w:rsidR="002013AE" w:rsidRPr="002013AE" w:rsidRDefault="002013AE" w:rsidP="002013AE">
      <w:pPr>
        <w:rPr>
          <w:ins w:id="1587" w:author="User" w:date="2015-04-04T20:30:00Z"/>
          <w:color w:val="0070C0"/>
        </w:rPr>
      </w:pPr>
    </w:p>
    <w:p w:rsidR="002013AE" w:rsidRPr="002013AE" w:rsidRDefault="002013AE" w:rsidP="002013AE">
      <w:pPr>
        <w:rPr>
          <w:ins w:id="1588" w:author="User" w:date="2015-04-04T20:30:00Z"/>
          <w:color w:val="0070C0"/>
        </w:rPr>
      </w:pPr>
      <w:ins w:id="1589" w:author="User" w:date="2015-04-04T20:30:00Z">
        <w:r w:rsidRPr="002013AE">
          <w:rPr>
            <w:color w:val="0070C0"/>
          </w:rPr>
          <w:t>•</w:t>
        </w:r>
        <w:r w:rsidRPr="002013AE">
          <w:rPr>
            <w:color w:val="0070C0"/>
          </w:rPr>
          <w:tab/>
          <w:t xml:space="preserve">O sistema será utilizado em navegadores com suporte a </w:t>
        </w:r>
        <w:proofErr w:type="spellStart"/>
        <w:r w:rsidRPr="002013AE">
          <w:rPr>
            <w:color w:val="0070C0"/>
          </w:rPr>
          <w:t>Hibernate</w:t>
        </w:r>
        <w:proofErr w:type="spellEnd"/>
        <w:r w:rsidRPr="002013AE">
          <w:rPr>
            <w:color w:val="0070C0"/>
          </w:rPr>
          <w:t xml:space="preserve">, </w:t>
        </w:r>
        <w:proofErr w:type="spellStart"/>
        <w:r w:rsidRPr="002013AE">
          <w:rPr>
            <w:color w:val="0070C0"/>
          </w:rPr>
          <w:t>Bootstrap</w:t>
        </w:r>
        <w:proofErr w:type="spellEnd"/>
        <w:r w:rsidRPr="002013AE">
          <w:rPr>
            <w:color w:val="0070C0"/>
          </w:rPr>
          <w:t xml:space="preserve"> e JSP.</w:t>
        </w:r>
      </w:ins>
    </w:p>
    <w:p w:rsidR="002013AE" w:rsidRPr="002013AE" w:rsidRDefault="002013AE" w:rsidP="002013AE">
      <w:pPr>
        <w:rPr>
          <w:ins w:id="1590" w:author="User" w:date="2015-04-04T20:30:00Z"/>
          <w:color w:val="0070C0"/>
        </w:rPr>
      </w:pPr>
      <w:ins w:id="1591" w:author="User" w:date="2015-04-04T20:30:00Z">
        <w:r w:rsidRPr="002013AE">
          <w:rPr>
            <w:color w:val="0070C0"/>
          </w:rPr>
          <w:t>•</w:t>
        </w:r>
        <w:r w:rsidRPr="002013AE">
          <w:rPr>
            <w:color w:val="0070C0"/>
          </w:rPr>
          <w:tab/>
          <w:t>O Sistema Operacional do servidor será Windows</w:t>
        </w:r>
      </w:ins>
    </w:p>
    <w:p w:rsidR="002013AE" w:rsidRPr="002013AE" w:rsidRDefault="002013AE" w:rsidP="002013AE">
      <w:pPr>
        <w:rPr>
          <w:ins w:id="1592" w:author="User" w:date="2015-04-04T20:30:00Z"/>
          <w:color w:val="0070C0"/>
        </w:rPr>
      </w:pPr>
      <w:ins w:id="1593" w:author="User" w:date="2015-04-04T20:30:00Z">
        <w:r w:rsidRPr="002013AE">
          <w:rPr>
            <w:color w:val="0070C0"/>
          </w:rPr>
          <w:t>•</w:t>
        </w:r>
        <w:r w:rsidRPr="002013AE">
          <w:rPr>
            <w:color w:val="0070C0"/>
          </w:rPr>
          <w:tab/>
          <w:t xml:space="preserve">O Servidor Web será o Apache </w:t>
        </w:r>
        <w:proofErr w:type="spellStart"/>
        <w:r w:rsidRPr="002013AE">
          <w:rPr>
            <w:color w:val="0070C0"/>
          </w:rPr>
          <w:t>Tomcat</w:t>
        </w:r>
        <w:proofErr w:type="spellEnd"/>
        <w:r w:rsidRPr="002013AE">
          <w:rPr>
            <w:color w:val="0070C0"/>
          </w:rPr>
          <w:t xml:space="preserve"> 7</w:t>
        </w:r>
      </w:ins>
    </w:p>
    <w:p w:rsidR="002013AE" w:rsidRPr="002013AE" w:rsidRDefault="002013AE" w:rsidP="002013AE">
      <w:pPr>
        <w:rPr>
          <w:ins w:id="1594" w:author="User" w:date="2015-04-04T20:30:00Z"/>
          <w:color w:val="0070C0"/>
        </w:rPr>
      </w:pPr>
      <w:ins w:id="1595" w:author="User" w:date="2015-04-04T20:30:00Z">
        <w:r w:rsidRPr="002013AE">
          <w:rPr>
            <w:color w:val="0070C0"/>
          </w:rPr>
          <w:t>•</w:t>
        </w:r>
        <w:r w:rsidRPr="002013AE">
          <w:rPr>
            <w:color w:val="0070C0"/>
          </w:rPr>
          <w:tab/>
          <w:t xml:space="preserve">O Sistema gerenciador de banco de dados será o </w:t>
        </w:r>
        <w:proofErr w:type="spellStart"/>
        <w:r w:rsidRPr="002013AE">
          <w:rPr>
            <w:color w:val="0070C0"/>
          </w:rPr>
          <w:t>MySQL</w:t>
        </w:r>
        <w:proofErr w:type="spellEnd"/>
      </w:ins>
    </w:p>
    <w:p w:rsidR="002013AE" w:rsidRPr="002013AE" w:rsidRDefault="002013AE" w:rsidP="002013AE">
      <w:pPr>
        <w:rPr>
          <w:ins w:id="1596" w:author="User" w:date="2015-04-04T20:30:00Z"/>
          <w:color w:val="0070C0"/>
        </w:rPr>
      </w:pPr>
    </w:p>
    <w:p w:rsidR="002013AE" w:rsidRPr="002013AE" w:rsidRDefault="002013AE" w:rsidP="002013AE">
      <w:pPr>
        <w:rPr>
          <w:ins w:id="1597" w:author="User" w:date="2015-04-04T20:30:00Z"/>
          <w:color w:val="0070C0"/>
        </w:rPr>
      </w:pPr>
      <w:ins w:id="1598" w:author="User" w:date="2015-04-04T20:30:00Z">
        <w:r w:rsidRPr="002013AE">
          <w:rPr>
            <w:color w:val="0070C0"/>
          </w:rPr>
          <w:t>RESTRIÇÕES DO PROJETO (aquilo que restringe e limita a ação do Gerente do Projeto)</w:t>
        </w:r>
      </w:ins>
    </w:p>
    <w:p w:rsidR="002013AE" w:rsidRPr="002013AE" w:rsidRDefault="002013AE" w:rsidP="002013AE">
      <w:pPr>
        <w:rPr>
          <w:ins w:id="1599" w:author="User" w:date="2015-04-04T20:30:00Z"/>
          <w:color w:val="0070C0"/>
        </w:rPr>
      </w:pPr>
    </w:p>
    <w:p w:rsidR="002013AE" w:rsidRPr="002013AE" w:rsidRDefault="002013AE" w:rsidP="002013AE">
      <w:pPr>
        <w:rPr>
          <w:ins w:id="1600" w:author="User" w:date="2015-04-04T20:30:00Z"/>
          <w:color w:val="0070C0"/>
        </w:rPr>
      </w:pPr>
      <w:ins w:id="1601" w:author="User" w:date="2015-04-04T20:30:00Z">
        <w:r w:rsidRPr="002013AE">
          <w:rPr>
            <w:color w:val="0070C0"/>
          </w:rPr>
          <w:t>•</w:t>
        </w:r>
        <w:r w:rsidRPr="002013AE">
          <w:rPr>
            <w:color w:val="0070C0"/>
          </w:rPr>
          <w:tab/>
          <w:t>O Sistema deverá ser implantado antes do início do ano letivo, para as devidas adequações.</w:t>
        </w:r>
      </w:ins>
    </w:p>
    <w:p w:rsidR="002013AE" w:rsidRPr="002013AE" w:rsidRDefault="002013AE" w:rsidP="002013AE">
      <w:pPr>
        <w:rPr>
          <w:ins w:id="1602" w:author="User" w:date="2015-04-04T20:30:00Z"/>
          <w:color w:val="0070C0"/>
        </w:rPr>
      </w:pPr>
      <w:ins w:id="1603" w:author="User" w:date="2015-04-04T20:30:00Z">
        <w:r w:rsidRPr="002013AE">
          <w:rPr>
            <w:color w:val="0070C0"/>
          </w:rPr>
          <w:t>•</w:t>
        </w:r>
        <w:r w:rsidRPr="002013AE">
          <w:rPr>
            <w:color w:val="0070C0"/>
          </w:rPr>
          <w:tab/>
          <w:t>O cliente deverá aprovar a implantação em no máximo 30 dias uteis após o término.</w:t>
        </w:r>
      </w:ins>
    </w:p>
    <w:p w:rsidR="002013AE" w:rsidRPr="002013AE" w:rsidRDefault="002013AE" w:rsidP="002013AE">
      <w:pPr>
        <w:rPr>
          <w:ins w:id="1604" w:author="User" w:date="2015-04-04T20:30:00Z"/>
          <w:color w:val="0070C0"/>
        </w:rPr>
      </w:pPr>
    </w:p>
    <w:p w:rsidR="002013AE" w:rsidRPr="002013AE" w:rsidRDefault="002013AE" w:rsidP="002013AE">
      <w:pPr>
        <w:rPr>
          <w:ins w:id="1605" w:author="User" w:date="2015-04-04T20:30:00Z"/>
          <w:color w:val="0070C0"/>
        </w:rPr>
      </w:pPr>
      <w:ins w:id="1606" w:author="User" w:date="2015-04-04T20:30:00Z">
        <w:r w:rsidRPr="002013AE">
          <w:rPr>
            <w:color w:val="0070C0"/>
          </w:rPr>
          <w:t>4.</w:t>
        </w:r>
        <w:r w:rsidRPr="002013AE">
          <w:rPr>
            <w:color w:val="0070C0"/>
          </w:rPr>
          <w:tab/>
          <w:t>ENTREGAS/</w:t>
        </w:r>
        <w:proofErr w:type="spellStart"/>
        <w:r w:rsidRPr="002013AE">
          <w:rPr>
            <w:color w:val="0070C0"/>
          </w:rPr>
          <w:t>Deliverable</w:t>
        </w:r>
        <w:proofErr w:type="spellEnd"/>
      </w:ins>
    </w:p>
    <w:p w:rsidR="002013AE" w:rsidRPr="002013AE" w:rsidRDefault="002013AE" w:rsidP="002013AE">
      <w:pPr>
        <w:rPr>
          <w:ins w:id="1607" w:author="User" w:date="2015-04-04T20:30:00Z"/>
          <w:color w:val="0070C0"/>
        </w:rPr>
      </w:pPr>
    </w:p>
    <w:p w:rsidR="002013AE" w:rsidRPr="002013AE" w:rsidRDefault="002013AE" w:rsidP="002013AE">
      <w:pPr>
        <w:rPr>
          <w:ins w:id="1608" w:author="User" w:date="2015-04-04T20:30:00Z"/>
          <w:color w:val="0070C0"/>
        </w:rPr>
      </w:pPr>
      <w:ins w:id="1609" w:author="User" w:date="2015-04-04T20:30:00Z">
        <w:r w:rsidRPr="002013AE">
          <w:rPr>
            <w:color w:val="0070C0"/>
          </w:rPr>
          <w:t>Abaixo segue a relação das ENTREGAS que serão produzidas pela Equipe do Projeto:</w:t>
        </w:r>
      </w:ins>
    </w:p>
    <w:p w:rsidR="002013AE" w:rsidRPr="002013AE" w:rsidRDefault="002013AE" w:rsidP="002013AE">
      <w:pPr>
        <w:rPr>
          <w:ins w:id="1610" w:author="User" w:date="2015-04-04T20:30:00Z"/>
          <w:color w:val="0070C0"/>
        </w:rPr>
      </w:pPr>
      <w:ins w:id="1611" w:author="User" w:date="2015-04-04T20:30:00Z">
        <w:r w:rsidRPr="002013AE">
          <w:rPr>
            <w:color w:val="0070C0"/>
          </w:rPr>
          <w:t>•</w:t>
        </w:r>
        <w:r w:rsidRPr="002013AE">
          <w:rPr>
            <w:color w:val="0070C0"/>
          </w:rPr>
          <w:tab/>
          <w:t xml:space="preserve">Protótipo das funcionalidades on-line, </w:t>
        </w:r>
      </w:ins>
    </w:p>
    <w:p w:rsidR="002013AE" w:rsidRPr="002013AE" w:rsidRDefault="002013AE" w:rsidP="002013AE">
      <w:pPr>
        <w:rPr>
          <w:ins w:id="1612" w:author="User" w:date="2015-04-04T20:30:00Z"/>
          <w:color w:val="0070C0"/>
        </w:rPr>
      </w:pPr>
      <w:ins w:id="1613" w:author="User" w:date="2015-04-04T20:30:00Z">
        <w:r w:rsidRPr="002013AE">
          <w:rPr>
            <w:color w:val="0070C0"/>
          </w:rPr>
          <w:t>•</w:t>
        </w:r>
        <w:r w:rsidRPr="002013AE">
          <w:rPr>
            <w:color w:val="0070C0"/>
          </w:rPr>
          <w:tab/>
          <w:t>Sistema funcional com todas as especificações,</w:t>
        </w:r>
      </w:ins>
    </w:p>
    <w:p w:rsidR="002013AE" w:rsidRPr="002013AE" w:rsidRDefault="002013AE" w:rsidP="002013AE">
      <w:pPr>
        <w:rPr>
          <w:ins w:id="1614" w:author="User" w:date="2015-04-04T20:30:00Z"/>
          <w:color w:val="0070C0"/>
        </w:rPr>
      </w:pPr>
      <w:ins w:id="1615" w:author="User" w:date="2015-04-04T20:30:00Z">
        <w:r w:rsidRPr="002013AE">
          <w:rPr>
            <w:color w:val="0070C0"/>
          </w:rPr>
          <w:t>•</w:t>
        </w:r>
        <w:r w:rsidRPr="002013AE">
          <w:rPr>
            <w:color w:val="0070C0"/>
          </w:rPr>
          <w:tab/>
          <w:t>Documentação de todas as fases da construção do Sistema, incluindo casos de uso, diagramas e modelagem de banco de dados.</w:t>
        </w:r>
      </w:ins>
    </w:p>
    <w:p w:rsidR="002013AE" w:rsidRDefault="002013AE" w:rsidP="002013AE">
      <w:pPr>
        <w:rPr>
          <w:ins w:id="1616" w:author="User" w:date="2015-04-04T20:32:00Z"/>
          <w:color w:val="0070C0"/>
        </w:rPr>
      </w:pPr>
      <w:ins w:id="1617" w:author="User" w:date="2015-04-04T20:30:00Z">
        <w:r w:rsidRPr="002013AE">
          <w:rPr>
            <w:color w:val="0070C0"/>
          </w:rPr>
          <w:t>•</w:t>
        </w:r>
        <w:r w:rsidRPr="002013AE">
          <w:rPr>
            <w:color w:val="0070C0"/>
          </w:rPr>
          <w:tab/>
          <w:t>Documentação para ser usada por usuários do sistema.</w:t>
        </w:r>
      </w:ins>
    </w:p>
    <w:p w:rsidR="002013AE" w:rsidRPr="002013AE" w:rsidRDefault="002013AE" w:rsidP="002013AE">
      <w:pPr>
        <w:rPr>
          <w:ins w:id="1618" w:author="User" w:date="2015-04-04T20:30:00Z"/>
          <w:color w:val="0070C0"/>
        </w:rPr>
      </w:pPr>
    </w:p>
    <w:p w:rsidR="002013AE" w:rsidRPr="002013AE" w:rsidRDefault="00C60E05" w:rsidP="002013AE">
      <w:pPr>
        <w:rPr>
          <w:ins w:id="1619" w:author="User" w:date="2015-04-04T20:30:00Z"/>
          <w:color w:val="0070C0"/>
        </w:rPr>
      </w:pPr>
      <w:ins w:id="1620" w:author="User" w:date="2015-04-05T17:58:00Z">
        <w:r>
          <w:rPr>
            <w:color w:val="0070C0"/>
          </w:rPr>
          <w:t>2.1.</w:t>
        </w:r>
      </w:ins>
      <w:ins w:id="1621" w:author="User" w:date="2015-04-04T20:30:00Z">
        <w:r w:rsidR="002013AE" w:rsidRPr="002013AE">
          <w:rPr>
            <w:color w:val="0070C0"/>
          </w:rPr>
          <w:t>5.</w:t>
        </w:r>
        <w:r w:rsidR="002013AE" w:rsidRPr="002013AE">
          <w:rPr>
            <w:color w:val="0070C0"/>
          </w:rPr>
          <w:tab/>
          <w:t>ESCOPO DO PRODUTO</w:t>
        </w:r>
      </w:ins>
    </w:p>
    <w:p w:rsidR="002013AE" w:rsidRPr="002013AE" w:rsidRDefault="002013AE" w:rsidP="002013AE">
      <w:pPr>
        <w:rPr>
          <w:ins w:id="1622" w:author="User" w:date="2015-04-04T20:30:00Z"/>
          <w:color w:val="0070C0"/>
        </w:rPr>
      </w:pPr>
      <w:ins w:id="1623" w:author="User" w:date="2015-04-04T20:30:00Z">
        <w:r w:rsidRPr="002013AE">
          <w:rPr>
            <w:color w:val="0070C0"/>
          </w:rPr>
          <w:t>Abaixo segue a descrição dos REQUISITOS e FUNCIONALIDADES do PRODUTO</w:t>
        </w:r>
      </w:ins>
    </w:p>
    <w:p w:rsidR="002013AE" w:rsidRPr="002013AE" w:rsidRDefault="002013AE" w:rsidP="002013AE">
      <w:pPr>
        <w:rPr>
          <w:ins w:id="1624" w:author="User" w:date="2015-04-04T20:30:00Z"/>
          <w:color w:val="0070C0"/>
        </w:rPr>
      </w:pPr>
    </w:p>
    <w:p w:rsidR="002013AE" w:rsidRPr="002013AE" w:rsidRDefault="00C60E05" w:rsidP="002013AE">
      <w:pPr>
        <w:rPr>
          <w:ins w:id="1625" w:author="User" w:date="2015-04-04T20:30:00Z"/>
          <w:color w:val="0070C0"/>
        </w:rPr>
      </w:pPr>
      <w:ins w:id="1626" w:author="User" w:date="2015-04-05T17:58:00Z">
        <w:r>
          <w:rPr>
            <w:color w:val="0070C0"/>
          </w:rPr>
          <w:t>2.1.5.1.</w:t>
        </w:r>
        <w:r>
          <w:rPr>
            <w:color w:val="0070C0"/>
          </w:rPr>
          <w:tab/>
        </w:r>
      </w:ins>
      <w:ins w:id="1627" w:author="User" w:date="2015-04-04T20:30:00Z">
        <w:r w:rsidR="002013AE" w:rsidRPr="002013AE">
          <w:rPr>
            <w:color w:val="0070C0"/>
          </w:rPr>
          <w:t>REQUISITOS</w:t>
        </w:r>
      </w:ins>
    </w:p>
    <w:p w:rsidR="002013AE" w:rsidRPr="002013AE" w:rsidRDefault="002013AE" w:rsidP="002013AE">
      <w:pPr>
        <w:rPr>
          <w:ins w:id="1628" w:author="User" w:date="2015-04-04T20:30:00Z"/>
          <w:color w:val="0070C0"/>
        </w:rPr>
      </w:pPr>
      <w:ins w:id="1629" w:author="User" w:date="2015-04-04T20:30:00Z">
        <w:r w:rsidRPr="002013AE">
          <w:rPr>
            <w:color w:val="0070C0"/>
          </w:rPr>
          <w:t>Sistema Web</w:t>
        </w:r>
      </w:ins>
    </w:p>
    <w:p w:rsidR="002013AE" w:rsidRPr="002013AE" w:rsidRDefault="002013AE" w:rsidP="002013AE">
      <w:pPr>
        <w:rPr>
          <w:ins w:id="1630" w:author="User" w:date="2015-04-04T20:30:00Z"/>
          <w:color w:val="0070C0"/>
        </w:rPr>
      </w:pPr>
      <w:ins w:id="1631" w:author="User" w:date="2015-04-04T20:30:00Z">
        <w:r w:rsidRPr="002013AE">
          <w:rPr>
            <w:color w:val="0070C0"/>
          </w:rPr>
          <w:t xml:space="preserve">Cadastro de usuários </w:t>
        </w:r>
      </w:ins>
    </w:p>
    <w:p w:rsidR="002013AE" w:rsidRPr="002013AE" w:rsidRDefault="002013AE" w:rsidP="002013AE">
      <w:pPr>
        <w:rPr>
          <w:ins w:id="1632" w:author="User" w:date="2015-04-04T20:30:00Z"/>
          <w:color w:val="0070C0"/>
        </w:rPr>
      </w:pPr>
      <w:ins w:id="1633" w:author="User" w:date="2015-04-04T20:30:00Z">
        <w:r w:rsidRPr="002013AE">
          <w:rPr>
            <w:color w:val="0070C0"/>
          </w:rPr>
          <w:t>Criação de turmas</w:t>
        </w:r>
      </w:ins>
    </w:p>
    <w:p w:rsidR="002013AE" w:rsidRPr="002013AE" w:rsidRDefault="002013AE" w:rsidP="002013AE">
      <w:pPr>
        <w:rPr>
          <w:ins w:id="1634" w:author="User" w:date="2015-04-04T20:30:00Z"/>
          <w:color w:val="0070C0"/>
        </w:rPr>
      </w:pPr>
      <w:ins w:id="1635" w:author="User" w:date="2015-04-04T20:30:00Z">
        <w:r w:rsidRPr="002013AE">
          <w:rPr>
            <w:color w:val="0070C0"/>
          </w:rPr>
          <w:lastRenderedPageBreak/>
          <w:t>Cadastro de ocorrência pelos professores referente a eventos comportamentais de alunos</w:t>
        </w:r>
      </w:ins>
    </w:p>
    <w:p w:rsidR="002013AE" w:rsidRPr="002013AE" w:rsidRDefault="002013AE" w:rsidP="002013AE">
      <w:pPr>
        <w:rPr>
          <w:ins w:id="1636" w:author="User" w:date="2015-04-04T20:30:00Z"/>
          <w:color w:val="0070C0"/>
        </w:rPr>
      </w:pPr>
      <w:ins w:id="1637" w:author="User" w:date="2015-04-04T20:30:00Z">
        <w:r w:rsidRPr="002013AE">
          <w:rPr>
            <w:color w:val="0070C0"/>
          </w:rPr>
          <w:t>Cadastro de boletim</w:t>
        </w:r>
      </w:ins>
    </w:p>
    <w:p w:rsidR="002013AE" w:rsidRPr="002013AE" w:rsidRDefault="002013AE" w:rsidP="002013AE">
      <w:pPr>
        <w:rPr>
          <w:ins w:id="1638" w:author="User" w:date="2015-04-04T20:30:00Z"/>
          <w:color w:val="0070C0"/>
        </w:rPr>
      </w:pPr>
      <w:ins w:id="1639" w:author="User" w:date="2015-04-04T20:30:00Z">
        <w:r w:rsidRPr="002013AE">
          <w:rPr>
            <w:color w:val="0070C0"/>
          </w:rPr>
          <w:t xml:space="preserve">Cadastro de tarefa </w:t>
        </w:r>
      </w:ins>
    </w:p>
    <w:p w:rsidR="002013AE" w:rsidRPr="002013AE" w:rsidRDefault="002013AE" w:rsidP="002013AE">
      <w:pPr>
        <w:rPr>
          <w:ins w:id="1640" w:author="User" w:date="2015-04-04T20:30:00Z"/>
          <w:color w:val="0070C0"/>
        </w:rPr>
      </w:pPr>
    </w:p>
    <w:p w:rsidR="002013AE" w:rsidRPr="002013AE" w:rsidRDefault="002013AE" w:rsidP="002013AE">
      <w:pPr>
        <w:rPr>
          <w:ins w:id="1641" w:author="User" w:date="2015-04-04T20:30:00Z"/>
          <w:color w:val="0070C0"/>
        </w:rPr>
      </w:pPr>
    </w:p>
    <w:p w:rsidR="002013AE" w:rsidRPr="002013AE" w:rsidRDefault="00C60E05" w:rsidP="002013AE">
      <w:pPr>
        <w:rPr>
          <w:ins w:id="1642" w:author="User" w:date="2015-04-04T20:30:00Z"/>
          <w:color w:val="0070C0"/>
        </w:rPr>
      </w:pPr>
      <w:ins w:id="1643" w:author="User" w:date="2015-04-05T17:58:00Z">
        <w:r>
          <w:rPr>
            <w:color w:val="0070C0"/>
          </w:rPr>
          <w:t>2.1.5.1.</w:t>
        </w:r>
        <w:r>
          <w:rPr>
            <w:color w:val="0070C0"/>
          </w:rPr>
          <w:tab/>
        </w:r>
      </w:ins>
      <w:ins w:id="1644" w:author="User" w:date="2015-04-04T20:30:00Z">
        <w:r w:rsidR="002013AE" w:rsidRPr="002013AE">
          <w:rPr>
            <w:color w:val="0070C0"/>
          </w:rPr>
          <w:t>FUNCIONALIDADES</w:t>
        </w:r>
      </w:ins>
    </w:p>
    <w:p w:rsidR="002013AE" w:rsidRPr="002013AE" w:rsidRDefault="002013AE" w:rsidP="002013AE">
      <w:pPr>
        <w:rPr>
          <w:ins w:id="1645" w:author="User" w:date="2015-04-04T20:30:00Z"/>
          <w:color w:val="0070C0"/>
        </w:rPr>
      </w:pPr>
    </w:p>
    <w:p w:rsidR="002013AE" w:rsidRPr="002013AE" w:rsidRDefault="002013AE" w:rsidP="002013AE">
      <w:pPr>
        <w:rPr>
          <w:ins w:id="1646" w:author="User" w:date="2015-04-04T20:30:00Z"/>
          <w:color w:val="0070C0"/>
        </w:rPr>
      </w:pPr>
      <w:ins w:id="1647" w:author="User" w:date="2015-04-04T20:30:00Z">
        <w:r w:rsidRPr="002013AE">
          <w:rPr>
            <w:color w:val="0070C0"/>
          </w:rPr>
          <w:t>Permitir cadastrar usuários (aluno, gestor, professor, responsável e secretaria)</w:t>
        </w:r>
      </w:ins>
    </w:p>
    <w:p w:rsidR="002013AE" w:rsidRPr="002013AE" w:rsidRDefault="002013AE" w:rsidP="002013AE">
      <w:pPr>
        <w:rPr>
          <w:ins w:id="1648" w:author="User" w:date="2015-04-04T20:30:00Z"/>
          <w:color w:val="0070C0"/>
        </w:rPr>
      </w:pPr>
      <w:ins w:id="1649" w:author="User" w:date="2015-04-04T20:30:00Z">
        <w:r w:rsidRPr="002013AE">
          <w:rPr>
            <w:color w:val="0070C0"/>
          </w:rPr>
          <w:t>Permitir compor turmas (ano, série, alunos, professores e disciplina)</w:t>
        </w:r>
      </w:ins>
    </w:p>
    <w:p w:rsidR="002013AE" w:rsidRPr="002013AE" w:rsidRDefault="002013AE" w:rsidP="002013AE">
      <w:pPr>
        <w:rPr>
          <w:ins w:id="1650" w:author="User" w:date="2015-04-04T20:30:00Z"/>
          <w:color w:val="0070C0"/>
        </w:rPr>
      </w:pPr>
      <w:ins w:id="1651" w:author="User" w:date="2015-04-04T20:30:00Z">
        <w:r w:rsidRPr="002013AE">
          <w:rPr>
            <w:color w:val="0070C0"/>
          </w:rPr>
          <w:t>Permitir consultar ocorrências por aluno</w:t>
        </w:r>
      </w:ins>
    </w:p>
    <w:p w:rsidR="002013AE" w:rsidRPr="002013AE" w:rsidRDefault="002013AE" w:rsidP="002013AE">
      <w:pPr>
        <w:rPr>
          <w:ins w:id="1652" w:author="User" w:date="2015-04-04T20:30:00Z"/>
          <w:color w:val="0070C0"/>
        </w:rPr>
      </w:pPr>
      <w:ins w:id="1653" w:author="User" w:date="2015-04-04T20:30:00Z">
        <w:r w:rsidRPr="002013AE">
          <w:rPr>
            <w:color w:val="0070C0"/>
          </w:rPr>
          <w:t>Permitir consultar boletim por turma e por aluno</w:t>
        </w:r>
      </w:ins>
    </w:p>
    <w:p w:rsidR="002013AE" w:rsidRPr="002013AE" w:rsidRDefault="002013AE" w:rsidP="002013AE">
      <w:pPr>
        <w:rPr>
          <w:ins w:id="1654" w:author="User" w:date="2015-04-04T20:30:00Z"/>
          <w:color w:val="0070C0"/>
        </w:rPr>
      </w:pPr>
      <w:ins w:id="1655" w:author="User" w:date="2015-04-04T20:30:00Z">
        <w:r w:rsidRPr="002013AE">
          <w:rPr>
            <w:color w:val="0070C0"/>
          </w:rPr>
          <w:t>Permitir consultar tarefa por turma e por aluno</w:t>
        </w:r>
      </w:ins>
    </w:p>
    <w:p w:rsidR="002013AE" w:rsidRPr="002013AE" w:rsidRDefault="002013AE" w:rsidP="002013AE">
      <w:pPr>
        <w:rPr>
          <w:ins w:id="1656" w:author="User" w:date="2015-04-04T20:30:00Z"/>
          <w:color w:val="0070C0"/>
        </w:rPr>
      </w:pPr>
    </w:p>
    <w:p w:rsidR="002013AE" w:rsidRPr="002013AE" w:rsidRDefault="002013AE" w:rsidP="002013AE">
      <w:pPr>
        <w:rPr>
          <w:ins w:id="1657" w:author="User" w:date="2015-04-04T20:30:00Z"/>
          <w:color w:val="0070C0"/>
        </w:rPr>
      </w:pPr>
    </w:p>
    <w:p w:rsidR="002013AE" w:rsidRPr="002013AE" w:rsidRDefault="00C60E05" w:rsidP="002013AE">
      <w:pPr>
        <w:rPr>
          <w:ins w:id="1658" w:author="User" w:date="2015-04-04T20:30:00Z"/>
          <w:color w:val="0070C0"/>
        </w:rPr>
      </w:pPr>
      <w:ins w:id="1659" w:author="User" w:date="2015-04-05T17:58:00Z">
        <w:r>
          <w:rPr>
            <w:color w:val="0070C0"/>
          </w:rPr>
          <w:t>2.1.</w:t>
        </w:r>
      </w:ins>
      <w:ins w:id="1660" w:author="User" w:date="2015-04-04T20:30:00Z">
        <w:r w:rsidR="002013AE" w:rsidRPr="002013AE">
          <w:rPr>
            <w:color w:val="0070C0"/>
          </w:rPr>
          <w:t>6.</w:t>
        </w:r>
        <w:r w:rsidR="002013AE" w:rsidRPr="002013AE">
          <w:rPr>
            <w:color w:val="0070C0"/>
          </w:rPr>
          <w:tab/>
          <w:t>CRITÉRIOS DE ACEITAÇÃO DO PRODUTO</w:t>
        </w:r>
      </w:ins>
    </w:p>
    <w:p w:rsidR="002013AE" w:rsidRPr="002013AE" w:rsidRDefault="002013AE" w:rsidP="002013AE">
      <w:pPr>
        <w:rPr>
          <w:ins w:id="1661" w:author="User" w:date="2015-04-04T20:30:00Z"/>
          <w:color w:val="0070C0"/>
        </w:rPr>
      </w:pPr>
    </w:p>
    <w:p w:rsidR="002013AE" w:rsidRPr="002013AE" w:rsidRDefault="002013AE" w:rsidP="002013AE">
      <w:pPr>
        <w:rPr>
          <w:ins w:id="1662" w:author="User" w:date="2015-04-04T20:30:00Z"/>
          <w:color w:val="0070C0"/>
        </w:rPr>
      </w:pPr>
      <w:ins w:id="1663" w:author="User" w:date="2015-04-04T20:30:00Z">
        <w:r w:rsidRPr="002013AE">
          <w:rPr>
            <w:color w:val="0070C0"/>
          </w:rPr>
          <w:t>Abaixo segue os critérios pelos quais o Cliente irá se basear para aceitar a entrega do PRODUTO ao término do Projeto.</w:t>
        </w:r>
      </w:ins>
    </w:p>
    <w:p w:rsidR="002013AE" w:rsidRPr="002013AE" w:rsidRDefault="002013AE" w:rsidP="002013AE">
      <w:pPr>
        <w:rPr>
          <w:ins w:id="1664" w:author="User" w:date="2015-04-04T20:30:00Z"/>
          <w:color w:val="0070C0"/>
        </w:rPr>
      </w:pPr>
    </w:p>
    <w:p w:rsidR="002013AE" w:rsidRPr="002013AE" w:rsidRDefault="002013AE" w:rsidP="002013AE">
      <w:pPr>
        <w:rPr>
          <w:ins w:id="1665" w:author="User" w:date="2015-04-04T20:30:00Z"/>
          <w:color w:val="0070C0"/>
        </w:rPr>
      </w:pPr>
      <w:ins w:id="1666" w:author="User" w:date="2015-04-04T20:30:00Z">
        <w:r w:rsidRPr="002013AE">
          <w:rPr>
            <w:color w:val="0070C0"/>
          </w:rPr>
          <w:t>Critérios de aceitação:</w:t>
        </w:r>
      </w:ins>
    </w:p>
    <w:p w:rsidR="002013AE" w:rsidRPr="002013AE" w:rsidRDefault="002013AE" w:rsidP="002013AE">
      <w:pPr>
        <w:rPr>
          <w:ins w:id="1667" w:author="User" w:date="2015-04-04T20:30:00Z"/>
          <w:color w:val="0070C0"/>
        </w:rPr>
      </w:pPr>
    </w:p>
    <w:p w:rsidR="002013AE" w:rsidRPr="002013AE" w:rsidRDefault="002013AE" w:rsidP="002013AE">
      <w:pPr>
        <w:rPr>
          <w:ins w:id="1668" w:author="User" w:date="2015-04-04T20:30:00Z"/>
          <w:color w:val="0070C0"/>
        </w:rPr>
      </w:pPr>
      <w:ins w:id="1669" w:author="User" w:date="2015-04-04T20:30:00Z">
        <w:r w:rsidRPr="002013AE">
          <w:rPr>
            <w:color w:val="0070C0"/>
          </w:rPr>
          <w:t>Permitir editar notas e faltas por professor da turma e disciplina específica.</w:t>
        </w:r>
      </w:ins>
    </w:p>
    <w:p w:rsidR="002013AE" w:rsidRPr="002013AE" w:rsidRDefault="002013AE" w:rsidP="002013AE">
      <w:pPr>
        <w:rPr>
          <w:ins w:id="1670" w:author="User" w:date="2015-04-04T20:30:00Z"/>
          <w:color w:val="0070C0"/>
        </w:rPr>
      </w:pPr>
      <w:ins w:id="1671" w:author="User" w:date="2015-04-04T20:30:00Z">
        <w:r w:rsidRPr="002013AE">
          <w:rPr>
            <w:color w:val="0070C0"/>
          </w:rPr>
          <w:t>Permitir consultar boletim por aluno</w:t>
        </w:r>
      </w:ins>
    </w:p>
    <w:p w:rsidR="002013AE" w:rsidRPr="002013AE" w:rsidRDefault="002013AE" w:rsidP="002013AE">
      <w:pPr>
        <w:rPr>
          <w:ins w:id="1672" w:author="User" w:date="2015-04-04T20:30:00Z"/>
          <w:color w:val="0070C0"/>
        </w:rPr>
      </w:pPr>
      <w:ins w:id="1673" w:author="User" w:date="2015-04-04T20:30:00Z">
        <w:r w:rsidRPr="002013AE">
          <w:rPr>
            <w:color w:val="0070C0"/>
          </w:rPr>
          <w:t>Permitir consultar tarefas por aluno</w:t>
        </w:r>
      </w:ins>
    </w:p>
    <w:p w:rsidR="002013AE" w:rsidRPr="002013AE" w:rsidRDefault="002013AE" w:rsidP="002013AE">
      <w:pPr>
        <w:rPr>
          <w:ins w:id="1674" w:author="User" w:date="2015-04-04T20:30:00Z"/>
          <w:color w:val="0070C0"/>
        </w:rPr>
      </w:pPr>
      <w:ins w:id="1675" w:author="User" w:date="2015-04-04T20:30:00Z">
        <w:r w:rsidRPr="002013AE">
          <w:rPr>
            <w:color w:val="0070C0"/>
          </w:rPr>
          <w:t>Feedback positivo do cliente como resultado piloto.</w:t>
        </w:r>
      </w:ins>
    </w:p>
    <w:p w:rsidR="002013AE" w:rsidRPr="002013AE" w:rsidRDefault="002013AE" w:rsidP="002013AE">
      <w:pPr>
        <w:rPr>
          <w:ins w:id="1676" w:author="User" w:date="2015-04-04T20:30:00Z"/>
          <w:color w:val="0070C0"/>
        </w:rPr>
      </w:pPr>
      <w:ins w:id="1677" w:author="User" w:date="2015-04-04T20:30:00Z">
        <w:r w:rsidRPr="002013AE">
          <w:rPr>
            <w:color w:val="0070C0"/>
          </w:rPr>
          <w:t>Feedback positivo com as interfaces de baixa fidelidade</w:t>
        </w:r>
      </w:ins>
    </w:p>
    <w:p w:rsidR="002013AE" w:rsidRPr="002013AE" w:rsidRDefault="002013AE" w:rsidP="002013AE">
      <w:pPr>
        <w:rPr>
          <w:ins w:id="1678" w:author="User" w:date="2015-04-04T20:30:00Z"/>
          <w:color w:val="0070C0"/>
        </w:rPr>
      </w:pPr>
      <w:ins w:id="1679" w:author="User" w:date="2015-04-04T20:30:00Z">
        <w:r w:rsidRPr="002013AE">
          <w:rPr>
            <w:color w:val="0070C0"/>
          </w:rPr>
          <w:t>Um mês de testes pelo cliente do produto já no ambiente escola</w:t>
        </w:r>
      </w:ins>
    </w:p>
    <w:p w:rsidR="002013AE" w:rsidRDefault="002013AE" w:rsidP="002013AE">
      <w:pPr>
        <w:rPr>
          <w:ins w:id="1680" w:author="User" w:date="2015-04-04T20:31:00Z"/>
          <w:color w:val="0070C0"/>
        </w:rPr>
      </w:pPr>
      <w:ins w:id="1681" w:author="User" w:date="2015-04-04T20:30:00Z">
        <w:r w:rsidRPr="002013AE">
          <w:rPr>
            <w:color w:val="0070C0"/>
          </w:rPr>
          <w:t>Validação da consistência de dados.</w:t>
        </w:r>
      </w:ins>
    </w:p>
    <w:p w:rsidR="002013AE" w:rsidRDefault="002013AE" w:rsidP="002013AE">
      <w:pPr>
        <w:rPr>
          <w:ins w:id="1682" w:author="User" w:date="2015-04-04T20:31:00Z"/>
          <w:color w:val="0070C0"/>
        </w:rPr>
      </w:pPr>
    </w:p>
    <w:p w:rsidR="002013AE" w:rsidRPr="009D3DB6" w:rsidRDefault="002013AE" w:rsidP="002013AE">
      <w:pPr>
        <w:rPr>
          <w:color w:val="0070C0"/>
        </w:rPr>
      </w:pPr>
    </w:p>
    <w:p w:rsidR="002B1853" w:rsidRDefault="0080198C" w:rsidP="002B1853">
      <w:pPr>
        <w:pStyle w:val="Ttulo3"/>
        <w:rPr>
          <w:ins w:id="1683" w:author="User" w:date="2015-04-04T19:52:00Z"/>
        </w:rPr>
      </w:pPr>
      <w:bookmarkStart w:id="1684" w:name="_Toc416018462"/>
      <w:r>
        <w:t xml:space="preserve">PLANO DE GERENCIAMENTO DO </w:t>
      </w:r>
      <w:r w:rsidR="002F11F8">
        <w:t>ESCOPO</w:t>
      </w:r>
      <w:bookmarkEnd w:id="1684"/>
    </w:p>
    <w:p w:rsidR="00176A5A" w:rsidRDefault="00921AC8" w:rsidP="00176A5A">
      <w:pPr>
        <w:rPr>
          <w:ins w:id="1685" w:author="User" w:date="2015-04-06T22:39:00Z"/>
        </w:rPr>
      </w:pPr>
      <w:ins w:id="1686" w:author="User" w:date="2015-04-04T19:53:00Z">
        <w:r>
          <w:tab/>
        </w:r>
      </w:ins>
      <w:ins w:id="1687" w:author="User" w:date="2015-04-06T22:39:00Z">
        <w:r w:rsidR="00176A5A">
          <w:t>O Gerenciamento do Escopo ocorrerá nas fases: planejamento do escopo, implementação,  verificação, e controle de mudanças.</w:t>
        </w:r>
      </w:ins>
    </w:p>
    <w:p w:rsidR="00176A5A" w:rsidRDefault="00176A5A" w:rsidP="00176A5A">
      <w:pPr>
        <w:rPr>
          <w:ins w:id="1688" w:author="User" w:date="2015-04-06T22:39:00Z"/>
        </w:rPr>
      </w:pPr>
      <w:ins w:id="1689" w:author="User" w:date="2015-04-06T22:39:00Z">
        <w:r>
          <w:lastRenderedPageBreak/>
          <w:tab/>
          <w:t xml:space="preserve"> A preparação detalhada do escopo do projeto será realizada como primeira atividade do projeto. É uma atividade muito importante, pois quanto mais claro e objetivo for o escopo, menor chance de necessidades de retrabalho no projeto. Após de produzido, o escopo será revisado, analisado e organizado para implementação do projeto.</w:t>
        </w:r>
      </w:ins>
    </w:p>
    <w:p w:rsidR="00176A5A" w:rsidRDefault="00176A5A" w:rsidP="00176A5A">
      <w:pPr>
        <w:rPr>
          <w:ins w:id="1690" w:author="User" w:date="2015-04-06T22:39:00Z"/>
        </w:rPr>
      </w:pPr>
      <w:ins w:id="1691" w:author="User" w:date="2015-04-06T22:39:00Z">
        <w:r>
          <w:tab/>
          <w:t xml:space="preserve">Para garantir a qualidade e as entregas nos prazos, os documentos “Declaração de Escopo” e “Cronograma do Projeto” serão analisados e validados pelos principais </w:t>
        </w:r>
        <w:proofErr w:type="spellStart"/>
        <w:r>
          <w:t>Stakeholders</w:t>
        </w:r>
        <w:proofErr w:type="spellEnd"/>
        <w:r>
          <w:t xml:space="preserve">, que neste projeto específico será o professor Anselmo </w:t>
        </w:r>
        <w:proofErr w:type="spellStart"/>
        <w:r>
          <w:t>Lotufo</w:t>
        </w:r>
        <w:proofErr w:type="spellEnd"/>
        <w:r>
          <w:t xml:space="preserve"> </w:t>
        </w:r>
        <w:proofErr w:type="spellStart"/>
        <w:r>
          <w:t>Conejo</w:t>
        </w:r>
        <w:proofErr w:type="spellEnd"/>
        <w:r>
          <w:t>.</w:t>
        </w:r>
      </w:ins>
    </w:p>
    <w:p w:rsidR="00176A5A" w:rsidRDefault="00176A5A" w:rsidP="00176A5A">
      <w:pPr>
        <w:rPr>
          <w:ins w:id="1692" w:author="User" w:date="2015-04-06T22:39:00Z"/>
        </w:rPr>
      </w:pPr>
      <w:ins w:id="1693" w:author="User" w:date="2015-04-06T22:39:00Z">
        <w:r>
          <w:t>As mudanças de Escopo devem obter aprovação pelo gerente de projeto, que somente após a aprovação da mudança deverá gerar uma nova versão da Declaração de Escopo e nova versão do Cronograma.</w:t>
        </w:r>
      </w:ins>
    </w:p>
    <w:p w:rsidR="00176A5A" w:rsidRDefault="00176A5A" w:rsidP="00176A5A">
      <w:pPr>
        <w:rPr>
          <w:ins w:id="1694" w:author="User" w:date="2015-04-06T22:39:00Z"/>
        </w:rPr>
      </w:pPr>
      <w:ins w:id="1695" w:author="User" w:date="2015-04-06T22:39:00Z">
        <w:r>
          <w:tab/>
          <w:t xml:space="preserve">Para uma mudança no Escopo obter sua aprovação deverá ser efetuada na mesma data da entrega do primeiro </w:t>
        </w:r>
        <w:proofErr w:type="spellStart"/>
        <w:r>
          <w:t>entregável</w:t>
        </w:r>
        <w:proofErr w:type="spellEnd"/>
        <w:r>
          <w:t xml:space="preserve">, estabelecido no cronograma pelo gerente de projeto e aprovado pelo </w:t>
        </w:r>
        <w:proofErr w:type="spellStart"/>
        <w:r>
          <w:t>Stakeholders</w:t>
        </w:r>
        <w:proofErr w:type="spellEnd"/>
        <w:r>
          <w:t>.</w:t>
        </w:r>
      </w:ins>
    </w:p>
    <w:p w:rsidR="00176A5A" w:rsidRDefault="00176A5A" w:rsidP="00176A5A">
      <w:pPr>
        <w:rPr>
          <w:ins w:id="1696" w:author="User" w:date="2015-04-06T22:39:00Z"/>
        </w:rPr>
      </w:pPr>
      <w:ins w:id="1697" w:author="User" w:date="2015-04-06T22:39:00Z">
        <w:r>
          <w:tab/>
          <w:t xml:space="preserve">Somente o </w:t>
        </w:r>
        <w:proofErr w:type="spellStart"/>
        <w:r>
          <w:t>Stakeholders</w:t>
        </w:r>
        <w:proofErr w:type="spellEnd"/>
        <w:r>
          <w:t xml:space="preserve"> Anselmo </w:t>
        </w:r>
        <w:proofErr w:type="spellStart"/>
        <w:r>
          <w:t>Lotufo</w:t>
        </w:r>
        <w:proofErr w:type="spellEnd"/>
        <w:r>
          <w:t xml:space="preserve"> </w:t>
        </w:r>
        <w:proofErr w:type="spellStart"/>
        <w:r>
          <w:t>Conejo</w:t>
        </w:r>
        <w:proofErr w:type="spellEnd"/>
        <w:r>
          <w:t xml:space="preserve"> poderá solicitar uma mudança, ou então houver um consenso e todos os elementos do grupo concordarem em solicitar uma mudança.</w:t>
        </w:r>
      </w:ins>
    </w:p>
    <w:p w:rsidR="00176A5A" w:rsidRDefault="00176A5A" w:rsidP="00176A5A">
      <w:pPr>
        <w:rPr>
          <w:ins w:id="1698" w:author="User" w:date="2015-04-06T22:39:00Z"/>
        </w:rPr>
      </w:pPr>
      <w:ins w:id="1699" w:author="User" w:date="2015-04-06T22:39:00Z">
        <w:r>
          <w:tab/>
          <w:t xml:space="preserve">A solicitação deverá ser realizada através de email ao gerente de projeto, Ana Paula Siqueira, contendo: data da solicitação, solicitante (grupo ou </w:t>
        </w:r>
        <w:proofErr w:type="spellStart"/>
        <w:r>
          <w:t>Stakeholders</w:t>
        </w:r>
        <w:proofErr w:type="spellEnd"/>
        <w:r>
          <w:t>), descrição detalhada da mudança, e breve justificativa.</w:t>
        </w:r>
      </w:ins>
    </w:p>
    <w:p w:rsidR="00176A5A" w:rsidRDefault="00176A5A" w:rsidP="00176A5A">
      <w:pPr>
        <w:rPr>
          <w:ins w:id="1700" w:author="User" w:date="2015-04-06T22:39:00Z"/>
        </w:rPr>
      </w:pPr>
      <w:ins w:id="1701" w:author="User" w:date="2015-04-06T22:39:00Z">
        <w:r>
          <w:tab/>
          <w:t>Quanto a solicitação de mudanças no projeto, o gerente de projeto deve:</w:t>
        </w:r>
      </w:ins>
    </w:p>
    <w:p w:rsidR="00176A5A" w:rsidRDefault="00176A5A" w:rsidP="00176A5A">
      <w:pPr>
        <w:rPr>
          <w:ins w:id="1702" w:author="User" w:date="2015-04-06T22:39:00Z"/>
        </w:rPr>
      </w:pPr>
      <w:ins w:id="1703" w:author="User" w:date="2015-04-06T22:39:00Z">
        <w:r>
          <w:t>- receber e acusar seu recebimento na mesma data da solicitação de mudança;</w:t>
        </w:r>
      </w:ins>
    </w:p>
    <w:p w:rsidR="00176A5A" w:rsidRDefault="00176A5A" w:rsidP="00176A5A">
      <w:pPr>
        <w:rPr>
          <w:ins w:id="1704" w:author="User" w:date="2015-04-06T22:39:00Z"/>
        </w:rPr>
      </w:pPr>
      <w:ins w:id="1705" w:author="User" w:date="2015-04-06T22:39:00Z">
        <w:r>
          <w:t>- analisar a requisição de mudança, bem como o impacto de tempo e custo para implementação, dentro do projeto no prazo de dois dias,</w:t>
        </w:r>
      </w:ins>
    </w:p>
    <w:p w:rsidR="00176A5A" w:rsidRDefault="00176A5A" w:rsidP="00176A5A">
      <w:pPr>
        <w:rPr>
          <w:ins w:id="1706" w:author="User" w:date="2015-04-06T22:39:00Z"/>
        </w:rPr>
      </w:pPr>
      <w:ins w:id="1707" w:author="User" w:date="2015-04-06T22:39:00Z">
        <w:r>
          <w:t xml:space="preserve">- Divulgar sua decisão ao grupo e ao </w:t>
        </w:r>
        <w:proofErr w:type="spellStart"/>
        <w:r>
          <w:t>Stakeholder</w:t>
        </w:r>
        <w:proofErr w:type="spellEnd"/>
        <w:r>
          <w:t xml:space="preserve"> através do email.</w:t>
        </w:r>
      </w:ins>
    </w:p>
    <w:p w:rsidR="00176A5A" w:rsidRDefault="00176A5A" w:rsidP="00176A5A">
      <w:pPr>
        <w:rPr>
          <w:ins w:id="1708" w:author="User" w:date="2015-04-06T22:39:00Z"/>
        </w:rPr>
      </w:pPr>
      <w:ins w:id="1709" w:author="User" w:date="2015-04-06T22:39:00Z">
        <w:r>
          <w:t>- Caso a decisão do gerente de projeto, de aceitar a mudança, seja negativa: enviar um email com breve justificativa de sua decisão.</w:t>
        </w:r>
      </w:ins>
    </w:p>
    <w:p w:rsidR="00176A5A" w:rsidRDefault="00176A5A" w:rsidP="00176A5A">
      <w:pPr>
        <w:rPr>
          <w:ins w:id="1710" w:author="User" w:date="2015-04-06T22:39:00Z"/>
        </w:rPr>
      </w:pPr>
      <w:ins w:id="1711" w:author="User" w:date="2015-04-06T22:39:00Z">
        <w:r>
          <w:t>- Caso a decisão do gerente de projeto, de aceitar a mudança, seja positiva: enviar um email com as novas datas, anexando o cronograma atualizado, e ainda o impacto nos custos financeiros, e ainda:</w:t>
        </w:r>
      </w:ins>
    </w:p>
    <w:p w:rsidR="00176A5A" w:rsidRDefault="00176A5A" w:rsidP="00176A5A">
      <w:pPr>
        <w:rPr>
          <w:ins w:id="1712" w:author="User" w:date="2015-04-06T22:39:00Z"/>
        </w:rPr>
      </w:pPr>
      <w:ins w:id="1713" w:author="User" w:date="2015-04-06T22:39:00Z">
        <w:r>
          <w:t>- Reunião com o grupo para atualização da análise de riscos.</w:t>
        </w:r>
      </w:ins>
    </w:p>
    <w:p w:rsidR="00176A5A" w:rsidRDefault="00176A5A" w:rsidP="00176A5A">
      <w:pPr>
        <w:pPrChange w:id="1714" w:author="User" w:date="2015-04-06T22:39:00Z">
          <w:pPr>
            <w:pStyle w:val="Ttulo3"/>
          </w:pPr>
        </w:pPrChange>
      </w:pPr>
    </w:p>
    <w:p w:rsidR="008118FC" w:rsidRPr="00646FFF" w:rsidDel="006B2D12" w:rsidRDefault="008118FC" w:rsidP="00646FFF">
      <w:pPr>
        <w:rPr>
          <w:del w:id="1715" w:author="User" w:date="2015-04-04T20:09:00Z"/>
          <w:color w:val="FF0000"/>
        </w:rPr>
      </w:pPr>
      <w:del w:id="1716" w:author="User" w:date="2015-04-04T20:09:00Z">
        <w:r w:rsidDel="006B2D12">
          <w:rPr>
            <w:color w:val="FF0000"/>
          </w:rPr>
          <w:delText xml:space="preserve">Descrever detalhadamente </w:delText>
        </w:r>
        <w:r w:rsidRPr="00646FFF" w:rsidDel="006B2D12">
          <w:rPr>
            <w:color w:val="FF0000"/>
          </w:rPr>
          <w:delText xml:space="preserve">como o </w:delText>
        </w:r>
        <w:r w:rsidR="00646FFF" w:rsidRPr="00646FFF" w:rsidDel="006B2D12">
          <w:rPr>
            <w:color w:val="FF0000"/>
          </w:rPr>
          <w:delText xml:space="preserve">ESCOPO </w:delText>
        </w:r>
        <w:r w:rsidRPr="00646FFF" w:rsidDel="006B2D12">
          <w:rPr>
            <w:color w:val="FF0000"/>
          </w:rPr>
          <w:delText xml:space="preserve">será gerenciado. </w:delText>
        </w:r>
        <w:r w:rsidR="00646FFF" w:rsidDel="006B2D12">
          <w:rPr>
            <w:color w:val="FF0000"/>
          </w:rPr>
          <w:delText>A</w:delText>
        </w:r>
        <w:r w:rsidRPr="00646FFF" w:rsidDel="006B2D12">
          <w:rPr>
            <w:color w:val="FF0000"/>
          </w:rPr>
          <w:delText>bordar ob</w:delText>
        </w:r>
        <w:r w:rsidR="00646FFF" w:rsidDel="006B2D12">
          <w:rPr>
            <w:color w:val="FF0000"/>
          </w:rPr>
          <w:delText>rigatoriamente a forma como as M</w:delText>
        </w:r>
        <w:r w:rsidRPr="00646FFF" w:rsidDel="006B2D12">
          <w:rPr>
            <w:color w:val="FF0000"/>
          </w:rPr>
          <w:delText>udanças de Escopo serão tratadas, incluindo:</w:delText>
        </w:r>
      </w:del>
    </w:p>
    <w:p w:rsidR="008118FC" w:rsidRPr="00646FFF" w:rsidRDefault="008118FC" w:rsidP="008118FC">
      <w:pPr>
        <w:ind w:left="360"/>
        <w:rPr>
          <w:color w:val="FF0000"/>
        </w:rPr>
      </w:pPr>
    </w:p>
    <w:p w:rsidR="008118FC" w:rsidRPr="00646FFF" w:rsidDel="006B2D12" w:rsidRDefault="00004090" w:rsidP="008118FC">
      <w:pPr>
        <w:numPr>
          <w:ilvl w:val="0"/>
          <w:numId w:val="12"/>
        </w:numPr>
        <w:rPr>
          <w:del w:id="1717" w:author="User" w:date="2015-04-04T20:09:00Z"/>
          <w:color w:val="FF0000"/>
        </w:rPr>
      </w:pPr>
      <w:del w:id="1718" w:author="User" w:date="2015-04-04T20:09:00Z">
        <w:r w:rsidDel="006B2D12">
          <w:rPr>
            <w:color w:val="FF0000"/>
          </w:rPr>
          <w:delText>Q</w:delText>
        </w:r>
        <w:r w:rsidR="008118FC" w:rsidRPr="00646FFF" w:rsidDel="006B2D12">
          <w:rPr>
            <w:color w:val="FF0000"/>
          </w:rPr>
          <w:delText xml:space="preserve">uais </w:delText>
        </w:r>
        <w:r w:rsidR="008118FC" w:rsidRPr="00646FFF" w:rsidDel="006B2D12">
          <w:rPr>
            <w:i/>
            <w:color w:val="FF0000"/>
          </w:rPr>
          <w:delText>Stakehorders</w:delText>
        </w:r>
        <w:r w:rsidR="00646FFF" w:rsidDel="006B2D12">
          <w:rPr>
            <w:color w:val="FF0000"/>
          </w:rPr>
          <w:delText xml:space="preserve"> poderão solicitar M</w:delText>
        </w:r>
        <w:r w:rsidR="008118FC" w:rsidRPr="00646FFF" w:rsidDel="006B2D12">
          <w:rPr>
            <w:color w:val="FF0000"/>
          </w:rPr>
          <w:delText>udanças no Escopo</w:delText>
        </w:r>
        <w:r w:rsidR="003229E5" w:rsidDel="006B2D12">
          <w:rPr>
            <w:color w:val="FF0000"/>
          </w:rPr>
          <w:delText>.</w:delText>
        </w:r>
      </w:del>
    </w:p>
    <w:p w:rsidR="008118FC" w:rsidRPr="00646FFF" w:rsidDel="006B2D12" w:rsidRDefault="00004090" w:rsidP="008118FC">
      <w:pPr>
        <w:numPr>
          <w:ilvl w:val="0"/>
          <w:numId w:val="12"/>
        </w:numPr>
        <w:rPr>
          <w:del w:id="1719" w:author="User" w:date="2015-04-04T20:09:00Z"/>
          <w:color w:val="FF0000"/>
        </w:rPr>
      </w:pPr>
      <w:del w:id="1720" w:author="User" w:date="2015-04-04T20:09:00Z">
        <w:r w:rsidDel="006B2D12">
          <w:rPr>
            <w:color w:val="FF0000"/>
          </w:rPr>
          <w:lastRenderedPageBreak/>
          <w:delText>A</w:delText>
        </w:r>
        <w:r w:rsidR="008118FC" w:rsidRPr="00646FFF" w:rsidDel="006B2D12">
          <w:rPr>
            <w:color w:val="FF0000"/>
          </w:rPr>
          <w:delText xml:space="preserve"> forma através da qual o </w:delText>
        </w:r>
        <w:r w:rsidR="008118FC" w:rsidRPr="00646FFF" w:rsidDel="006B2D12">
          <w:rPr>
            <w:i/>
            <w:color w:val="FF0000"/>
          </w:rPr>
          <w:delText>Stakehorders</w:delText>
        </w:r>
        <w:r w:rsidR="008118FC" w:rsidRPr="00646FFF" w:rsidDel="006B2D12">
          <w:rPr>
            <w:color w:val="FF0000"/>
          </w:rPr>
          <w:delText xml:space="preserve"> solicitará</w:delText>
        </w:r>
        <w:r w:rsidR="00646FFF" w:rsidDel="006B2D12">
          <w:rPr>
            <w:color w:val="FF0000"/>
          </w:rPr>
          <w:delText xml:space="preserve"> uma M</w:delText>
        </w:r>
        <w:r w:rsidR="008118FC" w:rsidRPr="00646FFF" w:rsidDel="006B2D12">
          <w:rPr>
            <w:color w:val="FF0000"/>
          </w:rPr>
          <w:delText>udança.</w:delText>
        </w:r>
      </w:del>
    </w:p>
    <w:p w:rsidR="008118FC" w:rsidRPr="00646FFF" w:rsidDel="006B2D12" w:rsidRDefault="00004090" w:rsidP="008118FC">
      <w:pPr>
        <w:numPr>
          <w:ilvl w:val="0"/>
          <w:numId w:val="12"/>
        </w:numPr>
        <w:rPr>
          <w:del w:id="1721" w:author="User" w:date="2015-04-04T20:09:00Z"/>
          <w:color w:val="FF0000"/>
        </w:rPr>
      </w:pPr>
      <w:del w:id="1722" w:author="User" w:date="2015-04-04T20:09:00Z">
        <w:r w:rsidDel="006B2D12">
          <w:rPr>
            <w:color w:val="FF0000"/>
          </w:rPr>
          <w:delText xml:space="preserve">O </w:delText>
        </w:r>
        <w:r w:rsidR="008118FC" w:rsidRPr="00646FFF" w:rsidDel="006B2D12">
          <w:rPr>
            <w:color w:val="FF0000"/>
          </w:rPr>
          <w:delText>fluxo do processo de analise técnica que irá deter</w:delText>
        </w:r>
        <w:r w:rsidR="00646FFF" w:rsidDel="006B2D12">
          <w:rPr>
            <w:color w:val="FF0000"/>
          </w:rPr>
          <w:delText>minar quais são os impactos da M</w:delText>
        </w:r>
        <w:r w:rsidR="008118FC" w:rsidRPr="00646FFF" w:rsidDel="006B2D12">
          <w:rPr>
            <w:color w:val="FF0000"/>
          </w:rPr>
          <w:delText>udança no Projeto.</w:delText>
        </w:r>
      </w:del>
    </w:p>
    <w:p w:rsidR="008118FC" w:rsidRPr="006B2D12" w:rsidRDefault="00004090" w:rsidP="006B2D12">
      <w:pPr>
        <w:numPr>
          <w:ilvl w:val="0"/>
          <w:numId w:val="12"/>
        </w:numPr>
        <w:rPr>
          <w:color w:val="FF0000"/>
        </w:rPr>
      </w:pPr>
      <w:del w:id="1723" w:author="User" w:date="2015-04-04T20:09:00Z">
        <w:r w:rsidDel="006B2D12">
          <w:rPr>
            <w:color w:val="FF0000"/>
          </w:rPr>
          <w:delText xml:space="preserve">O </w:delText>
        </w:r>
        <w:r w:rsidR="008118FC" w:rsidRPr="00646FFF" w:rsidDel="006B2D12">
          <w:rPr>
            <w:color w:val="FF0000"/>
          </w:rPr>
          <w:delText>fluxo do processo de analise administ</w:delText>
        </w:r>
        <w:r w:rsidR="00646FFF" w:rsidDel="006B2D12">
          <w:rPr>
            <w:color w:val="FF0000"/>
          </w:rPr>
          <w:delText>rativa que irá determinar se a M</w:delText>
        </w:r>
        <w:r w:rsidR="008118FC" w:rsidRPr="00646FFF" w:rsidDel="006B2D12">
          <w:rPr>
            <w:color w:val="FF0000"/>
          </w:rPr>
          <w:delText>udança deverá ou não ser implementada em tempo de Projeto</w:delText>
        </w:r>
      </w:del>
      <w:r w:rsidR="008118FC" w:rsidRPr="006B2D12">
        <w:rPr>
          <w:color w:val="FF0000"/>
        </w:rPr>
        <w:t>.</w:t>
      </w:r>
    </w:p>
    <w:p w:rsidR="008118FC" w:rsidRPr="00646FFF" w:rsidRDefault="008118FC" w:rsidP="008118FC">
      <w:pPr>
        <w:numPr>
          <w:ilvl w:val="0"/>
          <w:numId w:val="12"/>
        </w:numPr>
        <w:rPr>
          <w:color w:val="FF0000"/>
        </w:rPr>
      </w:pPr>
      <w:r w:rsidRPr="00646FFF">
        <w:rPr>
          <w:color w:val="FF0000"/>
        </w:rPr>
        <w:t>...</w:t>
      </w:r>
    </w:p>
    <w:p w:rsidR="002236A6" w:rsidRDefault="002236A6" w:rsidP="002236A6">
      <w:pPr>
        <w:rPr>
          <w:ins w:id="1724" w:author="User" w:date="2015-04-04T20:10:00Z"/>
          <w:rFonts w:ascii="Arial" w:hAnsi="Arial" w:cs="Arial"/>
          <w:sz w:val="22"/>
          <w:szCs w:val="22"/>
        </w:rPr>
      </w:pPr>
    </w:p>
    <w:p w:rsidR="006B2D12" w:rsidRPr="00B25965" w:rsidRDefault="006B2D12" w:rsidP="002236A6">
      <w:pPr>
        <w:rPr>
          <w:rFonts w:ascii="Arial" w:hAnsi="Arial" w:cs="Arial"/>
          <w:sz w:val="22"/>
          <w:szCs w:val="22"/>
        </w:rPr>
      </w:pPr>
    </w:p>
    <w:p w:rsidR="002236A6" w:rsidRPr="002236A6" w:rsidRDefault="002236A6" w:rsidP="002236A6">
      <w:pPr>
        <w:pStyle w:val="Ttulo3"/>
      </w:pPr>
      <w:bookmarkStart w:id="1725" w:name="_Toc416018463"/>
      <w:r w:rsidRPr="002236A6">
        <w:t>PLANO DE GERENCIAMENTO DO TEMPO</w:t>
      </w:r>
      <w:bookmarkEnd w:id="1725"/>
    </w:p>
    <w:p w:rsidR="00176A5A" w:rsidRPr="00176A5A" w:rsidRDefault="00176A5A" w:rsidP="00176A5A">
      <w:pPr>
        <w:rPr>
          <w:ins w:id="1726" w:author="User" w:date="2015-04-06T22:37:00Z"/>
          <w:color w:val="FF0000"/>
        </w:rPr>
      </w:pPr>
      <w:ins w:id="1727" w:author="User" w:date="2015-04-06T22:39:00Z">
        <w:r>
          <w:rPr>
            <w:color w:val="FF0000"/>
          </w:rPr>
          <w:tab/>
        </w:r>
      </w:ins>
      <w:ins w:id="1728" w:author="User" w:date="2015-04-06T22:37:00Z">
        <w:r w:rsidRPr="00176A5A">
          <w:rPr>
            <w:color w:val="FF0000"/>
          </w:rPr>
          <w:t xml:space="preserve">O tempo e prazo serão gerenciados pela gerente de projeto Ana Paula Siqueira, através do método ágil SCRUM, o projeto será dividido em tarefas a serem realizadas no prazo de sete dias (uma semana). Em reuniões semanais a SCRUM </w:t>
        </w:r>
        <w:proofErr w:type="spellStart"/>
        <w:r w:rsidRPr="00176A5A">
          <w:rPr>
            <w:color w:val="FF0000"/>
          </w:rPr>
          <w:t>Master</w:t>
        </w:r>
        <w:proofErr w:type="spellEnd"/>
        <w:r w:rsidRPr="00176A5A">
          <w:rPr>
            <w:color w:val="FF0000"/>
          </w:rPr>
          <w:t xml:space="preserve"> gerenciará as atividades cumpridas, as que devem ser cumpridas na próxima semana e as atividades atrasadas, organizando um cronograma viável para execução das tarefas, sem perda da qualidade e atraso maiores.  </w:t>
        </w:r>
      </w:ins>
    </w:p>
    <w:p w:rsidR="00176A5A" w:rsidRPr="00176A5A" w:rsidRDefault="00176A5A" w:rsidP="00176A5A">
      <w:pPr>
        <w:rPr>
          <w:ins w:id="1729" w:author="User" w:date="2015-04-06T22:37:00Z"/>
          <w:color w:val="FF0000"/>
        </w:rPr>
      </w:pPr>
      <w:ins w:id="1730" w:author="User" w:date="2015-04-06T22:40:00Z">
        <w:r>
          <w:rPr>
            <w:color w:val="FF0000"/>
          </w:rPr>
          <w:tab/>
        </w:r>
      </w:ins>
      <w:ins w:id="1731" w:author="User" w:date="2015-04-06T22:37:00Z">
        <w:r w:rsidRPr="00176A5A">
          <w:rPr>
            <w:color w:val="FF0000"/>
          </w:rPr>
          <w:t xml:space="preserve">No auxílio do acompanhamento e organização das atividades, será organizada uma WBS/EAP – Estrutura Analítica do Projeto, e um Cronograma com as tarefas, datas e responsáveis pela execução. Além das atividades o cronograma constará as datas dos entregáveis, construído com auxílio do software </w:t>
        </w:r>
        <w:proofErr w:type="spellStart"/>
        <w:r w:rsidRPr="00176A5A">
          <w:rPr>
            <w:color w:val="FF0000"/>
          </w:rPr>
          <w:t>MSProject</w:t>
        </w:r>
        <w:proofErr w:type="spellEnd"/>
        <w:r w:rsidRPr="00176A5A">
          <w:rPr>
            <w:color w:val="FF0000"/>
          </w:rPr>
          <w:t xml:space="preserve">. O dicionário da EAP, devido ao tamanho e simplicidade do projeto não será produzido. </w:t>
        </w:r>
      </w:ins>
    </w:p>
    <w:p w:rsidR="00176A5A" w:rsidRPr="00176A5A" w:rsidRDefault="00176A5A" w:rsidP="00176A5A">
      <w:pPr>
        <w:rPr>
          <w:ins w:id="1732" w:author="User" w:date="2015-04-06T22:37:00Z"/>
          <w:color w:val="FF0000"/>
        </w:rPr>
      </w:pPr>
      <w:ins w:id="1733" w:author="User" w:date="2015-04-06T22:37:00Z">
        <w:r w:rsidRPr="00176A5A">
          <w:rPr>
            <w:color w:val="FF0000"/>
          </w:rPr>
          <w:t xml:space="preserve">Haverá reuniões de time, todas as terças-feiras, na aula do Projeto Integrador, dando início ao </w:t>
        </w:r>
        <w:proofErr w:type="spellStart"/>
        <w:r w:rsidRPr="00176A5A">
          <w:rPr>
            <w:color w:val="FF0000"/>
          </w:rPr>
          <w:t>sprint</w:t>
        </w:r>
        <w:proofErr w:type="spellEnd"/>
        <w:r w:rsidRPr="00176A5A">
          <w:rPr>
            <w:color w:val="FF0000"/>
          </w:rPr>
          <w:t xml:space="preserve"> do </w:t>
        </w:r>
        <w:proofErr w:type="spellStart"/>
        <w:r w:rsidRPr="00176A5A">
          <w:rPr>
            <w:color w:val="FF0000"/>
          </w:rPr>
          <w:t>Scrum</w:t>
        </w:r>
        <w:proofErr w:type="spellEnd"/>
        <w:r w:rsidRPr="00176A5A">
          <w:rPr>
            <w:color w:val="FF0000"/>
          </w:rPr>
          <w:t>..</w:t>
        </w:r>
      </w:ins>
    </w:p>
    <w:p w:rsidR="00176A5A" w:rsidRPr="00176A5A" w:rsidRDefault="00176A5A" w:rsidP="00176A5A">
      <w:pPr>
        <w:rPr>
          <w:ins w:id="1734" w:author="User" w:date="2015-04-06T22:37:00Z"/>
          <w:color w:val="FF0000"/>
        </w:rPr>
      </w:pPr>
      <w:ins w:id="1735" w:author="User" w:date="2015-04-06T22:40:00Z">
        <w:r>
          <w:rPr>
            <w:color w:val="FF0000"/>
          </w:rPr>
          <w:tab/>
        </w:r>
      </w:ins>
      <w:ins w:id="1736" w:author="User" w:date="2015-04-06T22:37:00Z">
        <w:r w:rsidRPr="00176A5A">
          <w:rPr>
            <w:color w:val="FF0000"/>
          </w:rPr>
          <w:t>Haverá também seis reuniões de trabalho, aos sábados, agendadas no cronograma de atividades,  para garantir a qualidade e o cumprimento dos prazos.</w:t>
        </w:r>
      </w:ins>
    </w:p>
    <w:p w:rsidR="00176A5A" w:rsidRPr="00176A5A" w:rsidRDefault="00176A5A" w:rsidP="00176A5A">
      <w:pPr>
        <w:rPr>
          <w:ins w:id="1737" w:author="User" w:date="2015-04-06T22:37:00Z"/>
          <w:color w:val="FF0000"/>
        </w:rPr>
      </w:pPr>
      <w:ins w:id="1738" w:author="User" w:date="2015-04-06T22:40:00Z">
        <w:r>
          <w:rPr>
            <w:color w:val="FF0000"/>
          </w:rPr>
          <w:tab/>
        </w:r>
      </w:ins>
      <w:ins w:id="1739" w:author="User" w:date="2015-04-06T22:37:00Z">
        <w:r w:rsidRPr="00176A5A">
          <w:rPr>
            <w:color w:val="FF0000"/>
          </w:rPr>
          <w:t>A cada semana, após a reunião de time, caso necessário, o cronograma será atualizado pela gerente de projetos Ana Paula Siqueira. Todas as versões desses documentos devem ser mantidas até o fim do projeto. O grupo receberá apenas informações com as datas importantes da semana.</w:t>
        </w:r>
      </w:ins>
    </w:p>
    <w:p w:rsidR="00176A5A" w:rsidRPr="00176A5A" w:rsidRDefault="00176A5A" w:rsidP="00176A5A">
      <w:pPr>
        <w:rPr>
          <w:ins w:id="1740" w:author="User" w:date="2015-04-06T22:37:00Z"/>
          <w:color w:val="FF0000"/>
        </w:rPr>
      </w:pPr>
      <w:ins w:id="1741" w:author="User" w:date="2015-04-06T22:40:00Z">
        <w:r>
          <w:rPr>
            <w:color w:val="FF0000"/>
          </w:rPr>
          <w:tab/>
        </w:r>
      </w:ins>
      <w:ins w:id="1742" w:author="User" w:date="2015-04-06T22:37:00Z">
        <w:r w:rsidRPr="00176A5A">
          <w:rPr>
            <w:color w:val="FF0000"/>
          </w:rPr>
          <w:t xml:space="preserve">A cada data do </w:t>
        </w:r>
        <w:proofErr w:type="spellStart"/>
        <w:r w:rsidRPr="00176A5A">
          <w:rPr>
            <w:color w:val="FF0000"/>
          </w:rPr>
          <w:t>entregável</w:t>
        </w:r>
        <w:proofErr w:type="spellEnd"/>
        <w:r w:rsidRPr="00176A5A">
          <w:rPr>
            <w:color w:val="FF0000"/>
          </w:rPr>
          <w:t xml:space="preserve"> também, caso necessário, devem ser atualizados os documentos: WBS/EAP e Cronograma, pela gerente de projetos Ana Paula Siqueira. O registro de todas as versões dos documentos deve ser mantido até o fim do projeto. </w:t>
        </w:r>
      </w:ins>
    </w:p>
    <w:p w:rsidR="00176A5A" w:rsidRPr="00176A5A" w:rsidRDefault="00176A5A" w:rsidP="00176A5A">
      <w:pPr>
        <w:rPr>
          <w:ins w:id="1743" w:author="User" w:date="2015-04-06T22:37:00Z"/>
          <w:color w:val="FF0000"/>
        </w:rPr>
      </w:pPr>
      <w:ins w:id="1744" w:author="User" w:date="2015-04-06T22:40:00Z">
        <w:r>
          <w:rPr>
            <w:color w:val="FF0000"/>
          </w:rPr>
          <w:tab/>
        </w:r>
      </w:ins>
      <w:ins w:id="1745" w:author="User" w:date="2015-04-06T22:37:00Z">
        <w:r w:rsidRPr="00176A5A">
          <w:rPr>
            <w:color w:val="FF0000"/>
          </w:rPr>
          <w:t xml:space="preserve">A cada nova versão, o cronograma será enviado ao grupo do projeto por email. </w:t>
        </w:r>
      </w:ins>
    </w:p>
    <w:p w:rsidR="002236A6" w:rsidRPr="00004090" w:rsidDel="001116B4" w:rsidRDefault="00176A5A" w:rsidP="00176A5A">
      <w:pPr>
        <w:rPr>
          <w:del w:id="1746" w:author="User" w:date="2015-04-04T20:36:00Z"/>
          <w:color w:val="FF0000"/>
        </w:rPr>
      </w:pPr>
      <w:ins w:id="1747" w:author="User" w:date="2015-04-06T22:40:00Z">
        <w:r>
          <w:rPr>
            <w:color w:val="FF0000"/>
          </w:rPr>
          <w:tab/>
        </w:r>
      </w:ins>
      <w:ins w:id="1748" w:author="User" w:date="2015-04-06T22:37:00Z">
        <w:r w:rsidRPr="00176A5A">
          <w:rPr>
            <w:color w:val="FF0000"/>
          </w:rPr>
          <w:t xml:space="preserve">Caso haja atualização do cronograma devido à mudança de Escopo por solicitação de mudança de requisito, uma nova versão do cronograma, junto com nova versão da Declaração de </w:t>
        </w:r>
        <w:r w:rsidRPr="00176A5A">
          <w:rPr>
            <w:color w:val="FF0000"/>
          </w:rPr>
          <w:lastRenderedPageBreak/>
          <w:t xml:space="preserve">Escopo deve ser encaminha por email ao </w:t>
        </w:r>
        <w:proofErr w:type="spellStart"/>
        <w:r w:rsidRPr="00176A5A">
          <w:rPr>
            <w:color w:val="FF0000"/>
          </w:rPr>
          <w:t>Stakeholders</w:t>
        </w:r>
        <w:proofErr w:type="spellEnd"/>
        <w:r w:rsidRPr="00176A5A">
          <w:rPr>
            <w:color w:val="FF0000"/>
          </w:rPr>
          <w:t xml:space="preserve"> Anselmo </w:t>
        </w:r>
        <w:proofErr w:type="spellStart"/>
        <w:r w:rsidRPr="00176A5A">
          <w:rPr>
            <w:color w:val="FF0000"/>
          </w:rPr>
          <w:t>Lotufo</w:t>
        </w:r>
        <w:proofErr w:type="spellEnd"/>
        <w:r w:rsidRPr="00176A5A">
          <w:rPr>
            <w:color w:val="FF0000"/>
          </w:rPr>
          <w:t xml:space="preserve"> </w:t>
        </w:r>
        <w:proofErr w:type="spellStart"/>
        <w:r w:rsidRPr="00176A5A">
          <w:rPr>
            <w:color w:val="FF0000"/>
          </w:rPr>
          <w:t>Conejo</w:t>
        </w:r>
      </w:ins>
      <w:proofErr w:type="spellEnd"/>
      <w:del w:id="1749" w:author="User" w:date="2015-04-04T20:36:00Z">
        <w:r w:rsidR="002236A6" w:rsidRPr="00004090" w:rsidDel="001116B4">
          <w:rPr>
            <w:color w:val="FF0000"/>
          </w:rPr>
          <w:delText xml:space="preserve">Descrever como o </w:delText>
        </w:r>
        <w:r w:rsidR="003229E5" w:rsidRPr="00004090" w:rsidDel="001116B4">
          <w:rPr>
            <w:color w:val="FF0000"/>
          </w:rPr>
          <w:delText>TEMPO</w:delText>
        </w:r>
        <w:r w:rsidR="00E52E91" w:rsidDel="001116B4">
          <w:rPr>
            <w:color w:val="FF0000"/>
          </w:rPr>
          <w:delText>/PRAZO</w:delText>
        </w:r>
        <w:r w:rsidR="002236A6" w:rsidRPr="00004090" w:rsidDel="001116B4">
          <w:rPr>
            <w:color w:val="FF0000"/>
          </w:rPr>
          <w:delText>será gerenciado, incluindo:</w:delText>
        </w:r>
      </w:del>
    </w:p>
    <w:p w:rsidR="002236A6" w:rsidRPr="00B25965" w:rsidDel="001116B4" w:rsidRDefault="002236A6" w:rsidP="002236A6">
      <w:pPr>
        <w:ind w:left="360"/>
        <w:rPr>
          <w:del w:id="1750" w:author="User" w:date="2015-04-04T20:36:00Z"/>
          <w:rFonts w:ascii="Arial" w:hAnsi="Arial" w:cs="Arial"/>
          <w:sz w:val="22"/>
          <w:szCs w:val="22"/>
        </w:rPr>
      </w:pPr>
    </w:p>
    <w:p w:rsidR="002236A6" w:rsidRPr="00C465E4" w:rsidDel="001116B4" w:rsidRDefault="002236A6" w:rsidP="002236A6">
      <w:pPr>
        <w:numPr>
          <w:ilvl w:val="0"/>
          <w:numId w:val="12"/>
        </w:numPr>
        <w:rPr>
          <w:del w:id="1751" w:author="User" w:date="2015-04-04T20:36:00Z"/>
          <w:color w:val="FF0000"/>
        </w:rPr>
      </w:pPr>
      <w:del w:id="1752" w:author="User" w:date="2015-04-04T20:36:00Z">
        <w:r w:rsidRPr="00C465E4" w:rsidDel="001116B4">
          <w:rPr>
            <w:color w:val="FF0000"/>
          </w:rPr>
          <w:delText xml:space="preserve">Determinar como serão tratadas as mudanças no Cronograma. </w:delText>
        </w:r>
        <w:r w:rsidRPr="00E52E91" w:rsidDel="001116B4">
          <w:rPr>
            <w:color w:val="0000FF"/>
          </w:rPr>
          <w:delText xml:space="preserve">Exemplo: Será gerado um </w:delText>
        </w:r>
        <w:r w:rsidRPr="00E52E91" w:rsidDel="001116B4">
          <w:rPr>
            <w:i/>
            <w:color w:val="0000FF"/>
          </w:rPr>
          <w:delText>Base Line</w:delText>
        </w:r>
        <w:r w:rsidRPr="00E52E91" w:rsidDel="001116B4">
          <w:rPr>
            <w:color w:val="0000FF"/>
          </w:rPr>
          <w:delText xml:space="preserve"> do Cronograma a cada mudança?</w:delText>
        </w:r>
      </w:del>
    </w:p>
    <w:p w:rsidR="002236A6" w:rsidRPr="00C465E4" w:rsidDel="001116B4" w:rsidRDefault="002236A6" w:rsidP="002236A6">
      <w:pPr>
        <w:numPr>
          <w:ilvl w:val="0"/>
          <w:numId w:val="12"/>
        </w:numPr>
        <w:rPr>
          <w:del w:id="1753" w:author="User" w:date="2015-04-04T20:36:00Z"/>
          <w:color w:val="FF0000"/>
        </w:rPr>
      </w:pPr>
      <w:del w:id="1754" w:author="User" w:date="2015-04-04T20:36:00Z">
        <w:r w:rsidRPr="00C465E4" w:rsidDel="001116B4">
          <w:rPr>
            <w:color w:val="FF0000"/>
          </w:rPr>
          <w:delText>Determinar como será o processo de atualização de Cronograma, contendo:</w:delText>
        </w:r>
      </w:del>
    </w:p>
    <w:p w:rsidR="002236A6" w:rsidRPr="004F57C7" w:rsidDel="001116B4" w:rsidRDefault="002236A6" w:rsidP="004F57C7">
      <w:pPr>
        <w:numPr>
          <w:ilvl w:val="1"/>
          <w:numId w:val="12"/>
        </w:numPr>
        <w:rPr>
          <w:del w:id="1755" w:author="User" w:date="2015-04-04T20:36:00Z"/>
          <w:color w:val="FF0000"/>
        </w:rPr>
      </w:pPr>
      <w:del w:id="1756" w:author="User" w:date="2015-04-04T20:36:00Z">
        <w:r w:rsidRPr="004F57C7" w:rsidDel="001116B4">
          <w:rPr>
            <w:color w:val="FF0000"/>
          </w:rPr>
          <w:delText>Quem fará o que?</w:delText>
        </w:r>
      </w:del>
    </w:p>
    <w:p w:rsidR="002236A6" w:rsidRPr="004F57C7" w:rsidDel="001116B4" w:rsidRDefault="002236A6" w:rsidP="002236A6">
      <w:pPr>
        <w:numPr>
          <w:ilvl w:val="1"/>
          <w:numId w:val="12"/>
        </w:numPr>
        <w:rPr>
          <w:del w:id="1757" w:author="User" w:date="2015-04-04T20:36:00Z"/>
          <w:color w:val="FF0000"/>
        </w:rPr>
      </w:pPr>
      <w:del w:id="1758" w:author="User" w:date="2015-04-04T20:36:00Z">
        <w:r w:rsidRPr="004F57C7" w:rsidDel="001116B4">
          <w:rPr>
            <w:color w:val="FF0000"/>
          </w:rPr>
          <w:delText>Periodicidade de atualização.</w:delText>
        </w:r>
      </w:del>
    </w:p>
    <w:p w:rsidR="002236A6" w:rsidRPr="004F57C7" w:rsidDel="001116B4" w:rsidRDefault="002236A6" w:rsidP="002236A6">
      <w:pPr>
        <w:numPr>
          <w:ilvl w:val="1"/>
          <w:numId w:val="12"/>
        </w:numPr>
        <w:rPr>
          <w:del w:id="1759" w:author="User" w:date="2015-04-04T20:36:00Z"/>
          <w:color w:val="FF0000"/>
        </w:rPr>
      </w:pPr>
      <w:del w:id="1760" w:author="User" w:date="2015-04-04T20:36:00Z">
        <w:r w:rsidRPr="004F57C7" w:rsidDel="001116B4">
          <w:rPr>
            <w:color w:val="FF0000"/>
          </w:rPr>
          <w:delText>Divulgação do progresso do Cronograma.</w:delText>
        </w:r>
      </w:del>
    </w:p>
    <w:p w:rsidR="002236A6" w:rsidRPr="004F57C7" w:rsidRDefault="002236A6" w:rsidP="002236A6">
      <w:pPr>
        <w:numPr>
          <w:ilvl w:val="1"/>
          <w:numId w:val="12"/>
        </w:numPr>
        <w:rPr>
          <w:color w:val="FF0000"/>
        </w:rPr>
      </w:pPr>
      <w:r w:rsidRPr="004F57C7">
        <w:rPr>
          <w:color w:val="FF0000"/>
        </w:rPr>
        <w:t>...</w:t>
      </w:r>
    </w:p>
    <w:p w:rsidR="002236A6" w:rsidRPr="00C465E4" w:rsidDel="001116B4" w:rsidRDefault="002236A6" w:rsidP="002236A6">
      <w:pPr>
        <w:numPr>
          <w:ilvl w:val="0"/>
          <w:numId w:val="12"/>
        </w:numPr>
        <w:rPr>
          <w:del w:id="1761" w:author="User" w:date="2015-04-04T20:36:00Z"/>
          <w:color w:val="FF0000"/>
        </w:rPr>
      </w:pPr>
      <w:del w:id="1762" w:author="User" w:date="2015-04-04T20:36:00Z">
        <w:r w:rsidRPr="00C465E4" w:rsidDel="001116B4">
          <w:rPr>
            <w:color w:val="FF0000"/>
          </w:rPr>
          <w:delText>Determinar o fluxo do processo que tratará os desvios do Cronograma, contendo:</w:delText>
        </w:r>
      </w:del>
    </w:p>
    <w:p w:rsidR="002236A6" w:rsidRPr="004F57C7" w:rsidDel="001116B4" w:rsidRDefault="002236A6" w:rsidP="002236A6">
      <w:pPr>
        <w:numPr>
          <w:ilvl w:val="1"/>
          <w:numId w:val="12"/>
        </w:numPr>
        <w:rPr>
          <w:del w:id="1763" w:author="User" w:date="2015-04-04T20:36:00Z"/>
          <w:color w:val="FF0000"/>
        </w:rPr>
      </w:pPr>
      <w:del w:id="1764" w:author="User" w:date="2015-04-04T20:36:00Z">
        <w:r w:rsidRPr="004F57C7" w:rsidDel="001116B4">
          <w:rPr>
            <w:color w:val="FF0000"/>
          </w:rPr>
          <w:delText>Quais técnicas de compressão do Cronograma poderão ser utilizadas.</w:delText>
        </w:r>
      </w:del>
    </w:p>
    <w:p w:rsidR="002236A6" w:rsidRPr="004F57C7" w:rsidRDefault="002236A6" w:rsidP="002236A6">
      <w:pPr>
        <w:numPr>
          <w:ilvl w:val="1"/>
          <w:numId w:val="12"/>
        </w:numPr>
        <w:rPr>
          <w:color w:val="FF0000"/>
        </w:rPr>
      </w:pPr>
      <w:del w:id="1765" w:author="User" w:date="2015-04-04T20:36:00Z">
        <w:r w:rsidRPr="004F57C7" w:rsidDel="001116B4">
          <w:rPr>
            <w:color w:val="FF0000"/>
          </w:rPr>
          <w:delText>Como os desvios serão comunicados, e para quem</w:delText>
        </w:r>
      </w:del>
      <w:r w:rsidRPr="004F57C7">
        <w:rPr>
          <w:color w:val="FF0000"/>
        </w:rPr>
        <w:t>.</w:t>
      </w:r>
    </w:p>
    <w:p w:rsidR="002236A6" w:rsidRPr="004F57C7" w:rsidRDefault="002236A6" w:rsidP="002236A6">
      <w:pPr>
        <w:numPr>
          <w:ilvl w:val="1"/>
          <w:numId w:val="12"/>
        </w:numPr>
        <w:rPr>
          <w:color w:val="FF0000"/>
        </w:rPr>
      </w:pPr>
      <w:r w:rsidRPr="004F57C7">
        <w:rPr>
          <w:color w:val="FF0000"/>
        </w:rPr>
        <w:t>...</w:t>
      </w:r>
    </w:p>
    <w:p w:rsidR="002236A6" w:rsidRPr="00B25965" w:rsidRDefault="002236A6" w:rsidP="002236A6">
      <w:pPr>
        <w:numPr>
          <w:ilvl w:val="0"/>
          <w:numId w:val="12"/>
        </w:numPr>
        <w:rPr>
          <w:rFonts w:ascii="Arial" w:hAnsi="Arial" w:cs="Arial"/>
          <w:color w:val="FF0000"/>
          <w:sz w:val="22"/>
          <w:szCs w:val="22"/>
        </w:rPr>
      </w:pPr>
      <w:r w:rsidRPr="00B25965">
        <w:rPr>
          <w:rFonts w:ascii="Arial" w:hAnsi="Arial" w:cs="Arial"/>
          <w:color w:val="FF0000"/>
          <w:sz w:val="22"/>
          <w:szCs w:val="22"/>
        </w:rPr>
        <w:t>...</w:t>
      </w:r>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1766" w:name="_Toc416018464"/>
      <w:r w:rsidRPr="002236A6">
        <w:t>PLANO DE GERENCIAMENTO DOS CUSTOS</w:t>
      </w:r>
      <w:bookmarkEnd w:id="1766"/>
    </w:p>
    <w:p w:rsidR="00176A5A" w:rsidRPr="00176A5A" w:rsidRDefault="00176A5A" w:rsidP="00176A5A">
      <w:pPr>
        <w:rPr>
          <w:ins w:id="1767" w:author="User" w:date="2015-04-06T22:42:00Z"/>
          <w:color w:val="FF0000"/>
        </w:rPr>
      </w:pPr>
      <w:ins w:id="1768" w:author="User" w:date="2015-04-06T22:42:00Z">
        <w:r>
          <w:rPr>
            <w:color w:val="FF0000"/>
          </w:rPr>
          <w:tab/>
        </w:r>
        <w:r w:rsidRPr="00176A5A">
          <w:rPr>
            <w:color w:val="FF0000"/>
          </w:rPr>
          <w:t>O custo do projeto será composto por:</w:t>
        </w:r>
      </w:ins>
    </w:p>
    <w:p w:rsidR="00176A5A" w:rsidRPr="00176A5A" w:rsidRDefault="00176A5A" w:rsidP="00176A5A">
      <w:pPr>
        <w:rPr>
          <w:ins w:id="1769" w:author="User" w:date="2015-04-06T22:42:00Z"/>
          <w:color w:val="FF0000"/>
        </w:rPr>
      </w:pPr>
      <w:ins w:id="1770" w:author="User" w:date="2015-04-06T22:42:00Z">
        <w:r w:rsidRPr="00176A5A">
          <w:rPr>
            <w:color w:val="FF0000"/>
          </w:rPr>
          <w:t>- A impressão da documentação para a banca examinadora, com impressões coloridas das páginas das telas baixa e alta fidelidade, e da WBS/EAP. Três cópias do documento, calculando o total de R$ 600,00 entre Xerox e encadernação.</w:t>
        </w:r>
      </w:ins>
    </w:p>
    <w:p w:rsidR="00176A5A" w:rsidRPr="00176A5A" w:rsidRDefault="00176A5A" w:rsidP="00176A5A">
      <w:pPr>
        <w:rPr>
          <w:ins w:id="1771" w:author="User" w:date="2015-04-06T22:42:00Z"/>
          <w:color w:val="FF0000"/>
        </w:rPr>
      </w:pPr>
      <w:ins w:id="1772" w:author="User" w:date="2015-04-06T22:42:00Z">
        <w:r w:rsidRPr="00176A5A">
          <w:rPr>
            <w:color w:val="FF0000"/>
          </w:rPr>
          <w:t>- O custo de transporte e alimentação dos seis encontros do grupo, para trabalho em parceria, no total de R$ 900,00.</w:t>
        </w:r>
      </w:ins>
    </w:p>
    <w:p w:rsidR="00176A5A" w:rsidRPr="00176A5A" w:rsidRDefault="00176A5A" w:rsidP="00176A5A">
      <w:pPr>
        <w:rPr>
          <w:ins w:id="1773" w:author="User" w:date="2015-04-06T22:42:00Z"/>
          <w:color w:val="FF0000"/>
        </w:rPr>
      </w:pPr>
      <w:ins w:id="1774" w:author="User" w:date="2015-04-06T22:42:00Z">
        <w:r w:rsidRPr="00176A5A">
          <w:rPr>
            <w:color w:val="FF0000"/>
          </w:rPr>
          <w:t>- O custo da impressão será divido em partes iguais entre cada aluno do grupo.</w:t>
        </w:r>
      </w:ins>
    </w:p>
    <w:p w:rsidR="00176A5A" w:rsidRPr="00176A5A" w:rsidRDefault="00176A5A" w:rsidP="00176A5A">
      <w:pPr>
        <w:rPr>
          <w:ins w:id="1775" w:author="User" w:date="2015-04-06T22:42:00Z"/>
          <w:color w:val="FF0000"/>
        </w:rPr>
      </w:pPr>
      <w:ins w:id="1776" w:author="User" w:date="2015-04-06T22:42:00Z">
        <w:r w:rsidRPr="00176A5A">
          <w:rPr>
            <w:color w:val="FF0000"/>
          </w:rPr>
          <w:t xml:space="preserve">- O custo das reuniões será pagos por cada aluno. </w:t>
        </w:r>
      </w:ins>
    </w:p>
    <w:p w:rsidR="00176A5A" w:rsidRPr="00176A5A" w:rsidRDefault="00176A5A" w:rsidP="00176A5A">
      <w:pPr>
        <w:rPr>
          <w:ins w:id="1777" w:author="User" w:date="2015-04-06T22:42:00Z"/>
          <w:color w:val="FF0000"/>
        </w:rPr>
      </w:pPr>
      <w:ins w:id="1778" w:author="User" w:date="2015-04-06T22:42:00Z">
        <w:r>
          <w:rPr>
            <w:color w:val="FF0000"/>
          </w:rPr>
          <w:tab/>
        </w:r>
        <w:r w:rsidRPr="00176A5A">
          <w:rPr>
            <w:color w:val="FF0000"/>
          </w:rPr>
          <w:t xml:space="preserve">Os custos serão organizados e divulgados com apresentação das notas fiscais e recibos. </w:t>
        </w:r>
      </w:ins>
    </w:p>
    <w:p w:rsidR="00176A5A" w:rsidRPr="00176A5A" w:rsidRDefault="00176A5A" w:rsidP="00176A5A">
      <w:pPr>
        <w:rPr>
          <w:ins w:id="1779" w:author="User" w:date="2015-04-06T22:42:00Z"/>
          <w:color w:val="FF0000"/>
        </w:rPr>
      </w:pPr>
      <w:ins w:id="1780" w:author="User" w:date="2015-04-06T22:42:00Z">
        <w:r>
          <w:rPr>
            <w:color w:val="FF0000"/>
          </w:rPr>
          <w:tab/>
        </w:r>
        <w:r w:rsidRPr="00176A5A">
          <w:rPr>
            <w:color w:val="FF0000"/>
          </w:rPr>
          <w:t>Como os custos referem-se a apenas dois itens não há necessidade de nenhum sistema para gerenciamento, nem mesmo planilha de Excel.</w:t>
        </w:r>
      </w:ins>
    </w:p>
    <w:p w:rsidR="002236A6" w:rsidRPr="00004090" w:rsidDel="001116B4" w:rsidRDefault="00176A5A" w:rsidP="00176A5A">
      <w:pPr>
        <w:rPr>
          <w:del w:id="1781" w:author="User" w:date="2015-04-04T20:40:00Z"/>
          <w:color w:val="FF0000"/>
        </w:rPr>
      </w:pPr>
      <w:ins w:id="1782" w:author="User" w:date="2015-04-06T22:42:00Z">
        <w:r>
          <w:rPr>
            <w:color w:val="FF0000"/>
          </w:rPr>
          <w:tab/>
        </w:r>
        <w:r w:rsidRPr="00176A5A">
          <w:rPr>
            <w:color w:val="FF0000"/>
          </w:rPr>
          <w:t>Cada aluno que obtiver uma nota fiscal ou recibo que obtiver com o custo do projeto apresentará o documento para registro, somente para constar registro, e posteriormente comparação com o custo inicial.</w:t>
        </w:r>
      </w:ins>
      <w:del w:id="1783" w:author="User" w:date="2015-04-04T20:40:00Z">
        <w:r w:rsidR="002236A6" w:rsidRPr="00004090" w:rsidDel="001116B4">
          <w:rPr>
            <w:color w:val="FF0000"/>
          </w:rPr>
          <w:delText xml:space="preserve">Descrever como os </w:delText>
        </w:r>
        <w:r w:rsidR="003229E5" w:rsidRPr="00004090" w:rsidDel="001116B4">
          <w:rPr>
            <w:color w:val="FF0000"/>
          </w:rPr>
          <w:delText xml:space="preserve">CUSTOS </w:delText>
        </w:r>
        <w:r w:rsidR="002236A6" w:rsidRPr="00004090" w:rsidDel="001116B4">
          <w:rPr>
            <w:color w:val="FF0000"/>
          </w:rPr>
          <w:delText>serão gerenciados, incluindo:</w:delText>
        </w:r>
      </w:del>
    </w:p>
    <w:p w:rsidR="002236A6" w:rsidRPr="00B25965" w:rsidDel="001116B4" w:rsidRDefault="002236A6" w:rsidP="002236A6">
      <w:pPr>
        <w:ind w:left="360"/>
        <w:rPr>
          <w:del w:id="1784" w:author="User" w:date="2015-04-04T20:40:00Z"/>
          <w:rFonts w:ascii="Arial" w:hAnsi="Arial" w:cs="Arial"/>
          <w:sz w:val="22"/>
          <w:szCs w:val="22"/>
        </w:rPr>
      </w:pPr>
    </w:p>
    <w:p w:rsidR="002236A6" w:rsidRPr="00C465E4" w:rsidDel="001116B4" w:rsidRDefault="002236A6" w:rsidP="002236A6">
      <w:pPr>
        <w:numPr>
          <w:ilvl w:val="0"/>
          <w:numId w:val="12"/>
        </w:numPr>
        <w:rPr>
          <w:del w:id="1785" w:author="User" w:date="2015-04-04T20:40:00Z"/>
          <w:color w:val="FF0000"/>
        </w:rPr>
      </w:pPr>
      <w:del w:id="1786" w:author="User" w:date="2015-04-04T20:40:00Z">
        <w:r w:rsidRPr="00C465E4" w:rsidDel="001116B4">
          <w:rPr>
            <w:color w:val="FF0000"/>
          </w:rPr>
          <w:delText>Quais são os componentes dos Custos do Projeto.</w:delText>
        </w:r>
      </w:del>
    </w:p>
    <w:p w:rsidR="002236A6" w:rsidRPr="004F57C7" w:rsidDel="001116B4" w:rsidRDefault="002236A6" w:rsidP="002236A6">
      <w:pPr>
        <w:numPr>
          <w:ilvl w:val="1"/>
          <w:numId w:val="12"/>
        </w:numPr>
        <w:rPr>
          <w:del w:id="1787" w:author="User" w:date="2015-04-04T20:40:00Z"/>
          <w:color w:val="FF0000"/>
        </w:rPr>
      </w:pPr>
      <w:del w:id="1788" w:author="User" w:date="2015-04-04T20:40:00Z">
        <w:r w:rsidRPr="004F57C7" w:rsidDel="001116B4">
          <w:rPr>
            <w:color w:val="FF0000"/>
          </w:rPr>
          <w:lastRenderedPageBreak/>
          <w:delText>Os custos de RH dos membros da Equipe que são funcionários da organização serão computados no Custo?</w:delText>
        </w:r>
      </w:del>
    </w:p>
    <w:p w:rsidR="002236A6" w:rsidRPr="004F57C7" w:rsidDel="001116B4" w:rsidRDefault="002236A6" w:rsidP="002236A6">
      <w:pPr>
        <w:numPr>
          <w:ilvl w:val="1"/>
          <w:numId w:val="12"/>
        </w:numPr>
        <w:rPr>
          <w:del w:id="1789" w:author="User" w:date="2015-04-04T20:40:00Z"/>
          <w:color w:val="FF0000"/>
        </w:rPr>
      </w:pPr>
      <w:del w:id="1790" w:author="User" w:date="2015-04-04T20:40:00Z">
        <w:r w:rsidRPr="004F57C7" w:rsidDel="001116B4">
          <w:rPr>
            <w:color w:val="FF0000"/>
          </w:rPr>
          <w:delText xml:space="preserve">Os custos necessários para a manutenção do produto gerado pelo Projeto após o término do Projeto serão computados? </w:delText>
        </w:r>
        <w:r w:rsidRPr="00E52E91" w:rsidDel="001116B4">
          <w:rPr>
            <w:color w:val="0000FF"/>
          </w:rPr>
          <w:delText>Exemplo: Custos anuais de manutenção de licenças de software, ...</w:delText>
        </w:r>
      </w:del>
    </w:p>
    <w:p w:rsidR="002236A6" w:rsidRPr="004F57C7" w:rsidRDefault="002236A6" w:rsidP="002236A6">
      <w:pPr>
        <w:numPr>
          <w:ilvl w:val="1"/>
          <w:numId w:val="12"/>
        </w:numPr>
        <w:rPr>
          <w:color w:val="FF0000"/>
        </w:rPr>
      </w:pPr>
      <w:r w:rsidRPr="004F57C7">
        <w:rPr>
          <w:color w:val="FF0000"/>
        </w:rPr>
        <w:t xml:space="preserve">... </w:t>
      </w:r>
    </w:p>
    <w:p w:rsidR="002236A6" w:rsidRPr="00C465E4" w:rsidDel="001116B4" w:rsidRDefault="002236A6" w:rsidP="002236A6">
      <w:pPr>
        <w:numPr>
          <w:ilvl w:val="0"/>
          <w:numId w:val="12"/>
        </w:numPr>
        <w:rPr>
          <w:del w:id="1791" w:author="User" w:date="2015-04-04T20:40:00Z"/>
          <w:color w:val="FF0000"/>
        </w:rPr>
      </w:pPr>
      <w:del w:id="1792" w:author="User" w:date="2015-04-04T20:40:00Z">
        <w:r w:rsidRPr="00C465E4" w:rsidDel="001116B4">
          <w:rPr>
            <w:color w:val="FF0000"/>
          </w:rPr>
          <w:delText>Determinar o método, técnica e ferramenta que será utilizado para gerenciamento dos Custos. Exemplo: Será utilizado algum Sistema de Informação da organização? Será utilizada uma planilha Excel contendo os Custos previstos e o</w:delText>
        </w:r>
        <w:r w:rsidR="003229E5" w:rsidDel="001116B4">
          <w:rPr>
            <w:color w:val="FF0000"/>
          </w:rPr>
          <w:delText>s</w:delText>
        </w:r>
        <w:r w:rsidRPr="00C465E4" w:rsidDel="001116B4">
          <w:rPr>
            <w:color w:val="FF0000"/>
          </w:rPr>
          <w:delText xml:space="preserve"> realizados? </w:delText>
        </w:r>
      </w:del>
    </w:p>
    <w:p w:rsidR="002236A6" w:rsidRPr="00C465E4" w:rsidDel="001116B4" w:rsidRDefault="002236A6" w:rsidP="002236A6">
      <w:pPr>
        <w:numPr>
          <w:ilvl w:val="0"/>
          <w:numId w:val="12"/>
        </w:numPr>
        <w:rPr>
          <w:del w:id="1793" w:author="User" w:date="2015-04-04T20:40:00Z"/>
          <w:color w:val="FF0000"/>
        </w:rPr>
      </w:pPr>
      <w:del w:id="1794" w:author="User" w:date="2015-04-04T20:40:00Z">
        <w:r w:rsidRPr="00C465E4" w:rsidDel="001116B4">
          <w:rPr>
            <w:color w:val="FF0000"/>
          </w:rPr>
          <w:delText>Como os Custos do Projeto serão tratados pelo Orçamento da organização?</w:delText>
        </w:r>
      </w:del>
    </w:p>
    <w:p w:rsidR="002236A6" w:rsidRPr="00C465E4" w:rsidDel="001116B4" w:rsidRDefault="002236A6" w:rsidP="002236A6">
      <w:pPr>
        <w:numPr>
          <w:ilvl w:val="0"/>
          <w:numId w:val="12"/>
        </w:numPr>
        <w:rPr>
          <w:del w:id="1795" w:author="User" w:date="2015-04-04T20:40:00Z"/>
          <w:color w:val="FF0000"/>
        </w:rPr>
      </w:pPr>
      <w:del w:id="1796" w:author="User" w:date="2015-04-04T20:40:00Z">
        <w:r w:rsidRPr="00C465E4" w:rsidDel="001116B4">
          <w:rPr>
            <w:color w:val="FF0000"/>
          </w:rPr>
          <w:delText xml:space="preserve">Determinar como os desembolsos feitos pelo Projeto serão registrados. </w:delText>
        </w:r>
      </w:del>
    </w:p>
    <w:p w:rsidR="002236A6" w:rsidRPr="00C465E4" w:rsidDel="001116B4" w:rsidRDefault="002236A6" w:rsidP="002236A6">
      <w:pPr>
        <w:numPr>
          <w:ilvl w:val="0"/>
          <w:numId w:val="12"/>
        </w:numPr>
        <w:rPr>
          <w:del w:id="1797" w:author="User" w:date="2015-04-04T20:40:00Z"/>
          <w:color w:val="FF0000"/>
        </w:rPr>
      </w:pPr>
      <w:del w:id="1798" w:author="User" w:date="2015-04-04T20:40:00Z">
        <w:r w:rsidRPr="00C465E4" w:rsidDel="001116B4">
          <w:rPr>
            <w:color w:val="FF0000"/>
          </w:rPr>
          <w:delText>Determinar como será o processo de atualização dos Custos (previsto x realizado), contendo:</w:delText>
        </w:r>
      </w:del>
    </w:p>
    <w:p w:rsidR="002236A6" w:rsidRPr="004F57C7" w:rsidDel="001116B4" w:rsidRDefault="002236A6" w:rsidP="002236A6">
      <w:pPr>
        <w:numPr>
          <w:ilvl w:val="1"/>
          <w:numId w:val="12"/>
        </w:numPr>
        <w:rPr>
          <w:del w:id="1799" w:author="User" w:date="2015-04-04T20:40:00Z"/>
          <w:color w:val="FF0000"/>
        </w:rPr>
      </w:pPr>
      <w:del w:id="1800" w:author="User" w:date="2015-04-04T20:40:00Z">
        <w:r w:rsidRPr="004F57C7" w:rsidDel="001116B4">
          <w:rPr>
            <w:color w:val="FF0000"/>
          </w:rPr>
          <w:delText>Quem fará o que?</w:delText>
        </w:r>
      </w:del>
    </w:p>
    <w:p w:rsidR="002236A6" w:rsidRPr="004F57C7" w:rsidDel="001116B4" w:rsidRDefault="002236A6" w:rsidP="002236A6">
      <w:pPr>
        <w:numPr>
          <w:ilvl w:val="1"/>
          <w:numId w:val="12"/>
        </w:numPr>
        <w:rPr>
          <w:del w:id="1801" w:author="User" w:date="2015-04-04T20:40:00Z"/>
          <w:color w:val="FF0000"/>
        </w:rPr>
      </w:pPr>
      <w:del w:id="1802" w:author="User" w:date="2015-04-04T20:40:00Z">
        <w:r w:rsidRPr="004F57C7" w:rsidDel="001116B4">
          <w:rPr>
            <w:color w:val="FF0000"/>
          </w:rPr>
          <w:delText>Periodicidade de atualização.</w:delText>
        </w:r>
      </w:del>
    </w:p>
    <w:p w:rsidR="002236A6" w:rsidRPr="004F57C7" w:rsidDel="001116B4" w:rsidRDefault="002236A6" w:rsidP="002236A6">
      <w:pPr>
        <w:numPr>
          <w:ilvl w:val="1"/>
          <w:numId w:val="12"/>
        </w:numPr>
        <w:rPr>
          <w:del w:id="1803" w:author="User" w:date="2015-04-04T20:40:00Z"/>
          <w:color w:val="FF0000"/>
        </w:rPr>
      </w:pPr>
      <w:del w:id="1804" w:author="User" w:date="2015-04-04T20:40:00Z">
        <w:r w:rsidRPr="004F57C7" w:rsidDel="001116B4">
          <w:rPr>
            <w:color w:val="FF0000"/>
          </w:rPr>
          <w:delText>Divulgação do progresso dos Custos.</w:delText>
        </w:r>
      </w:del>
    </w:p>
    <w:p w:rsidR="002236A6" w:rsidRPr="004F57C7" w:rsidDel="001116B4" w:rsidRDefault="002236A6" w:rsidP="002236A6">
      <w:pPr>
        <w:numPr>
          <w:ilvl w:val="1"/>
          <w:numId w:val="12"/>
        </w:numPr>
        <w:rPr>
          <w:del w:id="1805" w:author="User" w:date="2015-04-04T20:40:00Z"/>
          <w:color w:val="FF0000"/>
        </w:rPr>
      </w:pPr>
      <w:del w:id="1806" w:author="User" w:date="2015-04-04T20:40:00Z">
        <w:r w:rsidRPr="004F57C7" w:rsidDel="001116B4">
          <w:rPr>
            <w:color w:val="FF0000"/>
          </w:rPr>
          <w:delText>...</w:delText>
        </w:r>
      </w:del>
    </w:p>
    <w:p w:rsidR="002236A6" w:rsidRPr="00C465E4" w:rsidDel="001116B4" w:rsidRDefault="002236A6" w:rsidP="002236A6">
      <w:pPr>
        <w:numPr>
          <w:ilvl w:val="0"/>
          <w:numId w:val="12"/>
        </w:numPr>
        <w:rPr>
          <w:del w:id="1807" w:author="User" w:date="2015-04-04T20:40:00Z"/>
          <w:color w:val="FF0000"/>
        </w:rPr>
      </w:pPr>
      <w:del w:id="1808" w:author="User" w:date="2015-04-04T20:40:00Z">
        <w:r w:rsidRPr="00C465E4" w:rsidDel="001116B4">
          <w:rPr>
            <w:color w:val="FF0000"/>
          </w:rPr>
          <w:delText>Determinar o fluxo do processo que tratará os desvios dos Custos, contendo:</w:delText>
        </w:r>
      </w:del>
    </w:p>
    <w:p w:rsidR="002236A6" w:rsidRPr="004F57C7" w:rsidDel="001116B4" w:rsidRDefault="002236A6" w:rsidP="002236A6">
      <w:pPr>
        <w:numPr>
          <w:ilvl w:val="1"/>
          <w:numId w:val="12"/>
        </w:numPr>
        <w:rPr>
          <w:del w:id="1809" w:author="User" w:date="2015-04-04T20:40:00Z"/>
          <w:color w:val="FF0000"/>
        </w:rPr>
      </w:pPr>
      <w:del w:id="1810" w:author="User" w:date="2015-04-04T20:40:00Z">
        <w:r w:rsidRPr="004F57C7" w:rsidDel="001116B4">
          <w:rPr>
            <w:color w:val="FF0000"/>
          </w:rPr>
          <w:delText>Como os desvios serão comunicados, e para quem.</w:delText>
        </w:r>
      </w:del>
    </w:p>
    <w:p w:rsidR="002236A6" w:rsidRPr="004F57C7" w:rsidDel="001116B4" w:rsidRDefault="002236A6" w:rsidP="002236A6">
      <w:pPr>
        <w:numPr>
          <w:ilvl w:val="1"/>
          <w:numId w:val="12"/>
        </w:numPr>
        <w:rPr>
          <w:del w:id="1811" w:author="User" w:date="2015-04-04T20:40:00Z"/>
          <w:color w:val="FF0000"/>
        </w:rPr>
      </w:pPr>
      <w:del w:id="1812" w:author="User" w:date="2015-04-04T20:40:00Z">
        <w:r w:rsidRPr="004F57C7" w:rsidDel="001116B4">
          <w:rPr>
            <w:color w:val="FF0000"/>
          </w:rPr>
          <w:delText>...</w:delText>
        </w:r>
      </w:del>
    </w:p>
    <w:p w:rsidR="002236A6" w:rsidRPr="00B25965" w:rsidDel="001116B4" w:rsidRDefault="002236A6" w:rsidP="002236A6">
      <w:pPr>
        <w:numPr>
          <w:ilvl w:val="0"/>
          <w:numId w:val="12"/>
        </w:numPr>
        <w:rPr>
          <w:del w:id="1813" w:author="User" w:date="2015-04-04T20:40:00Z"/>
          <w:rFonts w:ascii="Arial" w:hAnsi="Arial" w:cs="Arial"/>
          <w:color w:val="FF0000"/>
          <w:sz w:val="22"/>
          <w:szCs w:val="22"/>
        </w:rPr>
      </w:pPr>
      <w:del w:id="1814" w:author="User" w:date="2015-04-04T20:40:00Z">
        <w:r w:rsidRPr="00B25965" w:rsidDel="001116B4">
          <w:rPr>
            <w:rFonts w:ascii="Arial" w:hAnsi="Arial" w:cs="Arial"/>
            <w:color w:val="FF0000"/>
            <w:sz w:val="22"/>
            <w:szCs w:val="22"/>
          </w:rPr>
          <w:delText>...</w:delText>
        </w:r>
      </w:del>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1815" w:name="_Toc416018465"/>
      <w:r w:rsidRPr="002236A6">
        <w:t>PLANO DE GERENCIAMENTO DA QUALIDADE</w:t>
      </w:r>
      <w:bookmarkEnd w:id="1815"/>
    </w:p>
    <w:p w:rsidR="00176A5A" w:rsidRPr="00176A5A" w:rsidRDefault="00176A5A" w:rsidP="00176A5A">
      <w:pPr>
        <w:rPr>
          <w:ins w:id="1816" w:author="User" w:date="2015-04-06T22:42:00Z"/>
          <w:color w:val="FF0000"/>
        </w:rPr>
      </w:pPr>
      <w:ins w:id="1817" w:author="User" w:date="2015-04-06T22:42:00Z">
        <w:r>
          <w:rPr>
            <w:color w:val="FF0000"/>
          </w:rPr>
          <w:tab/>
        </w:r>
        <w:r w:rsidRPr="00176A5A">
          <w:rPr>
            <w:color w:val="FF0000"/>
          </w:rPr>
          <w:t>A qualidade final dos entregáveis (</w:t>
        </w:r>
        <w:proofErr w:type="spellStart"/>
        <w:r w:rsidRPr="00176A5A">
          <w:rPr>
            <w:color w:val="FF0000"/>
          </w:rPr>
          <w:t>Deliverables</w:t>
        </w:r>
        <w:proofErr w:type="spellEnd"/>
        <w:r w:rsidRPr="00176A5A">
          <w:rPr>
            <w:color w:val="FF0000"/>
          </w:rPr>
          <w:t xml:space="preserve">) será avaliada pelo </w:t>
        </w:r>
        <w:proofErr w:type="spellStart"/>
        <w:r w:rsidRPr="00176A5A">
          <w:rPr>
            <w:color w:val="FF0000"/>
          </w:rPr>
          <w:t>Stakeholder</w:t>
        </w:r>
        <w:proofErr w:type="spellEnd"/>
        <w:r w:rsidRPr="00176A5A">
          <w:rPr>
            <w:color w:val="FF0000"/>
          </w:rPr>
          <w:t xml:space="preserve"> Anselmo </w:t>
        </w:r>
        <w:proofErr w:type="spellStart"/>
        <w:r w:rsidRPr="00176A5A">
          <w:rPr>
            <w:color w:val="FF0000"/>
          </w:rPr>
          <w:t>Lotufo</w:t>
        </w:r>
        <w:proofErr w:type="spellEnd"/>
        <w:r w:rsidRPr="00176A5A">
          <w:rPr>
            <w:color w:val="FF0000"/>
          </w:rPr>
          <w:t xml:space="preserve"> </w:t>
        </w:r>
        <w:proofErr w:type="spellStart"/>
        <w:r w:rsidRPr="00176A5A">
          <w:rPr>
            <w:color w:val="FF0000"/>
          </w:rPr>
          <w:t>Conejo</w:t>
        </w:r>
        <w:proofErr w:type="spellEnd"/>
        <w:r w:rsidRPr="00176A5A">
          <w:rPr>
            <w:color w:val="FF0000"/>
          </w:rPr>
          <w:t xml:space="preserve">, que confirmará a qualidade ou poderá solicitar adequações necessárias de aprimoramento a cada </w:t>
        </w:r>
        <w:proofErr w:type="spellStart"/>
        <w:r w:rsidRPr="00176A5A">
          <w:rPr>
            <w:color w:val="FF0000"/>
          </w:rPr>
          <w:t>entregável</w:t>
        </w:r>
        <w:proofErr w:type="spellEnd"/>
        <w:r w:rsidRPr="00176A5A">
          <w:rPr>
            <w:color w:val="FF0000"/>
          </w:rPr>
          <w:t>. Para garantir a qualidade dessa etapa, haverá os indicadores e processo abaixo descritos:</w:t>
        </w:r>
      </w:ins>
    </w:p>
    <w:p w:rsidR="00176A5A" w:rsidRPr="00176A5A" w:rsidRDefault="00176A5A" w:rsidP="00176A5A">
      <w:pPr>
        <w:rPr>
          <w:ins w:id="1818" w:author="User" w:date="2015-04-06T22:42:00Z"/>
          <w:color w:val="FF0000"/>
        </w:rPr>
      </w:pPr>
      <w:ins w:id="1819" w:author="User" w:date="2015-04-06T22:42:00Z">
        <w:r>
          <w:rPr>
            <w:color w:val="FF0000"/>
          </w:rPr>
          <w:tab/>
        </w:r>
        <w:r w:rsidRPr="00176A5A">
          <w:rPr>
            <w:color w:val="FF0000"/>
          </w:rPr>
          <w:t>A Qualidade do Projeto: acompanhada através do cumprimento ou da rápida adequação do Cronograma e WBS, pelo grupo.  Assim um dos indicadores será o tempo/prazo. Outro indicador de qualidade do processo é a satisfação e nível de stress da equipe, que será avaliada nas seis reuniões de grupo, com proposição de melhoria.</w:t>
        </w:r>
      </w:ins>
    </w:p>
    <w:p w:rsidR="00176A5A" w:rsidRPr="00176A5A" w:rsidRDefault="00176A5A" w:rsidP="00176A5A">
      <w:pPr>
        <w:rPr>
          <w:ins w:id="1820" w:author="User" w:date="2015-04-06T22:42:00Z"/>
          <w:color w:val="FF0000"/>
        </w:rPr>
      </w:pPr>
      <w:ins w:id="1821" w:author="User" w:date="2015-04-06T22:42:00Z">
        <w:r>
          <w:rPr>
            <w:color w:val="FF0000"/>
          </w:rPr>
          <w:tab/>
        </w:r>
        <w:r w:rsidRPr="00176A5A">
          <w:rPr>
            <w:color w:val="FF0000"/>
          </w:rPr>
          <w:t xml:space="preserve">A Qualidade do Processo de Atividades do Projeto: checada entre os pares da equipe do grupo. Uma das estratégias para garantir a qualidade do processo é executar tarefas chaves com </w:t>
        </w:r>
        <w:r w:rsidRPr="00176A5A">
          <w:rPr>
            <w:color w:val="FF0000"/>
          </w:rPr>
          <w:lastRenderedPageBreak/>
          <w:t>toda a equipe reunida, formalizando e formatando a estrutura da tarefa que será replicada. Ao final das tarefas, outro membro da equipe checa se houve manutenção do padrão definido na reunião.</w:t>
        </w:r>
      </w:ins>
    </w:p>
    <w:p w:rsidR="00176A5A" w:rsidRPr="00176A5A" w:rsidRDefault="00176A5A" w:rsidP="00176A5A">
      <w:pPr>
        <w:rPr>
          <w:ins w:id="1822" w:author="User" w:date="2015-04-06T22:42:00Z"/>
          <w:color w:val="FF0000"/>
        </w:rPr>
      </w:pPr>
      <w:ins w:id="1823" w:author="User" w:date="2015-04-06T22:43:00Z">
        <w:r>
          <w:rPr>
            <w:color w:val="FF0000"/>
          </w:rPr>
          <w:tab/>
        </w:r>
      </w:ins>
      <w:ins w:id="1824" w:author="User" w:date="2015-04-06T22:42:00Z">
        <w:r w:rsidRPr="00176A5A">
          <w:rPr>
            <w:color w:val="FF0000"/>
          </w:rPr>
          <w:t xml:space="preserve">A Qualidade do Produto: checada por testes de verificação e validade, para encontrar erros e falhas no código, processamento e páginas web. Os testes serão elaborados pelo grupo, de acordo com os critérios de integridade, confiabilidade e </w:t>
        </w:r>
        <w:proofErr w:type="spellStart"/>
        <w:r w:rsidRPr="00176A5A">
          <w:rPr>
            <w:color w:val="FF0000"/>
          </w:rPr>
          <w:t>manutenabilidade</w:t>
        </w:r>
        <w:proofErr w:type="spellEnd"/>
        <w:r w:rsidRPr="00176A5A">
          <w:rPr>
            <w:color w:val="FF0000"/>
          </w:rPr>
          <w:t>, antes mesmo da implementação das tarefas, o que garantirá maiores chances de encontrar erros. Os testes serão aplicados após a tarefa finalizada, com a devida resolução efetuada no sistema.</w:t>
        </w:r>
      </w:ins>
    </w:p>
    <w:p w:rsidR="002236A6" w:rsidRPr="00004090" w:rsidDel="001116B4" w:rsidRDefault="00176A5A" w:rsidP="00176A5A">
      <w:pPr>
        <w:rPr>
          <w:del w:id="1825" w:author="User" w:date="2015-04-04T20:41:00Z"/>
          <w:color w:val="FF0000"/>
        </w:rPr>
      </w:pPr>
      <w:ins w:id="1826" w:author="User" w:date="2015-04-06T22:43:00Z">
        <w:r>
          <w:rPr>
            <w:color w:val="FF0000"/>
          </w:rPr>
          <w:tab/>
        </w:r>
      </w:ins>
      <w:ins w:id="1827" w:author="User" w:date="2015-04-06T22:42:00Z">
        <w:r w:rsidRPr="00176A5A">
          <w:rPr>
            <w:color w:val="FF0000"/>
          </w:rPr>
          <w:t xml:space="preserve">Um registro com a quantidade e tipo de erros encontrados será mantido e divulgado ao final do projeto. </w:t>
        </w:r>
      </w:ins>
      <w:del w:id="1828" w:author="User" w:date="2015-04-04T20:41:00Z">
        <w:r w:rsidR="002236A6" w:rsidRPr="00004090" w:rsidDel="001116B4">
          <w:rPr>
            <w:color w:val="FF0000"/>
          </w:rPr>
          <w:delText xml:space="preserve">Descrever como a </w:delText>
        </w:r>
        <w:r w:rsidR="00BE0E40" w:rsidRPr="00004090" w:rsidDel="001116B4">
          <w:rPr>
            <w:color w:val="FF0000"/>
          </w:rPr>
          <w:delText xml:space="preserve">QUALIDADE </w:delText>
        </w:r>
        <w:r w:rsidR="002236A6" w:rsidRPr="00004090" w:rsidDel="001116B4">
          <w:rPr>
            <w:color w:val="FF0000"/>
          </w:rPr>
          <w:delText>será gerenciada, contemplando tanto a Qualidade do Projeto (Gerenciamento do Projeto e desempenho da Equipe) assim como a Qualidade do Produto que será gerado pelo Projeto.</w:delText>
        </w:r>
        <w:r w:rsidR="00BE0E40" w:rsidRPr="00092364" w:rsidDel="001116B4">
          <w:rPr>
            <w:color w:val="FF0000"/>
            <w:u w:val="single"/>
          </w:rPr>
          <w:delText xml:space="preserve">Identificar </w:delText>
        </w:r>
        <w:r w:rsidR="002236A6" w:rsidRPr="00092364" w:rsidDel="001116B4">
          <w:rPr>
            <w:color w:val="FF0000"/>
            <w:u w:val="single"/>
          </w:rPr>
          <w:delText>os padrões de qualidade</w:delText>
        </w:r>
        <w:r w:rsidR="002236A6" w:rsidRPr="00004090" w:rsidDel="001116B4">
          <w:rPr>
            <w:color w:val="FF0000"/>
          </w:rPr>
          <w:delText xml:space="preserve"> relevantes para o Projeto e como </w:delText>
        </w:r>
        <w:r w:rsidR="00BE0E40" w:rsidDel="001116B4">
          <w:rPr>
            <w:color w:val="FF0000"/>
          </w:rPr>
          <w:delText xml:space="preserve">eles </w:delText>
        </w:r>
        <w:r w:rsidR="002236A6" w:rsidRPr="00004090" w:rsidDel="001116B4">
          <w:rPr>
            <w:color w:val="FF0000"/>
          </w:rPr>
          <w:delText>serão verificados, e quando.</w:delText>
        </w:r>
      </w:del>
    </w:p>
    <w:p w:rsidR="002236A6" w:rsidRDefault="002236A6" w:rsidP="002236A6">
      <w:pPr>
        <w:rPr>
          <w:ins w:id="1829" w:author="User" w:date="2015-04-06T22:43:00Z"/>
          <w:rFonts w:ascii="Arial" w:hAnsi="Arial" w:cs="Arial"/>
          <w:sz w:val="22"/>
          <w:szCs w:val="22"/>
        </w:rPr>
      </w:pPr>
    </w:p>
    <w:p w:rsidR="00176A5A" w:rsidRDefault="00176A5A" w:rsidP="002236A6">
      <w:pPr>
        <w:rPr>
          <w:ins w:id="1830" w:author="User" w:date="2015-04-06T22:43:00Z"/>
          <w:rFonts w:ascii="Arial" w:hAnsi="Arial" w:cs="Arial"/>
          <w:sz w:val="22"/>
          <w:szCs w:val="22"/>
        </w:rPr>
      </w:pPr>
    </w:p>
    <w:p w:rsidR="00176A5A" w:rsidRPr="00B25965" w:rsidRDefault="00176A5A" w:rsidP="002236A6">
      <w:pPr>
        <w:rPr>
          <w:rFonts w:ascii="Arial" w:hAnsi="Arial" w:cs="Arial"/>
          <w:sz w:val="22"/>
          <w:szCs w:val="22"/>
        </w:rPr>
      </w:pPr>
    </w:p>
    <w:p w:rsidR="002236A6" w:rsidRDefault="002236A6" w:rsidP="002236A6">
      <w:pPr>
        <w:pStyle w:val="Ttulo3"/>
        <w:rPr>
          <w:ins w:id="1831" w:author="User" w:date="2015-04-06T22:43:00Z"/>
        </w:rPr>
      </w:pPr>
      <w:bookmarkStart w:id="1832" w:name="_Toc416018466"/>
      <w:r w:rsidRPr="002236A6">
        <w:t>PLANO DE GERENCIAMENTO DOS RECURSOS HUMANOS</w:t>
      </w:r>
      <w:bookmarkEnd w:id="1832"/>
    </w:p>
    <w:p w:rsidR="00176A5A" w:rsidRDefault="00176A5A" w:rsidP="00176A5A">
      <w:pPr>
        <w:rPr>
          <w:ins w:id="1833" w:author="User" w:date="2015-04-06T22:43:00Z"/>
        </w:rPr>
      </w:pPr>
      <w:ins w:id="1834" w:author="User" w:date="2015-04-06T22:43:00Z">
        <w:r>
          <w:tab/>
          <w:t>O projeto possui pequeno grupo de profissionais, sendo cinco alunos do 5º. Semestre do curso Tecnólogo da ADS. Cada um possui habilidades diferentes por vivenciar o processo em sua atividade profissional. Mas também grande competência em cumprir prazos, e também excelentes competências de relacionamento interpessoal, conforme verificado em projetos anteriores.</w:t>
        </w:r>
      </w:ins>
    </w:p>
    <w:p w:rsidR="00176A5A" w:rsidRDefault="00176A5A" w:rsidP="00176A5A">
      <w:pPr>
        <w:rPr>
          <w:ins w:id="1835" w:author="User" w:date="2015-04-06T22:43:00Z"/>
        </w:rPr>
      </w:pPr>
      <w:ins w:id="1836" w:author="User" w:date="2015-04-06T22:43:00Z">
        <w:r>
          <w:tab/>
          <w:t>As funções foram distribuída para facilitar o gerenciamento do projeto, mas, na prática, toda equipe está comprometida e trabalho com todas as atividades do projeto.</w:t>
        </w:r>
      </w:ins>
    </w:p>
    <w:p w:rsidR="00176A5A" w:rsidRDefault="00176A5A" w:rsidP="00176A5A">
      <w:pPr>
        <w:rPr>
          <w:ins w:id="1837" w:author="User" w:date="2015-04-06T22:43:00Z"/>
        </w:rPr>
      </w:pPr>
      <w:ins w:id="1838" w:author="User" w:date="2015-04-06T22:44:00Z">
        <w:r>
          <w:tab/>
        </w:r>
      </w:ins>
      <w:ins w:id="1839" w:author="User" w:date="2015-04-06T22:43:00Z">
        <w:r>
          <w:t xml:space="preserve">Ana Paula Siqueira: gerente de projeto e figura de SCRUM </w:t>
        </w:r>
        <w:proofErr w:type="spellStart"/>
        <w:r>
          <w:t>Master</w:t>
        </w:r>
        <w:proofErr w:type="spellEnd"/>
        <w:r>
          <w:t>;</w:t>
        </w:r>
      </w:ins>
    </w:p>
    <w:p w:rsidR="00176A5A" w:rsidRDefault="00176A5A" w:rsidP="00176A5A">
      <w:pPr>
        <w:rPr>
          <w:ins w:id="1840" w:author="User" w:date="2015-04-06T22:43:00Z"/>
        </w:rPr>
      </w:pPr>
      <w:ins w:id="1841" w:author="User" w:date="2015-04-06T22:44:00Z">
        <w:r>
          <w:tab/>
        </w:r>
      </w:ins>
      <w:ins w:id="1842" w:author="User" w:date="2015-04-06T22:43:00Z">
        <w:r>
          <w:t>Luis Fernando Brandão: codificação e testes;</w:t>
        </w:r>
      </w:ins>
    </w:p>
    <w:p w:rsidR="00176A5A" w:rsidRDefault="00176A5A" w:rsidP="00176A5A">
      <w:pPr>
        <w:rPr>
          <w:ins w:id="1843" w:author="User" w:date="2015-04-06T22:43:00Z"/>
        </w:rPr>
      </w:pPr>
      <w:ins w:id="1844" w:author="User" w:date="2015-04-06T22:44:00Z">
        <w:r>
          <w:tab/>
        </w:r>
      </w:ins>
      <w:ins w:id="1845" w:author="User" w:date="2015-04-06T22:43:00Z">
        <w:r>
          <w:t>Luiza Helena Favaretto: documentação e extração de requisitos</w:t>
        </w:r>
      </w:ins>
    </w:p>
    <w:p w:rsidR="00176A5A" w:rsidRDefault="00176A5A" w:rsidP="00176A5A">
      <w:pPr>
        <w:rPr>
          <w:ins w:id="1846" w:author="User" w:date="2015-04-06T22:43:00Z"/>
        </w:rPr>
      </w:pPr>
      <w:ins w:id="1847" w:author="User" w:date="2015-04-06T22:44:00Z">
        <w:r>
          <w:tab/>
        </w:r>
      </w:ins>
      <w:proofErr w:type="spellStart"/>
      <w:ins w:id="1848" w:author="User" w:date="2015-04-06T22:43:00Z">
        <w:r>
          <w:t>Waldinei</w:t>
        </w:r>
        <w:proofErr w:type="spellEnd"/>
        <w:r>
          <w:t xml:space="preserve"> Pereira da Silva: documentação, implementação e qualidade; </w:t>
        </w:r>
      </w:ins>
    </w:p>
    <w:p w:rsidR="00176A5A" w:rsidRDefault="00176A5A" w:rsidP="00176A5A">
      <w:pPr>
        <w:rPr>
          <w:ins w:id="1849" w:author="User" w:date="2015-04-06T22:43:00Z"/>
        </w:rPr>
      </w:pPr>
      <w:ins w:id="1850" w:author="User" w:date="2015-04-06T22:44:00Z">
        <w:r>
          <w:tab/>
        </w:r>
      </w:ins>
      <w:ins w:id="1851" w:author="User" w:date="2015-04-06T22:43:00Z">
        <w:r>
          <w:t xml:space="preserve">A equipe será reunida na primeira semana de março, no início do projeto, para elaborar a documentação, avaliar os requisitos. Será desmobilizada, na primeira semana de junho, após a entrega e apresentação do TCC. A data específica está definida no </w:t>
        </w:r>
        <w:proofErr w:type="spellStart"/>
        <w:r>
          <w:t>crograma</w:t>
        </w:r>
        <w:proofErr w:type="spellEnd"/>
        <w:r>
          <w:t>.</w:t>
        </w:r>
      </w:ins>
    </w:p>
    <w:p w:rsidR="00176A5A" w:rsidRDefault="00176A5A" w:rsidP="00176A5A">
      <w:pPr>
        <w:rPr>
          <w:ins w:id="1852" w:author="User" w:date="2015-04-06T22:43:00Z"/>
        </w:rPr>
      </w:pPr>
      <w:ins w:id="1853" w:author="User" w:date="2015-04-06T22:44:00Z">
        <w:r>
          <w:lastRenderedPageBreak/>
          <w:tab/>
        </w:r>
      </w:ins>
      <w:ins w:id="1854" w:author="User" w:date="2015-04-06T22:43:00Z">
        <w:r>
          <w:t xml:space="preserve">A equipe também será </w:t>
        </w:r>
        <w:proofErr w:type="spellStart"/>
        <w:r>
          <w:t>auto-capacitada</w:t>
        </w:r>
        <w:proofErr w:type="spellEnd"/>
        <w:r>
          <w:t>, durante o semestre de elaboração do projeto, sobre arquitetura de software, construção de teste para qualidade do produto do projeto. Essa capacitação está prevista no cronograma.</w:t>
        </w:r>
      </w:ins>
    </w:p>
    <w:p w:rsidR="00176A5A" w:rsidRDefault="00176A5A" w:rsidP="00176A5A">
      <w:pPr>
        <w:rPr>
          <w:ins w:id="1855" w:author="User" w:date="2015-04-06T22:43:00Z"/>
        </w:rPr>
      </w:pPr>
      <w:ins w:id="1856" w:author="User" w:date="2015-04-06T22:44:00Z">
        <w:r>
          <w:tab/>
        </w:r>
      </w:ins>
      <w:ins w:id="1857" w:author="User" w:date="2015-04-06T22:43:00Z">
        <w:r>
          <w:t xml:space="preserve">O processo de avaliação ocorrerá em dois momentos: pelo </w:t>
        </w:r>
        <w:proofErr w:type="spellStart"/>
        <w:r>
          <w:t>Stakeholder</w:t>
        </w:r>
        <w:proofErr w:type="spellEnd"/>
        <w:r>
          <w:t xml:space="preserve"> Anselmo </w:t>
        </w:r>
        <w:proofErr w:type="spellStart"/>
        <w:r>
          <w:t>Lotufo</w:t>
        </w:r>
        <w:proofErr w:type="spellEnd"/>
        <w:r>
          <w:t xml:space="preserve"> </w:t>
        </w:r>
        <w:proofErr w:type="spellStart"/>
        <w:r>
          <w:t>Conejo</w:t>
        </w:r>
        <w:proofErr w:type="spellEnd"/>
        <w:r>
          <w:t xml:space="preserve">, na data de apresentação de cada </w:t>
        </w:r>
        <w:proofErr w:type="spellStart"/>
        <w:r>
          <w:t>entregável</w:t>
        </w:r>
        <w:proofErr w:type="spellEnd"/>
        <w:r>
          <w:t>; e outra avaliação realizada pelo próprio grupo, nas reuniões de grupo já agendadas em quatro sábados, entre março, abril e maio. Todas as datas desses momentos estão previstos no cronograma.</w:t>
        </w:r>
      </w:ins>
    </w:p>
    <w:p w:rsidR="00176A5A" w:rsidRDefault="00176A5A" w:rsidP="00176A5A">
      <w:pPr>
        <w:rPr>
          <w:ins w:id="1858" w:author="User" w:date="2015-04-06T22:43:00Z"/>
        </w:rPr>
      </w:pPr>
      <w:ins w:id="1859" w:author="User" w:date="2015-04-06T22:44:00Z">
        <w:r>
          <w:tab/>
        </w:r>
      </w:ins>
      <w:ins w:id="1860" w:author="User" w:date="2015-04-06T22:43:00Z">
        <w:r>
          <w:t>O gerente de projeto deverá acompanhar e analisar o desempenho da equipe, de acordo com a criação da Matriz de Responsabilidade – RACI – Responsável, Aprovador, Consultado e Informado. As tarefas específicas de cada um dos quatro profissionais estão definas no Cronograma.</w:t>
        </w:r>
      </w:ins>
    </w:p>
    <w:p w:rsidR="00176A5A" w:rsidRDefault="00176A5A" w:rsidP="00176A5A">
      <w:pPr>
        <w:rPr>
          <w:ins w:id="1861" w:author="User" w:date="2015-04-06T22:43:00Z"/>
        </w:rPr>
      </w:pPr>
      <w:ins w:id="1862" w:author="User" w:date="2015-04-06T22:44:00Z">
        <w:r>
          <w:tab/>
        </w:r>
      </w:ins>
      <w:ins w:id="1863" w:author="User" w:date="2015-04-06T22:43:00Z">
        <w:r>
          <w:t>A premiação pelo empenho de cada membro da equipe será a aprovação no curso.</w:t>
        </w:r>
      </w:ins>
    </w:p>
    <w:p w:rsidR="00176A5A" w:rsidRDefault="00176A5A" w:rsidP="00176A5A">
      <w:pPr>
        <w:rPr>
          <w:ins w:id="1864" w:author="User" w:date="2015-04-06T22:43:00Z"/>
        </w:rPr>
      </w:pPr>
      <w:ins w:id="1865" w:author="User" w:date="2015-04-06T22:44:00Z">
        <w:r>
          <w:tab/>
        </w:r>
      </w:ins>
      <w:ins w:id="1866" w:author="User" w:date="2015-04-06T22:43:00Z">
        <w:r>
          <w:t>Os feriados de abril e maio ficarão restritos para o trabalho com o projeto, de acordo com o cumprimento do cronograma. Caso as atividades estiverem dentro do prazo, haverá apenas um dos feriados agendado para reunião de equipe.</w:t>
        </w:r>
      </w:ins>
    </w:p>
    <w:p w:rsidR="00176A5A" w:rsidRDefault="00176A5A" w:rsidP="00176A5A">
      <w:pPr>
        <w:rPr>
          <w:ins w:id="1867" w:author="User" w:date="2015-04-06T22:43:00Z"/>
        </w:rPr>
      </w:pPr>
    </w:p>
    <w:p w:rsidR="00176A5A" w:rsidRDefault="00176A5A" w:rsidP="00176A5A">
      <w:pPr>
        <w:rPr>
          <w:ins w:id="1868" w:author="User" w:date="2015-04-06T22:43:00Z"/>
        </w:rPr>
      </w:pPr>
      <w:ins w:id="1869" w:author="User" w:date="2015-04-06T22:44:00Z">
        <w:r>
          <w:tab/>
        </w:r>
      </w:ins>
      <w:ins w:id="1870" w:author="User" w:date="2015-04-06T22:43:00Z">
        <w:r>
          <w:t>Os horários da Equipe do Projeto serão cumpridos de acordo com a disponibilidade de cada um durante a semana, ficando apenas definido cumprir com as metas e os prazos.</w:t>
        </w:r>
      </w:ins>
    </w:p>
    <w:p w:rsidR="00176A5A" w:rsidRPr="00176A5A" w:rsidRDefault="00176A5A" w:rsidP="00176A5A">
      <w:pPr>
        <w:pPrChange w:id="1871" w:author="User" w:date="2015-04-06T22:43:00Z">
          <w:pPr>
            <w:pStyle w:val="Ttulo3"/>
          </w:pPr>
        </w:pPrChange>
      </w:pPr>
      <w:ins w:id="1872" w:author="User" w:date="2015-04-06T22:43:00Z">
        <w:r>
          <w:t>A presença nas reuniões tanto nas de time (terças-feiras) e de trabalho em grupo (sábados) será fundamental para o sucesso do projeto. Caso ocorram imprevistos, todas as decisões e discussões aprovadas pela equipe serão comunicadas e esclarecidas a todos da equipe.</w:t>
        </w:r>
      </w:ins>
    </w:p>
    <w:p w:rsidR="001116B4" w:rsidRPr="001116B4" w:rsidRDefault="001116B4" w:rsidP="001116B4">
      <w:pPr>
        <w:rPr>
          <w:ins w:id="1873" w:author="User" w:date="2015-04-04T20:42:00Z"/>
          <w:color w:val="FF0000"/>
        </w:rPr>
      </w:pPr>
      <w:ins w:id="1874" w:author="User" w:date="2015-04-04T20:42:00Z">
        <w:r>
          <w:rPr>
            <w:color w:val="FF0000"/>
          </w:rPr>
          <w:tab/>
        </w:r>
        <w:r w:rsidRPr="001116B4">
          <w:rPr>
            <w:color w:val="FF0000"/>
          </w:rPr>
          <w:t>O projeto possui pequeno grupo de profissionais, sendo cinco alunos do 5º. Semestre do curso Tecnólogo da ADS. Cada um possui habilidades diferentes por vivenciar o processo em sua atividade profissional. Mas também grande competência em cumprir prazos, e também excelentes competências de relacionamento interpessoal, conforme verificado em projetos anteriores.</w:t>
        </w:r>
      </w:ins>
    </w:p>
    <w:p w:rsidR="001116B4" w:rsidRPr="001116B4" w:rsidRDefault="001116B4" w:rsidP="001116B4">
      <w:pPr>
        <w:rPr>
          <w:ins w:id="1875" w:author="User" w:date="2015-04-04T20:42:00Z"/>
          <w:color w:val="FF0000"/>
        </w:rPr>
      </w:pPr>
      <w:ins w:id="1876" w:author="User" w:date="2015-04-04T20:42:00Z">
        <w:r>
          <w:rPr>
            <w:color w:val="FF0000"/>
          </w:rPr>
          <w:tab/>
        </w:r>
        <w:r w:rsidRPr="001116B4">
          <w:rPr>
            <w:color w:val="FF0000"/>
          </w:rPr>
          <w:t>As funções foram distribuída</w:t>
        </w:r>
      </w:ins>
      <w:ins w:id="1877" w:author="User" w:date="2015-04-06T22:45:00Z">
        <w:r w:rsidR="00607D10">
          <w:rPr>
            <w:color w:val="FF0000"/>
          </w:rPr>
          <w:t>s</w:t>
        </w:r>
      </w:ins>
      <w:ins w:id="1878" w:author="User" w:date="2015-04-04T20:42:00Z">
        <w:r w:rsidRPr="001116B4">
          <w:rPr>
            <w:color w:val="FF0000"/>
          </w:rPr>
          <w:t xml:space="preserve"> para facilitar o gerenciamento do projeto, mas, na prática, toda equipe está comprometida e trabalho com todas as atividades do projeto.</w:t>
        </w:r>
      </w:ins>
    </w:p>
    <w:p w:rsidR="001116B4" w:rsidRPr="001116B4" w:rsidRDefault="00607D10" w:rsidP="001116B4">
      <w:pPr>
        <w:rPr>
          <w:ins w:id="1879" w:author="User" w:date="2015-04-04T20:42:00Z"/>
          <w:color w:val="FF0000"/>
        </w:rPr>
      </w:pPr>
      <w:ins w:id="1880" w:author="User" w:date="2015-04-06T22:45:00Z">
        <w:r>
          <w:rPr>
            <w:color w:val="FF0000"/>
          </w:rPr>
          <w:tab/>
        </w:r>
      </w:ins>
      <w:ins w:id="1881" w:author="User" w:date="2015-04-04T20:42:00Z">
        <w:r w:rsidR="001116B4" w:rsidRPr="001116B4">
          <w:rPr>
            <w:color w:val="FF0000"/>
          </w:rPr>
          <w:t xml:space="preserve">Ana Paula Siqueira: gerente de projeto e SCRUM </w:t>
        </w:r>
        <w:proofErr w:type="spellStart"/>
        <w:r w:rsidR="001116B4" w:rsidRPr="001116B4">
          <w:rPr>
            <w:color w:val="FF0000"/>
          </w:rPr>
          <w:t>Master</w:t>
        </w:r>
        <w:proofErr w:type="spellEnd"/>
        <w:r w:rsidR="001116B4" w:rsidRPr="001116B4">
          <w:rPr>
            <w:color w:val="FF0000"/>
          </w:rPr>
          <w:t>;</w:t>
        </w:r>
      </w:ins>
    </w:p>
    <w:p w:rsidR="001116B4" w:rsidRPr="001116B4" w:rsidRDefault="00607D10" w:rsidP="001116B4">
      <w:pPr>
        <w:rPr>
          <w:ins w:id="1882" w:author="User" w:date="2015-04-04T20:42:00Z"/>
          <w:color w:val="FF0000"/>
        </w:rPr>
      </w:pPr>
      <w:ins w:id="1883" w:author="User" w:date="2015-04-06T22:45:00Z">
        <w:r>
          <w:rPr>
            <w:color w:val="FF0000"/>
          </w:rPr>
          <w:tab/>
        </w:r>
      </w:ins>
      <w:ins w:id="1884" w:author="User" w:date="2015-04-04T20:42:00Z">
        <w:r w:rsidR="001116B4" w:rsidRPr="001116B4">
          <w:rPr>
            <w:color w:val="FF0000"/>
          </w:rPr>
          <w:t>Luis Fernando Brandão: codificação e testes;</w:t>
        </w:r>
      </w:ins>
    </w:p>
    <w:p w:rsidR="001116B4" w:rsidRPr="001116B4" w:rsidRDefault="00607D10" w:rsidP="001116B4">
      <w:pPr>
        <w:rPr>
          <w:ins w:id="1885" w:author="User" w:date="2015-04-04T20:42:00Z"/>
          <w:color w:val="FF0000"/>
        </w:rPr>
      </w:pPr>
      <w:ins w:id="1886" w:author="User" w:date="2015-04-06T22:45:00Z">
        <w:r>
          <w:rPr>
            <w:color w:val="FF0000"/>
          </w:rPr>
          <w:tab/>
        </w:r>
      </w:ins>
      <w:ins w:id="1887" w:author="User" w:date="2015-04-04T20:42:00Z">
        <w:r w:rsidR="001116B4" w:rsidRPr="001116B4">
          <w:rPr>
            <w:color w:val="FF0000"/>
          </w:rPr>
          <w:t>Luiza Helena Favaretto: documentação e extração de requisitos</w:t>
        </w:r>
      </w:ins>
    </w:p>
    <w:p w:rsidR="001116B4" w:rsidRPr="001116B4" w:rsidRDefault="00607D10" w:rsidP="001116B4">
      <w:pPr>
        <w:rPr>
          <w:ins w:id="1888" w:author="User" w:date="2015-04-04T20:42:00Z"/>
          <w:color w:val="FF0000"/>
        </w:rPr>
      </w:pPr>
      <w:ins w:id="1889" w:author="User" w:date="2015-04-06T22:46:00Z">
        <w:r>
          <w:rPr>
            <w:color w:val="FF0000"/>
          </w:rPr>
          <w:tab/>
        </w:r>
      </w:ins>
      <w:proofErr w:type="spellStart"/>
      <w:ins w:id="1890" w:author="User" w:date="2015-04-04T20:42:00Z">
        <w:r w:rsidR="001116B4" w:rsidRPr="001116B4">
          <w:rPr>
            <w:color w:val="FF0000"/>
          </w:rPr>
          <w:t>Waldinei</w:t>
        </w:r>
        <w:proofErr w:type="spellEnd"/>
        <w:r w:rsidR="001116B4" w:rsidRPr="001116B4">
          <w:rPr>
            <w:color w:val="FF0000"/>
          </w:rPr>
          <w:t xml:space="preserve"> Pereira da Silva: documentação, implementação e qualidade; </w:t>
        </w:r>
      </w:ins>
    </w:p>
    <w:p w:rsidR="001116B4" w:rsidRPr="001116B4" w:rsidRDefault="001116B4" w:rsidP="001116B4">
      <w:pPr>
        <w:rPr>
          <w:ins w:id="1891" w:author="User" w:date="2015-04-04T20:42:00Z"/>
          <w:color w:val="FF0000"/>
        </w:rPr>
      </w:pPr>
      <w:ins w:id="1892" w:author="User" w:date="2015-04-04T20:42:00Z">
        <w:r>
          <w:rPr>
            <w:color w:val="FF0000"/>
          </w:rPr>
          <w:tab/>
        </w:r>
        <w:r w:rsidRPr="001116B4">
          <w:rPr>
            <w:color w:val="FF0000"/>
          </w:rPr>
          <w:t>A equipe será reunida na primeira semana para elaborar a documentação, avaliar os requisitos. Será desmobilizada após a entrega e apresentação do TCC.</w:t>
        </w:r>
      </w:ins>
    </w:p>
    <w:p w:rsidR="001116B4" w:rsidRPr="001116B4" w:rsidRDefault="001116B4" w:rsidP="001116B4">
      <w:pPr>
        <w:rPr>
          <w:ins w:id="1893" w:author="User" w:date="2015-04-04T20:42:00Z"/>
          <w:color w:val="FF0000"/>
        </w:rPr>
      </w:pPr>
      <w:ins w:id="1894" w:author="User" w:date="2015-04-04T20:42:00Z">
        <w:r>
          <w:rPr>
            <w:color w:val="FF0000"/>
          </w:rPr>
          <w:lastRenderedPageBreak/>
          <w:tab/>
        </w:r>
        <w:r w:rsidRPr="001116B4">
          <w:rPr>
            <w:color w:val="FF0000"/>
          </w:rPr>
          <w:t xml:space="preserve">A equipe também será </w:t>
        </w:r>
        <w:proofErr w:type="spellStart"/>
        <w:r w:rsidRPr="001116B4">
          <w:rPr>
            <w:color w:val="FF0000"/>
          </w:rPr>
          <w:t>auto-capacitada</w:t>
        </w:r>
        <w:proofErr w:type="spellEnd"/>
        <w:r w:rsidRPr="001116B4">
          <w:rPr>
            <w:color w:val="FF0000"/>
          </w:rPr>
          <w:t>, durante o semestre de elaboração do projeto, sobre arquitetura de software, construção de teste para qualidade do produto do projeto. Essa capacitação está prevista no cronograma.</w:t>
        </w:r>
      </w:ins>
    </w:p>
    <w:p w:rsidR="001116B4" w:rsidRPr="001116B4" w:rsidRDefault="001116B4" w:rsidP="001116B4">
      <w:pPr>
        <w:rPr>
          <w:ins w:id="1895" w:author="User" w:date="2015-04-04T20:42:00Z"/>
          <w:color w:val="FF0000"/>
        </w:rPr>
      </w:pPr>
      <w:ins w:id="1896" w:author="User" w:date="2015-04-04T20:42:00Z">
        <w:r>
          <w:rPr>
            <w:color w:val="FF0000"/>
          </w:rPr>
          <w:tab/>
        </w:r>
        <w:r w:rsidRPr="001116B4">
          <w:rPr>
            <w:color w:val="FF0000"/>
          </w:rPr>
          <w:t xml:space="preserve">O processo de avaliação ocorrerá em dois momentos: pelo </w:t>
        </w:r>
        <w:proofErr w:type="spellStart"/>
        <w:r w:rsidRPr="001116B4">
          <w:rPr>
            <w:color w:val="FF0000"/>
          </w:rPr>
          <w:t>Stakeholder</w:t>
        </w:r>
        <w:proofErr w:type="spellEnd"/>
        <w:r w:rsidRPr="001116B4">
          <w:rPr>
            <w:color w:val="FF0000"/>
          </w:rPr>
          <w:t xml:space="preserve"> Anselmo </w:t>
        </w:r>
        <w:proofErr w:type="spellStart"/>
        <w:r w:rsidRPr="001116B4">
          <w:rPr>
            <w:color w:val="FF0000"/>
          </w:rPr>
          <w:t>Lotufo</w:t>
        </w:r>
        <w:proofErr w:type="spellEnd"/>
        <w:r w:rsidRPr="001116B4">
          <w:rPr>
            <w:color w:val="FF0000"/>
          </w:rPr>
          <w:t xml:space="preserve"> </w:t>
        </w:r>
        <w:proofErr w:type="spellStart"/>
        <w:r w:rsidRPr="001116B4">
          <w:rPr>
            <w:color w:val="FF0000"/>
          </w:rPr>
          <w:t>Conejo</w:t>
        </w:r>
        <w:proofErr w:type="spellEnd"/>
        <w:r w:rsidRPr="001116B4">
          <w:rPr>
            <w:color w:val="FF0000"/>
          </w:rPr>
          <w:t xml:space="preserve">, na data de apresentação do </w:t>
        </w:r>
        <w:proofErr w:type="spellStart"/>
        <w:r w:rsidRPr="001116B4">
          <w:rPr>
            <w:color w:val="FF0000"/>
          </w:rPr>
          <w:t>entregável</w:t>
        </w:r>
        <w:proofErr w:type="spellEnd"/>
        <w:r w:rsidRPr="001116B4">
          <w:rPr>
            <w:color w:val="FF0000"/>
          </w:rPr>
          <w:t>; e outra avaliação realizada pelo próprio grupo, nas reuniões de grupo aos sábados. Todas as datas desses momentos estão prevista no cronograma.</w:t>
        </w:r>
      </w:ins>
    </w:p>
    <w:p w:rsidR="001116B4" w:rsidRPr="001116B4" w:rsidRDefault="001116B4" w:rsidP="001116B4">
      <w:pPr>
        <w:rPr>
          <w:ins w:id="1897" w:author="User" w:date="2015-04-04T20:42:00Z"/>
          <w:color w:val="FF0000"/>
        </w:rPr>
      </w:pPr>
      <w:ins w:id="1898" w:author="User" w:date="2015-04-04T20:42:00Z">
        <w:r>
          <w:rPr>
            <w:color w:val="FF0000"/>
          </w:rPr>
          <w:tab/>
        </w:r>
        <w:r w:rsidRPr="001116B4">
          <w:rPr>
            <w:color w:val="FF0000"/>
          </w:rPr>
          <w:t>O gerente de projeto deverá acompanhar e analisar o desempenho de cada de acordo com a criação da Matriz de Responsabilidade – RACI – Responsável, Aprovador, Consultado e Informado.</w:t>
        </w:r>
      </w:ins>
    </w:p>
    <w:p w:rsidR="001116B4" w:rsidRPr="001116B4" w:rsidRDefault="001116B4" w:rsidP="001116B4">
      <w:pPr>
        <w:rPr>
          <w:ins w:id="1899" w:author="User" w:date="2015-04-04T20:42:00Z"/>
          <w:color w:val="FF0000"/>
        </w:rPr>
      </w:pPr>
      <w:ins w:id="1900" w:author="User" w:date="2015-04-04T20:42:00Z">
        <w:r>
          <w:rPr>
            <w:color w:val="FF0000"/>
          </w:rPr>
          <w:tab/>
        </w:r>
        <w:r w:rsidRPr="001116B4">
          <w:rPr>
            <w:color w:val="FF0000"/>
          </w:rPr>
          <w:t>A premiação pelo empenho de cada membro da equipe será a aprovação no curso.</w:t>
        </w:r>
      </w:ins>
    </w:p>
    <w:p w:rsidR="001116B4" w:rsidRPr="001116B4" w:rsidRDefault="001116B4" w:rsidP="001116B4">
      <w:pPr>
        <w:rPr>
          <w:ins w:id="1901" w:author="User" w:date="2015-04-04T20:42:00Z"/>
          <w:color w:val="FF0000"/>
        </w:rPr>
      </w:pPr>
      <w:ins w:id="1902" w:author="User" w:date="2015-04-04T20:42:00Z">
        <w:r w:rsidRPr="001116B4">
          <w:rPr>
            <w:color w:val="FF0000"/>
          </w:rPr>
          <w:t>Os feriados de abril e maio ficarão restritos para o trabalho com o projeto, de acordo com o cumprimento do cronograma. Caso as atividades estiverem dentro do prazo, haverá apenas um dos feriados para reunião de equipe.</w:t>
        </w:r>
      </w:ins>
    </w:p>
    <w:p w:rsidR="001116B4" w:rsidRPr="001116B4" w:rsidRDefault="001116B4" w:rsidP="001116B4">
      <w:pPr>
        <w:rPr>
          <w:ins w:id="1903" w:author="User" w:date="2015-04-04T20:42:00Z"/>
          <w:color w:val="FF0000"/>
        </w:rPr>
      </w:pPr>
      <w:ins w:id="1904" w:author="User" w:date="2015-04-04T20:42:00Z">
        <w:r>
          <w:rPr>
            <w:color w:val="FF0000"/>
          </w:rPr>
          <w:tab/>
        </w:r>
        <w:r w:rsidRPr="001116B4">
          <w:rPr>
            <w:color w:val="FF0000"/>
          </w:rPr>
          <w:t>Os horários da Equipe do Projeto serão cumpridos de acordo com a disponibilidade de cada um durante a semana, ficando apenas definido cumprir com as metas e os prazos.</w:t>
        </w:r>
      </w:ins>
    </w:p>
    <w:p w:rsidR="001116B4" w:rsidRDefault="001116B4" w:rsidP="001116B4">
      <w:pPr>
        <w:rPr>
          <w:ins w:id="1905" w:author="User" w:date="2015-04-04T20:43:00Z"/>
          <w:color w:val="FF0000"/>
        </w:rPr>
      </w:pPr>
      <w:ins w:id="1906" w:author="User" w:date="2015-04-04T20:42:00Z">
        <w:r>
          <w:rPr>
            <w:color w:val="FF0000"/>
          </w:rPr>
          <w:tab/>
        </w:r>
        <w:r w:rsidRPr="001116B4">
          <w:rPr>
            <w:color w:val="FF0000"/>
          </w:rPr>
          <w:t>A presença nas reuniões tanto nas de time (terças-feiras) e de trabalho em grupo (sábados) será fundamental para o sucesso do projeto. Caso ocorram imprevistos, todas as decisões e discussões aprovadas pela equipe serão comunicadas e esclarecida a todos da equipe.</w:t>
        </w:r>
      </w:ins>
    </w:p>
    <w:p w:rsidR="001116B4" w:rsidRDefault="001116B4" w:rsidP="001116B4">
      <w:pPr>
        <w:rPr>
          <w:ins w:id="1907" w:author="User" w:date="2015-04-05T17:59:00Z"/>
          <w:color w:val="FF0000"/>
        </w:rPr>
      </w:pPr>
    </w:p>
    <w:p w:rsidR="00176A5A" w:rsidRDefault="00F228E2">
      <w:pPr>
        <w:pStyle w:val="Legenda"/>
        <w:rPr>
          <w:ins w:id="1908" w:author="User" w:date="2015-04-04T20:45:00Z"/>
          <w:color w:val="FF0000"/>
        </w:rPr>
        <w:pPrChange w:id="1909" w:author="User" w:date="2015-04-04T20:45:00Z">
          <w:pPr/>
        </w:pPrChange>
      </w:pPr>
      <w:bookmarkStart w:id="1910" w:name="_Toc416018516"/>
      <w:ins w:id="1911" w:author="User" w:date="2015-04-04T20:45:00Z">
        <w:r>
          <w:t xml:space="preserve">Tabela </w:t>
        </w:r>
        <w:r w:rsidR="008A116E">
          <w:fldChar w:fldCharType="begin"/>
        </w:r>
        <w:r>
          <w:instrText xml:space="preserve"> SEQ Tabela \* ARABIC </w:instrText>
        </w:r>
      </w:ins>
      <w:r w:rsidR="008A116E">
        <w:fldChar w:fldCharType="separate"/>
      </w:r>
      <w:ins w:id="1912" w:author="User" w:date="2015-04-04T21:14:00Z">
        <w:r w:rsidR="006E2F71">
          <w:rPr>
            <w:noProof/>
          </w:rPr>
          <w:t>2</w:t>
        </w:r>
      </w:ins>
      <w:ins w:id="1913" w:author="User" w:date="2015-04-04T20:45:00Z">
        <w:r w:rsidR="008A116E">
          <w:fldChar w:fldCharType="end"/>
        </w:r>
        <w:r>
          <w:t>- Matriz de Responsabilidade RACI</w:t>
        </w:r>
        <w:bookmarkEnd w:id="1910"/>
      </w:ins>
    </w:p>
    <w:p w:rsidR="00F228E2" w:rsidRDefault="00F228E2" w:rsidP="001116B4">
      <w:pPr>
        <w:rPr>
          <w:ins w:id="1914" w:author="User" w:date="2015-04-04T20:43:00Z"/>
          <w:color w:val="FF0000"/>
        </w:rPr>
      </w:pPr>
    </w:p>
    <w:p w:rsidR="001116B4" w:rsidRDefault="00F228E2" w:rsidP="001116B4">
      <w:pPr>
        <w:rPr>
          <w:ins w:id="1915" w:author="User" w:date="2015-04-04T20:47:00Z"/>
          <w:color w:val="FF0000"/>
        </w:rPr>
      </w:pPr>
      <w:ins w:id="1916" w:author="User" w:date="2015-04-04T20:45:00Z">
        <w:r w:rsidRPr="00590206">
          <w:rPr>
            <w:color w:val="FF0000"/>
          </w:rPr>
          <w:object w:dxaOrig="9220" w:dyaOrig="5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8pt;height:267pt" o:ole="">
              <v:imagedata r:id="rId20" o:title=""/>
            </v:shape>
            <o:OLEObject Type="Embed" ProgID="Word.Document.12" ShapeID="_x0000_i1025" DrawAspect="Content" ObjectID="_1489866182" r:id="rId21">
              <o:FieldCodes>\s</o:FieldCodes>
            </o:OLEObject>
          </w:object>
        </w:r>
      </w:ins>
    </w:p>
    <w:p w:rsidR="00F228E2" w:rsidRPr="00F228E2" w:rsidRDefault="00F228E2" w:rsidP="00F228E2">
      <w:pPr>
        <w:rPr>
          <w:ins w:id="1917" w:author="User" w:date="2015-04-04T20:47:00Z"/>
          <w:color w:val="FF0000"/>
        </w:rPr>
      </w:pPr>
      <w:ins w:id="1918" w:author="User" w:date="2015-04-04T20:47:00Z">
        <w:r w:rsidRPr="00F228E2">
          <w:rPr>
            <w:color w:val="FF0000"/>
          </w:rPr>
          <w:t>A – Aprovação</w:t>
        </w:r>
      </w:ins>
    </w:p>
    <w:p w:rsidR="00F228E2" w:rsidRPr="00F228E2" w:rsidRDefault="00F228E2" w:rsidP="00F228E2">
      <w:pPr>
        <w:rPr>
          <w:ins w:id="1919" w:author="User" w:date="2015-04-04T20:47:00Z"/>
          <w:color w:val="FF0000"/>
        </w:rPr>
      </w:pPr>
      <w:ins w:id="1920" w:author="User" w:date="2015-04-04T20:47:00Z">
        <w:r w:rsidRPr="00F228E2">
          <w:rPr>
            <w:color w:val="FF0000"/>
          </w:rPr>
          <w:t>R – Responsável pela execução</w:t>
        </w:r>
      </w:ins>
    </w:p>
    <w:p w:rsidR="00F228E2" w:rsidRPr="00F228E2" w:rsidRDefault="00F228E2" w:rsidP="00F228E2">
      <w:pPr>
        <w:rPr>
          <w:ins w:id="1921" w:author="User" w:date="2015-04-04T20:47:00Z"/>
          <w:color w:val="FF0000"/>
        </w:rPr>
      </w:pPr>
      <w:ins w:id="1922" w:author="User" w:date="2015-04-04T20:47:00Z">
        <w:r w:rsidRPr="00F228E2">
          <w:rPr>
            <w:color w:val="FF0000"/>
          </w:rPr>
          <w:t>C – Consultado pela atividade</w:t>
        </w:r>
      </w:ins>
    </w:p>
    <w:p w:rsidR="00F228E2" w:rsidRDefault="00F228E2" w:rsidP="00F228E2">
      <w:pPr>
        <w:rPr>
          <w:ins w:id="1923" w:author="User" w:date="2015-04-04T20:43:00Z"/>
          <w:color w:val="FF0000"/>
        </w:rPr>
      </w:pPr>
      <w:ins w:id="1924" w:author="User" w:date="2015-04-04T20:47:00Z">
        <w:r w:rsidRPr="00F228E2">
          <w:rPr>
            <w:color w:val="FF0000"/>
          </w:rPr>
          <w:t>I – Informado pela atividade</w:t>
        </w:r>
      </w:ins>
    </w:p>
    <w:p w:rsidR="002236A6" w:rsidRPr="00004090" w:rsidDel="001116B4" w:rsidRDefault="002236A6" w:rsidP="001116B4">
      <w:pPr>
        <w:rPr>
          <w:del w:id="1925" w:author="User" w:date="2015-04-04T20:43:00Z"/>
          <w:color w:val="FF0000"/>
        </w:rPr>
      </w:pPr>
      <w:del w:id="1926" w:author="User" w:date="2015-04-04T20:43:00Z">
        <w:r w:rsidRPr="00004090" w:rsidDel="001116B4">
          <w:rPr>
            <w:color w:val="FF0000"/>
          </w:rPr>
          <w:delText>Descrever como os Recursos Humanos serão gerenciados, incluindo:</w:delText>
        </w:r>
      </w:del>
    </w:p>
    <w:p w:rsidR="00176A5A" w:rsidRDefault="00176A5A">
      <w:pPr>
        <w:rPr>
          <w:del w:id="1927" w:author="User" w:date="2015-04-04T20:43:00Z"/>
          <w:rFonts w:ascii="Arial" w:hAnsi="Arial" w:cs="Arial"/>
          <w:sz w:val="22"/>
          <w:szCs w:val="22"/>
        </w:rPr>
        <w:pPrChange w:id="1928" w:author="User" w:date="2015-04-04T20:43:00Z">
          <w:pPr>
            <w:ind w:left="360"/>
          </w:pPr>
        </w:pPrChange>
      </w:pPr>
    </w:p>
    <w:p w:rsidR="00176A5A" w:rsidRDefault="002236A6">
      <w:pPr>
        <w:rPr>
          <w:del w:id="1929" w:author="User" w:date="2015-04-04T20:43:00Z"/>
          <w:color w:val="FF0000"/>
        </w:rPr>
        <w:pPrChange w:id="1930" w:author="User" w:date="2015-04-04T20:43:00Z">
          <w:pPr>
            <w:numPr>
              <w:numId w:val="12"/>
            </w:numPr>
            <w:tabs>
              <w:tab w:val="num" w:pos="1080"/>
            </w:tabs>
            <w:ind w:left="1080" w:hanging="360"/>
          </w:pPr>
        </w:pPrChange>
      </w:pPr>
      <w:del w:id="1931" w:author="User" w:date="2015-04-04T20:43:00Z">
        <w:r w:rsidRPr="00C465E4" w:rsidDel="001116B4">
          <w:rPr>
            <w:color w:val="FF0000"/>
          </w:rPr>
          <w:delText>Identificar as funções, os</w:delText>
        </w:r>
        <w:r w:rsidR="00863461" w:rsidDel="001116B4">
          <w:rPr>
            <w:color w:val="FF0000"/>
          </w:rPr>
          <w:delText xml:space="preserve"> perfis/</w:delText>
        </w:r>
        <w:r w:rsidR="00863461" w:rsidDel="001116B4">
          <w:rPr>
            <w:i/>
            <w:color w:val="FF0000"/>
          </w:rPr>
          <w:delText>skill</w:delText>
        </w:r>
        <w:r w:rsidRPr="00C465E4" w:rsidDel="001116B4">
          <w:rPr>
            <w:color w:val="FF0000"/>
          </w:rPr>
          <w:delText xml:space="preserve"> profissionais, as responsabilidades e as relações hierárquicas do Projeto.</w:delText>
        </w:r>
      </w:del>
    </w:p>
    <w:p w:rsidR="00176A5A" w:rsidRDefault="002236A6">
      <w:pPr>
        <w:rPr>
          <w:del w:id="1932" w:author="User" w:date="2015-04-04T20:43:00Z"/>
          <w:color w:val="FF0000"/>
        </w:rPr>
        <w:pPrChange w:id="1933" w:author="User" w:date="2015-04-04T20:43:00Z">
          <w:pPr>
            <w:numPr>
              <w:numId w:val="12"/>
            </w:numPr>
            <w:tabs>
              <w:tab w:val="num" w:pos="1080"/>
            </w:tabs>
            <w:ind w:left="1080" w:hanging="360"/>
          </w:pPr>
        </w:pPrChange>
      </w:pPr>
      <w:del w:id="1934" w:author="User" w:date="2015-04-04T20:43:00Z">
        <w:r w:rsidRPr="00C465E4" w:rsidDel="001116B4">
          <w:rPr>
            <w:color w:val="FF0000"/>
          </w:rPr>
          <w:delText>Identificar como e quando os membros da Equipe do Projeto serão mobilizados e desmobilizados, assim como necessidades de capacitação, processo de avaliação e premiação pelo desempenho e outros aspectos ligados à RH.</w:delText>
        </w:r>
      </w:del>
    </w:p>
    <w:p w:rsidR="00176A5A" w:rsidRDefault="008469B0">
      <w:pPr>
        <w:rPr>
          <w:del w:id="1935" w:author="User" w:date="2015-04-04T20:43:00Z"/>
          <w:color w:val="FF0000"/>
        </w:rPr>
        <w:pPrChange w:id="1936" w:author="User" w:date="2015-04-04T20:43:00Z">
          <w:pPr>
            <w:numPr>
              <w:numId w:val="12"/>
            </w:numPr>
            <w:tabs>
              <w:tab w:val="num" w:pos="1080"/>
            </w:tabs>
            <w:ind w:left="1080" w:hanging="360"/>
          </w:pPr>
        </w:pPrChange>
      </w:pPr>
      <w:del w:id="1937" w:author="User" w:date="2015-04-04T20:43:00Z">
        <w:r w:rsidDel="001116B4">
          <w:rPr>
            <w:color w:val="FF0000"/>
          </w:rPr>
          <w:delText>Apresentar</w:delText>
        </w:r>
        <w:r w:rsidR="002236A6" w:rsidRPr="00C465E4" w:rsidDel="001116B4">
          <w:rPr>
            <w:color w:val="FF0000"/>
          </w:rPr>
          <w:delText xml:space="preserve"> a MATRIZ DE RESPONSABILIDADE do Projeto. É comum que seja do tipo RACI (</w:delText>
        </w:r>
        <w:r w:rsidR="002236A6" w:rsidRPr="008469B0" w:rsidDel="001116B4">
          <w:rPr>
            <w:i/>
            <w:color w:val="FF0000"/>
          </w:rPr>
          <w:delText>Responsible</w:delText>
        </w:r>
        <w:r w:rsidR="002236A6" w:rsidRPr="00C465E4" w:rsidDel="001116B4">
          <w:rPr>
            <w:color w:val="FF0000"/>
          </w:rPr>
          <w:delText xml:space="preserve"> - Responsável, </w:delText>
        </w:r>
        <w:r w:rsidR="002236A6" w:rsidRPr="008469B0" w:rsidDel="001116B4">
          <w:rPr>
            <w:i/>
            <w:color w:val="FF0000"/>
          </w:rPr>
          <w:delText>Accountable</w:delText>
        </w:r>
        <w:r w:rsidR="002236A6" w:rsidRPr="00C465E4" w:rsidDel="001116B4">
          <w:rPr>
            <w:color w:val="FF0000"/>
          </w:rPr>
          <w:delText xml:space="preserve"> - Aprovador, </w:delText>
        </w:r>
        <w:r w:rsidR="002236A6" w:rsidRPr="008469B0" w:rsidDel="001116B4">
          <w:rPr>
            <w:i/>
            <w:color w:val="FF0000"/>
          </w:rPr>
          <w:delText>Consult</w:delText>
        </w:r>
        <w:r w:rsidR="002236A6" w:rsidRPr="00C465E4" w:rsidDel="001116B4">
          <w:rPr>
            <w:color w:val="FF0000"/>
          </w:rPr>
          <w:delText xml:space="preserve"> - Consultado, </w:delText>
        </w:r>
        <w:r w:rsidR="002236A6" w:rsidRPr="008469B0" w:rsidDel="001116B4">
          <w:rPr>
            <w:i/>
            <w:color w:val="FF0000"/>
          </w:rPr>
          <w:delText>Inform</w:delText>
        </w:r>
        <w:r w:rsidR="002236A6" w:rsidRPr="00C465E4" w:rsidDel="001116B4">
          <w:rPr>
            <w:color w:val="FF0000"/>
          </w:rPr>
          <w:delText xml:space="preserve"> - Informado).</w:delText>
        </w:r>
      </w:del>
    </w:p>
    <w:p w:rsidR="00176A5A" w:rsidRDefault="002236A6">
      <w:pPr>
        <w:rPr>
          <w:del w:id="1938" w:author="User" w:date="2015-04-04T20:43:00Z"/>
          <w:color w:val="FF0000"/>
        </w:rPr>
        <w:pPrChange w:id="1939" w:author="User" w:date="2015-04-04T20:43:00Z">
          <w:pPr>
            <w:numPr>
              <w:numId w:val="12"/>
            </w:numPr>
            <w:tabs>
              <w:tab w:val="num" w:pos="1080"/>
            </w:tabs>
            <w:ind w:left="1080" w:hanging="360"/>
          </w:pPr>
        </w:pPrChange>
      </w:pPr>
      <w:del w:id="1940" w:author="User" w:date="2015-04-04T20:43:00Z">
        <w:r w:rsidRPr="00C465E4" w:rsidDel="001116B4">
          <w:rPr>
            <w:color w:val="FF0000"/>
          </w:rPr>
          <w:delText xml:space="preserve">Registrar as premissas e restrições relacionadas aos Recursos Humanos. </w:delText>
        </w:r>
        <w:r w:rsidRPr="00863461" w:rsidDel="001116B4">
          <w:rPr>
            <w:color w:val="0000FF"/>
          </w:rPr>
          <w:delText>Exemplo: Durante o tempo do Projeto as férias não serão gozadas, postergando o seu gozo para após o término do Projeto. O horário do Projeto será: das 8:30h às 18:00h, com 1:30h de almoço. As horas extras computadas no mês deverão ser compensadas no mês seguinte, não sendo permitido seu acumulo. ...</w:delText>
        </w:r>
      </w:del>
    </w:p>
    <w:p w:rsidR="002236A6" w:rsidRPr="00C465E4" w:rsidRDefault="002236A6" w:rsidP="002236A6">
      <w:pPr>
        <w:numPr>
          <w:ilvl w:val="0"/>
          <w:numId w:val="12"/>
        </w:numPr>
        <w:rPr>
          <w:color w:val="FF0000"/>
        </w:rPr>
      </w:pPr>
      <w:r w:rsidRPr="00C465E4">
        <w:rPr>
          <w:color w:val="FF0000"/>
        </w:rPr>
        <w:t>...</w:t>
      </w:r>
    </w:p>
    <w:p w:rsidR="002236A6" w:rsidRPr="00B25965" w:rsidRDefault="002236A6" w:rsidP="002236A6">
      <w:pPr>
        <w:rPr>
          <w:rFonts w:ascii="Arial" w:hAnsi="Arial" w:cs="Arial"/>
          <w:sz w:val="22"/>
          <w:szCs w:val="22"/>
        </w:rPr>
      </w:pPr>
    </w:p>
    <w:p w:rsidR="00176A5A" w:rsidRDefault="002236A6">
      <w:pPr>
        <w:pStyle w:val="Ttulo2"/>
        <w:rPr>
          <w:ins w:id="1941" w:author="User" w:date="2015-04-04T20:50:00Z"/>
        </w:rPr>
        <w:pPrChange w:id="1942" w:author="User" w:date="2015-04-04T20:48:00Z">
          <w:pPr>
            <w:pStyle w:val="Ttulo3"/>
          </w:pPr>
        </w:pPrChange>
      </w:pPr>
      <w:bookmarkStart w:id="1943" w:name="_Toc416018467"/>
      <w:r w:rsidRPr="002236A6">
        <w:t>PLANO DE GERENCIAMENTO DAS COMUNICAÇÕES</w:t>
      </w:r>
      <w:bookmarkEnd w:id="1943"/>
    </w:p>
    <w:p w:rsidR="00176A5A" w:rsidRDefault="00F228E2">
      <w:pPr>
        <w:rPr>
          <w:ins w:id="1944" w:author="User" w:date="2015-04-04T20:48:00Z"/>
        </w:rPr>
        <w:pPrChange w:id="1945" w:author="User" w:date="2015-04-04T20:50:00Z">
          <w:pPr>
            <w:pStyle w:val="Ttulo3"/>
          </w:pPr>
        </w:pPrChange>
      </w:pPr>
      <w:ins w:id="1946" w:author="User" w:date="2015-04-04T20:51:00Z">
        <w:r>
          <w:t xml:space="preserve">Os responsáveis </w:t>
        </w:r>
      </w:ins>
      <w:ins w:id="1947" w:author="User" w:date="2015-04-04T20:52:00Z">
        <w:r>
          <w:t>em enviar</w:t>
        </w:r>
      </w:ins>
      <w:ins w:id="1948" w:author="User" w:date="2015-04-04T20:51:00Z">
        <w:r>
          <w:t xml:space="preserve"> comunicados, e o tipos de comunicados devem haver estão</w:t>
        </w:r>
      </w:ins>
      <w:ins w:id="1949" w:author="User" w:date="2015-04-04T20:52:00Z">
        <w:r>
          <w:t>, e quem deve receber a comunicação, estão</w:t>
        </w:r>
      </w:ins>
      <w:ins w:id="1950" w:author="User" w:date="2015-04-04T20:51:00Z">
        <w:r>
          <w:t xml:space="preserve"> detalhados nu</w:t>
        </w:r>
      </w:ins>
      <w:ins w:id="1951" w:author="User" w:date="2015-04-04T20:52:00Z">
        <w:r>
          <w:t>ma tabela, denomina</w:t>
        </w:r>
      </w:ins>
      <w:ins w:id="1952" w:author="User" w:date="2015-04-04T20:53:00Z">
        <w:r>
          <w:t>da Matriz de Comunicação, que contém inclusive o canal para transmitir cada tipo de comunicação.</w:t>
        </w:r>
      </w:ins>
    </w:p>
    <w:p w:rsidR="00176A5A" w:rsidRDefault="00F228E2">
      <w:pPr>
        <w:pStyle w:val="Legenda"/>
        <w:pPrChange w:id="1953" w:author="User" w:date="2015-04-05T18:02:00Z">
          <w:pPr>
            <w:pStyle w:val="Ttulo3"/>
          </w:pPr>
        </w:pPrChange>
      </w:pPr>
      <w:ins w:id="1954" w:author="User" w:date="2015-04-04T20:50:00Z">
        <w:r>
          <w:t xml:space="preserve">Tabela </w:t>
        </w:r>
        <w:r w:rsidR="008A116E">
          <w:fldChar w:fldCharType="begin"/>
        </w:r>
        <w:r>
          <w:instrText xml:space="preserve"> SEQ Tabela \* ARABIC </w:instrText>
        </w:r>
      </w:ins>
      <w:r w:rsidR="008A116E">
        <w:fldChar w:fldCharType="separate"/>
      </w:r>
      <w:ins w:id="1955" w:author="User" w:date="2015-04-04T21:14:00Z">
        <w:r w:rsidR="006E2F71">
          <w:rPr>
            <w:noProof/>
          </w:rPr>
          <w:t>3</w:t>
        </w:r>
      </w:ins>
      <w:ins w:id="1956" w:author="User" w:date="2015-04-04T20:50:00Z">
        <w:r w:rsidR="008A116E">
          <w:fldChar w:fldCharType="end"/>
        </w:r>
        <w:r>
          <w:t xml:space="preserve"> – Matriz de Comunicação</w:t>
        </w:r>
      </w:ins>
      <w:del w:id="1957" w:author="User" w:date="2015-04-05T18:01:00Z">
        <w:r w:rsidR="008A116E" w:rsidDel="00C60E05">
          <w:fldChar w:fldCharType="begin"/>
        </w:r>
        <w:r w:rsidR="008A116E" w:rsidDel="00C60E05">
          <w:fldChar w:fldCharType="end"/>
        </w:r>
      </w:del>
    </w:p>
    <w:p w:rsidR="002236A6" w:rsidRPr="00004090" w:rsidDel="00F228E2" w:rsidRDefault="00176A5A" w:rsidP="00004090">
      <w:pPr>
        <w:rPr>
          <w:del w:id="1958" w:author="User" w:date="2015-04-04T20:54:00Z"/>
          <w:color w:val="FF0000"/>
        </w:rPr>
      </w:pPr>
      <w:ins w:id="1959" w:author="User" w:date="2015-04-05T18:02:00Z">
        <w:r>
          <w:rPr>
            <w:noProof/>
            <w:rPrChange w:id="1960" w:author="Unknown">
              <w:rPr>
                <w:noProof/>
                <w:color w:val="0000FF"/>
                <w:u w:val="single"/>
              </w:rPr>
            </w:rPrChange>
          </w:rPr>
          <w:drawing>
            <wp:inline distT="0" distB="0" distL="0" distR="0">
              <wp:extent cx="5940425" cy="3408912"/>
              <wp:effectExtent l="1905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0425" cy="3408912"/>
                      </a:xfrm>
                      <a:prstGeom prst="rect">
                        <a:avLst/>
                      </a:prstGeom>
                      <a:noFill/>
                      <a:ln w="9525">
                        <a:noFill/>
                        <a:miter lim="800000"/>
                        <a:headEnd/>
                        <a:tailEnd/>
                      </a:ln>
                    </pic:spPr>
                  </pic:pic>
                </a:graphicData>
              </a:graphic>
            </wp:inline>
          </w:drawing>
        </w:r>
      </w:ins>
      <w:del w:id="1961" w:author="User" w:date="2015-04-04T20:54:00Z">
        <w:r w:rsidR="002236A6" w:rsidRPr="00004090" w:rsidDel="00F228E2">
          <w:rPr>
            <w:color w:val="FF0000"/>
          </w:rPr>
          <w:delText xml:space="preserve">Descrever como as </w:delText>
        </w:r>
        <w:r w:rsidR="008469B0" w:rsidRPr="00004090" w:rsidDel="00F228E2">
          <w:rPr>
            <w:color w:val="FF0000"/>
          </w:rPr>
          <w:delText xml:space="preserve">COMUNICAÇÕES </w:delText>
        </w:r>
        <w:r w:rsidR="002236A6" w:rsidRPr="00004090" w:rsidDel="00F228E2">
          <w:rPr>
            <w:color w:val="FF0000"/>
          </w:rPr>
          <w:delText>serão gerenciadas, incluindo:</w:delText>
        </w:r>
      </w:del>
    </w:p>
    <w:p w:rsidR="002236A6" w:rsidRPr="00B25965" w:rsidDel="00F228E2" w:rsidRDefault="002236A6" w:rsidP="002236A6">
      <w:pPr>
        <w:ind w:left="360"/>
        <w:rPr>
          <w:del w:id="1962" w:author="User" w:date="2015-04-04T20:54:00Z"/>
          <w:rFonts w:ascii="Arial" w:hAnsi="Arial" w:cs="Arial"/>
          <w:sz w:val="22"/>
          <w:szCs w:val="22"/>
        </w:rPr>
      </w:pPr>
    </w:p>
    <w:p w:rsidR="002236A6" w:rsidRPr="00C465E4" w:rsidDel="00F228E2" w:rsidRDefault="002236A6" w:rsidP="002236A6">
      <w:pPr>
        <w:numPr>
          <w:ilvl w:val="0"/>
          <w:numId w:val="12"/>
        </w:numPr>
        <w:rPr>
          <w:del w:id="1963" w:author="User" w:date="2015-04-04T20:54:00Z"/>
          <w:color w:val="FF0000"/>
        </w:rPr>
      </w:pPr>
      <w:del w:id="1964" w:author="User" w:date="2015-04-04T20:54:00Z">
        <w:r w:rsidRPr="00C465E4" w:rsidDel="00F228E2">
          <w:rPr>
            <w:color w:val="FF0000"/>
          </w:rPr>
          <w:delText>Identificar as necessidades de informações sobre o Projeto.</w:delText>
        </w:r>
      </w:del>
    </w:p>
    <w:p w:rsidR="002236A6" w:rsidRPr="00C465E4" w:rsidDel="00F228E2" w:rsidRDefault="002236A6" w:rsidP="002236A6">
      <w:pPr>
        <w:numPr>
          <w:ilvl w:val="0"/>
          <w:numId w:val="12"/>
        </w:numPr>
        <w:rPr>
          <w:del w:id="1965" w:author="User" w:date="2015-04-04T20:54:00Z"/>
          <w:color w:val="FF0000"/>
        </w:rPr>
      </w:pPr>
      <w:del w:id="1966" w:author="User" w:date="2015-04-04T20:54:00Z">
        <w:r w:rsidRPr="00C465E4" w:rsidDel="00F228E2">
          <w:rPr>
            <w:color w:val="FF0000"/>
          </w:rPr>
          <w:delText>Cada necessidade de informação deve ser mapeada, identificando:</w:delText>
        </w:r>
      </w:del>
    </w:p>
    <w:p w:rsidR="002236A6" w:rsidRPr="004F57C7" w:rsidDel="00F228E2" w:rsidRDefault="002236A6" w:rsidP="002236A6">
      <w:pPr>
        <w:numPr>
          <w:ilvl w:val="1"/>
          <w:numId w:val="12"/>
        </w:numPr>
        <w:rPr>
          <w:del w:id="1967" w:author="User" w:date="2015-04-04T20:54:00Z"/>
          <w:color w:val="FF0000"/>
        </w:rPr>
      </w:pPr>
      <w:del w:id="1968" w:author="User" w:date="2015-04-04T20:54:00Z">
        <w:r w:rsidRPr="004F57C7" w:rsidDel="00F228E2">
          <w:rPr>
            <w:color w:val="FF0000"/>
          </w:rPr>
          <w:delText>Como, quando e quem irá obtê-la.</w:delText>
        </w:r>
      </w:del>
    </w:p>
    <w:p w:rsidR="002236A6" w:rsidRPr="004F57C7" w:rsidDel="00F228E2" w:rsidRDefault="002236A6" w:rsidP="002236A6">
      <w:pPr>
        <w:numPr>
          <w:ilvl w:val="1"/>
          <w:numId w:val="12"/>
        </w:numPr>
        <w:rPr>
          <w:del w:id="1969" w:author="User" w:date="2015-04-04T20:54:00Z"/>
          <w:color w:val="FF0000"/>
        </w:rPr>
      </w:pPr>
      <w:del w:id="1970" w:author="User" w:date="2015-04-04T20:54:00Z">
        <w:r w:rsidRPr="004F57C7" w:rsidDel="00F228E2">
          <w:rPr>
            <w:color w:val="FF0000"/>
          </w:rPr>
          <w:delText>Para quem (</w:delText>
        </w:r>
        <w:r w:rsidRPr="008469B0" w:rsidDel="00F228E2">
          <w:rPr>
            <w:i/>
            <w:color w:val="FF0000"/>
          </w:rPr>
          <w:delText>Stakeholder</w:delText>
        </w:r>
        <w:r w:rsidRPr="004F57C7" w:rsidDel="00F228E2">
          <w:rPr>
            <w:color w:val="FF0000"/>
          </w:rPr>
          <w:delText xml:space="preserve">), de que forma e com que </w:delText>
        </w:r>
        <w:r w:rsidR="00863461" w:rsidRPr="004F57C7" w:rsidDel="00F228E2">
          <w:rPr>
            <w:color w:val="FF0000"/>
          </w:rPr>
          <w:delText>frequência</w:delText>
        </w:r>
        <w:r w:rsidRPr="004F57C7" w:rsidDel="00F228E2">
          <w:rPr>
            <w:color w:val="FF0000"/>
          </w:rPr>
          <w:delText xml:space="preserve"> será disponibilizada.</w:delText>
        </w:r>
      </w:del>
    </w:p>
    <w:p w:rsidR="004F0CD6" w:rsidRPr="003D5DB9" w:rsidRDefault="002236A6" w:rsidP="003D5DB9">
      <w:pPr>
        <w:numPr>
          <w:ilvl w:val="0"/>
          <w:numId w:val="12"/>
        </w:numPr>
        <w:rPr>
          <w:color w:val="FF0000"/>
        </w:rPr>
      </w:pPr>
      <w:r w:rsidRPr="00C465E4">
        <w:rPr>
          <w:color w:val="FF0000"/>
        </w:rPr>
        <w:t>...</w:t>
      </w:r>
    </w:p>
    <w:p w:rsidR="004F0CD6" w:rsidRPr="00C465E4" w:rsidRDefault="004F0CD6" w:rsidP="004F0CD6">
      <w:pPr>
        <w:rPr>
          <w:color w:val="FF0000"/>
        </w:rPr>
      </w:pPr>
    </w:p>
    <w:p w:rsidR="002236A6" w:rsidRPr="002236A6" w:rsidRDefault="002236A6" w:rsidP="002236A6">
      <w:pPr>
        <w:pStyle w:val="Ttulo3"/>
      </w:pPr>
      <w:bookmarkStart w:id="1971" w:name="_Toc416018469"/>
      <w:r w:rsidRPr="002236A6">
        <w:t>PLANO DE GERENCIAMENTO DOS RISCOS</w:t>
      </w:r>
      <w:bookmarkEnd w:id="1971"/>
    </w:p>
    <w:p w:rsidR="00607D10" w:rsidRPr="00607D10" w:rsidRDefault="00607D10" w:rsidP="00607D10">
      <w:pPr>
        <w:rPr>
          <w:ins w:id="1972" w:author="User" w:date="2015-04-06T22:47:00Z"/>
          <w:color w:val="FF0000"/>
        </w:rPr>
      </w:pPr>
      <w:ins w:id="1973" w:author="User" w:date="2015-04-06T22:47:00Z">
        <w:r>
          <w:rPr>
            <w:color w:val="FF0000"/>
          </w:rPr>
          <w:tab/>
        </w:r>
        <w:r w:rsidRPr="00607D10">
          <w:rPr>
            <w:color w:val="FF0000"/>
          </w:rPr>
          <w:t>O gerente de projetos deverá elaborar uma planilha Excel com riscos elencados pela equipe.</w:t>
        </w:r>
      </w:ins>
    </w:p>
    <w:p w:rsidR="00607D10" w:rsidRDefault="00607D10" w:rsidP="00607D10">
      <w:pPr>
        <w:rPr>
          <w:ins w:id="1974" w:author="User" w:date="2015-04-06T22:47:00Z"/>
          <w:color w:val="FF0000"/>
        </w:rPr>
      </w:pPr>
      <w:ins w:id="1975" w:author="User" w:date="2015-04-06T22:47:00Z">
        <w:r>
          <w:rPr>
            <w:color w:val="FF0000"/>
          </w:rPr>
          <w:lastRenderedPageBreak/>
          <w:tab/>
        </w:r>
        <w:r w:rsidRPr="00607D10">
          <w:rPr>
            <w:color w:val="FF0000"/>
          </w:rPr>
          <w:t xml:space="preserve">Os riscos serão organizados com os critérios de com probabilidade e consequência. E analisados e tratados com encaminhamento de soluções para eliminar os riscos com alto índice de probabilidade e consequência alta. Os riscos com probabilidade alta, mas consequências muito baixas serão controladas pelo gerente de projeto, descrevendo um passo a passo como possível solução. Os riscos de baixa probabilidade e consequência serão assumidos pela equipe, e resolvidos conforme ocorrerem. </w:t>
        </w:r>
      </w:ins>
    </w:p>
    <w:p w:rsidR="00526156" w:rsidRDefault="00607D10" w:rsidP="00607D10">
      <w:pPr>
        <w:rPr>
          <w:ins w:id="1976" w:author="User" w:date="2015-04-04T20:55:00Z"/>
          <w:color w:val="FF0000"/>
        </w:rPr>
      </w:pPr>
      <w:ins w:id="1977" w:author="User" w:date="2015-04-06T22:47:00Z">
        <w:r>
          <w:rPr>
            <w:color w:val="FF0000"/>
          </w:rPr>
          <w:tab/>
        </w:r>
        <w:r w:rsidRPr="00607D10">
          <w:rPr>
            <w:color w:val="FF0000"/>
          </w:rPr>
          <w:t>A cada nova alteração de escopo também é necessário analisar e atualizar a planilha de riscos. Além da planilha com a classificação dos riscos, o gerente de projeto deve elaborar um PCN - Plano de Continuidade do Negócio, que orientará as tomadas de decisões caso o risco ocorra, que seria as ações de mitigação ou eliminação dos acidentes e incidentes.</w:t>
        </w:r>
      </w:ins>
    </w:p>
    <w:p w:rsidR="002236A6" w:rsidRPr="00004090" w:rsidDel="00526156" w:rsidRDefault="002236A6" w:rsidP="00F228E2">
      <w:pPr>
        <w:rPr>
          <w:del w:id="1978" w:author="User" w:date="2015-04-04T20:55:00Z"/>
          <w:color w:val="FF0000"/>
        </w:rPr>
      </w:pPr>
      <w:del w:id="1979" w:author="User" w:date="2015-04-04T20:55:00Z">
        <w:r w:rsidRPr="00004090" w:rsidDel="00526156">
          <w:rPr>
            <w:color w:val="FF0000"/>
          </w:rPr>
          <w:delText xml:space="preserve">Descrever como os </w:delText>
        </w:r>
        <w:r w:rsidR="004F0CD6" w:rsidRPr="00004090" w:rsidDel="00526156">
          <w:rPr>
            <w:color w:val="FF0000"/>
          </w:rPr>
          <w:delText xml:space="preserve">RISCOS </w:delText>
        </w:r>
        <w:r w:rsidR="004F0CD6" w:rsidDel="00526156">
          <w:rPr>
            <w:color w:val="FF0000"/>
          </w:rPr>
          <w:delText>serão gerenciado</w:delText>
        </w:r>
        <w:r w:rsidRPr="00004090" w:rsidDel="00526156">
          <w:rPr>
            <w:color w:val="FF0000"/>
          </w:rPr>
          <w:delText>s, incluindo:</w:delText>
        </w:r>
      </w:del>
    </w:p>
    <w:p w:rsidR="002236A6" w:rsidRPr="00B25965" w:rsidDel="00526156" w:rsidRDefault="002236A6" w:rsidP="002236A6">
      <w:pPr>
        <w:ind w:left="360"/>
        <w:rPr>
          <w:del w:id="1980" w:author="User" w:date="2015-04-04T20:55:00Z"/>
          <w:rFonts w:ascii="Arial" w:hAnsi="Arial" w:cs="Arial"/>
          <w:sz w:val="22"/>
          <w:szCs w:val="22"/>
        </w:rPr>
      </w:pPr>
    </w:p>
    <w:p w:rsidR="002236A6" w:rsidRPr="00C465E4" w:rsidDel="00526156" w:rsidRDefault="002236A6" w:rsidP="002236A6">
      <w:pPr>
        <w:numPr>
          <w:ilvl w:val="0"/>
          <w:numId w:val="12"/>
        </w:numPr>
        <w:rPr>
          <w:del w:id="1981" w:author="User" w:date="2015-04-04T20:55:00Z"/>
          <w:color w:val="FF0000"/>
        </w:rPr>
      </w:pPr>
      <w:del w:id="1982" w:author="User" w:date="2015-04-04T20:55:00Z">
        <w:r w:rsidRPr="00C465E4" w:rsidDel="00526156">
          <w:rPr>
            <w:color w:val="FF0000"/>
          </w:rPr>
          <w:delText>Como serão registrados (forma, software</w:delText>
        </w:r>
        <w:r w:rsidR="00863461" w:rsidDel="00526156">
          <w:rPr>
            <w:color w:val="FF0000"/>
          </w:rPr>
          <w:delText xml:space="preserve"> utilizado</w:delText>
        </w:r>
        <w:r w:rsidRPr="00C465E4" w:rsidDel="00526156">
          <w:rPr>
            <w:color w:val="FF0000"/>
          </w:rPr>
          <w:delText>, dados</w:delText>
        </w:r>
        <w:r w:rsidR="00863461" w:rsidDel="00526156">
          <w:rPr>
            <w:color w:val="FF0000"/>
          </w:rPr>
          <w:delText xml:space="preserve"> dos Riscos</w:delText>
        </w:r>
        <w:r w:rsidRPr="00C465E4" w:rsidDel="00526156">
          <w:rPr>
            <w:color w:val="FF0000"/>
          </w:rPr>
          <w:delText>, ...).</w:delText>
        </w:r>
      </w:del>
    </w:p>
    <w:p w:rsidR="002236A6" w:rsidRPr="00C465E4" w:rsidDel="00526156" w:rsidRDefault="002236A6" w:rsidP="002236A6">
      <w:pPr>
        <w:numPr>
          <w:ilvl w:val="0"/>
          <w:numId w:val="12"/>
        </w:numPr>
        <w:rPr>
          <w:del w:id="1983" w:author="User" w:date="2015-04-04T20:55:00Z"/>
          <w:color w:val="FF0000"/>
        </w:rPr>
      </w:pPr>
      <w:del w:id="1984" w:author="User" w:date="2015-04-04T20:55:00Z">
        <w:r w:rsidRPr="00C465E4" w:rsidDel="00526156">
          <w:rPr>
            <w:color w:val="FF0000"/>
          </w:rPr>
          <w:delText>Como serão tratados (ações de mitigação, ...)..</w:delText>
        </w:r>
      </w:del>
    </w:p>
    <w:p w:rsidR="002236A6" w:rsidRPr="00C465E4" w:rsidDel="00526156" w:rsidRDefault="002236A6" w:rsidP="002236A6">
      <w:pPr>
        <w:numPr>
          <w:ilvl w:val="0"/>
          <w:numId w:val="12"/>
        </w:numPr>
        <w:rPr>
          <w:del w:id="1985" w:author="User" w:date="2015-04-04T20:55:00Z"/>
          <w:color w:val="FF0000"/>
        </w:rPr>
      </w:pPr>
      <w:del w:id="1986" w:author="User" w:date="2015-04-04T20:55:00Z">
        <w:r w:rsidRPr="00C465E4" w:rsidDel="00526156">
          <w:rPr>
            <w:color w:val="FF0000"/>
          </w:rPr>
          <w:delText>Como serão acompanhados (periodicidade das reuniões, participantes das reuniões, ...).</w:delText>
        </w:r>
      </w:del>
    </w:p>
    <w:p w:rsidR="002236A6" w:rsidDel="00526156" w:rsidRDefault="002236A6" w:rsidP="002236A6">
      <w:pPr>
        <w:numPr>
          <w:ilvl w:val="0"/>
          <w:numId w:val="12"/>
        </w:numPr>
        <w:rPr>
          <w:del w:id="1987" w:author="User" w:date="2015-04-04T20:55:00Z"/>
          <w:color w:val="FF0000"/>
        </w:rPr>
      </w:pPr>
      <w:del w:id="1988" w:author="User" w:date="2015-04-04T20:55:00Z">
        <w:r w:rsidRPr="00C465E4" w:rsidDel="00526156">
          <w:rPr>
            <w:color w:val="FF0000"/>
          </w:rPr>
          <w:delText>...</w:delText>
        </w:r>
      </w:del>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1989" w:name="_Toc416018470"/>
      <w:r w:rsidRPr="002236A6">
        <w:t>PLANO DE GERENCIAMENTO DAS AQUISIÇÕES</w:t>
      </w:r>
      <w:bookmarkEnd w:id="1989"/>
    </w:p>
    <w:p w:rsidR="00607D10" w:rsidRPr="00607D10" w:rsidRDefault="00607D10" w:rsidP="00607D10">
      <w:pPr>
        <w:rPr>
          <w:ins w:id="1990" w:author="User" w:date="2015-04-06T22:48:00Z"/>
          <w:color w:val="FF0000"/>
        </w:rPr>
      </w:pPr>
      <w:ins w:id="1991" w:author="User" w:date="2015-04-06T22:48:00Z">
        <w:r>
          <w:rPr>
            <w:color w:val="FF0000"/>
          </w:rPr>
          <w:tab/>
        </w:r>
        <w:r w:rsidRPr="00607D10">
          <w:rPr>
            <w:color w:val="FF0000"/>
          </w:rPr>
          <w:t xml:space="preserve">As principais aquisições adquiridas nesse projeto não envolvem custo financeiro. Apenas aquisições pessoais como competência e habilidade para gerenciamento e execução de projeto de softwares. Os frameworks utilizados serão livres ou aqueles disponibilizados pela faculdade. </w:t>
        </w:r>
        <w:r>
          <w:rPr>
            <w:color w:val="FF0000"/>
          </w:rPr>
          <w:tab/>
        </w:r>
        <w:r w:rsidRPr="00607D10">
          <w:rPr>
            <w:color w:val="FF0000"/>
          </w:rPr>
          <w:t>Como aquisição haverá:</w:t>
        </w:r>
      </w:ins>
    </w:p>
    <w:p w:rsidR="00607D10" w:rsidRPr="00607D10" w:rsidRDefault="00607D10" w:rsidP="00607D10">
      <w:pPr>
        <w:rPr>
          <w:ins w:id="1992" w:author="User" w:date="2015-04-06T22:48:00Z"/>
          <w:color w:val="FF0000"/>
        </w:rPr>
      </w:pPr>
      <w:ins w:id="1993" w:author="User" w:date="2015-04-06T22:48:00Z">
        <w:r>
          <w:rPr>
            <w:color w:val="FF0000"/>
          </w:rPr>
          <w:tab/>
        </w:r>
        <w:r w:rsidRPr="00607D10">
          <w:rPr>
            <w:color w:val="FF0000"/>
          </w:rPr>
          <w:t>1 - Imagens digitais:</w:t>
        </w:r>
      </w:ins>
    </w:p>
    <w:p w:rsidR="00607D10" w:rsidRPr="00607D10" w:rsidRDefault="00607D10" w:rsidP="00607D10">
      <w:pPr>
        <w:rPr>
          <w:ins w:id="1994" w:author="User" w:date="2015-04-06T22:48:00Z"/>
          <w:color w:val="FF0000"/>
        </w:rPr>
      </w:pPr>
      <w:ins w:id="1995" w:author="User" w:date="2015-04-06T22:48:00Z">
        <w:r w:rsidRPr="00607D10">
          <w:rPr>
            <w:color w:val="FF0000"/>
          </w:rPr>
          <w:t>- imagens para substituir as fotos dos atores de cada Caso de Uso, exibidos nas páginas web.</w:t>
        </w:r>
      </w:ins>
    </w:p>
    <w:p w:rsidR="00607D10" w:rsidRPr="00607D10" w:rsidRDefault="00607D10" w:rsidP="00607D10">
      <w:pPr>
        <w:rPr>
          <w:ins w:id="1996" w:author="User" w:date="2015-04-06T22:48:00Z"/>
          <w:color w:val="FF0000"/>
        </w:rPr>
      </w:pPr>
      <w:ins w:id="1997" w:author="User" w:date="2015-04-06T22:48:00Z">
        <w:r w:rsidRPr="00607D10">
          <w:rPr>
            <w:color w:val="FF0000"/>
          </w:rPr>
          <w:t xml:space="preserve">- entre final de abril e começo de maio, quando serão elaborados os protótipos de alta fidelidade. </w:t>
        </w:r>
      </w:ins>
    </w:p>
    <w:p w:rsidR="00607D10" w:rsidRPr="00607D10" w:rsidRDefault="00607D10" w:rsidP="00607D10">
      <w:pPr>
        <w:rPr>
          <w:ins w:id="1998" w:author="User" w:date="2015-04-06T22:48:00Z"/>
          <w:color w:val="FF0000"/>
        </w:rPr>
      </w:pPr>
      <w:ins w:id="1999" w:author="User" w:date="2015-04-06T22:48:00Z">
        <w:r w:rsidRPr="00607D10">
          <w:rPr>
            <w:color w:val="FF0000"/>
          </w:rPr>
          <w:t>- quatro imagens digitais, uma para cada ator: aluno, responsável, professor e gestor.</w:t>
        </w:r>
      </w:ins>
    </w:p>
    <w:p w:rsidR="00607D10" w:rsidRPr="00607D10" w:rsidRDefault="00607D10" w:rsidP="00607D10">
      <w:pPr>
        <w:rPr>
          <w:ins w:id="2000" w:author="User" w:date="2015-04-06T22:48:00Z"/>
          <w:color w:val="FF0000"/>
        </w:rPr>
      </w:pPr>
      <w:ins w:id="2001" w:author="User" w:date="2015-04-06T22:48:00Z">
        <w:r w:rsidRPr="00607D10">
          <w:rPr>
            <w:color w:val="FF0000"/>
          </w:rPr>
          <w:t xml:space="preserve">- solicitação e aviso de recebimento enviado por. </w:t>
        </w:r>
      </w:ins>
    </w:p>
    <w:p w:rsidR="00607D10" w:rsidRPr="00607D10" w:rsidRDefault="00607D10" w:rsidP="00607D10">
      <w:pPr>
        <w:rPr>
          <w:ins w:id="2002" w:author="User" w:date="2015-04-06T22:48:00Z"/>
          <w:color w:val="FF0000"/>
        </w:rPr>
      </w:pPr>
      <w:ins w:id="2003" w:author="User" w:date="2015-04-06T22:48:00Z">
        <w:r w:rsidRPr="00607D10">
          <w:rPr>
            <w:color w:val="FF0000"/>
          </w:rPr>
          <w:t>- fornecedor Nina Helena Favaretto Martinho, artista gráfico.</w:t>
        </w:r>
      </w:ins>
    </w:p>
    <w:p w:rsidR="00607D10" w:rsidRPr="00607D10" w:rsidRDefault="00607D10" w:rsidP="00607D10">
      <w:pPr>
        <w:rPr>
          <w:ins w:id="2004" w:author="User" w:date="2015-04-06T22:48:00Z"/>
          <w:color w:val="FF0000"/>
        </w:rPr>
      </w:pPr>
      <w:ins w:id="2005" w:author="User" w:date="2015-04-06T22:48:00Z">
        <w:r>
          <w:rPr>
            <w:color w:val="FF0000"/>
          </w:rPr>
          <w:tab/>
        </w:r>
        <w:r w:rsidRPr="00607D10">
          <w:rPr>
            <w:color w:val="FF0000"/>
          </w:rPr>
          <w:t>Como não há fornecedores concorrentes, não será utilizado modelo de RFP (</w:t>
        </w:r>
        <w:proofErr w:type="spellStart"/>
        <w:r w:rsidRPr="00607D10">
          <w:rPr>
            <w:color w:val="FF0000"/>
          </w:rPr>
          <w:t>Request</w:t>
        </w:r>
        <w:proofErr w:type="spellEnd"/>
        <w:r w:rsidRPr="00607D10">
          <w:rPr>
            <w:color w:val="FF0000"/>
          </w:rPr>
          <w:t xml:space="preserve"> For </w:t>
        </w:r>
        <w:proofErr w:type="spellStart"/>
        <w:r w:rsidRPr="00607D10">
          <w:rPr>
            <w:color w:val="FF0000"/>
          </w:rPr>
          <w:t>Propouse</w:t>
        </w:r>
        <w:proofErr w:type="spellEnd"/>
        <w:r w:rsidRPr="00607D10">
          <w:rPr>
            <w:color w:val="FF0000"/>
          </w:rPr>
          <w:t>), nem de seleção de fornecedores. Os critérios estabelecidos para aquisição são: a qualidade das imagens e os prazos. Caso não se cumpre os critérios, imagens disponíveis na Web serão outra opção de fornecedor.</w:t>
        </w:r>
      </w:ins>
    </w:p>
    <w:p w:rsidR="002236A6" w:rsidRPr="00004090" w:rsidDel="00526156" w:rsidRDefault="00607D10" w:rsidP="00607D10">
      <w:pPr>
        <w:rPr>
          <w:del w:id="2006" w:author="User" w:date="2015-04-04T20:59:00Z"/>
          <w:color w:val="FF0000"/>
        </w:rPr>
      </w:pPr>
      <w:ins w:id="2007" w:author="User" w:date="2015-04-06T22:48:00Z">
        <w:r>
          <w:rPr>
            <w:color w:val="FF0000"/>
          </w:rPr>
          <w:lastRenderedPageBreak/>
          <w:tab/>
          <w:t>No plano de custo, a a</w:t>
        </w:r>
        <w:r w:rsidRPr="00607D10">
          <w:rPr>
            <w:color w:val="FF0000"/>
          </w:rPr>
          <w:t>limentação e tr</w:t>
        </w:r>
        <w:r>
          <w:rPr>
            <w:color w:val="FF0000"/>
          </w:rPr>
          <w:t>ansporte para as reuniões aos sá</w:t>
        </w:r>
        <w:r w:rsidRPr="00607D10">
          <w:rPr>
            <w:color w:val="FF0000"/>
          </w:rPr>
          <w:t>bados</w:t>
        </w:r>
        <w:r>
          <w:rPr>
            <w:color w:val="FF0000"/>
          </w:rPr>
          <w:t>, se</w:t>
        </w:r>
      </w:ins>
      <w:ins w:id="2008" w:author="User" w:date="2015-04-06T22:49:00Z">
        <w:r>
          <w:rPr>
            <w:color w:val="FF0000"/>
          </w:rPr>
          <w:t>rão pagos pelos integrantes no dia de cada reunião. A c</w:t>
        </w:r>
      </w:ins>
      <w:ins w:id="2009" w:author="User" w:date="2015-04-06T22:48:00Z">
        <w:r w:rsidRPr="00607D10">
          <w:rPr>
            <w:color w:val="FF0000"/>
          </w:rPr>
          <w:t>ontratação de</w:t>
        </w:r>
      </w:ins>
      <w:ins w:id="2010" w:author="User" w:date="2015-04-06T22:49:00Z">
        <w:r>
          <w:rPr>
            <w:color w:val="FF0000"/>
          </w:rPr>
          <w:t xml:space="preserve"> serviços de três foto</w:t>
        </w:r>
      </w:ins>
      <w:ins w:id="2011" w:author="User" w:date="2015-04-06T22:48:00Z">
        <w:r w:rsidRPr="00607D10">
          <w:rPr>
            <w:color w:val="FF0000"/>
          </w:rPr>
          <w:t xml:space="preserve">cópias e encadernação da documentação </w:t>
        </w:r>
      </w:ins>
      <w:ins w:id="2012" w:author="User" w:date="2015-04-06T22:49:00Z">
        <w:r>
          <w:rPr>
            <w:color w:val="FF0000"/>
          </w:rPr>
          <w:t>–</w:t>
        </w:r>
      </w:ins>
      <w:ins w:id="2013" w:author="User" w:date="2015-04-06T22:48:00Z">
        <w:r w:rsidRPr="00607D10">
          <w:rPr>
            <w:color w:val="FF0000"/>
          </w:rPr>
          <w:t xml:space="preserve"> TCC</w:t>
        </w:r>
      </w:ins>
      <w:ins w:id="2014" w:author="User" w:date="2015-04-06T22:49:00Z">
        <w:r>
          <w:rPr>
            <w:color w:val="FF0000"/>
          </w:rPr>
          <w:t xml:space="preserve">, será </w:t>
        </w:r>
      </w:ins>
      <w:ins w:id="2015" w:author="User" w:date="2015-04-06T22:50:00Z">
        <w:r>
          <w:rPr>
            <w:color w:val="FF0000"/>
          </w:rPr>
          <w:t>realizada no final do projeto, por um dos integrantes, e o custo dividido em partes iguais entre os profissionais do projeto</w:t>
        </w:r>
      </w:ins>
      <w:ins w:id="2016" w:author="User" w:date="2015-04-06T22:51:00Z">
        <w:r>
          <w:rPr>
            <w:color w:val="FF0000"/>
          </w:rPr>
          <w:t>.</w:t>
        </w:r>
      </w:ins>
      <w:ins w:id="2017" w:author="User" w:date="2015-04-06T22:50:00Z">
        <w:r>
          <w:rPr>
            <w:color w:val="FF0000"/>
          </w:rPr>
          <w:t xml:space="preserve"> </w:t>
        </w:r>
      </w:ins>
      <w:del w:id="2018" w:author="User" w:date="2015-04-04T20:59:00Z">
        <w:r w:rsidR="002236A6" w:rsidRPr="00004090" w:rsidDel="00526156">
          <w:rPr>
            <w:color w:val="FF0000"/>
          </w:rPr>
          <w:delText xml:space="preserve">Descrever como as </w:delText>
        </w:r>
        <w:r w:rsidR="004F0CD6" w:rsidRPr="00004090" w:rsidDel="00526156">
          <w:rPr>
            <w:color w:val="FF0000"/>
          </w:rPr>
          <w:delText xml:space="preserve">AQUISIÇÕES </w:delText>
        </w:r>
        <w:r w:rsidR="002236A6" w:rsidRPr="00004090" w:rsidDel="00526156">
          <w:rPr>
            <w:color w:val="FF0000"/>
          </w:rPr>
          <w:delText>serão gerenciadas, incluindo:</w:delText>
        </w:r>
      </w:del>
    </w:p>
    <w:p w:rsidR="002236A6" w:rsidRPr="00B25965" w:rsidDel="00526156" w:rsidRDefault="002236A6" w:rsidP="002236A6">
      <w:pPr>
        <w:ind w:left="360"/>
        <w:rPr>
          <w:del w:id="2019" w:author="User" w:date="2015-04-04T20:59:00Z"/>
          <w:rFonts w:ascii="Arial" w:hAnsi="Arial" w:cs="Arial"/>
          <w:sz w:val="22"/>
          <w:szCs w:val="22"/>
        </w:rPr>
      </w:pPr>
    </w:p>
    <w:p w:rsidR="002236A6" w:rsidRPr="00C465E4" w:rsidDel="00526156" w:rsidRDefault="002236A6" w:rsidP="002236A6">
      <w:pPr>
        <w:numPr>
          <w:ilvl w:val="0"/>
          <w:numId w:val="12"/>
        </w:numPr>
        <w:rPr>
          <w:del w:id="2020" w:author="User" w:date="2015-04-04T20:59:00Z"/>
          <w:color w:val="FF0000"/>
        </w:rPr>
      </w:pPr>
      <w:del w:id="2021" w:author="User" w:date="2015-04-04T20:59:00Z">
        <w:r w:rsidRPr="00C465E4" w:rsidDel="00526156">
          <w:rPr>
            <w:color w:val="FF0000"/>
          </w:rPr>
          <w:delText>Decidir entre o que será feito internamente (Equipe do Projeto) e o que será adquirido externamente?</w:delText>
        </w:r>
      </w:del>
    </w:p>
    <w:p w:rsidR="002236A6" w:rsidRPr="00C465E4" w:rsidDel="00526156" w:rsidRDefault="002236A6" w:rsidP="002236A6">
      <w:pPr>
        <w:numPr>
          <w:ilvl w:val="0"/>
          <w:numId w:val="12"/>
        </w:numPr>
        <w:rPr>
          <w:del w:id="2022" w:author="User" w:date="2015-04-04T20:59:00Z"/>
          <w:color w:val="FF0000"/>
        </w:rPr>
      </w:pPr>
      <w:del w:id="2023" w:author="User" w:date="2015-04-04T20:59:00Z">
        <w:r w:rsidRPr="00C465E4" w:rsidDel="00526156">
          <w:rPr>
            <w:color w:val="FF0000"/>
          </w:rPr>
          <w:delText>Mapear as necessidades de Aquisição no Tempo do Projeto.</w:delText>
        </w:r>
        <w:r w:rsidR="000F1B36" w:rsidRPr="00863461" w:rsidDel="00526156">
          <w:rPr>
            <w:color w:val="0000FF"/>
          </w:rPr>
          <w:delText xml:space="preserve">Exemplo: </w:delText>
        </w:r>
        <w:r w:rsidR="000F1B36" w:rsidDel="00526156">
          <w:rPr>
            <w:color w:val="0000FF"/>
          </w:rPr>
          <w:delText>Necessidade de aquisição de licenças de algum software necessário para a construção do Sistema (linguagem de programação, gerenciador de banco de dados e outros), Contratação de serviços de impressão da Monografia (Entrega 9 e Entrega 10) e outras necessidades de desembolso de recursos financeiros.</w:delText>
        </w:r>
      </w:del>
    </w:p>
    <w:p w:rsidR="002236A6" w:rsidRPr="00C465E4" w:rsidDel="00526156" w:rsidRDefault="002236A6" w:rsidP="002236A6">
      <w:pPr>
        <w:numPr>
          <w:ilvl w:val="0"/>
          <w:numId w:val="12"/>
        </w:numPr>
        <w:rPr>
          <w:del w:id="2024" w:author="User" w:date="2015-04-04T20:59:00Z"/>
          <w:color w:val="FF0000"/>
        </w:rPr>
      </w:pPr>
      <w:del w:id="2025" w:author="User" w:date="2015-04-04T20:59:00Z">
        <w:r w:rsidRPr="00C465E4" w:rsidDel="00526156">
          <w:rPr>
            <w:color w:val="FF0000"/>
          </w:rPr>
          <w:delText>Para cada Aquisição mapeada:</w:delText>
        </w:r>
      </w:del>
    </w:p>
    <w:p w:rsidR="002236A6" w:rsidRPr="004F57C7" w:rsidDel="00526156" w:rsidRDefault="002236A6" w:rsidP="002236A6">
      <w:pPr>
        <w:numPr>
          <w:ilvl w:val="1"/>
          <w:numId w:val="12"/>
        </w:numPr>
        <w:rPr>
          <w:del w:id="2026" w:author="User" w:date="2015-04-04T20:59:00Z"/>
          <w:color w:val="FF0000"/>
        </w:rPr>
      </w:pPr>
      <w:del w:id="2027" w:author="User" w:date="2015-04-04T20:59:00Z">
        <w:r w:rsidRPr="004F57C7" w:rsidDel="00526156">
          <w:rPr>
            <w:color w:val="FF0000"/>
          </w:rPr>
          <w:delText>Decidir o que adquirir?</w:delText>
        </w:r>
      </w:del>
    </w:p>
    <w:p w:rsidR="002236A6" w:rsidRPr="004F57C7" w:rsidDel="00526156" w:rsidRDefault="002236A6" w:rsidP="002236A6">
      <w:pPr>
        <w:numPr>
          <w:ilvl w:val="1"/>
          <w:numId w:val="12"/>
        </w:numPr>
        <w:rPr>
          <w:del w:id="2028" w:author="User" w:date="2015-04-04T20:59:00Z"/>
          <w:color w:val="FF0000"/>
        </w:rPr>
      </w:pPr>
      <w:del w:id="2029" w:author="User" w:date="2015-04-04T20:59:00Z">
        <w:r w:rsidRPr="004F57C7" w:rsidDel="00526156">
          <w:rPr>
            <w:color w:val="FF0000"/>
          </w:rPr>
          <w:delText>Decidir quando adquirir?</w:delText>
        </w:r>
      </w:del>
    </w:p>
    <w:p w:rsidR="002236A6" w:rsidRPr="004F57C7" w:rsidDel="00526156" w:rsidRDefault="002236A6" w:rsidP="002236A6">
      <w:pPr>
        <w:numPr>
          <w:ilvl w:val="1"/>
          <w:numId w:val="12"/>
        </w:numPr>
        <w:rPr>
          <w:del w:id="2030" w:author="User" w:date="2015-04-04T20:59:00Z"/>
          <w:color w:val="FF0000"/>
        </w:rPr>
      </w:pPr>
      <w:del w:id="2031" w:author="User" w:date="2015-04-04T20:59:00Z">
        <w:r w:rsidRPr="004F57C7" w:rsidDel="00526156">
          <w:rPr>
            <w:color w:val="FF0000"/>
          </w:rPr>
          <w:delText>Decidir quanto adquirir?</w:delText>
        </w:r>
      </w:del>
    </w:p>
    <w:p w:rsidR="002236A6" w:rsidRPr="004F57C7" w:rsidDel="00526156" w:rsidRDefault="002236A6" w:rsidP="002236A6">
      <w:pPr>
        <w:numPr>
          <w:ilvl w:val="1"/>
          <w:numId w:val="12"/>
        </w:numPr>
        <w:rPr>
          <w:del w:id="2032" w:author="User" w:date="2015-04-04T20:59:00Z"/>
          <w:color w:val="FF0000"/>
        </w:rPr>
      </w:pPr>
      <w:del w:id="2033" w:author="User" w:date="2015-04-04T20:59:00Z">
        <w:r w:rsidRPr="004F57C7" w:rsidDel="00526156">
          <w:rPr>
            <w:color w:val="FF0000"/>
          </w:rPr>
          <w:delText>Decidir como adquirir?</w:delText>
        </w:r>
      </w:del>
    </w:p>
    <w:p w:rsidR="002236A6" w:rsidRPr="004F57C7" w:rsidDel="00526156" w:rsidRDefault="002236A6" w:rsidP="002236A6">
      <w:pPr>
        <w:numPr>
          <w:ilvl w:val="1"/>
          <w:numId w:val="12"/>
        </w:numPr>
        <w:rPr>
          <w:del w:id="2034" w:author="User" w:date="2015-04-04T20:59:00Z"/>
          <w:color w:val="FF0000"/>
        </w:rPr>
      </w:pPr>
      <w:del w:id="2035" w:author="User" w:date="2015-04-04T20:59:00Z">
        <w:r w:rsidRPr="004F57C7" w:rsidDel="00526156">
          <w:rPr>
            <w:color w:val="FF0000"/>
          </w:rPr>
          <w:delText>Decidir de quem adquirir?</w:delText>
        </w:r>
      </w:del>
    </w:p>
    <w:p w:rsidR="002236A6" w:rsidRPr="00C465E4" w:rsidRDefault="002236A6" w:rsidP="002236A6">
      <w:pPr>
        <w:numPr>
          <w:ilvl w:val="0"/>
          <w:numId w:val="12"/>
        </w:numPr>
        <w:rPr>
          <w:color w:val="FF0000"/>
        </w:rPr>
      </w:pPr>
      <w:del w:id="2036" w:author="User" w:date="2015-04-04T20:59:00Z">
        <w:r w:rsidRPr="00C465E4" w:rsidDel="00526156">
          <w:rPr>
            <w:color w:val="FF0000"/>
          </w:rPr>
          <w:delText>Determinar os tipos de contratações a serem utilizadas, os modelos de RFP (</w:delText>
        </w:r>
        <w:r w:rsidRPr="004F0CD6" w:rsidDel="00526156">
          <w:rPr>
            <w:i/>
            <w:color w:val="FF0000"/>
          </w:rPr>
          <w:delText>Request For Propouse</w:delText>
        </w:r>
        <w:r w:rsidRPr="00C465E4" w:rsidDel="00526156">
          <w:rPr>
            <w:color w:val="FF0000"/>
          </w:rPr>
          <w:delText>) e os critérios de seleção de fornecedores</w:delText>
        </w:r>
      </w:del>
      <w:r w:rsidRPr="00C465E4">
        <w:rPr>
          <w:color w:val="FF0000"/>
        </w:rPr>
        <w:t>.</w:t>
      </w:r>
    </w:p>
    <w:p w:rsidR="002236A6" w:rsidRPr="00C465E4" w:rsidRDefault="002236A6" w:rsidP="002236A6">
      <w:pPr>
        <w:numPr>
          <w:ilvl w:val="0"/>
          <w:numId w:val="12"/>
        </w:numPr>
        <w:rPr>
          <w:color w:val="FF0000"/>
        </w:rPr>
      </w:pPr>
      <w:r w:rsidRPr="00C465E4">
        <w:rPr>
          <w:color w:val="FF0000"/>
        </w:rPr>
        <w:t>...</w:t>
      </w:r>
    </w:p>
    <w:p w:rsidR="008118FC" w:rsidRDefault="008118FC" w:rsidP="002B1853">
      <w:pPr>
        <w:rPr>
          <w:color w:val="FF0000"/>
        </w:rPr>
      </w:pPr>
    </w:p>
    <w:p w:rsidR="002236A6" w:rsidRDefault="002236A6" w:rsidP="002236A6">
      <w:pPr>
        <w:pStyle w:val="Ttulo3"/>
        <w:rPr>
          <w:ins w:id="2037" w:author="User" w:date="2015-04-04T21:00:00Z"/>
        </w:rPr>
      </w:pPr>
      <w:bookmarkStart w:id="2038" w:name="_Toc416018471"/>
      <w:r>
        <w:t xml:space="preserve">CRONOGRAMA DO </w:t>
      </w:r>
      <w:r w:rsidR="006C6FD3">
        <w:t>PROJETO</w:t>
      </w:r>
      <w:bookmarkEnd w:id="2038"/>
    </w:p>
    <w:p w:rsidR="00176A5A" w:rsidRDefault="00526156">
      <w:pPr>
        <w:rPr>
          <w:ins w:id="2039" w:author="User" w:date="2015-04-04T21:01:00Z"/>
        </w:rPr>
        <w:pPrChange w:id="2040" w:author="User" w:date="2015-04-04T21:00:00Z">
          <w:pPr>
            <w:pStyle w:val="Ttulo3"/>
          </w:pPr>
        </w:pPrChange>
      </w:pPr>
      <w:ins w:id="2041" w:author="User" w:date="2015-04-04T21:00:00Z">
        <w:r>
          <w:t xml:space="preserve">A primeira versão do Cronograma do Projeto – Base </w:t>
        </w:r>
        <w:proofErr w:type="spellStart"/>
        <w:r>
          <w:t>Line</w:t>
        </w:r>
        <w:proofErr w:type="spellEnd"/>
        <w:r>
          <w:t xml:space="preserve"> 1, segue</w:t>
        </w:r>
      </w:ins>
      <w:ins w:id="2042" w:author="User" w:date="2015-04-04T21:01:00Z">
        <w:r>
          <w:t xml:space="preserve"> </w:t>
        </w:r>
        <w:commentRangeStart w:id="2043"/>
        <w:r>
          <w:t>abaixo</w:t>
        </w:r>
      </w:ins>
      <w:commentRangeEnd w:id="2043"/>
      <w:ins w:id="2044" w:author="User" w:date="2015-04-05T18:03:00Z">
        <w:r w:rsidR="00C60E05">
          <w:rPr>
            <w:rStyle w:val="Refdecomentrio"/>
          </w:rPr>
          <w:commentReference w:id="2043"/>
        </w:r>
      </w:ins>
      <w:ins w:id="2045" w:author="User" w:date="2015-04-04T21:01:00Z">
        <w:r>
          <w:t>:</w:t>
        </w:r>
      </w:ins>
    </w:p>
    <w:p w:rsidR="00176A5A" w:rsidRDefault="00176A5A">
      <w:pPr>
        <w:pPrChange w:id="2046" w:author="User" w:date="2015-04-04T21:00:00Z">
          <w:pPr>
            <w:pStyle w:val="Ttulo3"/>
          </w:pPr>
        </w:pPrChange>
      </w:pPr>
    </w:p>
    <w:p w:rsidR="008118FC" w:rsidRDefault="006C6FD3" w:rsidP="002236A6">
      <w:pPr>
        <w:rPr>
          <w:color w:val="FF0000"/>
        </w:rPr>
      </w:pPr>
      <w:r>
        <w:rPr>
          <w:color w:val="FF0000"/>
        </w:rPr>
        <w:t xml:space="preserve">Apresentar </w:t>
      </w:r>
      <w:r w:rsidR="003D5DB9">
        <w:rPr>
          <w:color w:val="FF0000"/>
        </w:rPr>
        <w:t>a primeira versão (</w:t>
      </w:r>
      <w:r w:rsidR="003D5DB9" w:rsidRPr="003D5DB9">
        <w:rPr>
          <w:i/>
          <w:color w:val="FF0000"/>
        </w:rPr>
        <w:t>Base Line</w:t>
      </w:r>
      <w:r w:rsidR="003D5DB9">
        <w:rPr>
          <w:color w:val="FF0000"/>
        </w:rPr>
        <w:t>1) d</w:t>
      </w:r>
      <w:r>
        <w:rPr>
          <w:color w:val="FF0000"/>
        </w:rPr>
        <w:t>o CRONOGRAMA</w:t>
      </w:r>
      <w:r w:rsidR="002236A6">
        <w:rPr>
          <w:color w:val="FF0000"/>
        </w:rPr>
        <w:t xml:space="preserve"> DO </w:t>
      </w:r>
      <w:r>
        <w:rPr>
          <w:color w:val="FF0000"/>
        </w:rPr>
        <w:t>PROJETO</w:t>
      </w:r>
      <w:r w:rsidR="00FC1B71">
        <w:rPr>
          <w:color w:val="FF0000"/>
        </w:rPr>
        <w:t>.</w:t>
      </w:r>
    </w:p>
    <w:p w:rsidR="00DE72A6" w:rsidRDefault="00DE72A6" w:rsidP="00DE72A6">
      <w:pPr>
        <w:rPr>
          <w:color w:val="FF0000"/>
        </w:rPr>
      </w:pPr>
    </w:p>
    <w:p w:rsidR="00DE72A6" w:rsidRDefault="00DE72A6" w:rsidP="00DE72A6">
      <w:pPr>
        <w:pStyle w:val="Ttulo3"/>
      </w:pPr>
      <w:bookmarkStart w:id="2047" w:name="_Toc416018472"/>
      <w:r>
        <w:t>REGISTRO DOS RISCOS DO PROJETO</w:t>
      </w:r>
      <w:bookmarkEnd w:id="2047"/>
    </w:p>
    <w:p w:rsidR="00C60E05" w:rsidRDefault="00C60E05" w:rsidP="00C60E05">
      <w:pPr>
        <w:pStyle w:val="Legenda"/>
        <w:rPr>
          <w:ins w:id="2048" w:author="User" w:date="2015-04-05T18:05:00Z"/>
        </w:rPr>
      </w:pPr>
      <w:bookmarkStart w:id="2049" w:name="_Toc416018517"/>
      <w:ins w:id="2050" w:author="User" w:date="2015-04-05T18:05:00Z">
        <w:r>
          <w:t xml:space="preserve">Tabela </w:t>
        </w:r>
        <w:r w:rsidR="008A116E">
          <w:fldChar w:fldCharType="begin"/>
        </w:r>
        <w:r>
          <w:instrText xml:space="preserve"> SEQ Tabela \* ARABIC </w:instrText>
        </w:r>
        <w:r w:rsidR="008A116E">
          <w:fldChar w:fldCharType="separate"/>
        </w:r>
        <w:r>
          <w:rPr>
            <w:noProof/>
          </w:rPr>
          <w:t>4</w:t>
        </w:r>
        <w:r w:rsidR="008A116E">
          <w:fldChar w:fldCharType="end"/>
        </w:r>
        <w:r>
          <w:t xml:space="preserve"> - Matriz de Riscos</w:t>
        </w:r>
        <w:bookmarkEnd w:id="2049"/>
      </w:ins>
    </w:p>
    <w:p w:rsidR="00C60E05" w:rsidRDefault="00C60E05" w:rsidP="00C60E05">
      <w:pPr>
        <w:rPr>
          <w:ins w:id="2051" w:author="User" w:date="2015-04-05T18:05:00Z"/>
        </w:rPr>
      </w:pPr>
      <w:ins w:id="2052" w:author="User" w:date="2015-04-05T18:05:00Z">
        <w:r>
          <w:rPr>
            <w:rStyle w:val="Refdecomentrio"/>
          </w:rPr>
          <w:commentReference w:id="2053"/>
        </w:r>
      </w:ins>
    </w:p>
    <w:p w:rsidR="00DE72A6" w:rsidRDefault="00DE72A6" w:rsidP="00DE72A6">
      <w:pPr>
        <w:rPr>
          <w:color w:val="FF0000"/>
        </w:rPr>
      </w:pPr>
      <w:r>
        <w:rPr>
          <w:color w:val="FF0000"/>
        </w:rPr>
        <w:lastRenderedPageBreak/>
        <w:t xml:space="preserve">Apresentar </w:t>
      </w:r>
      <w:r w:rsidR="003D5DB9">
        <w:rPr>
          <w:color w:val="FF0000"/>
        </w:rPr>
        <w:t>a primeira versão d</w:t>
      </w:r>
      <w:r>
        <w:rPr>
          <w:color w:val="FF0000"/>
        </w:rPr>
        <w:t>o REGISTRO DOS RISCOS</w:t>
      </w:r>
      <w:r w:rsidR="00600BEC">
        <w:rPr>
          <w:color w:val="FF0000"/>
        </w:rPr>
        <w:t>.</w:t>
      </w:r>
    </w:p>
    <w:p w:rsidR="008118FC" w:rsidRDefault="008118FC" w:rsidP="002B1853">
      <w:pPr>
        <w:rPr>
          <w:color w:val="0000FF"/>
        </w:rPr>
      </w:pPr>
    </w:p>
    <w:p w:rsidR="002B1853" w:rsidRDefault="002B1853" w:rsidP="002B1853">
      <w:pPr>
        <w:pStyle w:val="Ttulo2"/>
        <w:rPr>
          <w:lang w:val="fr-FR"/>
        </w:rPr>
      </w:pPr>
      <w:bookmarkStart w:id="2054" w:name="_Toc416018473"/>
      <w:r>
        <w:rPr>
          <w:lang w:val="fr-FR"/>
        </w:rPr>
        <w:t>Grupo de Processos de EXECUÇÃO</w:t>
      </w:r>
      <w:bookmarkEnd w:id="2054"/>
    </w:p>
    <w:p w:rsidR="00206134" w:rsidRPr="00206134" w:rsidRDefault="00206134" w:rsidP="00206134">
      <w:pPr>
        <w:rPr>
          <w:ins w:id="2055" w:author="User" w:date="2015-04-05T18:11:00Z"/>
          <w:color w:val="0000FF"/>
        </w:rPr>
      </w:pPr>
      <w:ins w:id="2056" w:author="User" w:date="2015-04-05T18:11:00Z">
        <w:r w:rsidRPr="00206134">
          <w:rPr>
            <w:color w:val="0000FF"/>
          </w:rPr>
          <w:t xml:space="preserve">  O Grupo de Processos de Execução do PMBOK compreende os processos necessários para a implementação do projeto. São eles:</w:t>
        </w:r>
      </w:ins>
    </w:p>
    <w:p w:rsidR="00206134" w:rsidRPr="00206134" w:rsidRDefault="00206134" w:rsidP="00206134">
      <w:pPr>
        <w:rPr>
          <w:ins w:id="2057" w:author="User" w:date="2015-04-05T18:11:00Z"/>
          <w:color w:val="0000FF"/>
        </w:rPr>
      </w:pPr>
    </w:p>
    <w:p w:rsidR="00206134" w:rsidRPr="00206134" w:rsidRDefault="00206134" w:rsidP="00206134">
      <w:pPr>
        <w:rPr>
          <w:ins w:id="2058" w:author="User" w:date="2015-04-05T18:11:00Z"/>
          <w:color w:val="0000FF"/>
        </w:rPr>
      </w:pPr>
      <w:ins w:id="2059" w:author="User" w:date="2015-04-05T18:11:00Z">
        <w:r>
          <w:rPr>
            <w:color w:val="0000FF"/>
          </w:rPr>
          <w:t xml:space="preserve">- </w:t>
        </w:r>
        <w:r w:rsidRPr="00206134">
          <w:rPr>
            <w:color w:val="0000FF"/>
          </w:rPr>
          <w:t>Orientar e Gerenciar a Execução do Projeto - Este é o processo que compree</w:t>
        </w:r>
        <w:r>
          <w:rPr>
            <w:color w:val="0000FF"/>
          </w:rPr>
          <w:t>nde a execução em si do projeto</w:t>
        </w:r>
      </w:ins>
      <w:ins w:id="2060" w:author="User" w:date="2015-04-05T18:12:00Z">
        <w:r>
          <w:rPr>
            <w:color w:val="0000FF"/>
          </w:rPr>
          <w:t xml:space="preserve">, realizado durante todo o ciclo de </w:t>
        </w:r>
        <w:commentRangeStart w:id="2061"/>
        <w:r>
          <w:rPr>
            <w:color w:val="0000FF"/>
          </w:rPr>
          <w:t>vida</w:t>
        </w:r>
      </w:ins>
      <w:ins w:id="2062" w:author="User" w:date="2015-04-05T18:13:00Z">
        <w:r>
          <w:rPr>
            <w:color w:val="0000FF"/>
          </w:rPr>
          <w:t xml:space="preserve"> do </w:t>
        </w:r>
        <w:commentRangeEnd w:id="2061"/>
        <w:r>
          <w:rPr>
            <w:rStyle w:val="Refdecomentrio"/>
          </w:rPr>
          <w:commentReference w:id="2061"/>
        </w:r>
        <w:r>
          <w:rPr>
            <w:color w:val="0000FF"/>
          </w:rPr>
          <w:t xml:space="preserve">projeto. </w:t>
        </w:r>
      </w:ins>
    </w:p>
    <w:p w:rsidR="00206134" w:rsidRPr="00206134" w:rsidRDefault="00206134" w:rsidP="00206134">
      <w:pPr>
        <w:rPr>
          <w:ins w:id="2063" w:author="User" w:date="2015-04-05T18:11:00Z"/>
          <w:color w:val="0000FF"/>
        </w:rPr>
      </w:pPr>
      <w:ins w:id="2064" w:author="User" w:date="2015-04-05T18:11:00Z">
        <w:r>
          <w:rPr>
            <w:color w:val="0000FF"/>
          </w:rPr>
          <w:t xml:space="preserve">- </w:t>
        </w:r>
        <w:r w:rsidRPr="00206134">
          <w:rPr>
            <w:color w:val="0000FF"/>
          </w:rPr>
          <w:t>Realizar a Garantia da Qualidade - Busca auditar se a execução está cum</w:t>
        </w:r>
        <w:r>
          <w:rPr>
            <w:color w:val="0000FF"/>
          </w:rPr>
          <w:t>prindo com a qualidade esperada</w:t>
        </w:r>
      </w:ins>
      <w:ins w:id="2065" w:author="User" w:date="2015-04-05T18:14:00Z">
        <w:r>
          <w:rPr>
            <w:color w:val="0000FF"/>
          </w:rPr>
          <w:t xml:space="preserve">, realizado durante as atividades de </w:t>
        </w:r>
        <w:commentRangeStart w:id="2066"/>
        <w:r>
          <w:rPr>
            <w:color w:val="0000FF"/>
          </w:rPr>
          <w:t>implementação e teste.</w:t>
        </w:r>
        <w:commentRangeEnd w:id="2066"/>
        <w:r>
          <w:rPr>
            <w:rStyle w:val="Refdecomentrio"/>
          </w:rPr>
          <w:commentReference w:id="2066"/>
        </w:r>
      </w:ins>
    </w:p>
    <w:p w:rsidR="00206134" w:rsidRPr="00206134" w:rsidRDefault="00206134" w:rsidP="00206134">
      <w:pPr>
        <w:rPr>
          <w:ins w:id="2067" w:author="User" w:date="2015-04-05T18:11:00Z"/>
          <w:color w:val="0000FF"/>
        </w:rPr>
      </w:pPr>
      <w:ins w:id="2068" w:author="User" w:date="2015-04-05T18:11:00Z">
        <w:r>
          <w:rPr>
            <w:color w:val="0000FF"/>
          </w:rPr>
          <w:t xml:space="preserve">- </w:t>
        </w:r>
        <w:r w:rsidRPr="00206134">
          <w:rPr>
            <w:color w:val="0000FF"/>
          </w:rPr>
          <w:t>Mobilizar a Equipe do Projeto - Montagem da equipe do projeto</w:t>
        </w:r>
      </w:ins>
      <w:ins w:id="2069" w:author="User" w:date="2015-04-05T18:14:00Z">
        <w:r>
          <w:rPr>
            <w:color w:val="0000FF"/>
          </w:rPr>
          <w:t>, realizado no início</w:t>
        </w:r>
      </w:ins>
      <w:ins w:id="2070" w:author="User" w:date="2015-04-05T18:15:00Z">
        <w:r>
          <w:rPr>
            <w:color w:val="0000FF"/>
          </w:rPr>
          <w:t>, logo que assinado o Project Charter e o SOW</w:t>
        </w:r>
      </w:ins>
      <w:ins w:id="2071" w:author="User" w:date="2015-04-05T18:11:00Z">
        <w:r w:rsidRPr="00206134">
          <w:rPr>
            <w:color w:val="0000FF"/>
          </w:rPr>
          <w:t>.</w:t>
        </w:r>
      </w:ins>
    </w:p>
    <w:p w:rsidR="00206134" w:rsidRPr="00206134" w:rsidRDefault="00206134" w:rsidP="00206134">
      <w:pPr>
        <w:rPr>
          <w:ins w:id="2072" w:author="User" w:date="2015-04-05T18:11:00Z"/>
          <w:color w:val="0000FF"/>
        </w:rPr>
      </w:pPr>
      <w:ins w:id="2073" w:author="User" w:date="2015-04-05T18:12:00Z">
        <w:r>
          <w:rPr>
            <w:color w:val="0000FF"/>
          </w:rPr>
          <w:t xml:space="preserve">- </w:t>
        </w:r>
      </w:ins>
      <w:ins w:id="2074" w:author="User" w:date="2015-04-05T18:11:00Z">
        <w:r w:rsidRPr="00206134">
          <w:rPr>
            <w:color w:val="0000FF"/>
          </w:rPr>
          <w:t>Desenvolver a Equipe do Projeto - Processo de melhoria das competências, da interação da equipe e do ambiente da empresa</w:t>
        </w:r>
      </w:ins>
      <w:ins w:id="2075" w:author="User" w:date="2015-04-05T18:15:00Z">
        <w:r>
          <w:rPr>
            <w:color w:val="0000FF"/>
          </w:rPr>
          <w:t xml:space="preserve">, realizado durante toda a implementação </w:t>
        </w:r>
        <w:commentRangeStart w:id="2076"/>
        <w:r>
          <w:rPr>
            <w:color w:val="0000FF"/>
          </w:rPr>
          <w:t>e teste</w:t>
        </w:r>
      </w:ins>
      <w:ins w:id="2077" w:author="User" w:date="2015-04-05T18:11:00Z">
        <w:r w:rsidRPr="00206134">
          <w:rPr>
            <w:color w:val="0000FF"/>
          </w:rPr>
          <w:t>.</w:t>
        </w:r>
      </w:ins>
      <w:commentRangeEnd w:id="2076"/>
      <w:ins w:id="2078" w:author="User" w:date="2015-04-05T18:15:00Z">
        <w:r>
          <w:rPr>
            <w:rStyle w:val="Refdecomentrio"/>
          </w:rPr>
          <w:commentReference w:id="2076"/>
        </w:r>
      </w:ins>
    </w:p>
    <w:p w:rsidR="00206134" w:rsidRPr="00206134" w:rsidRDefault="00206134" w:rsidP="00206134">
      <w:pPr>
        <w:rPr>
          <w:ins w:id="2079" w:author="User" w:date="2015-04-05T18:11:00Z"/>
          <w:color w:val="0000FF"/>
        </w:rPr>
      </w:pPr>
      <w:ins w:id="2080" w:author="User" w:date="2015-04-05T18:12:00Z">
        <w:r>
          <w:rPr>
            <w:color w:val="0000FF"/>
          </w:rPr>
          <w:t xml:space="preserve">- </w:t>
        </w:r>
      </w:ins>
      <w:ins w:id="2081" w:author="User" w:date="2015-04-05T18:11:00Z">
        <w:r w:rsidRPr="00206134">
          <w:rPr>
            <w:color w:val="0000FF"/>
          </w:rPr>
          <w:t>Gerenciar a Equipe do Projeto - Acompanhamento do desempenho dos membros da equipe.</w:t>
        </w:r>
      </w:ins>
    </w:p>
    <w:p w:rsidR="00206134" w:rsidRPr="00206134" w:rsidRDefault="00206134" w:rsidP="00206134">
      <w:pPr>
        <w:rPr>
          <w:ins w:id="2082" w:author="User" w:date="2015-04-05T18:11:00Z"/>
          <w:color w:val="0000FF"/>
        </w:rPr>
      </w:pPr>
      <w:ins w:id="2083" w:author="User" w:date="2015-04-05T18:12:00Z">
        <w:r>
          <w:rPr>
            <w:color w:val="0000FF"/>
          </w:rPr>
          <w:t xml:space="preserve">- </w:t>
        </w:r>
      </w:ins>
      <w:ins w:id="2084" w:author="User" w:date="2015-04-05T18:11:00Z">
        <w:r w:rsidRPr="00206134">
          <w:rPr>
            <w:color w:val="0000FF"/>
          </w:rPr>
          <w:t>Distribuir Informações - Colocar as informações do projeto disponíveis aos interessados, conforme planejado anteriormente.</w:t>
        </w:r>
      </w:ins>
    </w:p>
    <w:p w:rsidR="00206134" w:rsidRPr="00206134" w:rsidRDefault="00206134" w:rsidP="00206134">
      <w:pPr>
        <w:rPr>
          <w:ins w:id="2085" w:author="User" w:date="2015-04-05T18:11:00Z"/>
          <w:color w:val="0000FF"/>
        </w:rPr>
      </w:pPr>
      <w:ins w:id="2086" w:author="User" w:date="2015-04-05T18:12:00Z">
        <w:r>
          <w:rPr>
            <w:color w:val="0000FF"/>
          </w:rPr>
          <w:t xml:space="preserve">- </w:t>
        </w:r>
      </w:ins>
      <w:ins w:id="2087" w:author="User" w:date="2015-04-05T18:11:00Z">
        <w:r w:rsidRPr="00206134">
          <w:rPr>
            <w:color w:val="0000FF"/>
          </w:rPr>
          <w:t xml:space="preserve">Gerenciar as Expectativas dos </w:t>
        </w:r>
        <w:proofErr w:type="spellStart"/>
        <w:r w:rsidRPr="00206134">
          <w:rPr>
            <w:color w:val="0000FF"/>
          </w:rPr>
          <w:t>Stakeholders</w:t>
        </w:r>
        <w:proofErr w:type="spellEnd"/>
        <w:r w:rsidRPr="00206134">
          <w:rPr>
            <w:color w:val="0000FF"/>
          </w:rPr>
          <w:t xml:space="preserve"> - O objetivo deste processo é manter os interessados no projeto sempre a par do andamento e mitigar alguma insatisfação </w:t>
        </w:r>
        <w:r w:rsidR="006462CD">
          <w:rPr>
            <w:color w:val="0000FF"/>
          </w:rPr>
          <w:t>que por ventura possa acontecer</w:t>
        </w:r>
      </w:ins>
      <w:ins w:id="2088" w:author="User" w:date="2015-04-05T18:16:00Z">
        <w:r w:rsidR="006462CD">
          <w:rPr>
            <w:color w:val="0000FF"/>
          </w:rPr>
          <w:t>, durante as aulas, e principalmente após os entregáveis serem enviados.</w:t>
        </w:r>
      </w:ins>
    </w:p>
    <w:p w:rsidR="00206134" w:rsidRDefault="00206134" w:rsidP="00206134">
      <w:pPr>
        <w:rPr>
          <w:ins w:id="2089" w:author="User" w:date="2015-04-05T18:11:00Z"/>
          <w:color w:val="0000FF"/>
        </w:rPr>
      </w:pPr>
      <w:ins w:id="2090" w:author="User" w:date="2015-04-05T18:12:00Z">
        <w:r>
          <w:rPr>
            <w:color w:val="0000FF"/>
          </w:rPr>
          <w:t xml:space="preserve">- </w:t>
        </w:r>
      </w:ins>
      <w:ins w:id="2091" w:author="User" w:date="2015-04-05T18:11:00Z">
        <w:r w:rsidRPr="00206134">
          <w:rPr>
            <w:color w:val="0000FF"/>
          </w:rPr>
          <w:t>Realizar Aquisições - Cuida de possíveis aquisições, seleção de fornecedores e assinaturas de contratos.</w:t>
        </w:r>
      </w:ins>
    </w:p>
    <w:p w:rsidR="00F72234" w:rsidRDefault="00F72234" w:rsidP="00BE71C9">
      <w:pPr>
        <w:rPr>
          <w:color w:val="FF0000"/>
        </w:rPr>
      </w:pPr>
      <w:r>
        <w:rPr>
          <w:color w:val="0000FF"/>
        </w:rPr>
        <w:t>Vide Observação do item 2.</w:t>
      </w:r>
    </w:p>
    <w:p w:rsidR="00BE71C9" w:rsidRPr="009D3DB6" w:rsidDel="006462CD" w:rsidRDefault="00BE71C9" w:rsidP="00BE71C9">
      <w:pPr>
        <w:rPr>
          <w:del w:id="2092" w:author="User" w:date="2015-04-05T18:17:00Z"/>
          <w:color w:val="0070C0"/>
        </w:rPr>
      </w:pPr>
      <w:del w:id="2093" w:author="User" w:date="2015-04-05T18:17:00Z">
        <w:r w:rsidDel="006462CD">
          <w:rPr>
            <w:color w:val="FF0000"/>
          </w:rPr>
          <w:delText xml:space="preserve">Descrever de forma genérica os objetivos do Grupo de Processos de EXECUÇÃO do PMBOK 2008. Descrever </w:delText>
        </w:r>
        <w:r w:rsidRPr="00C93F19" w:rsidDel="006462CD">
          <w:rPr>
            <w:color w:val="FF0000"/>
            <w:u w:val="single"/>
          </w:rPr>
          <w:delText>quando</w:delText>
        </w:r>
        <w:r w:rsidDel="006462CD">
          <w:rPr>
            <w:color w:val="FF0000"/>
          </w:rPr>
          <w:delText xml:space="preserve"> e </w:delText>
        </w:r>
        <w:r w:rsidRPr="00C93F19" w:rsidDel="006462CD">
          <w:rPr>
            <w:color w:val="FF0000"/>
            <w:u w:val="single"/>
          </w:rPr>
          <w:delText>como</w:delText>
        </w:r>
        <w:r w:rsidDel="006462CD">
          <w:rPr>
            <w:color w:val="FF0000"/>
          </w:rPr>
          <w:delText xml:space="preserve"> os Processos deste Grupo foram executados, destacando o processo “</w:delText>
        </w:r>
        <w:r w:rsidRPr="00BE71C9" w:rsidDel="006462CD">
          <w:rPr>
            <w:color w:val="FF0000"/>
          </w:rPr>
          <w:delText>Realizar aGarantia daQualidade</w:delText>
        </w:r>
        <w:r w:rsidDel="006462CD">
          <w:rPr>
            <w:color w:val="FF0000"/>
          </w:rPr>
          <w:delText>”, informando se foi adotada alguma ação corretiva neste sentido.</w:delText>
        </w:r>
      </w:del>
    </w:p>
    <w:p w:rsidR="002B1853" w:rsidRDefault="002B1853" w:rsidP="002B1853">
      <w:pPr>
        <w:rPr>
          <w:color w:val="0000FF"/>
        </w:rPr>
      </w:pPr>
    </w:p>
    <w:p w:rsidR="002B1853" w:rsidRDefault="002B1853" w:rsidP="002B1853">
      <w:pPr>
        <w:pStyle w:val="Ttulo2"/>
        <w:rPr>
          <w:lang w:val="fr-FR"/>
        </w:rPr>
      </w:pPr>
      <w:bookmarkStart w:id="2094" w:name="_Toc416018474"/>
      <w:r>
        <w:rPr>
          <w:lang w:val="fr-FR"/>
        </w:rPr>
        <w:t>Grupo de Processos de MONITORAMENTO E CONTROLE</w:t>
      </w:r>
      <w:bookmarkEnd w:id="2094"/>
    </w:p>
    <w:p w:rsidR="00607D10" w:rsidRPr="00607D10" w:rsidRDefault="00607D10" w:rsidP="00607D10">
      <w:pPr>
        <w:rPr>
          <w:ins w:id="2095" w:author="User" w:date="2015-04-06T22:55:00Z"/>
          <w:color w:val="0000FF"/>
        </w:rPr>
      </w:pPr>
      <w:ins w:id="2096" w:author="User" w:date="2015-04-06T22:56:00Z">
        <w:r>
          <w:rPr>
            <w:color w:val="0000FF"/>
          </w:rPr>
          <w:tab/>
        </w:r>
      </w:ins>
      <w:ins w:id="2097" w:author="User" w:date="2015-04-06T22:55:00Z">
        <w:r w:rsidRPr="00607D10">
          <w:rPr>
            <w:color w:val="0000FF"/>
          </w:rPr>
          <w:t>PLANO DE GERENCIAMENTO DOS REQUISITOS</w:t>
        </w:r>
      </w:ins>
    </w:p>
    <w:p w:rsidR="00607D10" w:rsidRPr="00607D10" w:rsidRDefault="00607D10" w:rsidP="00607D10">
      <w:pPr>
        <w:rPr>
          <w:ins w:id="2098" w:author="User" w:date="2015-04-06T22:55:00Z"/>
          <w:color w:val="0000FF"/>
        </w:rPr>
      </w:pPr>
    </w:p>
    <w:p w:rsidR="00607D10" w:rsidRPr="00607D10" w:rsidRDefault="00607D10" w:rsidP="00607D10">
      <w:pPr>
        <w:rPr>
          <w:ins w:id="2099" w:author="User" w:date="2015-04-06T22:55:00Z"/>
          <w:color w:val="0000FF"/>
        </w:rPr>
      </w:pPr>
      <w:ins w:id="2100" w:author="User" w:date="2015-04-06T22:56:00Z">
        <w:r>
          <w:rPr>
            <w:color w:val="0000FF"/>
          </w:rPr>
          <w:lastRenderedPageBreak/>
          <w:tab/>
        </w:r>
      </w:ins>
      <w:ins w:id="2101" w:author="User" w:date="2015-04-06T22:55:00Z">
        <w:r w:rsidRPr="00607D10">
          <w:rPr>
            <w:color w:val="0000FF"/>
          </w:rPr>
          <w:t xml:space="preserve">A análise de requisitos do Projeto e os requisitos do produto serão realizadas através da técnica de tomada de decisão em grupo. Esse processo de avaliação será por decisão pela unanimidade, em que todos concordam com uma única solução.  Os requisitos do projeto e do produto estão descritos nos documentos de Declaração de Escopo, Project Charter com os requisitos funcionais e </w:t>
        </w:r>
        <w:proofErr w:type="spellStart"/>
        <w:r w:rsidRPr="00607D10">
          <w:rPr>
            <w:color w:val="0000FF"/>
          </w:rPr>
          <w:t>não-funcionais</w:t>
        </w:r>
        <w:proofErr w:type="spellEnd"/>
        <w:r w:rsidRPr="00607D10">
          <w:rPr>
            <w:color w:val="0000FF"/>
          </w:rPr>
          <w:t xml:space="preserve">, e nos Casos de Uso. Para gerenciar os requisitos a WBS/EAP, juntamente com o cronograma serão elaborados e acompanhados pelo gerente de projeto. </w:t>
        </w:r>
      </w:ins>
    </w:p>
    <w:p w:rsidR="00607D10" w:rsidRPr="00607D10" w:rsidRDefault="00607D10" w:rsidP="00607D10">
      <w:pPr>
        <w:rPr>
          <w:ins w:id="2102" w:author="User" w:date="2015-04-06T22:55:00Z"/>
          <w:color w:val="0000FF"/>
        </w:rPr>
      </w:pPr>
      <w:ins w:id="2103" w:author="User" w:date="2015-04-06T22:56:00Z">
        <w:r>
          <w:rPr>
            <w:color w:val="0000FF"/>
          </w:rPr>
          <w:tab/>
        </w:r>
      </w:ins>
      <w:ins w:id="2104" w:author="User" w:date="2015-04-06T22:55:00Z">
        <w:r w:rsidRPr="00607D10">
          <w:rPr>
            <w:color w:val="0000FF"/>
          </w:rPr>
          <w:t xml:space="preserve">As mudadas dos requisitos dos produtos estarão restritamente àquelas que agreguem qualidade, usabilidade e não impacte no tempo e nos custos do projeto. Devido ao projeto ser pequeno e restrito, o gerente de projeto somente aceitará receber um email com a solicitação de inclusão ou alteração de um requisito se houver um extremo ganho de tempo e custo no projeto. </w:t>
        </w:r>
      </w:ins>
      <w:ins w:id="2105" w:author="User" w:date="2015-04-06T22:56:00Z">
        <w:r>
          <w:rPr>
            <w:color w:val="0000FF"/>
          </w:rPr>
          <w:tab/>
        </w:r>
      </w:ins>
      <w:ins w:id="2106" w:author="User" w:date="2015-04-06T22:55:00Z">
        <w:r w:rsidRPr="00607D10">
          <w:rPr>
            <w:color w:val="0000FF"/>
          </w:rPr>
          <w:t>O ideal é para calcular o impacto da mudança de requisito é recalcular os pontos por função do projeto e comparar o impacto da aceitação e implementação do requisito.</w:t>
        </w:r>
      </w:ins>
    </w:p>
    <w:p w:rsidR="00607D10" w:rsidRDefault="00607D10" w:rsidP="00607D10">
      <w:pPr>
        <w:rPr>
          <w:ins w:id="2107" w:author="User" w:date="2015-04-06T22:56:00Z"/>
          <w:color w:val="0000FF"/>
        </w:rPr>
      </w:pPr>
      <w:ins w:id="2108" w:author="User" w:date="2015-04-06T22:55:00Z">
        <w:r w:rsidRPr="00607D10">
          <w:rPr>
            <w:color w:val="0000FF"/>
          </w:rPr>
          <w:t xml:space="preserve">A matriz de </w:t>
        </w:r>
        <w:proofErr w:type="spellStart"/>
        <w:r w:rsidRPr="00607D10">
          <w:rPr>
            <w:color w:val="0000FF"/>
          </w:rPr>
          <w:t>rastreabilidade</w:t>
        </w:r>
        <w:proofErr w:type="spellEnd"/>
        <w:r w:rsidRPr="00607D10">
          <w:rPr>
            <w:color w:val="0000FF"/>
          </w:rPr>
          <w:t xml:space="preserve"> dos requisitos14.</w:t>
        </w:r>
      </w:ins>
    </w:p>
    <w:p w:rsidR="00607D10" w:rsidRDefault="00607D10" w:rsidP="00607D10">
      <w:pPr>
        <w:rPr>
          <w:ins w:id="2109" w:author="User" w:date="2015-04-06T22:56:00Z"/>
          <w:color w:val="0000FF"/>
        </w:rPr>
      </w:pPr>
    </w:p>
    <w:p w:rsidR="00607D10" w:rsidRPr="00607D10" w:rsidRDefault="00607D10" w:rsidP="00607D10">
      <w:pPr>
        <w:rPr>
          <w:ins w:id="2110" w:author="User" w:date="2015-04-06T22:55:00Z"/>
          <w:color w:val="0000FF"/>
        </w:rPr>
      </w:pPr>
      <w:ins w:id="2111" w:author="User" w:date="2015-04-06T22:55:00Z">
        <w:r w:rsidRPr="00607D10">
          <w:rPr>
            <w:color w:val="0000FF"/>
          </w:rPr>
          <w:tab/>
          <w:t>PLANO DE MELHORIAS NO PROCESSO</w:t>
        </w:r>
      </w:ins>
    </w:p>
    <w:p w:rsidR="00607D10" w:rsidRPr="00607D10" w:rsidRDefault="00607D10" w:rsidP="00607D10">
      <w:pPr>
        <w:rPr>
          <w:ins w:id="2112" w:author="User" w:date="2015-04-06T22:55:00Z"/>
          <w:color w:val="0000FF"/>
        </w:rPr>
      </w:pPr>
    </w:p>
    <w:p w:rsidR="00607D10" w:rsidRDefault="00607D10" w:rsidP="00607D10">
      <w:pPr>
        <w:rPr>
          <w:ins w:id="2113" w:author="User" w:date="2015-04-06T22:56:00Z"/>
          <w:color w:val="0000FF"/>
        </w:rPr>
      </w:pPr>
      <w:ins w:id="2114" w:author="User" w:date="2015-04-06T22:56:00Z">
        <w:r>
          <w:rPr>
            <w:color w:val="0000FF"/>
          </w:rPr>
          <w:tab/>
        </w:r>
      </w:ins>
      <w:ins w:id="2115" w:author="User" w:date="2015-04-06T22:55:00Z">
        <w:r w:rsidRPr="00607D10">
          <w:rPr>
            <w:color w:val="0000FF"/>
          </w:rPr>
          <w:t>Como plano de melhorias no processo, a gerente de projeto manterá um registro com as descrições das ações que refletiram na melhoria do processo de gerenciamento do projeto, ou seja, as decisões e ações tomadas pelo próprio gerente do projeto. A equipe também deve registrar as ações que resultaram em aumento no valor e no desempenho do produto, e enviar ao gerente de projeto para que seja incorporado ao registro de melhorias. Atividades previstas no cronograma do projeto que devem resultam em melhorias são: estudo de bibliografia adequada e específica, pesquisa de aplicativos e framework melhores para uso da equipe, Estratégias de resolução de conflitos pessoais pra execução do projeto.</w:t>
        </w:r>
      </w:ins>
    </w:p>
    <w:p w:rsidR="00607D10" w:rsidRDefault="00607D10" w:rsidP="00607D10">
      <w:pPr>
        <w:rPr>
          <w:ins w:id="2116" w:author="User" w:date="2015-04-06T22:56:00Z"/>
          <w:color w:val="0000FF"/>
        </w:rPr>
      </w:pPr>
    </w:p>
    <w:p w:rsidR="00F72234" w:rsidRDefault="00F72234" w:rsidP="00607D10">
      <w:pPr>
        <w:rPr>
          <w:ins w:id="2117" w:author="User" w:date="2015-04-04T21:03:00Z"/>
          <w:color w:val="0000FF"/>
        </w:rPr>
      </w:pPr>
      <w:r>
        <w:rPr>
          <w:color w:val="0000FF"/>
        </w:rPr>
        <w:t>Vide Observação do item 2.</w:t>
      </w:r>
    </w:p>
    <w:p w:rsidR="00526156" w:rsidRDefault="00526156" w:rsidP="00F72234">
      <w:pPr>
        <w:rPr>
          <w:ins w:id="2118" w:author="User" w:date="2015-04-04T21:03:00Z"/>
          <w:color w:val="0000FF"/>
        </w:rPr>
      </w:pPr>
    </w:p>
    <w:p w:rsidR="00526156" w:rsidRDefault="00526156" w:rsidP="00F72234">
      <w:pPr>
        <w:rPr>
          <w:color w:val="FF0000"/>
        </w:rPr>
      </w:pPr>
    </w:p>
    <w:p w:rsidR="00BE71C9" w:rsidRDefault="00BE71C9" w:rsidP="00BE71C9">
      <w:pPr>
        <w:rPr>
          <w:ins w:id="2119" w:author="User" w:date="2015-04-04T21:05:00Z"/>
          <w:color w:val="FF0000"/>
        </w:rPr>
      </w:pPr>
      <w:r>
        <w:rPr>
          <w:color w:val="FF0000"/>
        </w:rPr>
        <w:t xml:space="preserve">Descrever de forma genérica os objetivos do Grupo de Processos de </w:t>
      </w:r>
      <w:r w:rsidRPr="00BE71C9">
        <w:rPr>
          <w:color w:val="FF0000"/>
        </w:rPr>
        <w:t>MONITORAMENTO E CONTROLE</w:t>
      </w:r>
      <w:r>
        <w:rPr>
          <w:color w:val="FF0000"/>
        </w:rPr>
        <w:t xml:space="preserve"> do PMBOK 2008. Descrever </w:t>
      </w:r>
      <w:r w:rsidRPr="00C93F19">
        <w:rPr>
          <w:color w:val="FF0000"/>
          <w:u w:val="single"/>
        </w:rPr>
        <w:t>quando</w:t>
      </w:r>
      <w:r>
        <w:rPr>
          <w:color w:val="FF0000"/>
        </w:rPr>
        <w:t xml:space="preserve"> e </w:t>
      </w:r>
      <w:r w:rsidRPr="00C93F19">
        <w:rPr>
          <w:color w:val="FF0000"/>
          <w:u w:val="single"/>
        </w:rPr>
        <w:t>como</w:t>
      </w:r>
      <w:r>
        <w:rPr>
          <w:color w:val="FF0000"/>
        </w:rPr>
        <w:t xml:space="preserve"> os Processos deste Grupo foram executados, destacando se houve alguma Mudança no Escopo do Projeto, e por </w:t>
      </w:r>
      <w:proofErr w:type="spellStart"/>
      <w:r w:rsidR="00863461">
        <w:rPr>
          <w:color w:val="FF0000"/>
        </w:rPr>
        <w:t>consequência</w:t>
      </w:r>
      <w:r>
        <w:rPr>
          <w:color w:val="FF0000"/>
        </w:rPr>
        <w:t>alguma</w:t>
      </w:r>
      <w:proofErr w:type="spellEnd"/>
      <w:r>
        <w:rPr>
          <w:color w:val="FF0000"/>
        </w:rPr>
        <w:t xml:space="preserve"> atualização no Cronograma </w:t>
      </w:r>
      <w:r w:rsidR="007F2D5A">
        <w:rPr>
          <w:color w:val="FF0000"/>
        </w:rPr>
        <w:t>(Comentar os motivos que provocaram ajuste</w:t>
      </w:r>
      <w:r w:rsidR="00600BEC">
        <w:rPr>
          <w:color w:val="FF0000"/>
        </w:rPr>
        <w:t>s</w:t>
      </w:r>
      <w:r w:rsidR="007F2D5A">
        <w:rPr>
          <w:color w:val="FF0000"/>
        </w:rPr>
        <w:t xml:space="preserve"> no Cronograma, como mudanças na Equipe </w:t>
      </w:r>
      <w:r w:rsidR="00600BEC">
        <w:rPr>
          <w:color w:val="FF0000"/>
        </w:rPr>
        <w:t>[</w:t>
      </w:r>
      <w:r w:rsidR="007F2D5A">
        <w:rPr>
          <w:color w:val="FF0000"/>
        </w:rPr>
        <w:t xml:space="preserve">saída ou entrada de novo elemento, mudanças no </w:t>
      </w:r>
      <w:r w:rsidR="007F2D5A">
        <w:rPr>
          <w:color w:val="FF0000"/>
        </w:rPr>
        <w:lastRenderedPageBreak/>
        <w:t xml:space="preserve">Escopo do Produto, planejamento equivocado, </w:t>
      </w:r>
      <w:proofErr w:type="spellStart"/>
      <w:r w:rsidR="007F2D5A">
        <w:rPr>
          <w:color w:val="FF0000"/>
        </w:rPr>
        <w:t>etc</w:t>
      </w:r>
      <w:proofErr w:type="spellEnd"/>
      <w:r w:rsidR="00600BEC">
        <w:rPr>
          <w:color w:val="FF0000"/>
        </w:rPr>
        <w:t>]</w:t>
      </w:r>
      <w:r w:rsidR="007F2D5A">
        <w:rPr>
          <w:color w:val="FF0000"/>
        </w:rPr>
        <w:t xml:space="preserve">) </w:t>
      </w:r>
      <w:r>
        <w:rPr>
          <w:color w:val="FF0000"/>
        </w:rPr>
        <w:t>e na Linha de Base de Custos.</w:t>
      </w:r>
      <w:r w:rsidR="000C147A">
        <w:rPr>
          <w:color w:val="FF0000"/>
        </w:rPr>
        <w:t xml:space="preserve"> Informar como se comportaram os Riscos do Projeto</w:t>
      </w:r>
      <w:r w:rsidR="00600BEC">
        <w:rPr>
          <w:color w:val="FF0000"/>
        </w:rPr>
        <w:t xml:space="preserve"> (Comentar como os riscos iniciais e os que surgiram durante o desenrolar do Projeto foram mitigados)</w:t>
      </w:r>
      <w:r w:rsidR="000C147A">
        <w:rPr>
          <w:color w:val="FF0000"/>
        </w:rPr>
        <w:t>.</w:t>
      </w:r>
    </w:p>
    <w:p w:rsidR="00422AE9" w:rsidRDefault="00422AE9" w:rsidP="00BE71C9">
      <w:pPr>
        <w:rPr>
          <w:ins w:id="2120" w:author="User" w:date="2015-04-04T21:05:00Z"/>
          <w:color w:val="FF0000"/>
        </w:rPr>
      </w:pPr>
    </w:p>
    <w:p w:rsidR="00422AE9" w:rsidDel="00C60E05" w:rsidRDefault="00422AE9" w:rsidP="00BE71C9">
      <w:pPr>
        <w:rPr>
          <w:del w:id="2121" w:author="User" w:date="2015-04-05T18:06:00Z"/>
          <w:color w:val="FF0000"/>
        </w:rPr>
      </w:pPr>
    </w:p>
    <w:p w:rsidR="002B1853" w:rsidDel="00C60E05" w:rsidRDefault="002B1853" w:rsidP="00526156">
      <w:pPr>
        <w:rPr>
          <w:del w:id="2122" w:author="User" w:date="2015-04-05T18:06:00Z"/>
          <w:color w:val="0000FF"/>
        </w:rPr>
      </w:pPr>
    </w:p>
    <w:p w:rsidR="002B1853" w:rsidRDefault="002B1853" w:rsidP="002B1853">
      <w:pPr>
        <w:pStyle w:val="Ttulo2"/>
        <w:rPr>
          <w:lang w:val="fr-FR"/>
        </w:rPr>
      </w:pPr>
      <w:bookmarkStart w:id="2123" w:name="_Toc416018475"/>
      <w:r>
        <w:rPr>
          <w:lang w:val="fr-FR"/>
        </w:rPr>
        <w:t>Grupo de Processos de ENCERRAMENTO</w:t>
      </w:r>
      <w:bookmarkEnd w:id="2123"/>
    </w:p>
    <w:p w:rsidR="009C146E" w:rsidRPr="009C146E" w:rsidRDefault="009C146E" w:rsidP="009C146E">
      <w:pPr>
        <w:rPr>
          <w:ins w:id="2124" w:author="User" w:date="2015-04-05T18:46:00Z"/>
          <w:color w:val="0000FF"/>
        </w:rPr>
      </w:pPr>
      <w:ins w:id="2125" w:author="User" w:date="2015-04-05T18:47:00Z">
        <w:r>
          <w:rPr>
            <w:color w:val="0000FF"/>
          </w:rPr>
          <w:tab/>
        </w:r>
      </w:ins>
      <w:ins w:id="2126" w:author="User" w:date="2015-04-05T18:46:00Z">
        <w:r w:rsidRPr="009C146E">
          <w:rPr>
            <w:color w:val="0000FF"/>
          </w:rPr>
          <w:t xml:space="preserve">O processo de encerrar projeto </w:t>
        </w:r>
        <w:r>
          <w:rPr>
            <w:color w:val="0000FF"/>
          </w:rPr>
          <w:t>recebe</w:t>
        </w:r>
      </w:ins>
      <w:ins w:id="2127" w:author="User" w:date="2015-04-05T18:47:00Z">
        <w:r>
          <w:rPr>
            <w:color w:val="0000FF"/>
          </w:rPr>
          <w:t xml:space="preserve"> </w:t>
        </w:r>
      </w:ins>
      <w:ins w:id="2128" w:author="User" w:date="2015-04-05T18:46:00Z">
        <w:r w:rsidRPr="009C146E">
          <w:rPr>
            <w:color w:val="0000FF"/>
          </w:rPr>
          <w:t xml:space="preserve">as entregas o projeto e </w:t>
        </w:r>
      </w:ins>
      <w:ins w:id="2129" w:author="User" w:date="2015-04-05T18:47:00Z">
        <w:r>
          <w:rPr>
            <w:color w:val="0000FF"/>
          </w:rPr>
          <w:t xml:space="preserve">o </w:t>
        </w:r>
      </w:ins>
      <w:ins w:id="2130" w:author="User" w:date="2015-04-05T18:46:00Z">
        <w:r w:rsidRPr="009C146E">
          <w:rPr>
            <w:color w:val="0000FF"/>
          </w:rPr>
          <w:t xml:space="preserve">finalizar o mesmo, </w:t>
        </w:r>
      </w:ins>
      <w:ins w:id="2131" w:author="User" w:date="2015-04-05T18:47:00Z">
        <w:r>
          <w:rPr>
            <w:color w:val="0000FF"/>
          </w:rPr>
          <w:t xml:space="preserve">sendo </w:t>
        </w:r>
      </w:ins>
      <w:ins w:id="2132" w:author="User" w:date="2015-04-05T18:46:00Z">
        <w:r w:rsidRPr="009C146E">
          <w:rPr>
            <w:color w:val="0000FF"/>
          </w:rPr>
          <w:t>acompanhad</w:t>
        </w:r>
      </w:ins>
      <w:ins w:id="2133" w:author="User" w:date="2015-04-05T18:48:00Z">
        <w:r w:rsidR="00A05BAC">
          <w:rPr>
            <w:color w:val="0000FF"/>
          </w:rPr>
          <w:t>o</w:t>
        </w:r>
      </w:ins>
      <w:ins w:id="2134" w:author="User" w:date="2015-04-05T18:46:00Z">
        <w:r w:rsidRPr="009C146E">
          <w:rPr>
            <w:color w:val="0000FF"/>
          </w:rPr>
          <w:t xml:space="preserve"> d</w:t>
        </w:r>
      </w:ins>
      <w:ins w:id="2135" w:author="User" w:date="2015-04-05T18:48:00Z">
        <w:r w:rsidR="00A05BAC">
          <w:rPr>
            <w:color w:val="0000FF"/>
          </w:rPr>
          <w:t>a</w:t>
        </w:r>
      </w:ins>
      <w:ins w:id="2136" w:author="User" w:date="2015-04-05T18:46:00Z">
        <w:r w:rsidRPr="009C146E">
          <w:rPr>
            <w:color w:val="0000FF"/>
          </w:rPr>
          <w:t xml:space="preserve"> documentação final</w:t>
        </w:r>
      </w:ins>
      <w:ins w:id="2137" w:author="User" w:date="2015-04-05T18:48:00Z">
        <w:r w:rsidR="00A05BAC">
          <w:rPr>
            <w:color w:val="0000FF"/>
          </w:rPr>
          <w:t xml:space="preserve"> de</w:t>
        </w:r>
      </w:ins>
      <w:ins w:id="2138" w:author="User" w:date="2015-04-05T18:46:00Z">
        <w:r w:rsidRPr="009C146E">
          <w:rPr>
            <w:color w:val="0000FF"/>
          </w:rPr>
          <w:t>ssa etapa.</w:t>
        </w:r>
      </w:ins>
    </w:p>
    <w:p w:rsidR="009C146E" w:rsidRPr="009C146E" w:rsidRDefault="00A05BAC" w:rsidP="009C146E">
      <w:pPr>
        <w:rPr>
          <w:ins w:id="2139" w:author="User" w:date="2015-04-05T18:46:00Z"/>
          <w:color w:val="0000FF"/>
        </w:rPr>
      </w:pPr>
      <w:ins w:id="2140" w:author="User" w:date="2015-04-05T18:49:00Z">
        <w:r>
          <w:rPr>
            <w:color w:val="0000FF"/>
          </w:rPr>
          <w:tab/>
          <w:t xml:space="preserve">Com base no </w:t>
        </w:r>
      </w:ins>
      <w:ins w:id="2141" w:author="User" w:date="2015-04-05T18:46:00Z">
        <w:r w:rsidR="009C146E" w:rsidRPr="009C146E">
          <w:rPr>
            <w:color w:val="0000FF"/>
          </w:rPr>
          <w:t>Plano de Gerenciamento do Projeto</w:t>
        </w:r>
      </w:ins>
      <w:ins w:id="2142" w:author="User" w:date="2015-04-05T18:49:00Z">
        <w:r>
          <w:rPr>
            <w:color w:val="0000FF"/>
          </w:rPr>
          <w:t>, é verificado se o projeto pode ser encerrado. Ser</w:t>
        </w:r>
      </w:ins>
      <w:ins w:id="2143" w:author="User" w:date="2015-04-05T18:50:00Z">
        <w:r>
          <w:rPr>
            <w:color w:val="0000FF"/>
          </w:rPr>
          <w:t>á necessário analisar as informações do Plano de Gerenciamento, inicialment</w:t>
        </w:r>
      </w:ins>
      <w:ins w:id="2144" w:author="User" w:date="2015-04-05T18:51:00Z">
        <w:r>
          <w:rPr>
            <w:color w:val="0000FF"/>
          </w:rPr>
          <w:t>e planejadas e comparar com o</w:t>
        </w:r>
      </w:ins>
      <w:ins w:id="2145" w:author="User" w:date="2015-04-05T18:50:00Z">
        <w:r>
          <w:rPr>
            <w:color w:val="0000FF"/>
          </w:rPr>
          <w:t>s documentos que foram sendo atualizados.</w:t>
        </w:r>
      </w:ins>
    </w:p>
    <w:p w:rsidR="00A05BAC" w:rsidRDefault="00A05BAC" w:rsidP="00A05BAC">
      <w:pPr>
        <w:rPr>
          <w:ins w:id="2146" w:author="User" w:date="2015-04-05T18:55:00Z"/>
          <w:color w:val="0000FF"/>
        </w:rPr>
      </w:pPr>
      <w:ins w:id="2147" w:author="User" w:date="2015-04-05T18:51:00Z">
        <w:r>
          <w:rPr>
            <w:color w:val="0000FF"/>
          </w:rPr>
          <w:tab/>
          <w:t>Outr</w:t>
        </w:r>
      </w:ins>
      <w:ins w:id="2148" w:author="User" w:date="2015-04-05T18:52:00Z">
        <w:r>
          <w:rPr>
            <w:color w:val="0000FF"/>
          </w:rPr>
          <w:t>a etapa do Processo de encerramento é documentar o aceite e validação do ponto de vista do cliente</w:t>
        </w:r>
      </w:ins>
      <w:ins w:id="2149" w:author="User" w:date="2015-04-05T18:53:00Z">
        <w:r>
          <w:rPr>
            <w:color w:val="0000FF"/>
          </w:rPr>
          <w:t>, para ter uma certificação da finalização do projeto.</w:t>
        </w:r>
      </w:ins>
      <w:ins w:id="2150" w:author="User" w:date="2015-04-05T18:52:00Z">
        <w:r>
          <w:rPr>
            <w:color w:val="0000FF"/>
          </w:rPr>
          <w:t xml:space="preserve"> </w:t>
        </w:r>
      </w:ins>
      <w:ins w:id="2151" w:author="User" w:date="2015-04-05T18:53:00Z">
        <w:r>
          <w:rPr>
            <w:color w:val="0000FF"/>
          </w:rPr>
          <w:t xml:space="preserve"> </w:t>
        </w:r>
      </w:ins>
      <w:ins w:id="2152" w:author="User" w:date="2015-04-05T18:54:00Z">
        <w:r>
          <w:rPr>
            <w:color w:val="0000FF"/>
          </w:rPr>
          <w:t xml:space="preserve">Também é sugerido uma </w:t>
        </w:r>
      </w:ins>
      <w:ins w:id="2153" w:author="User" w:date="2015-04-05T18:46:00Z">
        <w:r w:rsidR="009C146E" w:rsidRPr="009C146E">
          <w:rPr>
            <w:color w:val="0000FF"/>
          </w:rPr>
          <w:t xml:space="preserve">opinião especializada </w:t>
        </w:r>
      </w:ins>
      <w:ins w:id="2154" w:author="User" w:date="2015-04-05T18:54:00Z">
        <w:r>
          <w:rPr>
            <w:color w:val="0000FF"/>
          </w:rPr>
          <w:t xml:space="preserve"> de</w:t>
        </w:r>
      </w:ins>
      <w:ins w:id="2155" w:author="User" w:date="2015-04-05T18:46:00Z">
        <w:r w:rsidR="009C146E" w:rsidRPr="009C146E">
          <w:rPr>
            <w:color w:val="0000FF"/>
          </w:rPr>
          <w:t xml:space="preserve"> avalia</w:t>
        </w:r>
      </w:ins>
      <w:ins w:id="2156" w:author="User" w:date="2015-04-05T18:54:00Z">
        <w:r>
          <w:rPr>
            <w:color w:val="0000FF"/>
          </w:rPr>
          <w:t>ção</w:t>
        </w:r>
      </w:ins>
      <w:ins w:id="2157" w:author="User" w:date="2015-04-05T18:46:00Z">
        <w:r w:rsidR="009C146E" w:rsidRPr="009C146E">
          <w:rPr>
            <w:color w:val="0000FF"/>
          </w:rPr>
          <w:t xml:space="preserve"> as entregas do projeto</w:t>
        </w:r>
      </w:ins>
      <w:ins w:id="2158" w:author="User" w:date="2015-04-05T18:55:00Z">
        <w:r>
          <w:rPr>
            <w:color w:val="0000FF"/>
          </w:rPr>
          <w:t xml:space="preserve">. </w:t>
        </w:r>
      </w:ins>
    </w:p>
    <w:p w:rsidR="00A05BAC" w:rsidRDefault="00A05BAC" w:rsidP="009C146E">
      <w:pPr>
        <w:rPr>
          <w:ins w:id="2159" w:author="User" w:date="2015-04-05T18:57:00Z"/>
          <w:color w:val="0000FF"/>
        </w:rPr>
      </w:pPr>
      <w:ins w:id="2160" w:author="User" w:date="2015-04-05T18:55:00Z">
        <w:r>
          <w:rPr>
            <w:color w:val="0000FF"/>
          </w:rPr>
          <w:tab/>
          <w:t>Os</w:t>
        </w:r>
      </w:ins>
      <w:ins w:id="2161" w:author="User" w:date="2015-04-05T18:46:00Z">
        <w:r w:rsidR="009C146E" w:rsidRPr="009C146E">
          <w:rPr>
            <w:color w:val="0000FF"/>
          </w:rPr>
          <w:t xml:space="preserve"> procedimentos legais de entrega de seu resultado, englobam a</w:t>
        </w:r>
      </w:ins>
      <w:ins w:id="2162" w:author="User" w:date="2015-04-05T18:56:00Z">
        <w:r>
          <w:rPr>
            <w:color w:val="0000FF"/>
          </w:rPr>
          <w:t>lém</w:t>
        </w:r>
      </w:ins>
      <w:ins w:id="2163" w:author="User" w:date="2015-04-05T18:46:00Z">
        <w:r w:rsidR="009C146E" w:rsidRPr="009C146E">
          <w:rPr>
            <w:color w:val="0000FF"/>
          </w:rPr>
          <w:t xml:space="preserve"> documentação de recebimento d</w:t>
        </w:r>
        <w:r>
          <w:rPr>
            <w:color w:val="0000FF"/>
          </w:rPr>
          <w:t>as entregas e o termo de aceite</w:t>
        </w:r>
      </w:ins>
      <w:ins w:id="2164" w:author="User" w:date="2015-04-05T18:57:00Z">
        <w:r>
          <w:rPr>
            <w:color w:val="0000FF"/>
          </w:rPr>
          <w:t xml:space="preserve">, também as ações de </w:t>
        </w:r>
      </w:ins>
    </w:p>
    <w:p w:rsidR="009C146E" w:rsidRPr="009C146E" w:rsidRDefault="009C146E" w:rsidP="009C146E">
      <w:pPr>
        <w:rPr>
          <w:ins w:id="2165" w:author="User" w:date="2015-04-05T18:46:00Z"/>
          <w:color w:val="0000FF"/>
        </w:rPr>
      </w:pPr>
      <w:ins w:id="2166" w:author="User" w:date="2015-04-05T18:46:00Z">
        <w:r w:rsidRPr="009C146E">
          <w:rPr>
            <w:color w:val="0000FF"/>
          </w:rPr>
          <w:t>Arquivos do Projeto</w:t>
        </w:r>
      </w:ins>
    </w:p>
    <w:p w:rsidR="009C146E" w:rsidRPr="009C146E" w:rsidRDefault="009C146E" w:rsidP="009C146E">
      <w:pPr>
        <w:rPr>
          <w:ins w:id="2167" w:author="User" w:date="2015-04-05T18:46:00Z"/>
          <w:color w:val="0000FF"/>
        </w:rPr>
      </w:pPr>
      <w:ins w:id="2168" w:author="User" w:date="2015-04-05T18:46:00Z">
        <w:r w:rsidRPr="009C146E">
          <w:rPr>
            <w:color w:val="0000FF"/>
          </w:rPr>
          <w:t>Documentos de Encerramento do Projeto ou Fase</w:t>
        </w:r>
      </w:ins>
    </w:p>
    <w:p w:rsidR="009C146E" w:rsidRPr="009C146E" w:rsidRDefault="009C146E" w:rsidP="009C146E">
      <w:pPr>
        <w:rPr>
          <w:ins w:id="2169" w:author="User" w:date="2015-04-05T18:46:00Z"/>
          <w:color w:val="0000FF"/>
        </w:rPr>
      </w:pPr>
      <w:ins w:id="2170" w:author="User" w:date="2015-04-05T18:46:00Z">
        <w:r w:rsidRPr="009C146E">
          <w:rPr>
            <w:color w:val="0000FF"/>
          </w:rPr>
          <w:t>Informação Histórica</w:t>
        </w:r>
      </w:ins>
    </w:p>
    <w:p w:rsidR="00A05BAC" w:rsidRDefault="00A05BAC" w:rsidP="009C146E">
      <w:pPr>
        <w:rPr>
          <w:ins w:id="2171" w:author="User" w:date="2015-04-05T18:58:00Z"/>
          <w:color w:val="0000FF"/>
        </w:rPr>
      </w:pPr>
    </w:p>
    <w:p w:rsidR="009C146E" w:rsidRPr="009C146E" w:rsidRDefault="00A05BAC" w:rsidP="000D6CDA">
      <w:pPr>
        <w:rPr>
          <w:ins w:id="2172" w:author="User" w:date="2015-04-05T18:46:00Z"/>
          <w:color w:val="0000FF"/>
        </w:rPr>
      </w:pPr>
      <w:ins w:id="2173" w:author="User" w:date="2015-04-05T18:58:00Z">
        <w:r>
          <w:rPr>
            <w:color w:val="0000FF"/>
          </w:rPr>
          <w:tab/>
        </w:r>
        <w:r w:rsidR="000D6CDA">
          <w:rPr>
            <w:color w:val="0000FF"/>
          </w:rPr>
          <w:t xml:space="preserve">No caso de haver contratos de </w:t>
        </w:r>
      </w:ins>
      <w:ins w:id="2174" w:author="User" w:date="2015-04-05T18:46:00Z">
        <w:r w:rsidR="009C146E" w:rsidRPr="009C146E">
          <w:rPr>
            <w:color w:val="0000FF"/>
          </w:rPr>
          <w:t>Aquisições</w:t>
        </w:r>
      </w:ins>
      <w:ins w:id="2175" w:author="User" w:date="2015-04-05T18:58:00Z">
        <w:r w:rsidR="000D6CDA">
          <w:rPr>
            <w:color w:val="0000FF"/>
          </w:rPr>
          <w:t xml:space="preserve">, é necessário analisar o </w:t>
        </w:r>
      </w:ins>
      <w:ins w:id="2176" w:author="User" w:date="2015-04-05T18:46:00Z">
        <w:r w:rsidR="009C146E" w:rsidRPr="009C146E">
          <w:rPr>
            <w:color w:val="0000FF"/>
          </w:rPr>
          <w:t>Plano de Gerenciamento do Projeto</w:t>
        </w:r>
      </w:ins>
      <w:ins w:id="2177" w:author="User" w:date="2015-04-05T18:58:00Z">
        <w:r w:rsidR="000D6CDA">
          <w:rPr>
            <w:color w:val="0000FF"/>
          </w:rPr>
          <w:t xml:space="preserve">, </w:t>
        </w:r>
      </w:ins>
      <w:ins w:id="2178" w:author="User" w:date="2015-04-05T18:46:00Z">
        <w:r w:rsidR="009C146E" w:rsidRPr="009C146E">
          <w:rPr>
            <w:color w:val="0000FF"/>
          </w:rPr>
          <w:t xml:space="preserve">em especial o plano de gerenciamento das aquisições, com base nessas informações que as </w:t>
        </w:r>
        <w:r w:rsidR="000D6CDA">
          <w:rPr>
            <w:color w:val="0000FF"/>
          </w:rPr>
          <w:t>aquisições devem ser encerradas</w:t>
        </w:r>
      </w:ins>
      <w:ins w:id="2179" w:author="User" w:date="2015-04-05T18:59:00Z">
        <w:r w:rsidR="000D6CDA">
          <w:rPr>
            <w:color w:val="0000FF"/>
          </w:rPr>
          <w:t>, e arquivad</w:t>
        </w:r>
      </w:ins>
      <w:ins w:id="2180" w:author="User" w:date="2015-04-05T19:00:00Z">
        <w:r w:rsidR="000D6CDA">
          <w:rPr>
            <w:color w:val="0000FF"/>
          </w:rPr>
          <w:t>os os</w:t>
        </w:r>
      </w:ins>
      <w:ins w:id="2181" w:author="User" w:date="2015-04-05T18:46:00Z">
        <w:r w:rsidR="009C146E" w:rsidRPr="009C146E">
          <w:rPr>
            <w:color w:val="0000FF"/>
          </w:rPr>
          <w:t xml:space="preserve"> documento</w:t>
        </w:r>
      </w:ins>
      <w:ins w:id="2182" w:author="User" w:date="2015-04-05T19:00:00Z">
        <w:r w:rsidR="000D6CDA">
          <w:rPr>
            <w:color w:val="0000FF"/>
          </w:rPr>
          <w:t>s</w:t>
        </w:r>
      </w:ins>
      <w:ins w:id="2183" w:author="User" w:date="2015-04-05T18:46:00Z">
        <w:r w:rsidR="009C146E" w:rsidRPr="009C146E">
          <w:rPr>
            <w:color w:val="0000FF"/>
          </w:rPr>
          <w:t xml:space="preserve"> de aquisição </w:t>
        </w:r>
      </w:ins>
    </w:p>
    <w:p w:rsidR="009C146E" w:rsidRPr="009C146E" w:rsidRDefault="009C146E" w:rsidP="009C146E">
      <w:pPr>
        <w:rPr>
          <w:ins w:id="2184" w:author="User" w:date="2015-04-05T18:46:00Z"/>
          <w:color w:val="0000FF"/>
        </w:rPr>
      </w:pPr>
    </w:p>
    <w:p w:rsidR="009C146E" w:rsidRPr="009C146E" w:rsidRDefault="009C146E" w:rsidP="009C146E">
      <w:pPr>
        <w:rPr>
          <w:ins w:id="2185" w:author="User" w:date="2015-04-05T18:46:00Z"/>
          <w:color w:val="0000FF"/>
        </w:rPr>
      </w:pPr>
      <w:ins w:id="2186" w:author="User" w:date="2015-04-05T18:46:00Z">
        <w:r w:rsidRPr="009C146E">
          <w:rPr>
            <w:color w:val="0000FF"/>
          </w:rPr>
          <w:t>Ferramentas e Técnicas</w:t>
        </w:r>
      </w:ins>
    </w:p>
    <w:p w:rsidR="009C146E" w:rsidRPr="009C146E" w:rsidRDefault="009C146E" w:rsidP="009C146E">
      <w:pPr>
        <w:rPr>
          <w:ins w:id="2187" w:author="User" w:date="2015-04-05T18:46:00Z"/>
          <w:color w:val="0000FF"/>
        </w:rPr>
      </w:pPr>
    </w:p>
    <w:p w:rsidR="009C146E" w:rsidRPr="009C146E" w:rsidRDefault="009C146E" w:rsidP="009C146E">
      <w:pPr>
        <w:rPr>
          <w:ins w:id="2188" w:author="User" w:date="2015-04-05T18:46:00Z"/>
          <w:color w:val="0000FF"/>
        </w:rPr>
      </w:pPr>
      <w:ins w:id="2189" w:author="User" w:date="2015-04-05T18:46:00Z">
        <w:r w:rsidRPr="009C146E">
          <w:rPr>
            <w:color w:val="0000FF"/>
          </w:rPr>
          <w:t>Auditorias de Aquisições</w:t>
        </w:r>
      </w:ins>
    </w:p>
    <w:p w:rsidR="009C146E" w:rsidRPr="009C146E" w:rsidRDefault="009C146E" w:rsidP="009C146E">
      <w:pPr>
        <w:rPr>
          <w:ins w:id="2190" w:author="User" w:date="2015-04-05T18:46:00Z"/>
          <w:color w:val="0000FF"/>
        </w:rPr>
      </w:pPr>
    </w:p>
    <w:p w:rsidR="009C146E" w:rsidRPr="009C146E" w:rsidRDefault="009C146E" w:rsidP="009C146E">
      <w:pPr>
        <w:rPr>
          <w:ins w:id="2191" w:author="User" w:date="2015-04-05T18:46:00Z"/>
          <w:color w:val="0000FF"/>
        </w:rPr>
      </w:pPr>
      <w:ins w:id="2192" w:author="User" w:date="2015-04-05T18:46:00Z">
        <w:r w:rsidRPr="009C146E">
          <w:rPr>
            <w:color w:val="0000FF"/>
          </w:rPr>
          <w:t>O objetivo das auditorias de aquisições e avaliar como foram realizadas as aquisições nesse projeto e como foi fornecido o serviço de terceiros com o objetivo de aperfeiçoar o gerenciamento das aquisições em outras fases desse projeto ou em projetos futuros desenvolvidos pela empresa executora.</w:t>
        </w:r>
      </w:ins>
    </w:p>
    <w:p w:rsidR="009C146E" w:rsidRPr="009C146E" w:rsidRDefault="009C146E" w:rsidP="009C146E">
      <w:pPr>
        <w:rPr>
          <w:ins w:id="2193" w:author="User" w:date="2015-04-05T18:46:00Z"/>
          <w:color w:val="0000FF"/>
        </w:rPr>
      </w:pPr>
    </w:p>
    <w:p w:rsidR="009C146E" w:rsidRPr="009C146E" w:rsidRDefault="009C146E" w:rsidP="009C146E">
      <w:pPr>
        <w:rPr>
          <w:ins w:id="2194" w:author="User" w:date="2015-04-05T18:46:00Z"/>
          <w:color w:val="0000FF"/>
        </w:rPr>
      </w:pPr>
      <w:ins w:id="2195" w:author="User" w:date="2015-04-05T18:46:00Z">
        <w:r w:rsidRPr="009C146E">
          <w:rPr>
            <w:color w:val="0000FF"/>
          </w:rPr>
          <w:t>Acordos Negociados</w:t>
        </w:r>
      </w:ins>
    </w:p>
    <w:p w:rsidR="009C146E" w:rsidRPr="009C146E" w:rsidRDefault="009C146E" w:rsidP="009C146E">
      <w:pPr>
        <w:rPr>
          <w:ins w:id="2196" w:author="User" w:date="2015-04-05T18:46:00Z"/>
          <w:color w:val="0000FF"/>
        </w:rPr>
      </w:pPr>
    </w:p>
    <w:p w:rsidR="009C146E" w:rsidRPr="009C146E" w:rsidRDefault="009C146E" w:rsidP="009C146E">
      <w:pPr>
        <w:rPr>
          <w:ins w:id="2197" w:author="User" w:date="2015-04-05T18:46:00Z"/>
          <w:color w:val="0000FF"/>
        </w:rPr>
      </w:pPr>
      <w:ins w:id="2198" w:author="User" w:date="2015-04-05T18:46:00Z">
        <w:r w:rsidRPr="009C146E">
          <w:rPr>
            <w:color w:val="0000FF"/>
          </w:rPr>
          <w:t>Caso algum termo da aquisição ainda tenha que ser negociado, como valor a ser pago pelo uso de um equipamento alugado por um período maior que o negociado previamente, ou qualquer outra resolução de conflito isso deve ser feito nesse momento, o ideal é que todos os conflitos sejam solucionados de forma pacífica entre as partes através de acordos bilaterais, mas caso isso não seja possível esse conflito deve ser resolvido judicialmente.</w:t>
        </w:r>
      </w:ins>
    </w:p>
    <w:p w:rsidR="009C146E" w:rsidRPr="009C146E" w:rsidRDefault="009C146E" w:rsidP="009C146E">
      <w:pPr>
        <w:rPr>
          <w:ins w:id="2199" w:author="User" w:date="2015-04-05T18:46:00Z"/>
          <w:color w:val="0000FF"/>
        </w:rPr>
      </w:pPr>
    </w:p>
    <w:p w:rsidR="009C146E" w:rsidRPr="009C146E" w:rsidRDefault="009C146E" w:rsidP="009C146E">
      <w:pPr>
        <w:rPr>
          <w:ins w:id="2200" w:author="User" w:date="2015-04-05T18:46:00Z"/>
          <w:color w:val="0000FF"/>
        </w:rPr>
      </w:pPr>
      <w:ins w:id="2201" w:author="User" w:date="2015-04-05T18:46:00Z">
        <w:r w:rsidRPr="009C146E">
          <w:rPr>
            <w:color w:val="0000FF"/>
          </w:rPr>
          <w:t>Sistema de Gerenciamento de Registros</w:t>
        </w:r>
      </w:ins>
    </w:p>
    <w:p w:rsidR="009C146E" w:rsidRPr="009C146E" w:rsidRDefault="009C146E" w:rsidP="009C146E">
      <w:pPr>
        <w:rPr>
          <w:ins w:id="2202" w:author="User" w:date="2015-04-05T18:46:00Z"/>
          <w:color w:val="0000FF"/>
        </w:rPr>
      </w:pPr>
    </w:p>
    <w:p w:rsidR="009C146E" w:rsidRPr="009C146E" w:rsidRDefault="009C146E" w:rsidP="009C146E">
      <w:pPr>
        <w:rPr>
          <w:ins w:id="2203" w:author="User" w:date="2015-04-05T18:46:00Z"/>
          <w:color w:val="0000FF"/>
        </w:rPr>
      </w:pPr>
      <w:ins w:id="2204" w:author="User" w:date="2015-04-05T18:46:00Z">
        <w:r w:rsidRPr="009C146E">
          <w:rPr>
            <w:color w:val="0000FF"/>
          </w:rPr>
          <w:t>Um sistema de gerenciamento de registros pode auxiliar no gerenciamento dos documentos e dos acontecimentos relativos as aquisições do projeto.</w:t>
        </w:r>
      </w:ins>
    </w:p>
    <w:p w:rsidR="009C146E" w:rsidRPr="009C146E" w:rsidRDefault="009C146E" w:rsidP="009C146E">
      <w:pPr>
        <w:rPr>
          <w:ins w:id="2205" w:author="User" w:date="2015-04-05T18:46:00Z"/>
          <w:color w:val="0000FF"/>
        </w:rPr>
      </w:pPr>
    </w:p>
    <w:p w:rsidR="009C146E" w:rsidRPr="009C146E" w:rsidRDefault="009C146E" w:rsidP="009C146E">
      <w:pPr>
        <w:rPr>
          <w:ins w:id="2206" w:author="User" w:date="2015-04-05T18:46:00Z"/>
          <w:color w:val="0000FF"/>
        </w:rPr>
      </w:pPr>
      <w:ins w:id="2207" w:author="User" w:date="2015-04-05T18:46:00Z">
        <w:r w:rsidRPr="009C146E">
          <w:rPr>
            <w:color w:val="0000FF"/>
          </w:rPr>
          <w:t>Saídas do Processo</w:t>
        </w:r>
      </w:ins>
    </w:p>
    <w:p w:rsidR="009C146E" w:rsidRPr="009C146E" w:rsidRDefault="009C146E" w:rsidP="009C146E">
      <w:pPr>
        <w:rPr>
          <w:ins w:id="2208" w:author="User" w:date="2015-04-05T18:46:00Z"/>
          <w:color w:val="0000FF"/>
        </w:rPr>
      </w:pPr>
    </w:p>
    <w:p w:rsidR="009C146E" w:rsidRPr="009C146E" w:rsidRDefault="009C146E" w:rsidP="009C146E">
      <w:pPr>
        <w:rPr>
          <w:ins w:id="2209" w:author="User" w:date="2015-04-05T18:46:00Z"/>
          <w:color w:val="0000FF"/>
        </w:rPr>
      </w:pPr>
      <w:ins w:id="2210" w:author="User" w:date="2015-04-05T18:46:00Z">
        <w:r w:rsidRPr="009C146E">
          <w:rPr>
            <w:color w:val="0000FF"/>
          </w:rPr>
          <w:t>Aquisições Encerradas</w:t>
        </w:r>
      </w:ins>
    </w:p>
    <w:p w:rsidR="009C146E" w:rsidRPr="009C146E" w:rsidRDefault="009C146E" w:rsidP="009C146E">
      <w:pPr>
        <w:rPr>
          <w:ins w:id="2211" w:author="User" w:date="2015-04-05T18:46:00Z"/>
          <w:color w:val="0000FF"/>
        </w:rPr>
      </w:pPr>
    </w:p>
    <w:p w:rsidR="009C146E" w:rsidRPr="009C146E" w:rsidRDefault="009C146E" w:rsidP="009C146E">
      <w:pPr>
        <w:rPr>
          <w:ins w:id="2212" w:author="User" w:date="2015-04-05T18:46:00Z"/>
          <w:color w:val="0000FF"/>
        </w:rPr>
      </w:pPr>
      <w:ins w:id="2213" w:author="User" w:date="2015-04-05T18:46:00Z">
        <w:r w:rsidRPr="009C146E">
          <w:rPr>
            <w:color w:val="0000FF"/>
          </w:rPr>
          <w:t>É o encerramento formal do encerramento da aquisição, caso essa não seja uma aquisição permanente um documento é enviado do comprador para o fornecedor informando sobre o termino da aquisição, a partir dai são realizados os procedimentos contratuais de devolução daquilo que foi adquirido.</w:t>
        </w:r>
      </w:ins>
    </w:p>
    <w:p w:rsidR="009C146E" w:rsidRPr="009C146E" w:rsidRDefault="009C146E" w:rsidP="009C146E">
      <w:pPr>
        <w:rPr>
          <w:ins w:id="2214" w:author="User" w:date="2015-04-05T18:46:00Z"/>
          <w:color w:val="0000FF"/>
        </w:rPr>
      </w:pPr>
    </w:p>
    <w:p w:rsidR="009C146E" w:rsidRPr="009C146E" w:rsidRDefault="009C146E" w:rsidP="009C146E">
      <w:pPr>
        <w:rPr>
          <w:ins w:id="2215" w:author="User" w:date="2015-04-05T18:46:00Z"/>
          <w:color w:val="0000FF"/>
        </w:rPr>
      </w:pPr>
      <w:ins w:id="2216" w:author="User" w:date="2015-04-05T18:46:00Z">
        <w:r w:rsidRPr="009C146E">
          <w:rPr>
            <w:color w:val="0000FF"/>
          </w:rPr>
          <w:t>Atualizações nos Ativos de Processos Organizacionais</w:t>
        </w:r>
      </w:ins>
    </w:p>
    <w:p w:rsidR="009C146E" w:rsidRPr="009C146E" w:rsidRDefault="009C146E" w:rsidP="009C146E">
      <w:pPr>
        <w:rPr>
          <w:ins w:id="2217" w:author="User" w:date="2015-04-05T18:46:00Z"/>
          <w:color w:val="0000FF"/>
        </w:rPr>
      </w:pPr>
    </w:p>
    <w:p w:rsidR="009C146E" w:rsidRPr="009C146E" w:rsidRDefault="009C146E" w:rsidP="009C146E">
      <w:pPr>
        <w:rPr>
          <w:ins w:id="2218" w:author="User" w:date="2015-04-05T18:46:00Z"/>
          <w:color w:val="0000FF"/>
        </w:rPr>
      </w:pPr>
      <w:ins w:id="2219" w:author="User" w:date="2015-04-05T18:46:00Z">
        <w:r w:rsidRPr="009C146E">
          <w:rPr>
            <w:color w:val="0000FF"/>
          </w:rPr>
          <w:t>Como resultado desse processo qualquer ativo de processo organizacional que se relacione com as aquisições pode ser atualizado, são listados abaixo alguns exemplos desses ativos:</w:t>
        </w:r>
      </w:ins>
    </w:p>
    <w:p w:rsidR="009C146E" w:rsidRPr="009C146E" w:rsidRDefault="009C146E" w:rsidP="009C146E">
      <w:pPr>
        <w:rPr>
          <w:ins w:id="2220" w:author="User" w:date="2015-04-05T18:46:00Z"/>
          <w:color w:val="0000FF"/>
        </w:rPr>
      </w:pPr>
    </w:p>
    <w:p w:rsidR="009C146E" w:rsidRPr="009C146E" w:rsidRDefault="009C146E" w:rsidP="009C146E">
      <w:pPr>
        <w:rPr>
          <w:ins w:id="2221" w:author="User" w:date="2015-04-05T18:46:00Z"/>
          <w:color w:val="0000FF"/>
        </w:rPr>
      </w:pPr>
      <w:ins w:id="2222" w:author="User" w:date="2015-04-05T18:46:00Z">
        <w:r w:rsidRPr="009C146E">
          <w:rPr>
            <w:color w:val="0000FF"/>
          </w:rPr>
          <w:t>Arquivo de Aquisições</w:t>
        </w:r>
      </w:ins>
    </w:p>
    <w:p w:rsidR="009C146E" w:rsidRPr="009C146E" w:rsidRDefault="009C146E" w:rsidP="009C146E">
      <w:pPr>
        <w:rPr>
          <w:ins w:id="2223" w:author="User" w:date="2015-04-05T18:46:00Z"/>
          <w:color w:val="0000FF"/>
        </w:rPr>
      </w:pPr>
      <w:ins w:id="2224" w:author="User" w:date="2015-04-05T18:46:00Z">
        <w:r w:rsidRPr="009C146E">
          <w:rPr>
            <w:color w:val="0000FF"/>
          </w:rPr>
          <w:t>Aceitação da Entrega</w:t>
        </w:r>
      </w:ins>
    </w:p>
    <w:p w:rsidR="00F72234" w:rsidRDefault="009C146E" w:rsidP="009C146E">
      <w:pPr>
        <w:rPr>
          <w:color w:val="FF0000"/>
        </w:rPr>
      </w:pPr>
      <w:ins w:id="2225" w:author="User" w:date="2015-04-05T18:46:00Z">
        <w:r w:rsidRPr="009C146E">
          <w:rPr>
            <w:color w:val="0000FF"/>
          </w:rPr>
          <w:t xml:space="preserve">Documentação de Lições </w:t>
        </w:r>
        <w:proofErr w:type="spellStart"/>
        <w:r w:rsidRPr="009C146E">
          <w:rPr>
            <w:color w:val="0000FF"/>
          </w:rPr>
          <w:t>Aprendidas</w:t>
        </w:r>
      </w:ins>
      <w:r w:rsidR="00F72234">
        <w:rPr>
          <w:color w:val="0000FF"/>
        </w:rPr>
        <w:t>Vide</w:t>
      </w:r>
      <w:proofErr w:type="spellEnd"/>
      <w:r w:rsidR="00F72234">
        <w:rPr>
          <w:color w:val="0000FF"/>
        </w:rPr>
        <w:t xml:space="preserve"> Observação do item 2.</w:t>
      </w:r>
    </w:p>
    <w:p w:rsidR="000C147A" w:rsidRDefault="000C147A" w:rsidP="000C147A">
      <w:pPr>
        <w:rPr>
          <w:color w:val="FF0000"/>
        </w:rPr>
      </w:pPr>
      <w:r>
        <w:rPr>
          <w:color w:val="FF0000"/>
        </w:rPr>
        <w:t xml:space="preserve">Descrever de forma genérica os objetivos do Grupo de Processos de ENCERRAMENTO do PMBOK 2008. Descrever </w:t>
      </w:r>
      <w:r w:rsidRPr="00C93F19">
        <w:rPr>
          <w:color w:val="FF0000"/>
          <w:u w:val="single"/>
        </w:rPr>
        <w:t>quando</w:t>
      </w:r>
      <w:r>
        <w:rPr>
          <w:color w:val="FF0000"/>
        </w:rPr>
        <w:t xml:space="preserve"> e </w:t>
      </w:r>
      <w:r w:rsidRPr="00C93F19">
        <w:rPr>
          <w:color w:val="FF0000"/>
          <w:u w:val="single"/>
        </w:rPr>
        <w:t>como</w:t>
      </w:r>
      <w:r>
        <w:rPr>
          <w:color w:val="FF0000"/>
        </w:rPr>
        <w:t xml:space="preserve"> os Processos deste Grupo foram executados.</w:t>
      </w:r>
    </w:p>
    <w:p w:rsidR="000C147A" w:rsidRDefault="000C147A" w:rsidP="000C147A">
      <w:pPr>
        <w:rPr>
          <w:color w:val="FF0000"/>
        </w:rPr>
      </w:pPr>
    </w:p>
    <w:p w:rsidR="000C147A" w:rsidRDefault="000C147A">
      <w:pPr>
        <w:spacing w:line="240" w:lineRule="auto"/>
        <w:jc w:val="left"/>
        <w:rPr>
          <w:rFonts w:cs="Arial"/>
          <w:b/>
          <w:bCs/>
          <w:sz w:val="28"/>
          <w:szCs w:val="28"/>
        </w:rPr>
      </w:pPr>
      <w:r>
        <w:rPr>
          <w:sz w:val="28"/>
        </w:rPr>
        <w:br w:type="page"/>
      </w:r>
    </w:p>
    <w:p w:rsidR="001B2DB6" w:rsidRDefault="003D5DB9" w:rsidP="001B2DB6">
      <w:pPr>
        <w:pStyle w:val="Ttulo1"/>
        <w:rPr>
          <w:sz w:val="28"/>
        </w:rPr>
      </w:pPr>
      <w:bookmarkStart w:id="2226" w:name="_Toc416018476"/>
      <w:r>
        <w:rPr>
          <w:sz w:val="28"/>
        </w:rPr>
        <w:lastRenderedPageBreak/>
        <w:t xml:space="preserve">Desenvolvimento </w:t>
      </w:r>
      <w:r w:rsidR="003234FD" w:rsidRPr="00B4545F">
        <w:rPr>
          <w:sz w:val="28"/>
        </w:rPr>
        <w:t>do Sistema</w:t>
      </w:r>
      <w:r>
        <w:rPr>
          <w:sz w:val="28"/>
        </w:rPr>
        <w:t xml:space="preserve"> de Informações</w:t>
      </w:r>
      <w:bookmarkEnd w:id="2226"/>
    </w:p>
    <w:p w:rsidR="003D5DB9" w:rsidRDefault="003D5DB9" w:rsidP="003D5DB9">
      <w:pPr>
        <w:rPr>
          <w:color w:val="FF0000"/>
        </w:rPr>
      </w:pPr>
      <w:r>
        <w:rPr>
          <w:color w:val="FF0000"/>
        </w:rPr>
        <w:t xml:space="preserve">Descrever os objetivos do Sistema de Informações e a </w:t>
      </w:r>
      <w:r w:rsidR="005941F8">
        <w:rPr>
          <w:color w:val="FF0000"/>
        </w:rPr>
        <w:t>estratégia que foi utilizada para o seu desenvolvimento</w:t>
      </w:r>
      <w:r w:rsidRPr="008E305B">
        <w:rPr>
          <w:color w:val="FF0000"/>
        </w:rPr>
        <w:t>.</w:t>
      </w:r>
      <w:r w:rsidR="005941F8">
        <w:rPr>
          <w:color w:val="FF0000"/>
        </w:rPr>
        <w:t xml:space="preserve">Citar as Etapas do desenvolvimento do Sistema (Análise, </w:t>
      </w:r>
      <w:r w:rsidR="005941F8" w:rsidRPr="00C92E4A">
        <w:rPr>
          <w:i/>
          <w:color w:val="FF0000"/>
        </w:rPr>
        <w:t>Design</w:t>
      </w:r>
      <w:r w:rsidR="005941F8">
        <w:rPr>
          <w:color w:val="FF0000"/>
        </w:rPr>
        <w:t xml:space="preserve">, Codificação e Testes, </w:t>
      </w:r>
      <w:proofErr w:type="spellStart"/>
      <w:r w:rsidR="005941F8">
        <w:rPr>
          <w:color w:val="FF0000"/>
        </w:rPr>
        <w:t>etc</w:t>
      </w:r>
      <w:proofErr w:type="spellEnd"/>
      <w:r w:rsidR="005941F8">
        <w:rPr>
          <w:color w:val="FF0000"/>
        </w:rPr>
        <w:t>) e que os documentos gerados em cada Etapa serão apresentados nos itens que se seguem</w:t>
      </w:r>
      <w:r>
        <w:rPr>
          <w:color w:val="FF0000"/>
        </w:rPr>
        <w:t>.</w:t>
      </w:r>
    </w:p>
    <w:p w:rsidR="00C630F3" w:rsidRDefault="00C630F3" w:rsidP="003D5DB9">
      <w:pPr>
        <w:rPr>
          <w:color w:val="FF0000"/>
        </w:rPr>
      </w:pPr>
    </w:p>
    <w:p w:rsidR="00C630F3" w:rsidRPr="00A82050" w:rsidRDefault="00C630F3" w:rsidP="00C630F3">
      <w:pPr>
        <w:rPr>
          <w:color w:val="0000FF"/>
        </w:rPr>
      </w:pPr>
      <w:r w:rsidRPr="00A82050">
        <w:rPr>
          <w:color w:val="0000FF"/>
        </w:rPr>
        <w:t xml:space="preserve">Observação: Caso o Grupo não tenha utilizado o </w:t>
      </w:r>
      <w:r>
        <w:rPr>
          <w:color w:val="0000FF"/>
        </w:rPr>
        <w:t xml:space="preserve">Modelo CASCATA de Desenvolvimento de Software, substituir os </w:t>
      </w:r>
      <w:r w:rsidRPr="00A82050">
        <w:rPr>
          <w:color w:val="0000FF"/>
        </w:rPr>
        <w:t xml:space="preserve">itens seguintes </w:t>
      </w:r>
      <w:r>
        <w:rPr>
          <w:color w:val="0000FF"/>
        </w:rPr>
        <w:t xml:space="preserve">por itens pertinentes ao Modelo seguido. </w:t>
      </w:r>
      <w:r w:rsidRPr="00A82050">
        <w:rPr>
          <w:color w:val="0000FF"/>
        </w:rPr>
        <w:t xml:space="preserve">Por exemplo, se foi utilizado o </w:t>
      </w:r>
      <w:r>
        <w:rPr>
          <w:color w:val="0000FF"/>
        </w:rPr>
        <w:t>Método UP (</w:t>
      </w:r>
      <w:proofErr w:type="spellStart"/>
      <w:r w:rsidRPr="00C630F3">
        <w:rPr>
          <w:i/>
          <w:color w:val="0000FF"/>
        </w:rPr>
        <w:t>UnifiedProcess</w:t>
      </w:r>
      <w:proofErr w:type="spellEnd"/>
      <w:r>
        <w:rPr>
          <w:color w:val="0000FF"/>
        </w:rPr>
        <w:t>) ou ITERATIVO ou ÁGIL (</w:t>
      </w:r>
      <w:r w:rsidRPr="00A82050">
        <w:rPr>
          <w:color w:val="0000FF"/>
        </w:rPr>
        <w:t>SCRUM</w:t>
      </w:r>
      <w:r>
        <w:rPr>
          <w:color w:val="0000FF"/>
        </w:rPr>
        <w:t>, XP e outros)</w:t>
      </w:r>
      <w:r w:rsidRPr="00A82050">
        <w:rPr>
          <w:color w:val="0000FF"/>
        </w:rPr>
        <w:t xml:space="preserve">, apresentar </w:t>
      </w:r>
      <w:r>
        <w:rPr>
          <w:color w:val="0000FF"/>
        </w:rPr>
        <w:t>a documentação de cada ITERAÇÃO.</w:t>
      </w:r>
    </w:p>
    <w:p w:rsidR="003D5DB9" w:rsidRPr="003D5DB9" w:rsidRDefault="003D5DB9" w:rsidP="003D5DB9">
      <w:pPr>
        <w:rPr>
          <w:lang w:val="fr-FR"/>
        </w:rPr>
      </w:pPr>
    </w:p>
    <w:p w:rsidR="003234FD" w:rsidRDefault="005941F8" w:rsidP="003234FD">
      <w:pPr>
        <w:pStyle w:val="Ttulo2"/>
        <w:rPr>
          <w:lang w:val="fr-FR"/>
        </w:rPr>
      </w:pPr>
      <w:bookmarkStart w:id="2227" w:name="_Toc512930909"/>
      <w:bookmarkStart w:id="2228" w:name="_Toc452813581"/>
      <w:bookmarkStart w:id="2229" w:name="_Toc447960005"/>
      <w:bookmarkStart w:id="2230" w:name="_Toc18208268"/>
      <w:bookmarkStart w:id="2231" w:name="_Toc416018477"/>
      <w:bookmarkStart w:id="2232" w:name="_Toc436203381"/>
      <w:r>
        <w:rPr>
          <w:lang w:val="fr-FR"/>
        </w:rPr>
        <w:t>Produtos da Etapa de ANALISE</w:t>
      </w:r>
      <w:bookmarkEnd w:id="2227"/>
      <w:bookmarkEnd w:id="2228"/>
      <w:bookmarkEnd w:id="2229"/>
      <w:bookmarkEnd w:id="2230"/>
      <w:bookmarkEnd w:id="2231"/>
    </w:p>
    <w:p w:rsidR="009C3C06" w:rsidRPr="008E305B" w:rsidRDefault="009C3C06" w:rsidP="009C3C06">
      <w:pPr>
        <w:rPr>
          <w:color w:val="FF0000"/>
        </w:rPr>
      </w:pPr>
      <w:r>
        <w:rPr>
          <w:color w:val="FF0000"/>
        </w:rPr>
        <w:t>Descrever de forma genérica os objetivos da Etapa de ANALISE e relacionar os documentos que foram gerados nesta Etapa, que serão apresentados nos itens que se seguem.</w:t>
      </w:r>
    </w:p>
    <w:p w:rsidR="003234FD" w:rsidRDefault="003234FD" w:rsidP="003234FD">
      <w:pPr>
        <w:pStyle w:val="Corpodetexto"/>
      </w:pPr>
    </w:p>
    <w:p w:rsidR="003234FD" w:rsidRDefault="003234FD" w:rsidP="003234FD">
      <w:pPr>
        <w:pStyle w:val="Ttulo3"/>
        <w:rPr>
          <w:ins w:id="2233" w:author="User" w:date="2015-04-04T21:09:00Z"/>
        </w:rPr>
      </w:pPr>
      <w:bookmarkStart w:id="2234" w:name="_Toc512930912"/>
      <w:bookmarkStart w:id="2235" w:name="_Toc452813585"/>
      <w:bookmarkStart w:id="2236" w:name="_Toc436203384"/>
      <w:bookmarkStart w:id="2237" w:name="_Toc425054386"/>
      <w:bookmarkStart w:id="2238" w:name="_Toc422186479"/>
      <w:bookmarkStart w:id="2239" w:name="_Toc346297773"/>
      <w:bookmarkStart w:id="2240" w:name="_Toc342757864"/>
      <w:bookmarkStart w:id="2241" w:name="_Toc18208271"/>
      <w:bookmarkStart w:id="2242" w:name="_Toc416018478"/>
      <w:r>
        <w:t>Ambiente do Usuário</w:t>
      </w:r>
      <w:bookmarkEnd w:id="2234"/>
      <w:bookmarkEnd w:id="2235"/>
      <w:bookmarkEnd w:id="2236"/>
      <w:bookmarkEnd w:id="2237"/>
      <w:bookmarkEnd w:id="2238"/>
      <w:bookmarkEnd w:id="2239"/>
      <w:bookmarkEnd w:id="2240"/>
      <w:bookmarkEnd w:id="2241"/>
      <w:bookmarkEnd w:id="2242"/>
    </w:p>
    <w:p w:rsidR="006E2F71" w:rsidRDefault="006E2F71" w:rsidP="006E2F71">
      <w:pPr>
        <w:rPr>
          <w:ins w:id="2243" w:author="User" w:date="2015-04-04T21:09:00Z"/>
        </w:rPr>
      </w:pPr>
      <w:ins w:id="2244" w:author="User" w:date="2015-04-04T21:09:00Z">
        <w:r>
          <w:tab/>
          <w:t>Atualmente, os usuários das escolas entrevistadas possuem um sistema alternativo que é fornecido pela Secretaria de Educação, porém eles não utilizam completamente esse sistema.</w:t>
        </w:r>
      </w:ins>
    </w:p>
    <w:p w:rsidR="006E2F71" w:rsidRDefault="006E2F71" w:rsidP="006E2F71">
      <w:pPr>
        <w:rPr>
          <w:ins w:id="2245" w:author="User" w:date="2015-04-04T21:09:00Z"/>
        </w:rPr>
      </w:pPr>
      <w:ins w:id="2246" w:author="User" w:date="2015-04-04T21:09:00Z">
        <w:r>
          <w:tab/>
          <w:t>O motivo de não utilizarem, seria a falta de informação sobre o mesmo, pois não foi implantado corretamente nas escolas.</w:t>
        </w:r>
      </w:ins>
    </w:p>
    <w:p w:rsidR="006E2F71" w:rsidRDefault="006E2F71" w:rsidP="006E2F71">
      <w:pPr>
        <w:rPr>
          <w:ins w:id="2247" w:author="User" w:date="2015-04-04T21:09:00Z"/>
        </w:rPr>
      </w:pPr>
      <w:ins w:id="2248" w:author="User" w:date="2015-04-04T21:09:00Z">
        <w:r>
          <w:tab/>
          <w:t>Esse sistema contém algumas funcionalidades que ajudam no trabalho desses usuários, porém o acesso dos responsáveis a ele não é possível. Sendo assim o acompanhamento e aproximação na evolução escolar dos filhos não é permitida.</w:t>
        </w:r>
      </w:ins>
    </w:p>
    <w:p w:rsidR="006E2F71" w:rsidRDefault="006E2F71" w:rsidP="006E2F71">
      <w:pPr>
        <w:rPr>
          <w:ins w:id="2249" w:author="User" w:date="2015-04-04T21:09:00Z"/>
        </w:rPr>
      </w:pPr>
      <w:ins w:id="2250" w:author="User" w:date="2015-04-04T21:09:00Z">
        <w:r>
          <w:tab/>
          <w:t>Os professores não têm um ambiente onde podem postar trabalhos, provas e ocorrências, assim dificultando o trabalho do professor.</w:t>
        </w:r>
      </w:ins>
    </w:p>
    <w:p w:rsidR="00176A5A" w:rsidRDefault="006E2F71">
      <w:pPr>
        <w:pPrChange w:id="2251" w:author="User" w:date="2015-04-04T21:09:00Z">
          <w:pPr>
            <w:pStyle w:val="Ttulo3"/>
          </w:pPr>
        </w:pPrChange>
      </w:pPr>
      <w:ins w:id="2252" w:author="User" w:date="2015-04-04T21:09:00Z">
        <w:r>
          <w:tab/>
          <w:t>Gestores não têm a visão de evolução da escola, secretárias não conseguem fazer todo trabalho em um único sistema, sendo assim causa lentidão no trabalho dos usuários envolvidos</w:t>
        </w:r>
      </w:ins>
    </w:p>
    <w:p w:rsidR="003234FD" w:rsidRPr="00155A58" w:rsidRDefault="003B70D3" w:rsidP="001B2DB6">
      <w:pPr>
        <w:rPr>
          <w:color w:val="FF0000"/>
        </w:rPr>
      </w:pPr>
      <w:r>
        <w:rPr>
          <w:color w:val="FF0000"/>
        </w:rPr>
        <w:t>Detalhar</w:t>
      </w:r>
      <w:r w:rsidR="003234FD" w:rsidRPr="00155A58">
        <w:rPr>
          <w:color w:val="FF0000"/>
        </w:rPr>
        <w:t xml:space="preserve"> o ambiente de trabalho do usuário-alvo. </w:t>
      </w:r>
      <w:r w:rsidR="000156CA" w:rsidRPr="000156CA">
        <w:rPr>
          <w:color w:val="0000FF"/>
        </w:rPr>
        <w:t>Exemplo</w:t>
      </w:r>
      <w:r w:rsidR="003234FD" w:rsidRPr="000156CA">
        <w:rPr>
          <w:color w:val="0000FF"/>
        </w:rPr>
        <w:t xml:space="preserve">:Número de pessoas envolvidas na execução da tarefa? Isso está mudando?Qual é a duração de um ciclo de tarefas? Qual é o tempo </w:t>
      </w:r>
      <w:r w:rsidR="003234FD" w:rsidRPr="000156CA">
        <w:rPr>
          <w:color w:val="0000FF"/>
        </w:rPr>
        <w:lastRenderedPageBreak/>
        <w:t>gasto em cada atividade? Isso está mudando?Existem restrições ambientais exclusivas: telefone celular, ambientes ao ar livre, uso em aeronaves e assim por diante?Que plataformas de sistema são utilizadas hoje? Quais são as futuras plataformas?Que outros aplicativos estão em uso? É necessário que o seu aplicativo interaja com eles?Este é o ponto em que podem ser incluídos fragmentos do Modelo de Negócios para resumir a tar</w:t>
      </w:r>
      <w:r w:rsidR="00155A58" w:rsidRPr="000156CA">
        <w:rPr>
          <w:color w:val="0000FF"/>
        </w:rPr>
        <w:t>efa e os papéis envolvidos etc.</w:t>
      </w:r>
    </w:p>
    <w:p w:rsidR="001B2DB6" w:rsidRPr="001B2DB6" w:rsidRDefault="001B2DB6" w:rsidP="001B2DB6">
      <w:pPr>
        <w:rPr>
          <w:color w:val="0000FF"/>
        </w:rPr>
      </w:pPr>
    </w:p>
    <w:p w:rsidR="003234FD" w:rsidRDefault="003234FD" w:rsidP="003234FD">
      <w:pPr>
        <w:pStyle w:val="Ttulo3"/>
      </w:pPr>
      <w:bookmarkStart w:id="2253" w:name="_Toc512930913"/>
      <w:bookmarkStart w:id="2254" w:name="_Toc452813588"/>
      <w:bookmarkStart w:id="2255" w:name="_Toc18208272"/>
      <w:bookmarkStart w:id="2256" w:name="_Toc416018479"/>
      <w:r>
        <w:t>Resumo das Principais Necessidades dos Usuários</w:t>
      </w:r>
      <w:bookmarkEnd w:id="2253"/>
      <w:bookmarkEnd w:id="2254"/>
      <w:bookmarkEnd w:id="2255"/>
      <w:bookmarkEnd w:id="2256"/>
    </w:p>
    <w:p w:rsidR="003234FD" w:rsidRPr="00155A58" w:rsidRDefault="003B70D3" w:rsidP="001B2DB6">
      <w:pPr>
        <w:rPr>
          <w:color w:val="FF0000"/>
        </w:rPr>
      </w:pPr>
      <w:r>
        <w:rPr>
          <w:color w:val="FF0000"/>
        </w:rPr>
        <w:t>Relacionar o</w:t>
      </w:r>
      <w:r w:rsidR="003234FD" w:rsidRPr="00155A58">
        <w:rPr>
          <w:color w:val="FF0000"/>
        </w:rPr>
        <w:t>s principais problemas com as soluções existentes conforme o ponto de vista do usuário. Para cada problema, esclareça os seguintes pontos:</w:t>
      </w:r>
    </w:p>
    <w:p w:rsidR="00155A58" w:rsidRDefault="003234FD" w:rsidP="00A24E4B">
      <w:pPr>
        <w:numPr>
          <w:ilvl w:val="0"/>
          <w:numId w:val="12"/>
        </w:numPr>
        <w:rPr>
          <w:color w:val="FF0000"/>
        </w:rPr>
      </w:pPr>
      <w:r w:rsidRPr="00155A58">
        <w:rPr>
          <w:color w:val="FF0000"/>
        </w:rPr>
        <w:t>Quai</w:t>
      </w:r>
      <w:r w:rsidR="00155A58" w:rsidRPr="00155A58">
        <w:rPr>
          <w:color w:val="FF0000"/>
        </w:rPr>
        <w:t>s são as causas deste problema?</w:t>
      </w:r>
    </w:p>
    <w:p w:rsidR="003234FD" w:rsidRPr="00155A58" w:rsidRDefault="003234FD" w:rsidP="00A24E4B">
      <w:pPr>
        <w:numPr>
          <w:ilvl w:val="0"/>
          <w:numId w:val="12"/>
        </w:numPr>
        <w:rPr>
          <w:color w:val="FF0000"/>
        </w:rPr>
      </w:pPr>
      <w:r w:rsidRPr="00155A58">
        <w:rPr>
          <w:color w:val="FF0000"/>
        </w:rPr>
        <w:t>Como ele está sendo resolvido agora?</w:t>
      </w:r>
    </w:p>
    <w:p w:rsidR="003234FD" w:rsidRDefault="003234FD" w:rsidP="00A24E4B">
      <w:pPr>
        <w:numPr>
          <w:ilvl w:val="0"/>
          <w:numId w:val="12"/>
        </w:numPr>
        <w:rPr>
          <w:color w:val="FF0000"/>
        </w:rPr>
      </w:pPr>
      <w:r w:rsidRPr="00155A58">
        <w:rPr>
          <w:color w:val="FF0000"/>
        </w:rPr>
        <w:t>Que soluções</w:t>
      </w:r>
      <w:r w:rsidR="00155A58">
        <w:rPr>
          <w:color w:val="FF0000"/>
        </w:rPr>
        <w:t xml:space="preserve"> o usuário deseja?</w:t>
      </w:r>
    </w:p>
    <w:p w:rsidR="00155A58" w:rsidRPr="00194E7D" w:rsidRDefault="00155A58" w:rsidP="001B2DB6">
      <w:pPr>
        <w:rPr>
          <w:color w:val="0000FF"/>
        </w:rPr>
      </w:pPr>
    </w:p>
    <w:p w:rsidR="003234FD" w:rsidRPr="00924A08" w:rsidRDefault="003B70D3" w:rsidP="001B2DB6">
      <w:pPr>
        <w:rPr>
          <w:color w:val="FF0000"/>
        </w:rPr>
      </w:pPr>
      <w:r>
        <w:rPr>
          <w:color w:val="FF0000"/>
        </w:rPr>
        <w:t>Apresentar</w:t>
      </w:r>
      <w:r w:rsidR="003234FD" w:rsidRPr="00924A08">
        <w:rPr>
          <w:color w:val="FF0000"/>
        </w:rPr>
        <w:t>a tabela a seguir</w:t>
      </w:r>
    </w:p>
    <w:p w:rsidR="001B2DB6" w:rsidRDefault="0006315B" w:rsidP="006E2F71">
      <w:pPr>
        <w:pStyle w:val="Legenda"/>
        <w:rPr>
          <w:ins w:id="2257" w:author="User" w:date="2015-04-04T21:07:00Z"/>
        </w:rPr>
      </w:pPr>
      <w:bookmarkStart w:id="2258" w:name="_Toc416018518"/>
      <w:del w:id="2259" w:author="User" w:date="2015-04-04T21:08:00Z">
        <w:r w:rsidDel="006E2F71">
          <w:delText xml:space="preserve">Tabela </w:delText>
        </w:r>
        <w:r w:rsidR="008A116E" w:rsidDel="006E2F71">
          <w:fldChar w:fldCharType="begin"/>
        </w:r>
        <w:r w:rsidR="00883C4F" w:rsidDel="006E2F71">
          <w:delInstrText xml:space="preserve"> SEQ Tabela \* ARABIC </w:delInstrText>
        </w:r>
        <w:r w:rsidR="008A116E" w:rsidDel="006E2F71">
          <w:fldChar w:fldCharType="separate"/>
        </w:r>
      </w:del>
      <w:del w:id="2260" w:author="User" w:date="2015-04-04T19:50:00Z">
        <w:r w:rsidR="004A46AC" w:rsidDel="00E640C8">
          <w:rPr>
            <w:noProof/>
          </w:rPr>
          <w:delText>1</w:delText>
        </w:r>
      </w:del>
      <w:del w:id="2261" w:author="User" w:date="2015-04-04T21:08:00Z">
        <w:r w:rsidR="008A116E" w:rsidDel="006E2F71">
          <w:rPr>
            <w:noProof/>
          </w:rPr>
          <w:fldChar w:fldCharType="end"/>
        </w:r>
        <w:r w:rsidR="000156CA" w:rsidDel="006E2F71">
          <w:delText>-</w:delText>
        </w:r>
        <w:r w:rsidDel="006E2F71">
          <w:delText>Principais Necessidades dos Usuários</w:delText>
        </w:r>
      </w:del>
      <w:ins w:id="2262" w:author="User" w:date="2015-04-04T21:08:00Z">
        <w:r w:rsidR="006E2F71">
          <w:t xml:space="preserve">Tabela </w:t>
        </w:r>
        <w:r w:rsidR="008A116E">
          <w:fldChar w:fldCharType="begin"/>
        </w:r>
        <w:r w:rsidR="006E2F71">
          <w:instrText xml:space="preserve"> SEQ Tabela \* ARABIC </w:instrText>
        </w:r>
      </w:ins>
      <w:r w:rsidR="008A116E">
        <w:fldChar w:fldCharType="separate"/>
      </w:r>
      <w:ins w:id="2263" w:author="User" w:date="2015-04-04T21:08:00Z">
        <w:r w:rsidR="006E2F71">
          <w:rPr>
            <w:noProof/>
          </w:rPr>
          <w:t>6</w:t>
        </w:r>
        <w:r w:rsidR="008A116E">
          <w:fldChar w:fldCharType="end"/>
        </w:r>
        <w:r w:rsidR="006E2F71">
          <w:t xml:space="preserve"> - Principais Necessidades dos Usuários</w:t>
        </w:r>
      </w:ins>
      <w:bookmarkEnd w:id="2258"/>
    </w:p>
    <w:p w:rsidR="00176A5A" w:rsidRDefault="006E2F71">
      <w:pPr>
        <w:pPrChange w:id="2264" w:author="User" w:date="2015-04-04T21:07:00Z">
          <w:pPr>
            <w:pStyle w:val="Legenda"/>
          </w:pPr>
        </w:pPrChange>
      </w:pPr>
      <w:ins w:id="2265" w:author="User" w:date="2015-04-04T21:07:00Z">
        <w:r>
          <w:object w:dxaOrig="9479" w:dyaOrig="11267">
            <v:shape id="_x0000_i1026" type="#_x0000_t75" style="width:474pt;height:563.4pt" o:ole="">
              <v:imagedata r:id="rId23" o:title=""/>
            </v:shape>
            <o:OLEObject Type="Embed" ProgID="Word.Document.12" ShapeID="_x0000_i1026" DrawAspect="Content" ObjectID="_1489866183" r:id="rId24">
              <o:FieldCodes>\s</o:FieldCodes>
            </o:OLEObject>
          </w:object>
        </w:r>
      </w:ins>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F12F17">
        <w:tc>
          <w:tcPr>
            <w:tcW w:w="2943"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del w:id="2266" w:author="User" w:date="2015-04-05T18:44:00Z">
              <w:r w:rsidDel="009C146E">
                <w:rPr>
                  <w:b/>
                  <w:bCs/>
                </w:rPr>
                <w:delText>Necessidade</w:delText>
              </w:r>
            </w:del>
          </w:p>
        </w:tc>
        <w:tc>
          <w:tcPr>
            <w:tcW w:w="1418"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del w:id="2267" w:author="User" w:date="2015-04-05T18:44:00Z">
              <w:r w:rsidDel="009C146E">
                <w:rPr>
                  <w:b/>
                  <w:bCs/>
                </w:rPr>
                <w:delText>Prioridade</w:delText>
              </w:r>
            </w:del>
          </w:p>
        </w:tc>
        <w:tc>
          <w:tcPr>
            <w:tcW w:w="2268"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del w:id="2268" w:author="User" w:date="2015-04-05T18:44:00Z">
              <w:r w:rsidDel="009C146E">
                <w:rPr>
                  <w:b/>
                  <w:bCs/>
                </w:rPr>
                <w:delText>Solução Atual</w:delText>
              </w:r>
            </w:del>
          </w:p>
        </w:tc>
        <w:tc>
          <w:tcPr>
            <w:tcW w:w="2835"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del w:id="2269" w:author="User" w:date="2015-04-05T18:44:00Z">
              <w:r w:rsidDel="009C146E">
                <w:rPr>
                  <w:b/>
                  <w:bCs/>
                </w:rPr>
                <w:delText>Soluções Propostas</w:delText>
              </w:r>
            </w:del>
          </w:p>
        </w:tc>
      </w:tr>
      <w:tr w:rsidR="00366693" w:rsidTr="00BB74A3">
        <w:tc>
          <w:tcPr>
            <w:tcW w:w="2943"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1418" w:type="dxa"/>
            <w:tcBorders>
              <w:top w:val="single" w:sz="6" w:space="0" w:color="000000"/>
              <w:left w:val="single" w:sz="6" w:space="0" w:color="000000"/>
              <w:bottom w:val="single" w:sz="6" w:space="0" w:color="000000"/>
              <w:right w:val="single" w:sz="6" w:space="0" w:color="000000"/>
            </w:tcBorders>
          </w:tcPr>
          <w:p w:rsidR="00366693" w:rsidRPr="00155A58" w:rsidRDefault="00155A58" w:rsidP="00155A58">
            <w:pPr>
              <w:pStyle w:val="Corpodetexto"/>
              <w:rPr>
                <w:color w:val="0000FF"/>
              </w:rPr>
            </w:pPr>
            <w:del w:id="2270" w:author="User" w:date="2015-04-05T18:44:00Z">
              <w:r w:rsidDel="009C146E">
                <w:rPr>
                  <w:color w:val="0000FF"/>
                </w:rPr>
                <w:delText>Alta, M</w:delText>
              </w:r>
              <w:r w:rsidR="00D95434" w:rsidRPr="00155A58" w:rsidDel="009C146E">
                <w:rPr>
                  <w:color w:val="0000FF"/>
                </w:rPr>
                <w:delText xml:space="preserve">édiaou </w:delText>
              </w:r>
              <w:r w:rsidDel="009C146E">
                <w:rPr>
                  <w:color w:val="0000FF"/>
                </w:rPr>
                <w:delText>B</w:delText>
              </w:r>
              <w:r w:rsidR="00D95434" w:rsidRPr="00155A58" w:rsidDel="009C146E">
                <w:rPr>
                  <w:color w:val="0000FF"/>
                </w:rPr>
                <w:delText>aixa</w:delText>
              </w:r>
            </w:del>
          </w:p>
        </w:tc>
        <w:tc>
          <w:tcPr>
            <w:tcW w:w="2268"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r>
      <w:tr w:rsidR="00366693" w:rsidTr="00BB74A3">
        <w:tc>
          <w:tcPr>
            <w:tcW w:w="2943"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1418" w:type="dxa"/>
            <w:tcBorders>
              <w:top w:val="single" w:sz="6" w:space="0" w:color="000000"/>
              <w:left w:val="single" w:sz="6" w:space="0" w:color="000000"/>
              <w:bottom w:val="single" w:sz="6" w:space="0" w:color="000000"/>
              <w:right w:val="single" w:sz="6" w:space="0" w:color="000000"/>
            </w:tcBorders>
          </w:tcPr>
          <w:p w:rsidR="00366693" w:rsidRPr="00155A58" w:rsidRDefault="00155A58" w:rsidP="004D2F1F">
            <w:pPr>
              <w:pStyle w:val="Corpodetexto"/>
              <w:rPr>
                <w:color w:val="0000FF"/>
              </w:rPr>
            </w:pPr>
            <w:del w:id="2271" w:author="User" w:date="2015-04-05T18:44:00Z">
              <w:r w:rsidDel="009C146E">
                <w:rPr>
                  <w:color w:val="0000FF"/>
                </w:rPr>
                <w:delText xml:space="preserve">Alta, </w:delText>
              </w:r>
              <w:r w:rsidDel="009C146E">
                <w:rPr>
                  <w:color w:val="0000FF"/>
                </w:rPr>
                <w:lastRenderedPageBreak/>
                <w:delText>M</w:delText>
              </w:r>
              <w:r w:rsidRPr="00155A58" w:rsidDel="009C146E">
                <w:rPr>
                  <w:color w:val="0000FF"/>
                </w:rPr>
                <w:delText xml:space="preserve">édiaou </w:delText>
              </w:r>
              <w:r w:rsidDel="009C146E">
                <w:rPr>
                  <w:color w:val="0000FF"/>
                </w:rPr>
                <w:delText>B</w:delText>
              </w:r>
              <w:r w:rsidRPr="00155A58" w:rsidDel="009C146E">
                <w:rPr>
                  <w:color w:val="0000FF"/>
                </w:rPr>
                <w:delText>aixa</w:delText>
              </w:r>
            </w:del>
          </w:p>
        </w:tc>
        <w:tc>
          <w:tcPr>
            <w:tcW w:w="2268"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r>
    </w:tbl>
    <w:p w:rsidR="003234FD" w:rsidRDefault="003234FD" w:rsidP="003234FD">
      <w:pPr>
        <w:pStyle w:val="Corpodetexto"/>
      </w:pPr>
    </w:p>
    <w:p w:rsidR="003234FD" w:rsidRDefault="003234FD" w:rsidP="003234FD">
      <w:pPr>
        <w:pStyle w:val="Ttulo3"/>
      </w:pPr>
      <w:bookmarkStart w:id="2272" w:name="_Toc512930914"/>
      <w:bookmarkStart w:id="2273" w:name="_Toc452813589"/>
      <w:bookmarkStart w:id="2274" w:name="_Toc18208273"/>
      <w:bookmarkStart w:id="2275" w:name="_Toc416018480"/>
      <w:r>
        <w:t>Alternativas e Concorrência</w:t>
      </w:r>
      <w:bookmarkEnd w:id="2272"/>
      <w:bookmarkEnd w:id="2273"/>
      <w:bookmarkEnd w:id="2274"/>
      <w:bookmarkEnd w:id="2275"/>
    </w:p>
    <w:p w:rsidR="006E2F71" w:rsidRPr="006E2F71" w:rsidRDefault="00206134" w:rsidP="006E2F71">
      <w:pPr>
        <w:rPr>
          <w:ins w:id="2276" w:author="User" w:date="2015-04-04T21:10:00Z"/>
          <w:color w:val="FF0000"/>
        </w:rPr>
      </w:pPr>
      <w:ins w:id="2277" w:author="User" w:date="2015-04-05T18:06:00Z">
        <w:r>
          <w:rPr>
            <w:color w:val="FF0000"/>
          </w:rPr>
          <w:tab/>
        </w:r>
      </w:ins>
      <w:ins w:id="2278" w:author="User" w:date="2015-04-04T21:10:00Z">
        <w:r w:rsidR="006E2F71" w:rsidRPr="006E2F71">
          <w:rPr>
            <w:color w:val="FF0000"/>
          </w:rPr>
          <w:t xml:space="preserve">As alternativas disponíveis para os envolvidos hoje estão em crescente evolução, há programas gratuitos para escolas pequenas e ainda programas de baixo custo para escolas maiores. </w:t>
        </w:r>
      </w:ins>
    </w:p>
    <w:p w:rsidR="006E2F71" w:rsidRPr="006E2F71" w:rsidRDefault="006E2F71" w:rsidP="006E2F71">
      <w:pPr>
        <w:rPr>
          <w:ins w:id="2279" w:author="User" w:date="2015-04-04T21:10:00Z"/>
          <w:color w:val="FF0000"/>
        </w:rPr>
      </w:pPr>
      <w:ins w:id="2280" w:author="User" w:date="2015-04-04T21:10:00Z">
        <w:r w:rsidRPr="006E2F71">
          <w:rPr>
            <w:color w:val="FF0000"/>
          </w:rPr>
          <w:tab/>
          <w:t>No entanto, são as escolas que possuem uma administração centrada no Diretor da Escola, que tem formação acadêmica em pedagogia e não se atualiza no mercado quanto as opções de ferramentas e bibliografias para melhoria de sua gestão.</w:t>
        </w:r>
      </w:ins>
    </w:p>
    <w:p w:rsidR="006E2F71" w:rsidRPr="006E2F71" w:rsidRDefault="006E2F71" w:rsidP="006E2F71">
      <w:pPr>
        <w:rPr>
          <w:ins w:id="2281" w:author="User" w:date="2015-04-04T21:10:00Z"/>
          <w:color w:val="FF0000"/>
        </w:rPr>
      </w:pPr>
      <w:ins w:id="2282" w:author="User" w:date="2015-04-04T21:10:00Z">
        <w:r w:rsidRPr="006E2F71">
          <w:rPr>
            <w:color w:val="FF0000"/>
          </w:rPr>
          <w:tab/>
          <w:t xml:space="preserve">Há ferramentas específicas para escolas de educação infantil, escola de idiomas, e até </w:t>
        </w:r>
        <w:proofErr w:type="spellStart"/>
        <w:r w:rsidRPr="006E2F71">
          <w:rPr>
            <w:color w:val="FF0000"/>
          </w:rPr>
          <w:t>auto-escolas</w:t>
        </w:r>
        <w:proofErr w:type="spellEnd"/>
        <w:r w:rsidRPr="006E2F71">
          <w:rPr>
            <w:color w:val="FF0000"/>
          </w:rPr>
          <w:t>, escolas para a carteira de habilitação, bem estruturadas. Inclusive algumas franquias de escolas de idiomas já possuem sistema de controle e manutenção de clientes (alunos) baseados nas práticas de CRM e ERP.</w:t>
        </w:r>
      </w:ins>
    </w:p>
    <w:p w:rsidR="006E2F71" w:rsidRPr="006E2F71" w:rsidRDefault="006E2F71" w:rsidP="006E2F71">
      <w:pPr>
        <w:rPr>
          <w:ins w:id="2283" w:author="User" w:date="2015-04-04T21:10:00Z"/>
          <w:color w:val="FF0000"/>
        </w:rPr>
      </w:pPr>
      <w:ins w:id="2284" w:author="User" w:date="2015-04-04T21:10:00Z">
        <w:r w:rsidRPr="006E2F71">
          <w:rPr>
            <w:color w:val="FF0000"/>
          </w:rPr>
          <w:tab/>
          <w:t>As opções no mercado são inúmeras e requerem uma pesquisa apurada, comparando o que a escola necessita e o que os sistemas oferecem.</w:t>
        </w:r>
      </w:ins>
    </w:p>
    <w:p w:rsidR="006E2F71" w:rsidRDefault="006E2F71" w:rsidP="006E2F71">
      <w:pPr>
        <w:rPr>
          <w:ins w:id="2285" w:author="User" w:date="2015-04-04T21:10:00Z"/>
          <w:color w:val="FF0000"/>
        </w:rPr>
      </w:pPr>
      <w:ins w:id="2286" w:author="User" w:date="2015-04-04T21:10:00Z">
        <w:r w:rsidRPr="006E2F71">
          <w:rPr>
            <w:color w:val="FF0000"/>
          </w:rPr>
          <w:tab/>
          <w:t xml:space="preserve">A Secretaria de Educação do Estado de São Paulo em 2014 iniciou a implantação do seu sistema escolar digital, totalmente on-line, com ao registro de frequência (chamada) dos alunos diária via internet, com a possibilidade dos pais acessarem essa informação, além do conteúdo aplicado em sala, nomes dos professores e atividade extracurriculares. </w:t>
        </w:r>
      </w:ins>
    </w:p>
    <w:p w:rsidR="003234FD" w:rsidRPr="00194E7D" w:rsidRDefault="006E2F71" w:rsidP="006E2F71">
      <w:pPr>
        <w:rPr>
          <w:color w:val="FF0000"/>
        </w:rPr>
      </w:pPr>
      <w:ins w:id="2287" w:author="User" w:date="2015-04-04T21:11:00Z">
        <w:r>
          <w:rPr>
            <w:color w:val="FF0000"/>
          </w:rPr>
          <w:tab/>
        </w:r>
      </w:ins>
      <w:ins w:id="2288" w:author="User" w:date="2015-04-04T21:10:00Z">
        <w:r w:rsidRPr="006E2F71">
          <w:rPr>
            <w:color w:val="FF0000"/>
          </w:rPr>
          <w:t>Além disso, o sistema da Secretaria da Educação do Estado de São Paulo estará integrado com as outras secretarias estaduais, como por exemplo Secretaria de Segurança Pública Estadual, que pode, por exemplo acessar a foto e as informações do aluno, em caso de necessidade.</w:t>
        </w:r>
      </w:ins>
      <w:r w:rsidR="003234FD" w:rsidRPr="00194E7D">
        <w:rPr>
          <w:color w:val="FF0000"/>
        </w:rPr>
        <w:t>Identifi</w:t>
      </w:r>
      <w:r w:rsidR="003B70D3">
        <w:rPr>
          <w:color w:val="FF0000"/>
        </w:rPr>
        <w:t xml:space="preserve">car </w:t>
      </w:r>
      <w:r w:rsidR="003234FD" w:rsidRPr="00194E7D">
        <w:rPr>
          <w:color w:val="FF0000"/>
        </w:rPr>
        <w:t xml:space="preserve">as alternativas que o </w:t>
      </w:r>
      <w:r w:rsidR="000156CA">
        <w:rPr>
          <w:color w:val="FF0000"/>
        </w:rPr>
        <w:t>usuário</w:t>
      </w:r>
      <w:r w:rsidR="003234FD" w:rsidRPr="00194E7D">
        <w:rPr>
          <w:color w:val="FF0000"/>
        </w:rPr>
        <w:t xml:space="preserve"> considera disponíveis. Entre elas podem estar incluídas a compra de um produto </w:t>
      </w:r>
      <w:r w:rsidR="000156CA">
        <w:rPr>
          <w:color w:val="FF0000"/>
        </w:rPr>
        <w:t>pronto (pacote de software)</w:t>
      </w:r>
      <w:r w:rsidR="003234FD" w:rsidRPr="00194E7D">
        <w:rPr>
          <w:color w:val="FF0000"/>
        </w:rPr>
        <w:t xml:space="preserve">, a criação de uma solução local ou a simples manutenção do </w:t>
      </w:r>
      <w:r w:rsidR="003234FD" w:rsidRPr="00194E7D">
        <w:rPr>
          <w:i/>
          <w:color w:val="FF0000"/>
        </w:rPr>
        <w:t xml:space="preserve">status </w:t>
      </w:r>
      <w:proofErr w:type="spellStart"/>
      <w:r w:rsidR="003234FD" w:rsidRPr="00194E7D">
        <w:rPr>
          <w:i/>
          <w:color w:val="FF0000"/>
        </w:rPr>
        <w:t>quo</w:t>
      </w:r>
      <w:proofErr w:type="spellEnd"/>
      <w:r w:rsidR="003234FD" w:rsidRPr="00194E7D">
        <w:rPr>
          <w:color w:val="FF0000"/>
        </w:rPr>
        <w:t>. Liste todas as opções conhecidas que a concorrência oferece ou que podem se tornar disponíveis. Inclua os principais pontos fortes e pontos fracos de cada concorrente segundo o ponto de vista do usuário final.</w:t>
      </w:r>
    </w:p>
    <w:p w:rsidR="009B1104" w:rsidRPr="001B2DB6" w:rsidRDefault="009B1104" w:rsidP="001B2DB6">
      <w:pPr>
        <w:rPr>
          <w:color w:val="0000FF"/>
        </w:rPr>
      </w:pPr>
    </w:p>
    <w:p w:rsidR="003234FD" w:rsidRDefault="003234FD" w:rsidP="004C7509">
      <w:pPr>
        <w:pStyle w:val="Ttulo3"/>
      </w:pPr>
      <w:bookmarkStart w:id="2289" w:name="_Toc512930915"/>
      <w:bookmarkStart w:id="2290" w:name="_Toc452813590"/>
      <w:bookmarkStart w:id="2291" w:name="_Toc436203387"/>
      <w:bookmarkStart w:id="2292" w:name="_Toc18208274"/>
      <w:bookmarkStart w:id="2293" w:name="_Toc416018481"/>
      <w:bookmarkEnd w:id="2232"/>
      <w:r>
        <w:lastRenderedPageBreak/>
        <w:t xml:space="preserve">Visão </w:t>
      </w:r>
      <w:r w:rsidRPr="003234FD">
        <w:t>Geral</w:t>
      </w:r>
      <w:r>
        <w:t xml:space="preserve"> do Produto</w:t>
      </w:r>
      <w:bookmarkEnd w:id="2289"/>
      <w:bookmarkEnd w:id="2290"/>
      <w:bookmarkEnd w:id="2291"/>
      <w:bookmarkEnd w:id="2292"/>
      <w:bookmarkEnd w:id="2293"/>
    </w:p>
    <w:p w:rsidR="006E2F71" w:rsidRPr="006E2F71" w:rsidRDefault="006E2F71" w:rsidP="006E2F71">
      <w:pPr>
        <w:rPr>
          <w:ins w:id="2294" w:author="User" w:date="2015-04-04T21:11:00Z"/>
          <w:color w:val="FF0000"/>
        </w:rPr>
      </w:pPr>
      <w:ins w:id="2295" w:author="User" w:date="2015-04-04T21:11:00Z">
        <w:r>
          <w:rPr>
            <w:color w:val="FF0000"/>
          </w:rPr>
          <w:tab/>
        </w:r>
        <w:r w:rsidRPr="006E2F71">
          <w:rPr>
            <w:color w:val="FF0000"/>
          </w:rPr>
          <w:t>Com todos os recursos propostos, a perspectiva do sistema é atender e otimizar todo o trabalho dos funcionários das escolas, podendo ajudar na melhoria da educação, controlar seus alunos com sistemas de frequência rígido, com agilidade no acesso aos responsáveis. O nosso objetivo maior é melhorar o acompanhamento dos responsáveis ao processo escolar do aluno, seu filho.</w:t>
        </w:r>
      </w:ins>
    </w:p>
    <w:p w:rsidR="001B2DB6" w:rsidRPr="003B70D3" w:rsidRDefault="006E2F71" w:rsidP="006E2F71">
      <w:pPr>
        <w:rPr>
          <w:color w:val="FF0000"/>
        </w:rPr>
      </w:pPr>
      <w:ins w:id="2296" w:author="User" w:date="2015-04-04T21:11:00Z">
        <w:r w:rsidRPr="006E2F71">
          <w:rPr>
            <w:color w:val="FF0000"/>
          </w:rPr>
          <w:tab/>
          <w:t xml:space="preserve">Sempre contando com os envolvidos para que possam utilizar o sistema e fazer que as práticas manuais se transformem em digitais. No processo de implantação, os usuários reconhecem a facilidade e agilidade do processo de inserção, consulta e alteração de informações, estimulando o </w:t>
        </w:r>
        <w:proofErr w:type="spellStart"/>
        <w:r w:rsidRPr="006E2F71">
          <w:rPr>
            <w:color w:val="FF0000"/>
          </w:rPr>
          <w:t>auto-aprendizado</w:t>
        </w:r>
        <w:proofErr w:type="spellEnd"/>
        <w:r w:rsidRPr="006E2F71">
          <w:rPr>
            <w:color w:val="FF0000"/>
          </w:rPr>
          <w:t xml:space="preserve"> do uso do sistema, e o comprometimento como o processo escolar dos alunos tornar-se-á mais dinâmico e confiável.</w:t>
        </w:r>
      </w:ins>
      <w:r w:rsidR="003B70D3" w:rsidRPr="003B70D3">
        <w:rPr>
          <w:color w:val="FF0000"/>
        </w:rPr>
        <w:t xml:space="preserve">Apresentar </w:t>
      </w:r>
      <w:r w:rsidR="003234FD" w:rsidRPr="003B70D3">
        <w:rPr>
          <w:color w:val="FF0000"/>
        </w:rPr>
        <w:t xml:space="preserve">uma visão de </w:t>
      </w:r>
      <w:r w:rsidR="000156CA">
        <w:rPr>
          <w:color w:val="FF0000"/>
        </w:rPr>
        <w:t>nível superior dos recursos do Produto, interfaces com outros A</w:t>
      </w:r>
      <w:r w:rsidR="003234FD" w:rsidRPr="003B70D3">
        <w:rPr>
          <w:color w:val="FF0000"/>
        </w:rPr>
        <w:t>plicativos e config</w:t>
      </w:r>
      <w:r w:rsidR="000156CA">
        <w:rPr>
          <w:color w:val="FF0000"/>
        </w:rPr>
        <w:t>urações de S</w:t>
      </w:r>
      <w:r w:rsidR="003234FD" w:rsidRPr="003B70D3">
        <w:rPr>
          <w:color w:val="FF0000"/>
        </w:rPr>
        <w:t xml:space="preserve">istema. Ela geralmente é constituída </w:t>
      </w:r>
      <w:r w:rsidR="003B70D3">
        <w:rPr>
          <w:color w:val="FF0000"/>
        </w:rPr>
        <w:t>de 2</w:t>
      </w:r>
      <w:r w:rsidR="003234FD" w:rsidRPr="003B70D3">
        <w:rPr>
          <w:color w:val="FF0000"/>
        </w:rPr>
        <w:t xml:space="preserve">subseções: </w:t>
      </w:r>
      <w:r w:rsidR="003234FD" w:rsidRPr="00194E7D">
        <w:rPr>
          <w:color w:val="FF0000"/>
        </w:rPr>
        <w:t xml:space="preserve">Perspectiva do </w:t>
      </w:r>
      <w:r w:rsidR="003B70D3">
        <w:rPr>
          <w:color w:val="FF0000"/>
        </w:rPr>
        <w:t>P</w:t>
      </w:r>
      <w:r w:rsidR="003234FD" w:rsidRPr="00194E7D">
        <w:rPr>
          <w:color w:val="FF0000"/>
        </w:rPr>
        <w:t>roduto</w:t>
      </w:r>
      <w:r w:rsidR="003B70D3">
        <w:rPr>
          <w:color w:val="FF0000"/>
        </w:rPr>
        <w:t xml:space="preserve"> e </w:t>
      </w:r>
      <w:r w:rsidR="003234FD" w:rsidRPr="00194E7D">
        <w:rPr>
          <w:color w:val="FF0000"/>
        </w:rPr>
        <w:t>Suposi</w:t>
      </w:r>
      <w:r w:rsidR="00194E7D">
        <w:rPr>
          <w:color w:val="FF0000"/>
        </w:rPr>
        <w:t xml:space="preserve">ções e </w:t>
      </w:r>
      <w:r w:rsidR="003B70D3">
        <w:rPr>
          <w:color w:val="FF0000"/>
        </w:rPr>
        <w:t>D</w:t>
      </w:r>
      <w:r w:rsidR="00194E7D">
        <w:rPr>
          <w:color w:val="FF0000"/>
        </w:rPr>
        <w:t>ependências</w:t>
      </w:r>
    </w:p>
    <w:p w:rsidR="003234FD" w:rsidRPr="000156CA" w:rsidRDefault="003234FD" w:rsidP="003B70D3">
      <w:pPr>
        <w:pStyle w:val="Ttulo4"/>
        <w:rPr>
          <w:b/>
          <w:i w:val="0"/>
          <w:sz w:val="22"/>
          <w:szCs w:val="22"/>
        </w:rPr>
      </w:pPr>
      <w:bookmarkStart w:id="2297" w:name="_Toc512930916"/>
      <w:bookmarkStart w:id="2298" w:name="_Toc452813591"/>
      <w:bookmarkStart w:id="2299" w:name="_Toc436203388"/>
      <w:bookmarkStart w:id="2300" w:name="_Toc425054391"/>
      <w:bookmarkStart w:id="2301" w:name="_Toc422186484"/>
      <w:bookmarkStart w:id="2302" w:name="_Toc346297778"/>
      <w:bookmarkStart w:id="2303" w:name="_Toc342757867"/>
      <w:bookmarkStart w:id="2304" w:name="_Toc339784266"/>
      <w:bookmarkStart w:id="2305" w:name="_Toc339783677"/>
      <w:bookmarkStart w:id="2306" w:name="_Toc323533353"/>
      <w:bookmarkStart w:id="2307" w:name="_Toc320279476"/>
      <w:bookmarkStart w:id="2308" w:name="_Toc320274603"/>
      <w:bookmarkStart w:id="2309" w:name="_Toc318088998"/>
      <w:bookmarkStart w:id="2310" w:name="_Toc18208275"/>
      <w:r w:rsidRPr="000156CA">
        <w:rPr>
          <w:b/>
          <w:i w:val="0"/>
          <w:sz w:val="22"/>
          <w:szCs w:val="22"/>
        </w:rPr>
        <w:t>Perspectiva do Produto</w:t>
      </w:r>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p>
    <w:p w:rsidR="006E2F71" w:rsidRPr="006E2F71" w:rsidRDefault="00206134" w:rsidP="006E2F71">
      <w:pPr>
        <w:rPr>
          <w:ins w:id="2311" w:author="User" w:date="2015-04-04T21:11:00Z"/>
          <w:color w:val="FF0000"/>
        </w:rPr>
      </w:pPr>
      <w:ins w:id="2312" w:author="User" w:date="2015-04-05T18:07:00Z">
        <w:r>
          <w:rPr>
            <w:color w:val="FF0000"/>
          </w:rPr>
          <w:tab/>
        </w:r>
      </w:ins>
      <w:ins w:id="2313" w:author="User" w:date="2015-04-04T21:11:00Z">
        <w:r w:rsidR="006E2F71" w:rsidRPr="006E2F71">
          <w:rPr>
            <w:color w:val="FF0000"/>
          </w:rPr>
          <w:t xml:space="preserve">O sistema disponibilizará vários recursos para os envolvidos, sendo eles a comodidade de acesso, podendo ser acessado de qualquer computador com acesso à internet, </w:t>
        </w:r>
        <w:proofErr w:type="spellStart"/>
        <w:r w:rsidR="006E2F71" w:rsidRPr="006E2F71">
          <w:rPr>
            <w:color w:val="FF0000"/>
          </w:rPr>
          <w:t>smartphones</w:t>
        </w:r>
        <w:proofErr w:type="spellEnd"/>
        <w:r w:rsidR="006E2F71" w:rsidRPr="006E2F71">
          <w:rPr>
            <w:color w:val="FF0000"/>
          </w:rPr>
          <w:t xml:space="preserve"> e </w:t>
        </w:r>
        <w:proofErr w:type="spellStart"/>
        <w:r w:rsidR="006E2F71" w:rsidRPr="006E2F71">
          <w:rPr>
            <w:color w:val="FF0000"/>
          </w:rPr>
          <w:t>tablets</w:t>
        </w:r>
        <w:proofErr w:type="spellEnd"/>
        <w:r w:rsidR="006E2F71" w:rsidRPr="006E2F71">
          <w:rPr>
            <w:color w:val="FF0000"/>
          </w:rPr>
          <w:t xml:space="preserve"> com interface práticas de fácil navegação.</w:t>
        </w:r>
      </w:ins>
    </w:p>
    <w:p w:rsidR="003234FD" w:rsidRPr="003B70D3" w:rsidRDefault="003B70D3" w:rsidP="001B2DB6">
      <w:pPr>
        <w:rPr>
          <w:color w:val="FF0000"/>
        </w:rPr>
      </w:pPr>
      <w:r w:rsidRPr="003B70D3">
        <w:rPr>
          <w:color w:val="FF0000"/>
        </w:rPr>
        <w:t xml:space="preserve">Apresentar </w:t>
      </w:r>
      <w:r w:rsidR="000156CA">
        <w:rPr>
          <w:color w:val="FF0000"/>
        </w:rPr>
        <w:t>o P</w:t>
      </w:r>
      <w:r w:rsidR="003234FD" w:rsidRPr="003B70D3">
        <w:rPr>
          <w:color w:val="FF0000"/>
        </w:rPr>
        <w:t xml:space="preserve">roduto na perspectiva de outros produtos relacionados </w:t>
      </w:r>
      <w:r w:rsidR="000156CA">
        <w:rPr>
          <w:color w:val="FF0000"/>
        </w:rPr>
        <w:t>e do ambiente do usuário. Se o P</w:t>
      </w:r>
      <w:r w:rsidR="003234FD" w:rsidRPr="003B70D3">
        <w:rPr>
          <w:color w:val="FF0000"/>
        </w:rPr>
        <w:t xml:space="preserve">roduto for independente e totalmente </w:t>
      </w:r>
      <w:proofErr w:type="spellStart"/>
      <w:r w:rsidR="003234FD" w:rsidRPr="003B70D3">
        <w:rPr>
          <w:color w:val="FF0000"/>
        </w:rPr>
        <w:t>auto-suficiente</w:t>
      </w:r>
      <w:proofErr w:type="spellEnd"/>
      <w:r w:rsidR="003234FD" w:rsidRPr="003B70D3">
        <w:rPr>
          <w:color w:val="FF0000"/>
        </w:rPr>
        <w:t xml:space="preserve">, exponha isso aqui. Se o </w:t>
      </w:r>
      <w:r w:rsidR="000156CA">
        <w:rPr>
          <w:color w:val="FF0000"/>
        </w:rPr>
        <w:t>P</w:t>
      </w:r>
      <w:r w:rsidR="003234FD" w:rsidRPr="003B70D3">
        <w:rPr>
          <w:color w:val="FF0000"/>
        </w:rPr>
        <w:t>roduto for um componente de um sistema maior, esta subseção deverá relacionar como esses sistemas interagem e identificar as interfaces relevantes entre os sistemas. Uma maneira fácil de exibir os principais componentes do sistema maior, suas interconexões e interfaces externas é através de um diagrama de bloco.</w:t>
      </w:r>
    </w:p>
    <w:p w:rsidR="003234FD" w:rsidRPr="000156CA" w:rsidRDefault="003234FD" w:rsidP="003B70D3">
      <w:pPr>
        <w:pStyle w:val="Ttulo4"/>
        <w:rPr>
          <w:b/>
          <w:i w:val="0"/>
          <w:sz w:val="22"/>
          <w:szCs w:val="22"/>
        </w:rPr>
      </w:pPr>
      <w:bookmarkStart w:id="2314" w:name="_Toc512930917"/>
      <w:bookmarkStart w:id="2315" w:name="_Toc452813593"/>
      <w:bookmarkStart w:id="2316" w:name="_Toc436203390"/>
      <w:bookmarkStart w:id="2317" w:name="_Toc425054394"/>
      <w:bookmarkStart w:id="2318" w:name="_Toc422186487"/>
      <w:bookmarkStart w:id="2319" w:name="_Toc346297780"/>
      <w:bookmarkStart w:id="2320" w:name="_Toc342757869"/>
      <w:bookmarkStart w:id="2321" w:name="_Toc339784278"/>
      <w:bookmarkStart w:id="2322" w:name="_Toc339783689"/>
      <w:bookmarkStart w:id="2323" w:name="_Toc323533379"/>
      <w:bookmarkStart w:id="2324" w:name="_Toc320279510"/>
      <w:bookmarkStart w:id="2325" w:name="_Toc320274637"/>
      <w:bookmarkStart w:id="2326" w:name="_Toc318089002"/>
      <w:bookmarkStart w:id="2327" w:name="_Toc18208276"/>
      <w:r w:rsidRPr="000156CA">
        <w:rPr>
          <w:b/>
          <w:i w:val="0"/>
          <w:sz w:val="22"/>
          <w:szCs w:val="22"/>
        </w:rPr>
        <w:t>Suposições e Dependências</w:t>
      </w:r>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p>
    <w:p w:rsidR="006E2F71" w:rsidRDefault="00206134" w:rsidP="001B2DB6">
      <w:pPr>
        <w:rPr>
          <w:ins w:id="2328" w:author="User" w:date="2015-04-04T21:12:00Z"/>
          <w:color w:val="FF0000"/>
        </w:rPr>
      </w:pPr>
      <w:ins w:id="2329" w:author="User" w:date="2015-04-05T18:07:00Z">
        <w:r>
          <w:rPr>
            <w:color w:val="FF0000"/>
          </w:rPr>
          <w:tab/>
        </w:r>
      </w:ins>
      <w:ins w:id="2330" w:author="User" w:date="2015-04-04T21:12:00Z">
        <w:r w:rsidR="006E2F71" w:rsidRPr="006E2F71">
          <w:rPr>
            <w:color w:val="FF0000"/>
          </w:rPr>
          <w:t>Por ser um sistema WEB, o GAED – Gerenciamento de Atividades Escolar Digital requer sempre conexão com a internet, para que todo o sistema atenda às necessidades dos envolvidos requer que todos alimentem, utilizem e divulguem o sistema para toda a escola, envolvendo os pais e responsáveis para que acessem e acompanhem os dados dos alunos.</w:t>
        </w:r>
      </w:ins>
    </w:p>
    <w:p w:rsidR="006E2F71" w:rsidRDefault="006E2F71" w:rsidP="001B2DB6">
      <w:pPr>
        <w:rPr>
          <w:ins w:id="2331" w:author="User" w:date="2015-04-04T21:12:00Z"/>
          <w:color w:val="FF0000"/>
        </w:rPr>
      </w:pPr>
    </w:p>
    <w:p w:rsidR="003234FD" w:rsidRPr="003B70D3" w:rsidRDefault="003B70D3" w:rsidP="001B2DB6">
      <w:pPr>
        <w:rPr>
          <w:color w:val="FF0000"/>
        </w:rPr>
      </w:pPr>
      <w:r w:rsidRPr="003B70D3">
        <w:rPr>
          <w:color w:val="FF0000"/>
        </w:rPr>
        <w:t>Apresentar</w:t>
      </w:r>
      <w:r w:rsidR="00BB74A3" w:rsidRPr="003B70D3">
        <w:rPr>
          <w:color w:val="FF0000"/>
        </w:rPr>
        <w:t xml:space="preserve"> as suposições e dependências que você assumiu para especificar seu sistema, e </w:t>
      </w:r>
      <w:r w:rsidR="003234FD" w:rsidRPr="003B70D3">
        <w:rPr>
          <w:color w:val="FF0000"/>
        </w:rPr>
        <w:t xml:space="preserve">que, se mudadas, alterarão o documento. </w:t>
      </w:r>
      <w:r w:rsidR="003234FD" w:rsidRPr="000156CA">
        <w:rPr>
          <w:color w:val="0000FF"/>
        </w:rPr>
        <w:t>Por exemplo, uma suposição poderá estabelecer que um sistema operacional específico estará disponível para o hardware projetado para o produto de software. Se o sistema operacional não estiver disponível, o documento de deverá ser mudado.</w:t>
      </w:r>
    </w:p>
    <w:p w:rsidR="001B2DB6" w:rsidRPr="001B2DB6" w:rsidRDefault="001B2DB6" w:rsidP="001B2DB6">
      <w:pPr>
        <w:rPr>
          <w:color w:val="0000FF"/>
        </w:rPr>
      </w:pPr>
    </w:p>
    <w:p w:rsidR="003234FD" w:rsidRDefault="00BF10CB" w:rsidP="004C7509">
      <w:pPr>
        <w:pStyle w:val="Ttulo3"/>
      </w:pPr>
      <w:bookmarkStart w:id="2332" w:name="_Toc512930918"/>
      <w:bookmarkStart w:id="2333" w:name="_Toc452813596"/>
      <w:bookmarkStart w:id="2334" w:name="_Toc436203402"/>
      <w:bookmarkStart w:id="2335" w:name="_Toc18208277"/>
      <w:bookmarkStart w:id="2336" w:name="_Toc416018482"/>
      <w:proofErr w:type="spellStart"/>
      <w:r>
        <w:t>RequisitosFuncionais</w:t>
      </w:r>
      <w:proofErr w:type="spellEnd"/>
      <w:r>
        <w:t xml:space="preserve"> </w:t>
      </w:r>
      <w:r w:rsidR="003234FD">
        <w:t>do Produto</w:t>
      </w:r>
      <w:bookmarkEnd w:id="2332"/>
      <w:bookmarkEnd w:id="2333"/>
      <w:bookmarkEnd w:id="2334"/>
      <w:bookmarkEnd w:id="2335"/>
      <w:bookmarkEnd w:id="2336"/>
    </w:p>
    <w:p w:rsidR="006E2F71" w:rsidRDefault="006E2F71" w:rsidP="006E2F71">
      <w:pPr>
        <w:pStyle w:val="Legenda"/>
        <w:rPr>
          <w:ins w:id="2337" w:author="User" w:date="2015-04-04T21:14:00Z"/>
          <w:color w:val="FF0000"/>
        </w:rPr>
      </w:pPr>
      <w:bookmarkStart w:id="2338" w:name="_Toc416018519"/>
      <w:ins w:id="2339" w:author="User" w:date="2015-04-04T21:14:00Z">
        <w:r>
          <w:t xml:space="preserve">Tabela </w:t>
        </w:r>
        <w:r w:rsidR="008A116E">
          <w:fldChar w:fldCharType="begin"/>
        </w:r>
        <w:r>
          <w:instrText xml:space="preserve"> SEQ Tabela \* ARABIC </w:instrText>
        </w:r>
        <w:r w:rsidR="008A116E">
          <w:fldChar w:fldCharType="separate"/>
        </w:r>
        <w:r>
          <w:rPr>
            <w:noProof/>
          </w:rPr>
          <w:t>6</w:t>
        </w:r>
        <w:r w:rsidR="008A116E">
          <w:fldChar w:fldCharType="end"/>
        </w:r>
        <w:r>
          <w:t xml:space="preserve"> - Requisitos Funcionais</w:t>
        </w:r>
        <w:bookmarkEnd w:id="2338"/>
      </w:ins>
    </w:p>
    <w:p w:rsidR="006E2F71" w:rsidRDefault="006E2F71" w:rsidP="006E2F71">
      <w:pPr>
        <w:rPr>
          <w:ins w:id="2340" w:author="User" w:date="2015-04-04T21:14:00Z"/>
          <w:color w:val="FF0000"/>
        </w:rPr>
      </w:pPr>
    </w:p>
    <w:p w:rsidR="006E2F71" w:rsidRDefault="006E2F71" w:rsidP="006E2F71">
      <w:pPr>
        <w:rPr>
          <w:ins w:id="2341" w:author="User" w:date="2015-04-04T21:14:00Z"/>
          <w:color w:val="FF0000"/>
        </w:rPr>
      </w:pPr>
      <w:ins w:id="2342" w:author="User" w:date="2015-04-04T21:14:00Z">
        <w:r w:rsidRPr="00590206">
          <w:rPr>
            <w:color w:val="FF0000"/>
          </w:rPr>
          <w:object w:dxaOrig="9298" w:dyaOrig="3602">
            <v:shape id="_x0000_i1027" type="#_x0000_t75" style="width:465pt;height:180pt" o:ole="">
              <v:imagedata r:id="rId25" o:title=""/>
            </v:shape>
            <o:OLEObject Type="Embed" ProgID="Word.Document.12" ShapeID="_x0000_i1027" DrawAspect="Content" ObjectID="_1489866184" r:id="rId26">
              <o:FieldCodes>\s</o:FieldCodes>
            </o:OLEObject>
          </w:object>
        </w:r>
      </w:ins>
    </w:p>
    <w:p w:rsidR="001B2DB6" w:rsidRDefault="003B70D3" w:rsidP="001B2DB6">
      <w:pPr>
        <w:rPr>
          <w:color w:val="FF0000"/>
        </w:rPr>
      </w:pPr>
      <w:r w:rsidRPr="00AE206C">
        <w:rPr>
          <w:color w:val="FF0000"/>
        </w:rPr>
        <w:t xml:space="preserve">Relacionar e </w:t>
      </w:r>
      <w:r w:rsidR="003234FD" w:rsidRPr="00AE206C">
        <w:rPr>
          <w:color w:val="FF0000"/>
        </w:rPr>
        <w:t>descrev</w:t>
      </w:r>
      <w:r w:rsidRPr="00AE206C">
        <w:rPr>
          <w:color w:val="FF0000"/>
        </w:rPr>
        <w:t xml:space="preserve">er </w:t>
      </w:r>
      <w:r w:rsidR="003234FD" w:rsidRPr="00AE206C">
        <w:rPr>
          <w:color w:val="FF0000"/>
        </w:rPr>
        <w:t xml:space="preserve">os </w:t>
      </w:r>
      <w:r w:rsidR="00DD02B5" w:rsidRPr="00AE206C">
        <w:rPr>
          <w:color w:val="FF0000"/>
        </w:rPr>
        <w:t>requisitos</w:t>
      </w:r>
      <w:r w:rsidR="003234FD" w:rsidRPr="00AE206C">
        <w:rPr>
          <w:color w:val="FF0000"/>
        </w:rPr>
        <w:t xml:space="preserve"> do </w:t>
      </w:r>
      <w:r w:rsidR="000156CA">
        <w:rPr>
          <w:color w:val="FF0000"/>
        </w:rPr>
        <w:t>P</w:t>
      </w:r>
      <w:r w:rsidR="003234FD" w:rsidRPr="00AE206C">
        <w:rPr>
          <w:color w:val="FF0000"/>
        </w:rPr>
        <w:t>roduto. Trata-se dos</w:t>
      </w:r>
      <w:r w:rsidR="00D0131B">
        <w:rPr>
          <w:color w:val="FF0000"/>
        </w:rPr>
        <w:t xml:space="preserve"> recursos de nível superior do S</w:t>
      </w:r>
      <w:r w:rsidR="003234FD" w:rsidRPr="00AE206C">
        <w:rPr>
          <w:color w:val="FF0000"/>
        </w:rPr>
        <w:t xml:space="preserve">istema que são necessários para propiciar benefícios aos usuários. Cada recurso é um serviço desejado externamente que normalmente exige uma série de entradas para alcançar os resultados desejados. </w:t>
      </w:r>
      <w:r w:rsidR="003234FD" w:rsidRPr="00D0131B">
        <w:rPr>
          <w:color w:val="0000FF"/>
        </w:rPr>
        <w:t>Por exemplo, um dos recursos de um sistema de rastreamento de problemas poderá ser a capacidade de fornecer relatórios de tendên</w:t>
      </w:r>
      <w:r w:rsidRPr="00D0131B">
        <w:rPr>
          <w:color w:val="0000FF"/>
        </w:rPr>
        <w:t>cias.</w:t>
      </w:r>
      <w:r w:rsidRPr="00AE206C">
        <w:rPr>
          <w:color w:val="FF0000"/>
        </w:rPr>
        <w:t xml:space="preserve"> À medida que o modelo de C</w:t>
      </w:r>
      <w:r w:rsidR="003234FD" w:rsidRPr="00AE206C">
        <w:rPr>
          <w:color w:val="FF0000"/>
        </w:rPr>
        <w:t xml:space="preserve">asos de </w:t>
      </w:r>
      <w:r w:rsidRPr="00AE206C">
        <w:rPr>
          <w:color w:val="FF0000"/>
        </w:rPr>
        <w:t>U</w:t>
      </w:r>
      <w:r w:rsidR="003234FD" w:rsidRPr="00AE206C">
        <w:rPr>
          <w:color w:val="FF0000"/>
        </w:rPr>
        <w:t xml:space="preserve">so for desenvolvido, atualize a descrição para fazer referência aos </w:t>
      </w:r>
      <w:r w:rsidRPr="00AE206C">
        <w:rPr>
          <w:color w:val="FF0000"/>
        </w:rPr>
        <w:t>Casos de Uso</w:t>
      </w:r>
      <w:r w:rsidR="003234FD" w:rsidRPr="00AE206C">
        <w:rPr>
          <w:color w:val="FF0000"/>
        </w:rPr>
        <w:t>.</w:t>
      </w:r>
      <w:r w:rsidR="00BB74A3" w:rsidRPr="00AE206C">
        <w:rPr>
          <w:color w:val="FF0000"/>
        </w:rPr>
        <w:t>Como este documento</w:t>
      </w:r>
      <w:r w:rsidR="003234FD" w:rsidRPr="00AE206C">
        <w:rPr>
          <w:color w:val="FF0000"/>
        </w:rPr>
        <w:t xml:space="preserve"> é revisado por muitas pessoas envolvidas, o nível de detalhes deve ser geral o suficiente para que todos entendam. No entanto, devem estar disponíveis detalhes suficiente</w:t>
      </w:r>
      <w:r w:rsidR="00D0131B">
        <w:rPr>
          <w:color w:val="FF0000"/>
        </w:rPr>
        <w:t>s para fornecer à E</w:t>
      </w:r>
      <w:r w:rsidR="003234FD" w:rsidRPr="00AE206C">
        <w:rPr>
          <w:color w:val="FF0000"/>
        </w:rPr>
        <w:t xml:space="preserve">quipe as informações necessárias para criar um modelo de </w:t>
      </w:r>
      <w:r w:rsidR="006A2115" w:rsidRPr="00AE206C">
        <w:rPr>
          <w:color w:val="FF0000"/>
        </w:rPr>
        <w:t>C</w:t>
      </w:r>
      <w:r w:rsidR="003234FD" w:rsidRPr="00AE206C">
        <w:rPr>
          <w:color w:val="FF0000"/>
        </w:rPr>
        <w:t xml:space="preserve">asos de </w:t>
      </w:r>
      <w:r w:rsidR="006A2115" w:rsidRPr="00AE206C">
        <w:rPr>
          <w:color w:val="FF0000"/>
        </w:rPr>
        <w:t>U</w:t>
      </w:r>
      <w:r w:rsidR="003234FD" w:rsidRPr="00AE206C">
        <w:rPr>
          <w:color w:val="FF0000"/>
        </w:rPr>
        <w:t>so.Esses recurs</w:t>
      </w:r>
      <w:r w:rsidRPr="00AE206C">
        <w:rPr>
          <w:color w:val="FF0000"/>
        </w:rPr>
        <w:t>os serão a base fundamental do Gerenciamento do P</w:t>
      </w:r>
      <w:r w:rsidR="003234FD" w:rsidRPr="00AE206C">
        <w:rPr>
          <w:color w:val="FF0000"/>
        </w:rPr>
        <w:t xml:space="preserve">rojeto, do </w:t>
      </w:r>
      <w:r w:rsidRPr="00AE206C">
        <w:rPr>
          <w:color w:val="FF0000"/>
        </w:rPr>
        <w:t>G</w:t>
      </w:r>
      <w:r w:rsidR="003234FD" w:rsidRPr="00AE206C">
        <w:rPr>
          <w:color w:val="FF0000"/>
        </w:rPr>
        <w:t xml:space="preserve">erenciamento do </w:t>
      </w:r>
      <w:r w:rsidRPr="00AE206C">
        <w:rPr>
          <w:color w:val="FF0000"/>
        </w:rPr>
        <w:t>E</w:t>
      </w:r>
      <w:r w:rsidR="00D0131B">
        <w:rPr>
          <w:color w:val="FF0000"/>
        </w:rPr>
        <w:t>scopo e da definição do P</w:t>
      </w:r>
      <w:r w:rsidR="003234FD" w:rsidRPr="00AE206C">
        <w:rPr>
          <w:color w:val="FF0000"/>
        </w:rPr>
        <w:t xml:space="preserve">roduto. Cada recurso será descrito mais detalhadamente no modelo de </w:t>
      </w:r>
      <w:r w:rsidRPr="00AE206C">
        <w:rPr>
          <w:color w:val="FF0000"/>
        </w:rPr>
        <w:t>Casos de Uso</w:t>
      </w:r>
      <w:r w:rsidR="003234FD" w:rsidRPr="00AE206C">
        <w:rPr>
          <w:color w:val="FF0000"/>
        </w:rPr>
        <w:t>.</w:t>
      </w:r>
    </w:p>
    <w:p w:rsidR="00092364" w:rsidRDefault="00092364" w:rsidP="001B2DB6">
      <w:pPr>
        <w:rPr>
          <w:color w:val="FF0000"/>
        </w:rPr>
      </w:pPr>
    </w:p>
    <w:p w:rsidR="00092364" w:rsidRDefault="00092364" w:rsidP="00092364">
      <w:pPr>
        <w:rPr>
          <w:color w:val="FF0000"/>
        </w:rPr>
      </w:pPr>
      <w:r w:rsidRPr="005607DD">
        <w:rPr>
          <w:color w:val="FF0000"/>
        </w:rPr>
        <w:t>[</w:t>
      </w:r>
      <w:r>
        <w:rPr>
          <w:color w:val="FF0000"/>
        </w:rPr>
        <w:t>Este item deve</w:t>
      </w:r>
      <w:r w:rsidR="00051E1D">
        <w:rPr>
          <w:color w:val="FF0000"/>
        </w:rPr>
        <w:t xml:space="preserve"> estar coerente com a Declaração de Escopo – Escopo do Produto</w:t>
      </w:r>
      <w:r w:rsidRPr="005607DD">
        <w:rPr>
          <w:color w:val="FF0000"/>
        </w:rPr>
        <w:t>]</w:t>
      </w:r>
    </w:p>
    <w:p w:rsidR="006A2115" w:rsidRPr="001B2DB6" w:rsidRDefault="006A2115" w:rsidP="001B2DB6">
      <w:pPr>
        <w:rPr>
          <w:color w:val="0000FF"/>
        </w:rPr>
      </w:pPr>
    </w:p>
    <w:p w:rsidR="003234FD" w:rsidRDefault="003234FD" w:rsidP="004C7509">
      <w:pPr>
        <w:pStyle w:val="Ttulo3"/>
      </w:pPr>
      <w:bookmarkStart w:id="2343" w:name="_Toc512930919"/>
      <w:bookmarkStart w:id="2344" w:name="_Toc452813602"/>
      <w:bookmarkStart w:id="2345" w:name="_Toc436203408"/>
      <w:bookmarkStart w:id="2346" w:name="_Toc18208278"/>
      <w:bookmarkStart w:id="2347" w:name="_Toc416018483"/>
      <w:r>
        <w:t xml:space="preserve">Requisitos </w:t>
      </w:r>
      <w:r w:rsidR="00BF10CB">
        <w:t xml:space="preserve">Não Funcionais </w:t>
      </w:r>
      <w:r>
        <w:t>do Produto</w:t>
      </w:r>
      <w:bookmarkEnd w:id="2343"/>
      <w:bookmarkEnd w:id="2344"/>
      <w:bookmarkEnd w:id="2345"/>
      <w:bookmarkEnd w:id="2346"/>
      <w:bookmarkEnd w:id="2347"/>
    </w:p>
    <w:p w:rsidR="006E2F71" w:rsidRPr="006E2F71" w:rsidRDefault="006E2F71" w:rsidP="006E2F71">
      <w:pPr>
        <w:rPr>
          <w:ins w:id="2348" w:author="User" w:date="2015-04-04T21:15:00Z"/>
          <w:color w:val="FF0000"/>
        </w:rPr>
      </w:pPr>
      <w:ins w:id="2349" w:author="User" w:date="2015-04-04T21:15:00Z">
        <w:r w:rsidRPr="006E2F71">
          <w:rPr>
            <w:color w:val="FF0000"/>
          </w:rPr>
          <w:t>Id</w:t>
        </w:r>
        <w:r w:rsidRPr="006E2F71">
          <w:rPr>
            <w:color w:val="FF0000"/>
          </w:rPr>
          <w:tab/>
        </w:r>
        <w:r w:rsidRPr="006E2F71">
          <w:rPr>
            <w:color w:val="FF0000"/>
          </w:rPr>
          <w:tab/>
          <w:t xml:space="preserve">Descrição </w:t>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t>Crítico (S/N)</w:t>
        </w:r>
      </w:ins>
    </w:p>
    <w:p w:rsidR="006E2F71" w:rsidRPr="006E2F71" w:rsidRDefault="006E2F71" w:rsidP="006E2F71">
      <w:pPr>
        <w:rPr>
          <w:ins w:id="2350" w:author="User" w:date="2015-04-04T21:15:00Z"/>
          <w:color w:val="FF0000"/>
        </w:rPr>
      </w:pPr>
    </w:p>
    <w:p w:rsidR="006E2F71" w:rsidRPr="006E2F71" w:rsidRDefault="006E2F71" w:rsidP="006E2F71">
      <w:pPr>
        <w:rPr>
          <w:ins w:id="2351" w:author="User" w:date="2015-04-04T21:15:00Z"/>
          <w:color w:val="FF0000"/>
        </w:rPr>
      </w:pPr>
      <w:ins w:id="2352" w:author="User" w:date="2015-04-04T21:15:00Z">
        <w:r w:rsidRPr="006E2F71">
          <w:rPr>
            <w:color w:val="FF0000"/>
          </w:rPr>
          <w:t xml:space="preserve">RNF01  </w:t>
        </w:r>
        <w:r w:rsidRPr="006E2F71">
          <w:rPr>
            <w:color w:val="FF0000"/>
          </w:rPr>
          <w:tab/>
          <w:t xml:space="preserve">O sistema terá uma interface simples e de fácil manipulação. </w:t>
        </w:r>
        <w:r w:rsidRPr="006E2F71">
          <w:rPr>
            <w:color w:val="FF0000"/>
          </w:rPr>
          <w:tab/>
        </w:r>
        <w:r w:rsidRPr="006E2F71">
          <w:rPr>
            <w:color w:val="FF0000"/>
          </w:rPr>
          <w:tab/>
          <w:t>S</w:t>
        </w:r>
      </w:ins>
    </w:p>
    <w:p w:rsidR="006E2F71" w:rsidRPr="006E2F71" w:rsidRDefault="006E2F71" w:rsidP="006E2F71">
      <w:pPr>
        <w:rPr>
          <w:ins w:id="2353" w:author="User" w:date="2015-04-04T21:15:00Z"/>
          <w:color w:val="FF0000"/>
        </w:rPr>
      </w:pPr>
      <w:ins w:id="2354" w:author="User" w:date="2015-04-04T21:15:00Z">
        <w:r w:rsidRPr="006E2F71">
          <w:rPr>
            <w:color w:val="FF0000"/>
          </w:rPr>
          <w:t>RNF02</w:t>
        </w:r>
        <w:r w:rsidRPr="006E2F71">
          <w:rPr>
            <w:color w:val="FF0000"/>
          </w:rPr>
          <w:tab/>
        </w:r>
        <w:r w:rsidRPr="006E2F71">
          <w:rPr>
            <w:color w:val="FF0000"/>
          </w:rPr>
          <w:tab/>
          <w:t>Duvidas de uso do sistema poderão ser tiradas na opção ajuda.</w:t>
        </w:r>
        <w:r w:rsidRPr="006E2F71">
          <w:rPr>
            <w:color w:val="FF0000"/>
          </w:rPr>
          <w:tab/>
        </w:r>
        <w:r w:rsidRPr="006E2F71">
          <w:rPr>
            <w:color w:val="FF0000"/>
          </w:rPr>
          <w:tab/>
          <w:t>S</w:t>
        </w:r>
      </w:ins>
    </w:p>
    <w:p w:rsidR="006E2F71" w:rsidRPr="006E2F71" w:rsidRDefault="006E2F71" w:rsidP="006E2F71">
      <w:pPr>
        <w:rPr>
          <w:ins w:id="2355" w:author="User" w:date="2015-04-04T21:15:00Z"/>
          <w:color w:val="FF0000"/>
        </w:rPr>
      </w:pPr>
      <w:ins w:id="2356" w:author="User" w:date="2015-04-04T21:15:00Z">
        <w:r w:rsidRPr="006E2F71">
          <w:rPr>
            <w:color w:val="FF0000"/>
          </w:rPr>
          <w:t>RNF03</w:t>
        </w:r>
        <w:r w:rsidRPr="006E2F71">
          <w:rPr>
            <w:color w:val="FF0000"/>
          </w:rPr>
          <w:tab/>
        </w:r>
        <w:r w:rsidRPr="006E2F71">
          <w:rPr>
            <w:color w:val="FF0000"/>
          </w:rPr>
          <w:tab/>
          <w:t>Os acessos no sistema serão distintos para empresa e cliente.</w:t>
        </w:r>
        <w:r w:rsidRPr="006E2F71">
          <w:rPr>
            <w:color w:val="FF0000"/>
          </w:rPr>
          <w:tab/>
        </w:r>
        <w:r w:rsidRPr="006E2F71">
          <w:rPr>
            <w:color w:val="FF0000"/>
          </w:rPr>
          <w:tab/>
          <w:t>S</w:t>
        </w:r>
      </w:ins>
    </w:p>
    <w:p w:rsidR="006E2F71" w:rsidRPr="006E2F71" w:rsidRDefault="006E2F71" w:rsidP="006E2F71">
      <w:pPr>
        <w:rPr>
          <w:ins w:id="2357" w:author="User" w:date="2015-04-04T21:15:00Z"/>
          <w:color w:val="FF0000"/>
        </w:rPr>
      </w:pPr>
      <w:ins w:id="2358" w:author="User" w:date="2015-04-04T21:15:00Z">
        <w:r w:rsidRPr="006E2F71">
          <w:rPr>
            <w:color w:val="FF0000"/>
          </w:rPr>
          <w:t>RNF04</w:t>
        </w:r>
        <w:r w:rsidRPr="006E2F71">
          <w:rPr>
            <w:color w:val="FF0000"/>
          </w:rPr>
          <w:tab/>
        </w:r>
        <w:r w:rsidRPr="006E2F71">
          <w:rPr>
            <w:color w:val="FF0000"/>
          </w:rPr>
          <w:tab/>
          <w:t xml:space="preserve">Relatórios poderão ser visualizados no navegador, permitindo </w:t>
        </w:r>
      </w:ins>
    </w:p>
    <w:p w:rsidR="006E2F71" w:rsidRPr="006E2F71" w:rsidRDefault="006E2F71" w:rsidP="006E2F71">
      <w:pPr>
        <w:rPr>
          <w:ins w:id="2359" w:author="User" w:date="2015-04-04T21:15:00Z"/>
          <w:color w:val="FF0000"/>
        </w:rPr>
      </w:pPr>
      <w:ins w:id="2360" w:author="User" w:date="2015-04-04T21:15:00Z">
        <w:r w:rsidRPr="006E2F71">
          <w:rPr>
            <w:color w:val="FF0000"/>
          </w:rPr>
          <w:t>a impressão do mesmo.</w:t>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ins>
      <w:ins w:id="2361" w:author="User" w:date="2015-04-05T18:07:00Z">
        <w:r w:rsidR="00206134">
          <w:rPr>
            <w:color w:val="FF0000"/>
          </w:rPr>
          <w:tab/>
        </w:r>
        <w:r w:rsidR="00206134">
          <w:rPr>
            <w:color w:val="FF0000"/>
          </w:rPr>
          <w:tab/>
        </w:r>
      </w:ins>
      <w:ins w:id="2362" w:author="User" w:date="2015-04-04T21:15:00Z">
        <w:r w:rsidRPr="006E2F71">
          <w:rPr>
            <w:color w:val="FF0000"/>
          </w:rPr>
          <w:tab/>
        </w:r>
        <w:r w:rsidRPr="006E2F71">
          <w:rPr>
            <w:color w:val="FF0000"/>
          </w:rPr>
          <w:tab/>
          <w:t>S</w:t>
        </w:r>
      </w:ins>
    </w:p>
    <w:p w:rsidR="006E2F71" w:rsidRPr="006E2F71" w:rsidRDefault="006E2F71" w:rsidP="006E2F71">
      <w:pPr>
        <w:rPr>
          <w:ins w:id="2363" w:author="User" w:date="2015-04-04T21:15:00Z"/>
          <w:color w:val="FF0000"/>
        </w:rPr>
      </w:pPr>
      <w:ins w:id="2364" w:author="User" w:date="2015-04-04T21:15:00Z">
        <w:r w:rsidRPr="006E2F71">
          <w:rPr>
            <w:color w:val="FF0000"/>
          </w:rPr>
          <w:t>RNF05</w:t>
        </w:r>
        <w:r w:rsidRPr="006E2F71">
          <w:rPr>
            <w:color w:val="FF0000"/>
          </w:rPr>
          <w:tab/>
        </w:r>
        <w:r w:rsidRPr="006E2F71">
          <w:rPr>
            <w:color w:val="FF0000"/>
          </w:rPr>
          <w:tab/>
          <w:t>O sistema deverá permanecer disponível 24h horas por dia.</w:t>
        </w:r>
        <w:r w:rsidRPr="006E2F71">
          <w:rPr>
            <w:color w:val="FF0000"/>
          </w:rPr>
          <w:tab/>
        </w:r>
        <w:r w:rsidRPr="006E2F71">
          <w:rPr>
            <w:color w:val="FF0000"/>
          </w:rPr>
          <w:tab/>
          <w:t>S</w:t>
        </w:r>
      </w:ins>
    </w:p>
    <w:p w:rsidR="006E2F71" w:rsidRPr="006E2F71" w:rsidRDefault="006E2F71" w:rsidP="006E2F71">
      <w:pPr>
        <w:rPr>
          <w:ins w:id="2365" w:author="User" w:date="2015-04-04T21:15:00Z"/>
          <w:color w:val="FF0000"/>
        </w:rPr>
      </w:pPr>
      <w:ins w:id="2366" w:author="User" w:date="2015-04-04T21:15:00Z">
        <w:r w:rsidRPr="006E2F71">
          <w:rPr>
            <w:color w:val="FF0000"/>
          </w:rPr>
          <w:t>RNF06</w:t>
        </w:r>
        <w:r w:rsidRPr="006E2F71">
          <w:rPr>
            <w:color w:val="FF0000"/>
          </w:rPr>
          <w:tab/>
        </w:r>
        <w:r w:rsidRPr="006E2F71">
          <w:rPr>
            <w:color w:val="FF0000"/>
          </w:rPr>
          <w:tab/>
          <w:t xml:space="preserve">O sistema só permitirá o acesso de pessoas cadastradas, conforme </w:t>
        </w:r>
      </w:ins>
    </w:p>
    <w:p w:rsidR="006E2F71" w:rsidRPr="006E2F71" w:rsidRDefault="006E2F71" w:rsidP="006E2F71">
      <w:pPr>
        <w:rPr>
          <w:ins w:id="2367" w:author="User" w:date="2015-04-04T21:15:00Z"/>
          <w:color w:val="FF0000"/>
        </w:rPr>
      </w:pPr>
      <w:ins w:id="2368" w:author="User" w:date="2015-04-04T21:15:00Z">
        <w:r w:rsidRPr="006E2F71">
          <w:rPr>
            <w:color w:val="FF0000"/>
          </w:rPr>
          <w:t>o nível de acesso de usuário (Empresa/Cliente).</w:t>
        </w:r>
        <w:r w:rsidRPr="006E2F71">
          <w:rPr>
            <w:color w:val="FF0000"/>
          </w:rPr>
          <w:tab/>
        </w:r>
      </w:ins>
      <w:ins w:id="2369" w:author="User" w:date="2015-04-05T18:07:00Z">
        <w:r w:rsidR="00206134">
          <w:rPr>
            <w:color w:val="FF0000"/>
          </w:rPr>
          <w:tab/>
        </w:r>
        <w:r w:rsidR="00206134">
          <w:rPr>
            <w:color w:val="FF0000"/>
          </w:rPr>
          <w:tab/>
        </w:r>
      </w:ins>
      <w:ins w:id="2370" w:author="User" w:date="2015-04-04T21:15:00Z">
        <w:r w:rsidRPr="006E2F71">
          <w:rPr>
            <w:color w:val="FF0000"/>
          </w:rPr>
          <w:tab/>
        </w:r>
        <w:r w:rsidRPr="006E2F71">
          <w:rPr>
            <w:color w:val="FF0000"/>
          </w:rPr>
          <w:tab/>
        </w:r>
        <w:r w:rsidRPr="006E2F71">
          <w:rPr>
            <w:color w:val="FF0000"/>
          </w:rPr>
          <w:tab/>
          <w:t>S</w:t>
        </w:r>
      </w:ins>
    </w:p>
    <w:p w:rsidR="006E2F71" w:rsidRPr="006E2F71" w:rsidRDefault="006E2F71" w:rsidP="006E2F71">
      <w:pPr>
        <w:rPr>
          <w:ins w:id="2371" w:author="User" w:date="2015-04-04T21:15:00Z"/>
          <w:color w:val="FF0000"/>
        </w:rPr>
      </w:pPr>
      <w:ins w:id="2372" w:author="User" w:date="2015-04-04T21:15:00Z">
        <w:r w:rsidRPr="006E2F71">
          <w:rPr>
            <w:color w:val="FF0000"/>
          </w:rPr>
          <w:t>RNF07</w:t>
        </w:r>
        <w:r w:rsidRPr="006E2F71">
          <w:rPr>
            <w:color w:val="FF0000"/>
          </w:rPr>
          <w:tab/>
        </w:r>
        <w:r w:rsidRPr="006E2F71">
          <w:rPr>
            <w:color w:val="FF0000"/>
          </w:rPr>
          <w:tab/>
          <w:t xml:space="preserve">Níveis de acesso (Empresa) irão determinar o papel do usuário </w:t>
        </w:r>
      </w:ins>
    </w:p>
    <w:p w:rsidR="006E2F71" w:rsidRPr="006E2F71" w:rsidRDefault="006E2F71" w:rsidP="006E2F71">
      <w:pPr>
        <w:rPr>
          <w:ins w:id="2373" w:author="User" w:date="2015-04-04T21:15:00Z"/>
          <w:color w:val="FF0000"/>
        </w:rPr>
      </w:pPr>
      <w:ins w:id="2374" w:author="User" w:date="2015-04-04T21:15:00Z">
        <w:r w:rsidRPr="006E2F71">
          <w:rPr>
            <w:color w:val="FF0000"/>
          </w:rPr>
          <w:t>dentro do sistema.</w:t>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ins>
      <w:ins w:id="2375" w:author="User" w:date="2015-04-05T18:07:00Z">
        <w:r w:rsidR="00206134">
          <w:rPr>
            <w:color w:val="FF0000"/>
          </w:rPr>
          <w:tab/>
        </w:r>
        <w:r w:rsidR="00206134">
          <w:rPr>
            <w:color w:val="FF0000"/>
          </w:rPr>
          <w:tab/>
        </w:r>
      </w:ins>
      <w:ins w:id="2376" w:author="User" w:date="2015-04-04T21:15:00Z">
        <w:r w:rsidRPr="006E2F71">
          <w:rPr>
            <w:color w:val="FF0000"/>
          </w:rPr>
          <w:tab/>
        </w:r>
        <w:r w:rsidRPr="006E2F71">
          <w:rPr>
            <w:color w:val="FF0000"/>
          </w:rPr>
          <w:tab/>
          <w:t>S</w:t>
        </w:r>
      </w:ins>
    </w:p>
    <w:p w:rsidR="006E2F71" w:rsidRPr="006E2F71" w:rsidRDefault="006E2F71" w:rsidP="006E2F71">
      <w:pPr>
        <w:rPr>
          <w:ins w:id="2377" w:author="User" w:date="2015-04-04T21:15:00Z"/>
          <w:color w:val="FF0000"/>
        </w:rPr>
      </w:pPr>
      <w:ins w:id="2378" w:author="User" w:date="2015-04-04T21:15:00Z">
        <w:r w:rsidRPr="006E2F71">
          <w:rPr>
            <w:color w:val="FF0000"/>
          </w:rPr>
          <w:t xml:space="preserve">RNF08 </w:t>
        </w:r>
        <w:r w:rsidRPr="006E2F71">
          <w:rPr>
            <w:color w:val="FF0000"/>
          </w:rPr>
          <w:tab/>
          <w:t xml:space="preserve">O sistema será acessado via Internet ou Intranet conforme opção </w:t>
        </w:r>
      </w:ins>
    </w:p>
    <w:p w:rsidR="006E2F71" w:rsidRPr="006E2F71" w:rsidRDefault="006E2F71" w:rsidP="006E2F71">
      <w:pPr>
        <w:rPr>
          <w:ins w:id="2379" w:author="User" w:date="2015-04-04T21:15:00Z"/>
          <w:color w:val="FF0000"/>
        </w:rPr>
      </w:pPr>
      <w:ins w:id="2380" w:author="User" w:date="2015-04-04T21:15:00Z">
        <w:r w:rsidRPr="006E2F71">
          <w:rPr>
            <w:color w:val="FF0000"/>
          </w:rPr>
          <w:t>de instalação da empresa.</w:t>
        </w:r>
        <w:r w:rsidRPr="006E2F71">
          <w:rPr>
            <w:color w:val="FF0000"/>
          </w:rPr>
          <w:tab/>
        </w:r>
        <w:r w:rsidRPr="006E2F71">
          <w:rPr>
            <w:color w:val="FF0000"/>
          </w:rPr>
          <w:tab/>
        </w:r>
        <w:r w:rsidRPr="006E2F71">
          <w:rPr>
            <w:color w:val="FF0000"/>
          </w:rPr>
          <w:tab/>
        </w:r>
      </w:ins>
      <w:ins w:id="2381" w:author="User" w:date="2015-04-05T18:07:00Z">
        <w:r w:rsidR="00206134">
          <w:rPr>
            <w:color w:val="FF0000"/>
          </w:rPr>
          <w:tab/>
        </w:r>
        <w:r w:rsidR="00206134">
          <w:rPr>
            <w:color w:val="FF0000"/>
          </w:rPr>
          <w:tab/>
        </w:r>
      </w:ins>
      <w:ins w:id="2382" w:author="User" w:date="2015-04-04T21:15:00Z">
        <w:r w:rsidRPr="006E2F71">
          <w:rPr>
            <w:color w:val="FF0000"/>
          </w:rPr>
          <w:tab/>
        </w:r>
        <w:r w:rsidRPr="006E2F71">
          <w:rPr>
            <w:color w:val="FF0000"/>
          </w:rPr>
          <w:tab/>
        </w:r>
        <w:r w:rsidRPr="006E2F71">
          <w:rPr>
            <w:color w:val="FF0000"/>
          </w:rPr>
          <w:tab/>
        </w:r>
        <w:r w:rsidRPr="006E2F71">
          <w:rPr>
            <w:color w:val="FF0000"/>
          </w:rPr>
          <w:tab/>
          <w:t>S</w:t>
        </w:r>
      </w:ins>
    </w:p>
    <w:p w:rsidR="00BF10CB" w:rsidRPr="001C01A3" w:rsidRDefault="00AE206C" w:rsidP="001C01A3">
      <w:pPr>
        <w:rPr>
          <w:color w:val="FF0000"/>
        </w:rPr>
      </w:pPr>
      <w:r w:rsidRPr="001C01A3">
        <w:rPr>
          <w:color w:val="FF0000"/>
        </w:rPr>
        <w:t>Relacionar e descrever o</w:t>
      </w:r>
      <w:r w:rsidR="00D0131B">
        <w:rPr>
          <w:color w:val="FF0000"/>
        </w:rPr>
        <w:t>s requisitos não funcionais do P</w:t>
      </w:r>
      <w:r w:rsidRPr="001C01A3">
        <w:rPr>
          <w:color w:val="FF0000"/>
        </w:rPr>
        <w:t xml:space="preserve">roduto como as necessidades </w:t>
      </w:r>
      <w:r w:rsidR="003234FD" w:rsidRPr="001C01A3">
        <w:rPr>
          <w:color w:val="FF0000"/>
        </w:rPr>
        <w:t>de hardware ou de plataforma, os requisitos de desempenho e os requisitos ambientais.Defin</w:t>
      </w:r>
      <w:r w:rsidR="001C01A3" w:rsidRPr="001C01A3">
        <w:rPr>
          <w:color w:val="FF0000"/>
        </w:rPr>
        <w:t xml:space="preserve">ir </w:t>
      </w:r>
      <w:r w:rsidR="003234FD" w:rsidRPr="001C01A3">
        <w:rPr>
          <w:color w:val="FF0000"/>
        </w:rPr>
        <w:t>as faixas de qualidade para desempenho, robustez, tolerância a erros</w:t>
      </w:r>
      <w:r w:rsidRPr="001C01A3">
        <w:rPr>
          <w:color w:val="FF0000"/>
        </w:rPr>
        <w:t xml:space="preserve"> e </w:t>
      </w:r>
      <w:r w:rsidR="003234FD" w:rsidRPr="001C01A3">
        <w:rPr>
          <w:color w:val="FF0000"/>
        </w:rPr>
        <w:t>usabilidade.</w:t>
      </w:r>
      <w:bookmarkStart w:id="2383" w:name="_Toc452813607"/>
      <w:bookmarkStart w:id="2384" w:name="_Toc436203413"/>
      <w:r w:rsidR="003234FD" w:rsidRPr="001C01A3">
        <w:rPr>
          <w:color w:val="FF0000"/>
        </w:rPr>
        <w:t>Mencion</w:t>
      </w:r>
      <w:r w:rsidRPr="001C01A3">
        <w:rPr>
          <w:color w:val="FF0000"/>
        </w:rPr>
        <w:t xml:space="preserve">ar </w:t>
      </w:r>
      <w:r w:rsidR="003234FD" w:rsidRPr="001C01A3">
        <w:rPr>
          <w:color w:val="FF0000"/>
        </w:rPr>
        <w:t xml:space="preserve">quaisquer restrições de </w:t>
      </w:r>
      <w:r w:rsidRPr="001C01A3">
        <w:rPr>
          <w:i/>
          <w:color w:val="FF0000"/>
        </w:rPr>
        <w:t>D</w:t>
      </w:r>
      <w:r w:rsidR="003234FD" w:rsidRPr="001C01A3">
        <w:rPr>
          <w:i/>
          <w:color w:val="FF0000"/>
        </w:rPr>
        <w:t>esign</w:t>
      </w:r>
      <w:r w:rsidR="003234FD" w:rsidRPr="001C01A3">
        <w:rPr>
          <w:color w:val="FF0000"/>
        </w:rPr>
        <w:t>, restrições externas ou outras dependências.Defin</w:t>
      </w:r>
      <w:r w:rsidR="001C01A3" w:rsidRPr="001C01A3">
        <w:rPr>
          <w:color w:val="FF0000"/>
        </w:rPr>
        <w:t xml:space="preserve">ir </w:t>
      </w:r>
      <w:r w:rsidR="003234FD" w:rsidRPr="001C01A3">
        <w:rPr>
          <w:color w:val="FF0000"/>
        </w:rPr>
        <w:t>quaisquer requisitos de documentação específicos, incluindo requisitos de manuais do usuário, Ajuda on-line, instalação, rotulação e de embalagem.</w:t>
      </w:r>
      <w:bookmarkEnd w:id="2383"/>
      <w:bookmarkEnd w:id="2384"/>
    </w:p>
    <w:p w:rsidR="00924A08" w:rsidRPr="004C7509" w:rsidRDefault="00924A08" w:rsidP="004C7509">
      <w:pPr>
        <w:rPr>
          <w:color w:val="0000FF"/>
        </w:rPr>
      </w:pPr>
    </w:p>
    <w:p w:rsidR="00301E38" w:rsidRDefault="00301E38" w:rsidP="004C7509">
      <w:pPr>
        <w:pStyle w:val="Ttulo3"/>
        <w:rPr>
          <w:ins w:id="2385" w:author="User" w:date="2015-04-05T19:03:00Z"/>
        </w:rPr>
      </w:pPr>
      <w:bookmarkStart w:id="2386" w:name="_Toc416018484"/>
      <w:r>
        <w:t>Diagrama de Casos de Uso</w:t>
      </w:r>
      <w:bookmarkEnd w:id="2386"/>
    </w:p>
    <w:p w:rsidR="00583AD4" w:rsidRDefault="000D6CDA" w:rsidP="00583AD4">
      <w:pPr>
        <w:rPr>
          <w:ins w:id="2387" w:author="User" w:date="2015-04-05T19:08:00Z"/>
        </w:rPr>
      </w:pPr>
      <w:ins w:id="2388" w:author="User" w:date="2015-04-05T19:04:00Z">
        <w:r>
          <w:tab/>
        </w:r>
      </w:ins>
      <w:ins w:id="2389" w:author="User" w:date="2015-04-05T19:08:00Z">
        <w:r w:rsidR="00583AD4">
          <w:t>Ca</w:t>
        </w:r>
      </w:ins>
      <w:ins w:id="2390" w:author="User" w:date="2015-04-05T19:09:00Z">
        <w:r w:rsidR="00583AD4">
          <w:t>sos de Uso são d</w:t>
        </w:r>
      </w:ins>
      <w:ins w:id="2391" w:author="User" w:date="2015-04-05T19:08:00Z">
        <w:r w:rsidR="00583AD4">
          <w:t>escrições narrativas de processos do domínio da aplicação</w:t>
        </w:r>
      </w:ins>
      <w:ins w:id="2392" w:author="User" w:date="2015-04-05T19:09:00Z">
        <w:r w:rsidR="00583AD4">
          <w:t>, que d</w:t>
        </w:r>
      </w:ins>
      <w:ins w:id="2393" w:author="User" w:date="2015-04-05T19:08:00Z">
        <w:r w:rsidR="00583AD4">
          <w:t xml:space="preserve">ocumentam a </w:t>
        </w:r>
        <w:proofErr w:type="spellStart"/>
        <w:r w:rsidR="00583AD4">
          <w:t>seqüência</w:t>
        </w:r>
        <w:proofErr w:type="spellEnd"/>
        <w:r w:rsidR="00583AD4">
          <w:t xml:space="preserve"> de eventos de um ator</w:t>
        </w:r>
      </w:ins>
      <w:ins w:id="2394" w:author="User" w:date="2015-04-05T19:09:00Z">
        <w:r w:rsidR="00583AD4">
          <w:t xml:space="preserve"> </w:t>
        </w:r>
      </w:ins>
      <w:ins w:id="2395" w:author="User" w:date="2015-04-05T19:08:00Z">
        <w:r w:rsidR="00583AD4">
          <w:t>(um agente externo) usando o sistema para</w:t>
        </w:r>
      </w:ins>
      <w:ins w:id="2396" w:author="User" w:date="2015-04-05T19:09:00Z">
        <w:r w:rsidR="00583AD4">
          <w:t xml:space="preserve"> </w:t>
        </w:r>
      </w:ins>
      <w:ins w:id="2397" w:author="User" w:date="2015-04-05T19:08:00Z">
        <w:r w:rsidR="00583AD4">
          <w:t>completar, do início ao fim, um determinado</w:t>
        </w:r>
      </w:ins>
      <w:ins w:id="2398" w:author="User" w:date="2015-04-05T19:09:00Z">
        <w:r w:rsidR="00583AD4">
          <w:t xml:space="preserve"> </w:t>
        </w:r>
      </w:ins>
      <w:ins w:id="2399" w:author="User" w:date="2015-04-05T19:08:00Z">
        <w:r w:rsidR="00583AD4">
          <w:t>processo</w:t>
        </w:r>
      </w:ins>
    </w:p>
    <w:p w:rsidR="00583AD4" w:rsidRDefault="00583AD4" w:rsidP="00583AD4">
      <w:pPr>
        <w:rPr>
          <w:ins w:id="2400" w:author="User" w:date="2015-04-05T19:10:00Z"/>
        </w:rPr>
      </w:pPr>
      <w:ins w:id="2401" w:author="User" w:date="2015-04-05T19:09:00Z">
        <w:r>
          <w:tab/>
          <w:t>É escrito em r</w:t>
        </w:r>
      </w:ins>
      <w:ins w:id="2402" w:author="User" w:date="2015-04-05T19:08:00Z">
        <w:r>
          <w:t>epresentação em UML</w:t>
        </w:r>
      </w:ins>
      <w:ins w:id="2403" w:author="User" w:date="2015-04-05T19:09:00Z">
        <w:r>
          <w:t xml:space="preserve">, Linguagem </w:t>
        </w:r>
      </w:ins>
      <w:ins w:id="2404" w:author="User" w:date="2015-04-05T19:12:00Z">
        <w:r>
          <w:t xml:space="preserve">Unificada </w:t>
        </w:r>
      </w:ins>
      <w:ins w:id="2405" w:author="User" w:date="2015-04-05T19:09:00Z">
        <w:r>
          <w:t xml:space="preserve">de Modelagem </w:t>
        </w:r>
      </w:ins>
    </w:p>
    <w:p w:rsidR="00583AD4" w:rsidRDefault="00583AD4" w:rsidP="00583AD4">
      <w:pPr>
        <w:rPr>
          <w:ins w:id="2406" w:author="User" w:date="2015-04-05T19:09:00Z"/>
        </w:rPr>
      </w:pPr>
      <w:ins w:id="2407" w:author="User" w:date="2015-04-05T19:10:00Z">
        <w:r>
          <w:tab/>
          <w:t xml:space="preserve">Deve ser compreensível para os </w:t>
        </w:r>
        <w:proofErr w:type="spellStart"/>
        <w:r>
          <w:t>usários</w:t>
        </w:r>
        <w:proofErr w:type="spellEnd"/>
        <w:r>
          <w:t xml:space="preserve"> leigos em informática, auxiliar a tarefa de análise, especificando funcionalidades e comportamento do sistema, e ainda</w:t>
        </w:r>
      </w:ins>
      <w:ins w:id="2408" w:author="User" w:date="2015-04-05T19:11:00Z">
        <w:r>
          <w:t xml:space="preserve"> d</w:t>
        </w:r>
      </w:ins>
      <w:ins w:id="2409" w:author="User" w:date="2015-04-05T19:10:00Z">
        <w:r>
          <w:t>elimitar o sistema</w:t>
        </w:r>
      </w:ins>
      <w:ins w:id="2410" w:author="User" w:date="2015-04-05T19:11:00Z">
        <w:r>
          <w:t xml:space="preserve">, servindo </w:t>
        </w:r>
        <w:r>
          <w:lastRenderedPageBreak/>
          <w:t xml:space="preserve">de </w:t>
        </w:r>
      </w:ins>
      <w:ins w:id="2411" w:author="User" w:date="2015-04-05T19:10:00Z">
        <w:r>
          <w:t>base para derivar casos de</w:t>
        </w:r>
      </w:ins>
      <w:ins w:id="2412" w:author="User" w:date="2015-04-05T19:11:00Z">
        <w:r>
          <w:t xml:space="preserve"> </w:t>
        </w:r>
      </w:ins>
      <w:ins w:id="2413" w:author="User" w:date="2015-04-05T19:10:00Z">
        <w:r>
          <w:t>teste</w:t>
        </w:r>
        <w:r>
          <w:cr/>
        </w:r>
      </w:ins>
    </w:p>
    <w:p w:rsidR="000D6CDA" w:rsidRDefault="00583AD4" w:rsidP="00583AD4">
      <w:pPr>
        <w:rPr>
          <w:ins w:id="2414" w:author="User" w:date="2015-04-05T19:04:00Z"/>
        </w:rPr>
      </w:pPr>
      <w:ins w:id="2415" w:author="User" w:date="2015-04-05T19:09:00Z">
        <w:r>
          <w:tab/>
        </w:r>
      </w:ins>
      <w:ins w:id="2416" w:author="User" w:date="2015-04-05T19:04:00Z">
        <w:r w:rsidR="000D6CDA">
          <w:t xml:space="preserve">O Diagrama de Casos de Uso tem o objetivo de auxiliar a comunicação entre os analistas e o cliente. Um diagrama de Caso de Uso descreve um cenário que mostra as funcionalidades do sistema do ponto de vista do usuário. </w:t>
        </w:r>
      </w:ins>
    </w:p>
    <w:p w:rsidR="00176A5A" w:rsidRDefault="000D6CDA">
      <w:pPr>
        <w:pPrChange w:id="2417" w:author="User" w:date="2015-04-05T19:03:00Z">
          <w:pPr>
            <w:pStyle w:val="Ttulo3"/>
          </w:pPr>
        </w:pPrChange>
      </w:pPr>
      <w:ins w:id="2418" w:author="User" w:date="2015-04-05T19:04:00Z">
        <w:r>
          <w:t>O cliente deve ver no diagrama de Casos de Uso as principais funcionalidades de seu sistema.</w:t>
        </w:r>
      </w:ins>
    </w:p>
    <w:p w:rsidR="00510C16" w:rsidRPr="00AB7D00" w:rsidRDefault="00510C16" w:rsidP="00510C16">
      <w:pPr>
        <w:rPr>
          <w:color w:val="0000FF"/>
        </w:rPr>
      </w:pPr>
      <w:r>
        <w:rPr>
          <w:color w:val="FF0000"/>
        </w:rPr>
        <w:t xml:space="preserve">Descrever de forma genérica os objetivos do </w:t>
      </w:r>
      <w:r w:rsidRPr="00510C16">
        <w:rPr>
          <w:color w:val="FF0000"/>
        </w:rPr>
        <w:t>Diagrama de Casos de Uso</w:t>
      </w:r>
      <w:r>
        <w:rPr>
          <w:color w:val="FF0000"/>
        </w:rPr>
        <w:t xml:space="preserve"> e apresentar a(s) figura(s) de forma legível como no exemplo abaixo.</w:t>
      </w:r>
      <w:r w:rsidR="00AB7D00">
        <w:rPr>
          <w:color w:val="0000FF"/>
        </w:rPr>
        <w:t>Toda Figura ou Tabela deve ser precedida de texto explicativo onde ela é mencionada. Não é permitido inclusão de Figuras ou Tabelas sem referencia no texto.</w:t>
      </w:r>
    </w:p>
    <w:p w:rsidR="00301E38" w:rsidRPr="00725F5C" w:rsidRDefault="00301E38">
      <w:pPr>
        <w:rPr>
          <w:b/>
          <w:bCs/>
          <w:color w:val="0000FF"/>
        </w:rPr>
      </w:pPr>
    </w:p>
    <w:p w:rsidR="00A030A8" w:rsidRDefault="00A030A8" w:rsidP="00A030A8">
      <w:pPr>
        <w:spacing w:line="240" w:lineRule="auto"/>
        <w:jc w:val="left"/>
        <w:rPr>
          <w:rFonts w:eastAsia="Batang"/>
          <w:color w:val="0000FF"/>
        </w:rPr>
      </w:pPr>
      <w:r>
        <w:rPr>
          <w:rFonts w:eastAsia="Batang"/>
          <w:noProof/>
          <w:color w:val="0000FF"/>
        </w:rPr>
        <w:drawing>
          <wp:inline distT="0" distB="0" distL="0" distR="0">
            <wp:extent cx="5940425" cy="46780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2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A030A8" w:rsidRDefault="00A030A8" w:rsidP="00A030A8">
      <w:pPr>
        <w:pStyle w:val="Legenda"/>
      </w:pPr>
      <w:bookmarkStart w:id="2419" w:name="_Toc404509638"/>
      <w:bookmarkStart w:id="2420" w:name="_Toc416018385"/>
      <w:r>
        <w:t xml:space="preserve">Figura </w:t>
      </w:r>
      <w:r w:rsidR="008A116E">
        <w:fldChar w:fldCharType="begin"/>
      </w:r>
      <w:r w:rsidR="00937E62">
        <w:instrText xml:space="preserve"> SEQ Figura \* ARABIC </w:instrText>
      </w:r>
      <w:r w:rsidR="008A116E">
        <w:fldChar w:fldCharType="separate"/>
      </w:r>
      <w:ins w:id="2421" w:author="User" w:date="2015-04-05T17:57:00Z">
        <w:r w:rsidR="00C60E05">
          <w:rPr>
            <w:noProof/>
          </w:rPr>
          <w:t>8</w:t>
        </w:r>
      </w:ins>
      <w:del w:id="2422" w:author="User" w:date="2015-04-04T17:22:00Z">
        <w:r w:rsidR="00F0518C" w:rsidDel="00064949">
          <w:rPr>
            <w:noProof/>
          </w:rPr>
          <w:delText>1</w:delText>
        </w:r>
      </w:del>
      <w:r w:rsidR="008A116E">
        <w:rPr>
          <w:noProof/>
        </w:rPr>
        <w:fldChar w:fldCharType="end"/>
      </w:r>
      <w:r>
        <w:t xml:space="preserve"> - Diagrama de Caso de Uso do Aluno</w:t>
      </w:r>
      <w:bookmarkEnd w:id="2419"/>
      <w:bookmarkEnd w:id="2420"/>
    </w:p>
    <w:p w:rsidR="001F5051" w:rsidRDefault="001F5051" w:rsidP="001F5051"/>
    <w:p w:rsidR="00A030A8" w:rsidRDefault="00A030A8" w:rsidP="001F5051"/>
    <w:p w:rsidR="00A030A8" w:rsidRDefault="00A030A8" w:rsidP="001F5051"/>
    <w:p w:rsidR="00A030A8" w:rsidRDefault="00A030A8" w:rsidP="001F5051"/>
    <w:p w:rsidR="00A030A8" w:rsidRDefault="00A030A8" w:rsidP="00A030A8">
      <w:pPr>
        <w:spacing w:line="240" w:lineRule="auto"/>
        <w:jc w:val="left"/>
        <w:rPr>
          <w:rFonts w:eastAsia="Batang"/>
          <w:color w:val="0000FF"/>
        </w:rPr>
      </w:pPr>
      <w:r>
        <w:rPr>
          <w:rFonts w:eastAsia="Batang"/>
          <w:noProof/>
          <w:color w:val="0000FF"/>
        </w:rPr>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2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A030A8" w:rsidRDefault="00A030A8" w:rsidP="00A030A8">
      <w:pPr>
        <w:pStyle w:val="Legenda"/>
      </w:pPr>
      <w:r>
        <w:rPr>
          <w:rFonts w:eastAsia="Batang"/>
        </w:rPr>
        <w:tab/>
      </w:r>
      <w:bookmarkStart w:id="2423" w:name="_Toc404509639"/>
      <w:bookmarkStart w:id="2424" w:name="_Toc416018386"/>
      <w:r>
        <w:t xml:space="preserve">Figura </w:t>
      </w:r>
      <w:r w:rsidR="008A116E">
        <w:fldChar w:fldCharType="begin"/>
      </w:r>
      <w:r w:rsidR="00937E62">
        <w:instrText xml:space="preserve"> SEQ Figura \* ARABIC </w:instrText>
      </w:r>
      <w:r w:rsidR="008A116E">
        <w:fldChar w:fldCharType="separate"/>
      </w:r>
      <w:ins w:id="2425" w:author="User" w:date="2015-04-05T17:57:00Z">
        <w:r w:rsidR="00C60E05">
          <w:rPr>
            <w:noProof/>
          </w:rPr>
          <w:t>9</w:t>
        </w:r>
      </w:ins>
      <w:del w:id="2426" w:author="User" w:date="2015-04-04T17:22:00Z">
        <w:r w:rsidR="00F0518C" w:rsidDel="00064949">
          <w:rPr>
            <w:noProof/>
          </w:rPr>
          <w:delText>2</w:delText>
        </w:r>
      </w:del>
      <w:r w:rsidR="008A116E">
        <w:rPr>
          <w:noProof/>
        </w:rPr>
        <w:fldChar w:fldCharType="end"/>
      </w:r>
      <w:r>
        <w:t xml:space="preserve"> - Diagrama de Caso de Uso do Responsável</w:t>
      </w:r>
      <w:bookmarkEnd w:id="2423"/>
      <w:bookmarkEnd w:id="2424"/>
    </w:p>
    <w:p w:rsidR="00A030A8" w:rsidRDefault="00A030A8" w:rsidP="00A030A8">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2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395845"/>
                    </a:xfrm>
                    <a:prstGeom prst="rect">
                      <a:avLst/>
                    </a:prstGeom>
                  </pic:spPr>
                </pic:pic>
              </a:graphicData>
            </a:graphic>
          </wp:inline>
        </w:drawing>
      </w:r>
    </w:p>
    <w:p w:rsidR="00A030A8" w:rsidRDefault="00A030A8" w:rsidP="00A030A8">
      <w:pPr>
        <w:pStyle w:val="Legenda"/>
        <w:rPr>
          <w:rFonts w:eastAsia="Batang"/>
          <w:color w:val="0000FF"/>
        </w:rPr>
      </w:pPr>
      <w:bookmarkStart w:id="2427" w:name="_Toc404509640"/>
      <w:bookmarkStart w:id="2428" w:name="_Toc416018387"/>
      <w:r>
        <w:t xml:space="preserve">Figura </w:t>
      </w:r>
      <w:r w:rsidR="008A116E">
        <w:fldChar w:fldCharType="begin"/>
      </w:r>
      <w:r w:rsidR="00937E62">
        <w:instrText xml:space="preserve"> SEQ Figura \* ARABIC </w:instrText>
      </w:r>
      <w:r w:rsidR="008A116E">
        <w:fldChar w:fldCharType="separate"/>
      </w:r>
      <w:ins w:id="2429" w:author="User" w:date="2015-04-05T17:57:00Z">
        <w:r w:rsidR="00C60E05">
          <w:rPr>
            <w:noProof/>
          </w:rPr>
          <w:t>10</w:t>
        </w:r>
      </w:ins>
      <w:del w:id="2430" w:author="User" w:date="2015-04-04T17:22:00Z">
        <w:r w:rsidR="00F0518C" w:rsidDel="00064949">
          <w:rPr>
            <w:noProof/>
          </w:rPr>
          <w:delText>3</w:delText>
        </w:r>
      </w:del>
      <w:r w:rsidR="008A116E">
        <w:rPr>
          <w:noProof/>
        </w:rPr>
        <w:fldChar w:fldCharType="end"/>
      </w:r>
      <w:r>
        <w:t xml:space="preserve"> - Diagrama de Caso de Uso - Professor</w:t>
      </w:r>
      <w:bookmarkEnd w:id="2427"/>
      <w:bookmarkEnd w:id="2428"/>
    </w:p>
    <w:p w:rsidR="00A030A8" w:rsidRDefault="00A030A8" w:rsidP="001F5051"/>
    <w:p w:rsidR="00A030A8" w:rsidRDefault="00A030A8" w:rsidP="001F5051"/>
    <w:p w:rsidR="00A030A8" w:rsidRDefault="00A030A8" w:rsidP="001F5051"/>
    <w:p w:rsidR="00A030A8" w:rsidRDefault="00A030A8" w:rsidP="001F5051"/>
    <w:p w:rsidR="00F0518C" w:rsidRDefault="00A030A8" w:rsidP="00F0518C">
      <w:pPr>
        <w:keepNext/>
        <w:spacing w:line="240" w:lineRule="auto"/>
        <w:jc w:val="left"/>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3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072120"/>
                    </a:xfrm>
                    <a:prstGeom prst="rect">
                      <a:avLst/>
                    </a:prstGeom>
                  </pic:spPr>
                </pic:pic>
              </a:graphicData>
            </a:graphic>
          </wp:inline>
        </w:drawing>
      </w:r>
    </w:p>
    <w:p w:rsidR="00A030A8" w:rsidRDefault="00F0518C" w:rsidP="00F0518C">
      <w:pPr>
        <w:pStyle w:val="Legenda"/>
        <w:rPr>
          <w:rFonts w:eastAsia="Batang"/>
          <w:color w:val="0000FF"/>
        </w:rPr>
      </w:pPr>
      <w:bookmarkStart w:id="2431" w:name="_Toc416018388"/>
      <w:r>
        <w:t xml:space="preserve">Figura </w:t>
      </w:r>
      <w:r w:rsidR="008A116E">
        <w:fldChar w:fldCharType="begin"/>
      </w:r>
      <w:r w:rsidR="00937E62">
        <w:instrText xml:space="preserve"> SEQ Figura \* ARABIC </w:instrText>
      </w:r>
      <w:r w:rsidR="008A116E">
        <w:fldChar w:fldCharType="separate"/>
      </w:r>
      <w:ins w:id="2432" w:author="User" w:date="2015-04-05T17:57:00Z">
        <w:r w:rsidR="00C60E05">
          <w:rPr>
            <w:noProof/>
          </w:rPr>
          <w:t>11</w:t>
        </w:r>
      </w:ins>
      <w:del w:id="2433" w:author="User" w:date="2015-04-04T17:22:00Z">
        <w:r w:rsidDel="00064949">
          <w:rPr>
            <w:noProof/>
          </w:rPr>
          <w:delText>4</w:delText>
        </w:r>
      </w:del>
      <w:r w:rsidR="008A116E">
        <w:rPr>
          <w:noProof/>
        </w:rPr>
        <w:fldChar w:fldCharType="end"/>
      </w:r>
      <w:r w:rsidRPr="00801C5A">
        <w:t xml:space="preserve"> - Diagrama de Caso de Uso - Secretaria</w:t>
      </w:r>
      <w:bookmarkEnd w:id="2431"/>
    </w:p>
    <w:p w:rsidR="00A030A8" w:rsidRDefault="00A030A8" w:rsidP="00A030A8">
      <w:pPr>
        <w:spacing w:line="240" w:lineRule="auto"/>
        <w:jc w:val="left"/>
      </w:pPr>
      <w:bookmarkStart w:id="2434" w:name="_Toc404509641"/>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3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124065"/>
                    </a:xfrm>
                    <a:prstGeom prst="rect">
                      <a:avLst/>
                    </a:prstGeom>
                  </pic:spPr>
                </pic:pic>
              </a:graphicData>
            </a:graphic>
          </wp:inline>
        </w:drawing>
      </w:r>
    </w:p>
    <w:p w:rsidR="00A030A8" w:rsidRDefault="00A030A8" w:rsidP="00A030A8">
      <w:pPr>
        <w:pStyle w:val="Legenda"/>
        <w:rPr>
          <w:rFonts w:eastAsia="Batang"/>
          <w:color w:val="0000FF"/>
        </w:rPr>
      </w:pPr>
      <w:bookmarkStart w:id="2435" w:name="_Toc404509642"/>
      <w:bookmarkStart w:id="2436" w:name="_Toc416018389"/>
      <w:r>
        <w:t xml:space="preserve">Figura </w:t>
      </w:r>
      <w:r w:rsidR="008A116E">
        <w:fldChar w:fldCharType="begin"/>
      </w:r>
      <w:r w:rsidR="00937E62">
        <w:instrText xml:space="preserve"> SEQ Figura \* ARABIC </w:instrText>
      </w:r>
      <w:r w:rsidR="008A116E">
        <w:fldChar w:fldCharType="separate"/>
      </w:r>
      <w:ins w:id="2437" w:author="User" w:date="2015-04-05T17:57:00Z">
        <w:r w:rsidR="00C60E05">
          <w:rPr>
            <w:noProof/>
          </w:rPr>
          <w:t>12</w:t>
        </w:r>
      </w:ins>
      <w:del w:id="2438" w:author="User" w:date="2015-04-04T17:22:00Z">
        <w:r w:rsidR="00F0518C" w:rsidDel="00064949">
          <w:rPr>
            <w:noProof/>
          </w:rPr>
          <w:delText>5</w:delText>
        </w:r>
      </w:del>
      <w:r w:rsidR="008A116E">
        <w:rPr>
          <w:noProof/>
        </w:rPr>
        <w:fldChar w:fldCharType="end"/>
      </w:r>
      <w:r>
        <w:t xml:space="preserve"> - Diagrama de Caso de Uso Gestor</w:t>
      </w:r>
      <w:bookmarkEnd w:id="2435"/>
      <w:bookmarkEnd w:id="2436"/>
      <w:r>
        <w:t xml:space="preserve">  </w:t>
      </w:r>
      <w:bookmarkEnd w:id="2434"/>
    </w:p>
    <w:p w:rsidR="00A030A8" w:rsidRDefault="00A030A8" w:rsidP="001F5051"/>
    <w:p w:rsidR="00A030A8" w:rsidRDefault="00A030A8" w:rsidP="001F5051"/>
    <w:p w:rsidR="00A030A8" w:rsidRDefault="00A030A8" w:rsidP="001F5051"/>
    <w:p w:rsidR="00A030A8" w:rsidRDefault="00A030A8" w:rsidP="001F5051"/>
    <w:p w:rsidR="00A030A8" w:rsidRDefault="00A030A8" w:rsidP="001F5051"/>
    <w:p w:rsidR="00E370D6" w:rsidRDefault="00E370D6" w:rsidP="004C7509">
      <w:pPr>
        <w:pStyle w:val="Ttulo3"/>
      </w:pPr>
      <w:bookmarkStart w:id="2439" w:name="_Toc416018485"/>
      <w:r>
        <w:lastRenderedPageBreak/>
        <w:t>Descrição dos Atores</w:t>
      </w:r>
      <w:bookmarkEnd w:id="2439"/>
    </w:p>
    <w:p w:rsidR="00DD1BCC" w:rsidRDefault="00DD1BCC" w:rsidP="00DD1BCC">
      <w:pPr>
        <w:pStyle w:val="Legenda"/>
        <w:keepNext/>
      </w:pPr>
      <w:bookmarkStart w:id="2440" w:name="_Toc404509653"/>
      <w:bookmarkStart w:id="2441" w:name="_Toc416018520"/>
      <w:r>
        <w:t xml:space="preserve">Tabela </w:t>
      </w:r>
      <w:r w:rsidR="008A116E">
        <w:fldChar w:fldCharType="begin"/>
      </w:r>
      <w:r w:rsidR="00937E62">
        <w:instrText xml:space="preserve"> SEQ Tabela \* ARABIC </w:instrText>
      </w:r>
      <w:r w:rsidR="008A116E">
        <w:fldChar w:fldCharType="separate"/>
      </w:r>
      <w:ins w:id="2442" w:author="User" w:date="2015-04-04T21:08:00Z">
        <w:r w:rsidR="006E2F71">
          <w:rPr>
            <w:noProof/>
          </w:rPr>
          <w:t>7</w:t>
        </w:r>
      </w:ins>
      <w:del w:id="2443" w:author="User" w:date="2015-04-04T19:50:00Z">
        <w:r w:rsidR="004A46AC" w:rsidDel="00E640C8">
          <w:rPr>
            <w:noProof/>
          </w:rPr>
          <w:delText>2</w:delText>
        </w:r>
      </w:del>
      <w:r w:rsidR="008A116E">
        <w:rPr>
          <w:noProof/>
        </w:rPr>
        <w:fldChar w:fldCharType="end"/>
      </w:r>
      <w:r>
        <w:t xml:space="preserve"> - </w:t>
      </w:r>
      <w:r w:rsidRPr="003E155E">
        <w:t>Atores presentes no sistema</w:t>
      </w:r>
      <w:bookmarkEnd w:id="2440"/>
      <w:bookmarkEnd w:id="24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DD1BCC" w:rsidTr="006571E6">
        <w:trPr>
          <w:trHeight w:val="418"/>
        </w:trPr>
        <w:tc>
          <w:tcPr>
            <w:tcW w:w="3085" w:type="dxa"/>
            <w:shd w:val="clear" w:color="auto" w:fill="0D0D0D"/>
          </w:tcPr>
          <w:p w:rsidR="00DD1BCC" w:rsidRDefault="00DD1BCC" w:rsidP="006571E6">
            <w:r>
              <w:t>Ator</w:t>
            </w:r>
          </w:p>
        </w:tc>
        <w:tc>
          <w:tcPr>
            <w:tcW w:w="5528" w:type="dxa"/>
            <w:shd w:val="clear" w:color="auto" w:fill="0D0D0D"/>
          </w:tcPr>
          <w:p w:rsidR="00DD1BCC" w:rsidRDefault="00DD1BCC" w:rsidP="006571E6">
            <w:r>
              <w:t>Descrição</w:t>
            </w:r>
          </w:p>
        </w:tc>
      </w:tr>
      <w:tr w:rsidR="00DD1BCC" w:rsidTr="006571E6">
        <w:trPr>
          <w:trHeight w:val="430"/>
        </w:trPr>
        <w:tc>
          <w:tcPr>
            <w:tcW w:w="3085" w:type="dxa"/>
          </w:tcPr>
          <w:p w:rsidR="00DD1BCC" w:rsidRDefault="00DD1BCC" w:rsidP="006571E6">
            <w:pPr>
              <w:jc w:val="center"/>
            </w:pPr>
            <w:r w:rsidRPr="003A34EB">
              <w:t>Aluno</w:t>
            </w:r>
          </w:p>
        </w:tc>
        <w:tc>
          <w:tcPr>
            <w:tcW w:w="5528" w:type="dxa"/>
          </w:tcPr>
          <w:p w:rsidR="00DD1BCC" w:rsidRPr="003A34EB" w:rsidRDefault="00DD1BCC" w:rsidP="006571E6">
            <w:r>
              <w:t>Visualiza</w:t>
            </w:r>
            <w:r w:rsidRPr="003A34EB">
              <w:t xml:space="preserve"> seu boletim</w:t>
            </w:r>
            <w:r>
              <w:t xml:space="preserve"> e tarefas atribuídas a ele.</w:t>
            </w:r>
          </w:p>
        </w:tc>
      </w:tr>
      <w:tr w:rsidR="00DD1BCC" w:rsidTr="006571E6">
        <w:trPr>
          <w:trHeight w:val="467"/>
        </w:trPr>
        <w:tc>
          <w:tcPr>
            <w:tcW w:w="3085" w:type="dxa"/>
          </w:tcPr>
          <w:p w:rsidR="00DD1BCC" w:rsidRDefault="00DD1BCC" w:rsidP="006571E6">
            <w:pPr>
              <w:jc w:val="center"/>
            </w:pPr>
            <w:r>
              <w:t>Responsável</w:t>
            </w:r>
          </w:p>
        </w:tc>
        <w:tc>
          <w:tcPr>
            <w:tcW w:w="5528" w:type="dxa"/>
          </w:tcPr>
          <w:p w:rsidR="00DD1BCC" w:rsidRDefault="00DD1BCC" w:rsidP="006571E6">
            <w:r>
              <w:t>Visualiza boletim, tarefas e ocorrências do seu filho.</w:t>
            </w:r>
          </w:p>
        </w:tc>
      </w:tr>
      <w:tr w:rsidR="00DD1BCC" w:rsidTr="006571E6">
        <w:trPr>
          <w:trHeight w:val="974"/>
        </w:trPr>
        <w:tc>
          <w:tcPr>
            <w:tcW w:w="3085" w:type="dxa"/>
          </w:tcPr>
          <w:p w:rsidR="00DD1BCC" w:rsidRDefault="00DD1BCC" w:rsidP="006571E6">
            <w:pPr>
              <w:jc w:val="center"/>
            </w:pPr>
            <w:r>
              <w:t>Professor</w:t>
            </w:r>
          </w:p>
        </w:tc>
        <w:tc>
          <w:tcPr>
            <w:tcW w:w="5528" w:type="dxa"/>
          </w:tcPr>
          <w:p w:rsidR="00DD1BCC" w:rsidRDefault="00DD1BCC" w:rsidP="006571E6">
            <w:r>
              <w:t>Inserir: tarefas, boletins e ocorrência da turma.</w:t>
            </w:r>
          </w:p>
          <w:p w:rsidR="00DD1BCC" w:rsidRDefault="00DD1BCC" w:rsidP="006571E6">
            <w:r>
              <w:t>Visualizar: tarefas, boletins e ocorrência da turma.</w:t>
            </w:r>
          </w:p>
          <w:p w:rsidR="00DD1BCC" w:rsidRDefault="00DD1BCC" w:rsidP="006571E6">
            <w:r>
              <w:t>Editar: tarefas, boletins e ocorrência da turma.</w:t>
            </w:r>
          </w:p>
        </w:tc>
      </w:tr>
      <w:tr w:rsidR="00DD1BCC" w:rsidTr="006571E6">
        <w:trPr>
          <w:trHeight w:val="1268"/>
        </w:trPr>
        <w:tc>
          <w:tcPr>
            <w:tcW w:w="3085" w:type="dxa"/>
          </w:tcPr>
          <w:p w:rsidR="00DD1BCC" w:rsidRDefault="00DD1BCC" w:rsidP="006571E6">
            <w:pPr>
              <w:jc w:val="center"/>
            </w:pPr>
            <w:r>
              <w:t>Secretaria</w:t>
            </w:r>
          </w:p>
        </w:tc>
        <w:tc>
          <w:tcPr>
            <w:tcW w:w="5528" w:type="dxa"/>
          </w:tcPr>
          <w:p w:rsidR="00DD1BCC" w:rsidRDefault="00DD1BCC" w:rsidP="006571E6">
            <w:r>
              <w:t>Inserir: Alunos, Responsáveis, Turmas e Boletins.</w:t>
            </w:r>
          </w:p>
          <w:p w:rsidR="00DD1BCC" w:rsidRDefault="00DD1BCC" w:rsidP="006571E6">
            <w:r>
              <w:t>Editar: Alunos, Responsáveis, Turmas e Boletins.</w:t>
            </w:r>
          </w:p>
          <w:p w:rsidR="00DD1BCC" w:rsidRDefault="00DD1BCC" w:rsidP="006571E6">
            <w:r>
              <w:t>Visualizar: Alunos, Responsáveis, Turmas e Boletins.</w:t>
            </w:r>
          </w:p>
          <w:p w:rsidR="00DD1BCC" w:rsidRDefault="00DD1BCC" w:rsidP="006571E6">
            <w:r>
              <w:t xml:space="preserve">Atribui professores e alunos à uma turma criada. </w:t>
            </w:r>
          </w:p>
        </w:tc>
      </w:tr>
      <w:tr w:rsidR="00DD1BCC" w:rsidTr="006571E6">
        <w:trPr>
          <w:trHeight w:val="987"/>
        </w:trPr>
        <w:tc>
          <w:tcPr>
            <w:tcW w:w="3085" w:type="dxa"/>
          </w:tcPr>
          <w:p w:rsidR="00DD1BCC" w:rsidRDefault="00DD1BCC" w:rsidP="006571E6">
            <w:pPr>
              <w:jc w:val="center"/>
            </w:pPr>
            <w:r>
              <w:t>Gestor</w:t>
            </w:r>
          </w:p>
        </w:tc>
        <w:tc>
          <w:tcPr>
            <w:tcW w:w="5528" w:type="dxa"/>
          </w:tcPr>
          <w:p w:rsidR="00DD1BCC" w:rsidRDefault="00DD1BCC" w:rsidP="006571E6">
            <w:r>
              <w:t>Visualizar: Alunos, Responsáveis, Turmas e Boletins.</w:t>
            </w:r>
          </w:p>
          <w:p w:rsidR="00DD1BCC" w:rsidRDefault="00DD1BCC" w:rsidP="006571E6">
            <w:r>
              <w:t>Inserir: Ocorrência para turma ou alunos caso seja necessário.</w:t>
            </w:r>
          </w:p>
        </w:tc>
      </w:tr>
    </w:tbl>
    <w:p w:rsidR="00E370D6" w:rsidRDefault="00E370D6" w:rsidP="003E2A6A">
      <w:pPr>
        <w:pStyle w:val="Ttulo2"/>
        <w:numPr>
          <w:ilvl w:val="0"/>
          <w:numId w:val="0"/>
        </w:numPr>
      </w:pPr>
    </w:p>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Pr="006571E6" w:rsidRDefault="006571E6" w:rsidP="006571E6"/>
    <w:p w:rsidR="00301E38" w:rsidRDefault="00301E38" w:rsidP="004C7509">
      <w:pPr>
        <w:pStyle w:val="Ttulo3"/>
      </w:pPr>
      <w:bookmarkStart w:id="2444" w:name="_Toc416018486"/>
      <w:r>
        <w:lastRenderedPageBreak/>
        <w:t xml:space="preserve">Descrição dos </w:t>
      </w:r>
      <w:r w:rsidR="00396A14">
        <w:t>Casos de U</w:t>
      </w:r>
      <w:r w:rsidRPr="00784EC4">
        <w:t>so</w:t>
      </w:r>
      <w:bookmarkEnd w:id="2444"/>
    </w:p>
    <w:p w:rsidR="003E2A6A" w:rsidRPr="008E305B" w:rsidRDefault="003E2A6A" w:rsidP="003E2A6A">
      <w:pPr>
        <w:rPr>
          <w:color w:val="FF0000"/>
        </w:rPr>
      </w:pPr>
      <w:r>
        <w:rPr>
          <w:color w:val="FF0000"/>
        </w:rPr>
        <w:t>Descrever os Casos de Uso do Sistema</w:t>
      </w:r>
      <w:r w:rsidR="00617235">
        <w:rPr>
          <w:color w:val="FF0000"/>
        </w:rPr>
        <w:t xml:space="preserve"> segundo o Modelo abaixo.</w:t>
      </w:r>
      <w:r w:rsidR="00AB7D00">
        <w:rPr>
          <w:color w:val="0000FF"/>
        </w:rPr>
        <w:t>Toda Figura ou Tabela deve ser precedida de texto explicativo onde ela é mencionada. Não é permitido inclusão de Figuras ou Tabelas sem referencia no texto.</w:t>
      </w:r>
    </w:p>
    <w:p w:rsidR="008F46DB" w:rsidRDefault="008F46DB" w:rsidP="008F46DB">
      <w:pPr>
        <w:pStyle w:val="Legenda"/>
        <w:keepNext/>
      </w:pPr>
      <w:bookmarkStart w:id="2445" w:name="_Toc416018521"/>
      <w:r>
        <w:t xml:space="preserve">Tabela </w:t>
      </w:r>
      <w:r w:rsidR="008A116E">
        <w:fldChar w:fldCharType="begin"/>
      </w:r>
      <w:r w:rsidR="00937E62">
        <w:instrText xml:space="preserve"> SEQ Tabela \* ARABIC </w:instrText>
      </w:r>
      <w:r w:rsidR="008A116E">
        <w:fldChar w:fldCharType="separate"/>
      </w:r>
      <w:ins w:id="2446" w:author="User" w:date="2015-04-04T21:08:00Z">
        <w:r w:rsidR="006E2F71">
          <w:rPr>
            <w:noProof/>
          </w:rPr>
          <w:t>8</w:t>
        </w:r>
      </w:ins>
      <w:del w:id="2447" w:author="User" w:date="2015-04-04T19:50:00Z">
        <w:r w:rsidR="004A46AC" w:rsidDel="00E640C8">
          <w:rPr>
            <w:noProof/>
          </w:rPr>
          <w:delText>3</w:delText>
        </w:r>
      </w:del>
      <w:r w:rsidR="008A116E">
        <w:rPr>
          <w:noProof/>
        </w:rPr>
        <w:fldChar w:fldCharType="end"/>
      </w:r>
      <w:r>
        <w:t xml:space="preserve"> - </w:t>
      </w:r>
      <w:r w:rsidRPr="00950E08">
        <w:t xml:space="preserve">UC01 – </w:t>
      </w:r>
      <w:proofErr w:type="spellStart"/>
      <w:r w:rsidRPr="00950E08">
        <w:t>Login</w:t>
      </w:r>
      <w:bookmarkEnd w:id="2445"/>
      <w:proofErr w:type="spell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6571E6" w:rsidRPr="003D4761" w:rsidTr="006571E6">
        <w:trPr>
          <w:trHeight w:val="408"/>
        </w:trPr>
        <w:tc>
          <w:tcPr>
            <w:tcW w:w="2658" w:type="dxa"/>
            <w:shd w:val="clear" w:color="auto" w:fill="D9D9D9"/>
          </w:tcPr>
          <w:p w:rsidR="006571E6" w:rsidRPr="003D4761" w:rsidRDefault="006571E6" w:rsidP="006571E6">
            <w:pPr>
              <w:rPr>
                <w:b/>
                <w:bCs/>
              </w:rPr>
            </w:pPr>
            <w:r>
              <w:rPr>
                <w:b/>
                <w:bCs/>
              </w:rPr>
              <w:t>Nome do C</w:t>
            </w:r>
            <w:r w:rsidRPr="003D4761">
              <w:rPr>
                <w:b/>
                <w:bCs/>
              </w:rPr>
              <w:t>aso de Uso:</w:t>
            </w:r>
          </w:p>
        </w:tc>
        <w:tc>
          <w:tcPr>
            <w:tcW w:w="5918" w:type="dxa"/>
          </w:tcPr>
          <w:p w:rsidR="006571E6" w:rsidRPr="003D4761" w:rsidRDefault="006571E6" w:rsidP="006571E6">
            <w:r>
              <w:t xml:space="preserve">UC01 – </w:t>
            </w:r>
            <w:proofErr w:type="spellStart"/>
            <w:r>
              <w:t>Login</w:t>
            </w:r>
            <w:proofErr w:type="spellEnd"/>
          </w:p>
        </w:tc>
      </w:tr>
      <w:tr w:rsidR="006571E6" w:rsidRPr="003D4761" w:rsidTr="006571E6">
        <w:trPr>
          <w:trHeight w:val="408"/>
        </w:trPr>
        <w:tc>
          <w:tcPr>
            <w:tcW w:w="2658" w:type="dxa"/>
            <w:shd w:val="clear" w:color="auto" w:fill="D9D9D9"/>
          </w:tcPr>
          <w:p w:rsidR="006571E6" w:rsidRPr="003D4761" w:rsidRDefault="006571E6" w:rsidP="006571E6">
            <w:pPr>
              <w:rPr>
                <w:b/>
                <w:bCs/>
              </w:rPr>
            </w:pPr>
            <w:r w:rsidRPr="003D4761">
              <w:rPr>
                <w:b/>
                <w:bCs/>
              </w:rPr>
              <w:t>Resumo:</w:t>
            </w:r>
          </w:p>
        </w:tc>
        <w:tc>
          <w:tcPr>
            <w:tcW w:w="5918" w:type="dxa"/>
          </w:tcPr>
          <w:p w:rsidR="006571E6" w:rsidRPr="003D4761" w:rsidRDefault="006571E6" w:rsidP="006571E6">
            <w:pPr>
              <w:rPr>
                <w:color w:val="548DD4"/>
              </w:rPr>
            </w:pPr>
            <w:r>
              <w:t>Obter acesso ao sistema</w:t>
            </w:r>
          </w:p>
        </w:tc>
      </w:tr>
      <w:tr w:rsidR="006571E6" w:rsidRPr="003D4761" w:rsidTr="006571E6">
        <w:trPr>
          <w:trHeight w:val="408"/>
        </w:trPr>
        <w:tc>
          <w:tcPr>
            <w:tcW w:w="2658" w:type="dxa"/>
            <w:shd w:val="clear" w:color="auto" w:fill="D9D9D9"/>
          </w:tcPr>
          <w:p w:rsidR="006571E6" w:rsidRPr="003D4761" w:rsidRDefault="006571E6" w:rsidP="006571E6">
            <w:pPr>
              <w:rPr>
                <w:b/>
                <w:bCs/>
              </w:rPr>
            </w:pPr>
            <w:r w:rsidRPr="003D4761">
              <w:rPr>
                <w:b/>
                <w:bCs/>
              </w:rPr>
              <w:t>Ator Principal:</w:t>
            </w:r>
          </w:p>
        </w:tc>
        <w:tc>
          <w:tcPr>
            <w:tcW w:w="5918" w:type="dxa"/>
          </w:tcPr>
          <w:p w:rsidR="006571E6" w:rsidRPr="00CB5E8D" w:rsidRDefault="006571E6" w:rsidP="006571E6">
            <w:r>
              <w:t>Gestor, Professor, Secretaria, Responsável (pais) e Aluno</w:t>
            </w:r>
          </w:p>
        </w:tc>
      </w:tr>
      <w:tr w:rsidR="006571E6" w:rsidRPr="003D4761" w:rsidTr="006571E6">
        <w:trPr>
          <w:trHeight w:val="423"/>
        </w:trPr>
        <w:tc>
          <w:tcPr>
            <w:tcW w:w="2658" w:type="dxa"/>
            <w:shd w:val="clear" w:color="auto" w:fill="D9D9D9"/>
          </w:tcPr>
          <w:p w:rsidR="006571E6" w:rsidRPr="003D4761" w:rsidRDefault="006571E6" w:rsidP="006571E6">
            <w:pPr>
              <w:rPr>
                <w:b/>
                <w:bCs/>
              </w:rPr>
            </w:pPr>
            <w:r w:rsidRPr="003D4761">
              <w:rPr>
                <w:b/>
                <w:bCs/>
              </w:rPr>
              <w:t>Pré-condição</w:t>
            </w:r>
          </w:p>
        </w:tc>
        <w:tc>
          <w:tcPr>
            <w:tcW w:w="5918" w:type="dxa"/>
          </w:tcPr>
          <w:p w:rsidR="006571E6" w:rsidRPr="00CB5E8D" w:rsidRDefault="006571E6" w:rsidP="006571E6">
            <w:r>
              <w:t>Deve estar cadastrado no banco de dados</w:t>
            </w:r>
          </w:p>
        </w:tc>
      </w:tr>
      <w:tr w:rsidR="006571E6" w:rsidRPr="003D4761" w:rsidTr="006571E6">
        <w:trPr>
          <w:trHeight w:val="365"/>
        </w:trPr>
        <w:tc>
          <w:tcPr>
            <w:tcW w:w="2658" w:type="dxa"/>
            <w:shd w:val="clear" w:color="auto" w:fill="D9D9D9"/>
          </w:tcPr>
          <w:p w:rsidR="006571E6" w:rsidRPr="003D4761" w:rsidRDefault="006571E6" w:rsidP="006571E6">
            <w:pPr>
              <w:rPr>
                <w:b/>
                <w:bCs/>
              </w:rPr>
            </w:pPr>
            <w:r w:rsidRPr="003D4761">
              <w:rPr>
                <w:b/>
                <w:bCs/>
              </w:rPr>
              <w:t>Pós-condição</w:t>
            </w:r>
          </w:p>
        </w:tc>
        <w:tc>
          <w:tcPr>
            <w:tcW w:w="5918" w:type="dxa"/>
          </w:tcPr>
          <w:p w:rsidR="006571E6" w:rsidRPr="00CB5E8D" w:rsidRDefault="006571E6" w:rsidP="006571E6">
            <w:r>
              <w:t>O ator acessa o sistema de acordo com o seu perfil de ator.</w:t>
            </w:r>
          </w:p>
        </w:tc>
      </w:tr>
      <w:tr w:rsidR="006571E6" w:rsidRPr="003D4761" w:rsidTr="006571E6">
        <w:trPr>
          <w:trHeight w:val="6253"/>
        </w:trPr>
        <w:tc>
          <w:tcPr>
            <w:tcW w:w="8576"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o </w:t>
            </w:r>
            <w:r>
              <w:t>ator</w:t>
            </w:r>
            <w:r w:rsidRPr="00EB4F26">
              <w:t xml:space="preserve"> deseja </w:t>
            </w:r>
            <w:proofErr w:type="spellStart"/>
            <w:r>
              <w:t>logar</w:t>
            </w:r>
            <w:proofErr w:type="spellEnd"/>
            <w:r>
              <w:t xml:space="preserve"> no sistema</w:t>
            </w:r>
          </w:p>
          <w:p w:rsidR="006571E6" w:rsidRDefault="006571E6" w:rsidP="006571E6">
            <w:r w:rsidRPr="00EB4F26">
              <w:t xml:space="preserve">FP02 – </w:t>
            </w:r>
            <w:r>
              <w:t>O sistema oferece opção para inserir dados para verificação do acesso</w:t>
            </w:r>
          </w:p>
          <w:p w:rsidR="006571E6" w:rsidRDefault="006571E6" w:rsidP="006571E6">
            <w:r w:rsidRPr="00EB4F26">
              <w:t xml:space="preserve">FP03 – </w:t>
            </w:r>
            <w:r>
              <w:t xml:space="preserve">O ator digita o </w:t>
            </w:r>
            <w:proofErr w:type="spellStart"/>
            <w:r>
              <w:t>login</w:t>
            </w:r>
            <w:proofErr w:type="spellEnd"/>
            <w:r>
              <w:t xml:space="preserve"> e a senha nos campos indicados</w:t>
            </w:r>
          </w:p>
          <w:p w:rsidR="006571E6" w:rsidRDefault="006571E6" w:rsidP="006571E6">
            <w:r>
              <w:t>FP04 – Sistema autentica se os dados digitados são válidos</w:t>
            </w:r>
          </w:p>
          <w:p w:rsidR="006571E6" w:rsidRDefault="006571E6" w:rsidP="006571E6">
            <w:r>
              <w:t>FP05</w:t>
            </w:r>
            <w:r w:rsidRPr="00EB4F26">
              <w:t xml:space="preserve"> – </w:t>
            </w:r>
            <w:r>
              <w:t>O s</w:t>
            </w:r>
            <w:r w:rsidRPr="00EB4F26">
              <w:t xml:space="preserve">istema </w:t>
            </w:r>
            <w:r>
              <w:t>libera o acesso ao sistema, de acordo com o perfil do usuário</w:t>
            </w:r>
          </w:p>
          <w:p w:rsidR="006571E6" w:rsidRDefault="006571E6" w:rsidP="006571E6"/>
          <w:p w:rsidR="006571E6" w:rsidRDefault="006571E6" w:rsidP="006571E6">
            <w:r w:rsidRPr="003D4761">
              <w:rPr>
                <w:b/>
                <w:bCs/>
              </w:rPr>
              <w:t>Fluxo Alternativo:</w:t>
            </w:r>
          </w:p>
          <w:p w:rsidR="006571E6" w:rsidRDefault="006571E6" w:rsidP="006571E6">
            <w:r>
              <w:t>FA01 – O ator digitou dados incorretos</w:t>
            </w:r>
          </w:p>
          <w:p w:rsidR="006571E6" w:rsidRDefault="006571E6" w:rsidP="006571E6">
            <w:r>
              <w:t xml:space="preserve">FA02 – O sistema informa que o </w:t>
            </w:r>
            <w:proofErr w:type="spellStart"/>
            <w:r>
              <w:t>login</w:t>
            </w:r>
            <w:proofErr w:type="spellEnd"/>
            <w:r>
              <w:t xml:space="preserve"> ou senha estão incorretos </w:t>
            </w:r>
          </w:p>
          <w:p w:rsidR="006571E6" w:rsidRPr="00D55969" w:rsidRDefault="006571E6" w:rsidP="006571E6">
            <w:pPr>
              <w:rPr>
                <w:u w:val="single"/>
              </w:rPr>
            </w:pPr>
            <w:r>
              <w:t>FA03 – E retorna para o fluxo principal FP02.</w:t>
            </w:r>
          </w:p>
          <w:p w:rsidR="006571E6" w:rsidRPr="00D55969" w:rsidRDefault="006571E6" w:rsidP="006571E6">
            <w:pPr>
              <w:rPr>
                <w:u w:val="single"/>
              </w:rPr>
            </w:pPr>
          </w:p>
          <w:p w:rsidR="006571E6" w:rsidRPr="00FF2C10" w:rsidRDefault="006571E6" w:rsidP="006571E6">
            <w:pPr>
              <w:rPr>
                <w:color w:val="548DD4"/>
              </w:rPr>
            </w:pPr>
          </w:p>
        </w:tc>
      </w:tr>
    </w:tbl>
    <w:p w:rsidR="006571E6" w:rsidRDefault="006571E6" w:rsidP="006571E6">
      <w:pPr>
        <w:pStyle w:val="Legenda"/>
      </w:pPr>
    </w:p>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Pr>
        <w:pStyle w:val="Legenda"/>
        <w:keepNext/>
      </w:pPr>
    </w:p>
    <w:p w:rsidR="008F46DB" w:rsidRDefault="008F46DB" w:rsidP="008F46DB">
      <w:pPr>
        <w:pStyle w:val="Legenda"/>
        <w:keepNext/>
      </w:pPr>
      <w:bookmarkStart w:id="2448" w:name="_Toc416018522"/>
      <w:r>
        <w:t xml:space="preserve">Tabela </w:t>
      </w:r>
      <w:r w:rsidR="008A116E">
        <w:fldChar w:fldCharType="begin"/>
      </w:r>
      <w:r w:rsidR="00937E62">
        <w:instrText xml:space="preserve"> SEQ Tabela \* ARABIC </w:instrText>
      </w:r>
      <w:r w:rsidR="008A116E">
        <w:fldChar w:fldCharType="separate"/>
      </w:r>
      <w:ins w:id="2449" w:author="User" w:date="2015-04-04T21:08:00Z">
        <w:r w:rsidR="006E2F71">
          <w:rPr>
            <w:noProof/>
          </w:rPr>
          <w:t>9</w:t>
        </w:r>
      </w:ins>
      <w:del w:id="2450" w:author="User" w:date="2015-04-04T19:50:00Z">
        <w:r w:rsidR="004A46AC" w:rsidDel="00E640C8">
          <w:rPr>
            <w:noProof/>
          </w:rPr>
          <w:delText>4</w:delText>
        </w:r>
      </w:del>
      <w:r w:rsidR="008A116E">
        <w:rPr>
          <w:noProof/>
        </w:rPr>
        <w:fldChar w:fldCharType="end"/>
      </w:r>
      <w:r>
        <w:t xml:space="preserve"> </w:t>
      </w:r>
      <w:r w:rsidRPr="00D03601">
        <w:t>– UC02 – Configurar Bimestre</w:t>
      </w:r>
      <w:bookmarkEnd w:id="2448"/>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6571E6" w:rsidRPr="00D96646" w:rsidTr="008F46DB">
        <w:trPr>
          <w:trHeight w:val="433"/>
        </w:trPr>
        <w:tc>
          <w:tcPr>
            <w:tcW w:w="2661" w:type="dxa"/>
            <w:shd w:val="clear" w:color="auto" w:fill="D9D9D9"/>
          </w:tcPr>
          <w:p w:rsidR="006571E6" w:rsidRPr="003D4761" w:rsidRDefault="006571E6" w:rsidP="006571E6">
            <w:pPr>
              <w:rPr>
                <w:b/>
                <w:bCs/>
              </w:rPr>
            </w:pPr>
            <w:r>
              <w:rPr>
                <w:b/>
                <w:bCs/>
              </w:rPr>
              <w:t>Nome do C</w:t>
            </w:r>
            <w:r w:rsidRPr="003D4761">
              <w:rPr>
                <w:b/>
                <w:bCs/>
              </w:rPr>
              <w:t>aso de Uso:</w:t>
            </w:r>
          </w:p>
        </w:tc>
        <w:tc>
          <w:tcPr>
            <w:tcW w:w="6010" w:type="dxa"/>
          </w:tcPr>
          <w:p w:rsidR="006571E6" w:rsidRPr="00D96646" w:rsidRDefault="006571E6" w:rsidP="006571E6">
            <w:r>
              <w:t>UC02 – Configurar Bimestre</w:t>
            </w:r>
          </w:p>
        </w:tc>
      </w:tr>
      <w:tr w:rsidR="006571E6" w:rsidRPr="00D96646" w:rsidTr="008F46DB">
        <w:trPr>
          <w:trHeight w:val="449"/>
        </w:trPr>
        <w:tc>
          <w:tcPr>
            <w:tcW w:w="2661" w:type="dxa"/>
            <w:shd w:val="clear" w:color="auto" w:fill="D9D9D9"/>
          </w:tcPr>
          <w:p w:rsidR="006571E6" w:rsidRPr="003D4761" w:rsidRDefault="006571E6" w:rsidP="006571E6">
            <w:pPr>
              <w:rPr>
                <w:b/>
                <w:bCs/>
              </w:rPr>
            </w:pPr>
            <w:r w:rsidRPr="003D4761">
              <w:rPr>
                <w:b/>
                <w:bCs/>
              </w:rPr>
              <w:t>Resumo:</w:t>
            </w:r>
          </w:p>
        </w:tc>
        <w:tc>
          <w:tcPr>
            <w:tcW w:w="6010" w:type="dxa"/>
          </w:tcPr>
          <w:p w:rsidR="006571E6" w:rsidRPr="00D96646" w:rsidRDefault="006571E6" w:rsidP="006571E6">
            <w:r>
              <w:t>Configurar o período de cada bimestre</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Ator Principal:</w:t>
            </w:r>
          </w:p>
        </w:tc>
        <w:tc>
          <w:tcPr>
            <w:tcW w:w="6010" w:type="dxa"/>
          </w:tcPr>
          <w:p w:rsidR="006571E6" w:rsidRPr="00D96646" w:rsidRDefault="006571E6" w:rsidP="006571E6">
            <w:r>
              <w:t>Secretaria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Pré-condição</w:t>
            </w:r>
          </w:p>
        </w:tc>
        <w:tc>
          <w:tcPr>
            <w:tcW w:w="6010" w:type="dxa"/>
          </w:tcPr>
          <w:p w:rsidR="006571E6" w:rsidRPr="00D96646" w:rsidRDefault="006571E6" w:rsidP="006571E6">
            <w:r>
              <w:t xml:space="preserve">Ano vigente </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Pós-condição</w:t>
            </w:r>
          </w:p>
        </w:tc>
        <w:tc>
          <w:tcPr>
            <w:tcW w:w="6010" w:type="dxa"/>
          </w:tcPr>
          <w:p w:rsidR="006571E6" w:rsidRPr="00D96646" w:rsidRDefault="006571E6" w:rsidP="006571E6">
            <w:r>
              <w:t>Bimestre configurado</w:t>
            </w:r>
          </w:p>
        </w:tc>
      </w:tr>
      <w:tr w:rsidR="006571E6" w:rsidRPr="003D4761" w:rsidTr="006571E6">
        <w:trPr>
          <w:trHeight w:val="6210"/>
        </w:trPr>
        <w:tc>
          <w:tcPr>
            <w:tcW w:w="8671"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configurar o período de um bimestre</w:t>
            </w:r>
          </w:p>
          <w:p w:rsidR="006571E6" w:rsidRDefault="006571E6" w:rsidP="006571E6">
            <w:pPr>
              <w:jc w:val="left"/>
            </w:pPr>
            <w:r w:rsidRPr="00EB4F26">
              <w:t>FP</w:t>
            </w:r>
            <w:r>
              <w:t>02</w:t>
            </w:r>
            <w:r w:rsidRPr="00EB4F26">
              <w:t xml:space="preserve"> –</w:t>
            </w:r>
            <w:r>
              <w:t xml:space="preserve"> O ator seleciona configurar Bimestre</w:t>
            </w:r>
          </w:p>
          <w:p w:rsidR="006571E6" w:rsidRDefault="006571E6" w:rsidP="006571E6">
            <w:pPr>
              <w:jc w:val="left"/>
            </w:pPr>
            <w:r w:rsidRPr="00EB4F26">
              <w:t>FP</w:t>
            </w:r>
            <w:r>
              <w:t>03</w:t>
            </w:r>
            <w:r w:rsidRPr="00EB4F26">
              <w:t xml:space="preserve"> –</w:t>
            </w:r>
            <w:r>
              <w:t xml:space="preserve"> O ator seleciona o bimestre</w:t>
            </w:r>
          </w:p>
          <w:p w:rsidR="006571E6" w:rsidRPr="007A2C87" w:rsidRDefault="006571E6" w:rsidP="006571E6">
            <w:pPr>
              <w:jc w:val="left"/>
            </w:pPr>
            <w:r w:rsidRPr="00EB4F26">
              <w:t>FP</w:t>
            </w:r>
            <w:r>
              <w:t>04</w:t>
            </w:r>
            <w:r w:rsidRPr="00EB4F26">
              <w:t xml:space="preserve"> –</w:t>
            </w:r>
            <w:r>
              <w:t xml:space="preserve"> Insere as datas do período desse bimestre</w:t>
            </w:r>
          </w:p>
          <w:p w:rsidR="006571E6" w:rsidRDefault="006571E6" w:rsidP="006571E6">
            <w:pPr>
              <w:jc w:val="left"/>
            </w:pPr>
            <w:r w:rsidRPr="00EB4F26">
              <w:t>FP</w:t>
            </w:r>
            <w:r>
              <w:t>07</w:t>
            </w:r>
            <w:r w:rsidRPr="00EB4F26">
              <w:t xml:space="preserve"> –</w:t>
            </w:r>
            <w:r>
              <w:t xml:space="preserve"> O ator salva a configuração</w:t>
            </w:r>
          </w:p>
          <w:p w:rsidR="006571E6" w:rsidRDefault="006571E6" w:rsidP="006571E6">
            <w:pPr>
              <w:jc w:val="left"/>
            </w:pPr>
            <w:r w:rsidRPr="00EB4F26">
              <w:t>FP</w:t>
            </w:r>
            <w:r>
              <w:t>09</w:t>
            </w:r>
            <w:r w:rsidRPr="00EB4F26">
              <w:t xml:space="preserve"> –</w:t>
            </w:r>
            <w:r>
              <w:t xml:space="preserve"> O sistema exibe uma mensagem de “Bimestre Configurado com sucesso!”</w:t>
            </w:r>
          </w:p>
          <w:p w:rsidR="006571E6" w:rsidRDefault="006571E6" w:rsidP="006571E6">
            <w:pPr>
              <w:jc w:val="left"/>
            </w:pPr>
          </w:p>
          <w:p w:rsidR="006571E6" w:rsidRDefault="006571E6" w:rsidP="006571E6">
            <w:pPr>
              <w:jc w:val="left"/>
              <w:rPr>
                <w:b/>
                <w:bCs/>
              </w:rPr>
            </w:pPr>
            <w:r w:rsidRPr="003D4761">
              <w:rPr>
                <w:b/>
                <w:bCs/>
              </w:rPr>
              <w:t>Fluxo Alternativo:</w:t>
            </w:r>
          </w:p>
          <w:p w:rsidR="006571E6" w:rsidRDefault="006571E6" w:rsidP="006571E6">
            <w:pPr>
              <w:jc w:val="left"/>
            </w:pPr>
            <w:r>
              <w:t>FA01</w:t>
            </w:r>
            <w:r w:rsidRPr="00EB4F26">
              <w:t xml:space="preserve"> –</w:t>
            </w:r>
            <w:r>
              <w:t xml:space="preserve"> Ator digitou datas inválidas</w:t>
            </w:r>
          </w:p>
          <w:p w:rsidR="006571E6" w:rsidRDefault="006571E6" w:rsidP="006571E6">
            <w:pPr>
              <w:jc w:val="left"/>
            </w:pPr>
            <w:r>
              <w:t>FA02</w:t>
            </w:r>
            <w:r w:rsidRPr="00EB4F26">
              <w:t xml:space="preserve"> –</w:t>
            </w:r>
            <w:r>
              <w:t xml:space="preserve"> O sistema informa que a data é inválida</w:t>
            </w:r>
          </w:p>
          <w:p w:rsidR="006571E6" w:rsidRPr="003D4761" w:rsidRDefault="006571E6" w:rsidP="006571E6">
            <w:pPr>
              <w:jc w:val="left"/>
            </w:pPr>
            <w:r>
              <w:t>FA03</w:t>
            </w:r>
            <w:r w:rsidRPr="00EB4F26">
              <w:t xml:space="preserve"> –</w:t>
            </w:r>
            <w:r>
              <w:t xml:space="preserve"> E retorna para o fluxo principal FP04.</w:t>
            </w:r>
          </w:p>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Pr>
        <w:pStyle w:val="Legenda"/>
        <w:keepNext/>
      </w:pPr>
    </w:p>
    <w:p w:rsidR="008F46DB" w:rsidRDefault="008F46DB" w:rsidP="008F46DB">
      <w:pPr>
        <w:pStyle w:val="Legenda"/>
        <w:keepNext/>
      </w:pPr>
      <w:bookmarkStart w:id="2451" w:name="_Toc416018523"/>
      <w:r>
        <w:t xml:space="preserve">Tabela </w:t>
      </w:r>
      <w:r w:rsidR="008A116E">
        <w:fldChar w:fldCharType="begin"/>
      </w:r>
      <w:r w:rsidR="00937E62">
        <w:instrText xml:space="preserve"> SEQ Tabela \* ARABIC </w:instrText>
      </w:r>
      <w:r w:rsidR="008A116E">
        <w:fldChar w:fldCharType="separate"/>
      </w:r>
      <w:ins w:id="2452" w:author="User" w:date="2015-04-04T21:08:00Z">
        <w:r w:rsidR="006E2F71">
          <w:rPr>
            <w:noProof/>
          </w:rPr>
          <w:t>10</w:t>
        </w:r>
      </w:ins>
      <w:del w:id="2453" w:author="User" w:date="2015-04-04T19:50:00Z">
        <w:r w:rsidR="004A46AC" w:rsidDel="00E640C8">
          <w:rPr>
            <w:noProof/>
          </w:rPr>
          <w:delText>5</w:delText>
        </w:r>
      </w:del>
      <w:r w:rsidR="008A116E">
        <w:rPr>
          <w:noProof/>
        </w:rPr>
        <w:fldChar w:fldCharType="end"/>
      </w:r>
      <w:r>
        <w:t xml:space="preserve"> </w:t>
      </w:r>
      <w:r w:rsidRPr="006D42E0">
        <w:t>– UC03 – Criar Boletim</w:t>
      </w:r>
      <w:bookmarkEnd w:id="2451"/>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6571E6" w:rsidRPr="00D96646" w:rsidTr="008F46DB">
        <w:trPr>
          <w:trHeight w:val="433"/>
        </w:trPr>
        <w:tc>
          <w:tcPr>
            <w:tcW w:w="2661" w:type="dxa"/>
            <w:shd w:val="clear" w:color="auto" w:fill="D9D9D9"/>
          </w:tcPr>
          <w:p w:rsidR="006571E6" w:rsidRPr="003D4761" w:rsidRDefault="006571E6" w:rsidP="006571E6">
            <w:pPr>
              <w:rPr>
                <w:b/>
                <w:bCs/>
              </w:rPr>
            </w:pPr>
            <w:r>
              <w:rPr>
                <w:b/>
                <w:bCs/>
              </w:rPr>
              <w:t>Nome do C</w:t>
            </w:r>
            <w:r w:rsidRPr="003D4761">
              <w:rPr>
                <w:b/>
                <w:bCs/>
              </w:rPr>
              <w:t>aso de Uso:</w:t>
            </w:r>
          </w:p>
        </w:tc>
        <w:tc>
          <w:tcPr>
            <w:tcW w:w="6010" w:type="dxa"/>
          </w:tcPr>
          <w:p w:rsidR="006571E6" w:rsidRPr="00D96646" w:rsidRDefault="006571E6" w:rsidP="006571E6">
            <w:r>
              <w:t>UC03 – Criar Boletim</w:t>
            </w:r>
          </w:p>
        </w:tc>
      </w:tr>
      <w:tr w:rsidR="006571E6" w:rsidRPr="00D96646" w:rsidTr="008F46DB">
        <w:trPr>
          <w:trHeight w:val="449"/>
        </w:trPr>
        <w:tc>
          <w:tcPr>
            <w:tcW w:w="2661" w:type="dxa"/>
            <w:shd w:val="clear" w:color="auto" w:fill="D9D9D9"/>
          </w:tcPr>
          <w:p w:rsidR="006571E6" w:rsidRPr="003D4761" w:rsidRDefault="006571E6" w:rsidP="006571E6">
            <w:pPr>
              <w:rPr>
                <w:b/>
                <w:bCs/>
              </w:rPr>
            </w:pPr>
            <w:r w:rsidRPr="003D4761">
              <w:rPr>
                <w:b/>
                <w:bCs/>
              </w:rPr>
              <w:t>Resumo:</w:t>
            </w:r>
          </w:p>
        </w:tc>
        <w:tc>
          <w:tcPr>
            <w:tcW w:w="6010" w:type="dxa"/>
          </w:tcPr>
          <w:p w:rsidR="006571E6" w:rsidRPr="00D96646" w:rsidRDefault="006571E6" w:rsidP="006571E6">
            <w:r>
              <w:t>Criar Boletim para uma turma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Ator Principal:</w:t>
            </w:r>
          </w:p>
        </w:tc>
        <w:tc>
          <w:tcPr>
            <w:tcW w:w="6010" w:type="dxa"/>
          </w:tcPr>
          <w:p w:rsidR="006571E6" w:rsidRPr="00D96646" w:rsidRDefault="006571E6" w:rsidP="006571E6">
            <w:r>
              <w:t>Secretaria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Pré-condição</w:t>
            </w:r>
          </w:p>
        </w:tc>
        <w:tc>
          <w:tcPr>
            <w:tcW w:w="6010" w:type="dxa"/>
          </w:tcPr>
          <w:p w:rsidR="006571E6" w:rsidRPr="00D96646" w:rsidRDefault="006571E6" w:rsidP="006571E6">
            <w:r>
              <w:t>A turma deve estar cadastrada no sistema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Pós-condição</w:t>
            </w:r>
          </w:p>
        </w:tc>
        <w:tc>
          <w:tcPr>
            <w:tcW w:w="6010" w:type="dxa"/>
          </w:tcPr>
          <w:p w:rsidR="006571E6" w:rsidRPr="00D96646" w:rsidRDefault="006571E6" w:rsidP="006571E6">
            <w:r>
              <w:t>Boletim criado para a turma</w:t>
            </w:r>
          </w:p>
        </w:tc>
      </w:tr>
      <w:tr w:rsidR="006571E6" w:rsidRPr="003D4761" w:rsidTr="006571E6">
        <w:trPr>
          <w:trHeight w:val="6210"/>
        </w:trPr>
        <w:tc>
          <w:tcPr>
            <w:tcW w:w="8671"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criar um boletim para uma turma</w:t>
            </w:r>
          </w:p>
          <w:p w:rsidR="006571E6" w:rsidRDefault="006571E6" w:rsidP="006571E6">
            <w:pPr>
              <w:jc w:val="left"/>
            </w:pPr>
            <w:r w:rsidRPr="00EB4F26">
              <w:t>FP</w:t>
            </w:r>
            <w:r>
              <w:t>02</w:t>
            </w:r>
            <w:r w:rsidRPr="00EB4F26">
              <w:t xml:space="preserve"> –</w:t>
            </w:r>
            <w:r>
              <w:t xml:space="preserve"> O ator seleciona Criar Boletim</w:t>
            </w:r>
          </w:p>
          <w:p w:rsidR="006571E6" w:rsidRDefault="006571E6" w:rsidP="006571E6">
            <w:pPr>
              <w:jc w:val="left"/>
            </w:pPr>
            <w:r w:rsidRPr="00EB4F26">
              <w:t>FP</w:t>
            </w:r>
            <w:r>
              <w:t>03</w:t>
            </w:r>
            <w:r w:rsidRPr="00EB4F26">
              <w:t xml:space="preserve"> –</w:t>
            </w:r>
            <w:r>
              <w:t xml:space="preserve"> O ator seleciona o bimestre</w:t>
            </w:r>
          </w:p>
          <w:p w:rsidR="006571E6" w:rsidRPr="007A2C87" w:rsidRDefault="006571E6" w:rsidP="006571E6">
            <w:pPr>
              <w:jc w:val="left"/>
            </w:pPr>
            <w:r w:rsidRPr="00EB4F26">
              <w:t>FP</w:t>
            </w:r>
            <w:r>
              <w:t>04</w:t>
            </w:r>
            <w:r w:rsidRPr="00EB4F26">
              <w:t xml:space="preserve"> –</w:t>
            </w:r>
            <w:r>
              <w:t xml:space="preserve"> O sistema exibe as turmas que não possuem boletins criados</w:t>
            </w:r>
          </w:p>
          <w:p w:rsidR="006571E6" w:rsidRDefault="006571E6" w:rsidP="006571E6">
            <w:pPr>
              <w:jc w:val="left"/>
            </w:pPr>
            <w:r w:rsidRPr="00EB4F26">
              <w:t>FP</w:t>
            </w:r>
            <w:r>
              <w:t>06</w:t>
            </w:r>
            <w:r w:rsidRPr="00EB4F26">
              <w:t xml:space="preserve"> –</w:t>
            </w:r>
            <w:r>
              <w:t xml:space="preserve"> O ator seleciona a turma</w:t>
            </w:r>
          </w:p>
          <w:p w:rsidR="006571E6" w:rsidRDefault="006571E6" w:rsidP="006571E6">
            <w:pPr>
              <w:jc w:val="left"/>
            </w:pPr>
            <w:r w:rsidRPr="00EB4F26">
              <w:t>FP</w:t>
            </w:r>
            <w:r>
              <w:t>07</w:t>
            </w:r>
            <w:r w:rsidRPr="00EB4F26">
              <w:t xml:space="preserve"> –</w:t>
            </w:r>
            <w:r>
              <w:t xml:space="preserve"> O ator salva o boletim</w:t>
            </w:r>
          </w:p>
          <w:p w:rsidR="006571E6" w:rsidRDefault="006571E6" w:rsidP="006571E6">
            <w:pPr>
              <w:jc w:val="left"/>
            </w:pPr>
            <w:r w:rsidRPr="00EB4F26">
              <w:t>FP</w:t>
            </w:r>
            <w:r>
              <w:t>08</w:t>
            </w:r>
            <w:r w:rsidRPr="00EB4F26">
              <w:t xml:space="preserve"> –</w:t>
            </w:r>
            <w:r>
              <w:t xml:space="preserve"> O sistema cria um boletim para a turma</w:t>
            </w:r>
          </w:p>
          <w:p w:rsidR="006571E6" w:rsidRDefault="006571E6" w:rsidP="006571E6">
            <w:pPr>
              <w:jc w:val="left"/>
            </w:pPr>
            <w:r w:rsidRPr="00EB4F26">
              <w:t>FP</w:t>
            </w:r>
            <w:r>
              <w:t>09</w:t>
            </w:r>
            <w:r w:rsidRPr="00EB4F26">
              <w:t xml:space="preserve"> –</w:t>
            </w:r>
            <w:r>
              <w:t xml:space="preserve"> O sistema exibe uma mensagem de “Boletim Criado com sucesso!”</w:t>
            </w:r>
          </w:p>
          <w:p w:rsidR="006571E6" w:rsidRDefault="006571E6" w:rsidP="006571E6">
            <w:pPr>
              <w:jc w:val="left"/>
            </w:pPr>
          </w:p>
          <w:p w:rsidR="006571E6" w:rsidRDefault="006571E6" w:rsidP="006571E6">
            <w:pPr>
              <w:jc w:val="left"/>
              <w:rPr>
                <w:b/>
                <w:bCs/>
              </w:rPr>
            </w:pPr>
            <w:r w:rsidRPr="003D4761">
              <w:rPr>
                <w:b/>
                <w:bCs/>
              </w:rPr>
              <w:t>Fluxo Alternativo:</w:t>
            </w:r>
          </w:p>
          <w:p w:rsidR="006571E6" w:rsidRPr="003D4761" w:rsidRDefault="006571E6" w:rsidP="006571E6">
            <w:pPr>
              <w:jc w:val="left"/>
            </w:pPr>
          </w:p>
        </w:tc>
      </w:tr>
    </w:tbl>
    <w:p w:rsidR="006571E6" w:rsidRDefault="006571E6" w:rsidP="006571E6"/>
    <w:p w:rsidR="006571E6" w:rsidRDefault="006571E6" w:rsidP="006571E6"/>
    <w:p w:rsidR="006571E6" w:rsidRDefault="006571E6" w:rsidP="006571E6">
      <w:pPr>
        <w:pStyle w:val="Legenda"/>
        <w:keepNext/>
      </w:pPr>
    </w:p>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Pr="007156D2" w:rsidRDefault="006571E6" w:rsidP="006571E6"/>
    <w:p w:rsidR="006571E6" w:rsidRDefault="006571E6" w:rsidP="006571E6">
      <w:pPr>
        <w:pStyle w:val="Legenda"/>
        <w:keepNext/>
      </w:pPr>
    </w:p>
    <w:p w:rsidR="008F46DB" w:rsidRDefault="008F46DB" w:rsidP="008F46DB">
      <w:pPr>
        <w:pStyle w:val="Legenda"/>
        <w:keepNext/>
      </w:pPr>
      <w:bookmarkStart w:id="2454" w:name="_Toc416018524"/>
      <w:r>
        <w:t xml:space="preserve">Tabela </w:t>
      </w:r>
      <w:r w:rsidR="008A116E">
        <w:fldChar w:fldCharType="begin"/>
      </w:r>
      <w:r w:rsidR="00937E62">
        <w:instrText xml:space="preserve"> SEQ Tabela \* ARABIC </w:instrText>
      </w:r>
      <w:r w:rsidR="008A116E">
        <w:fldChar w:fldCharType="separate"/>
      </w:r>
      <w:ins w:id="2455" w:author="User" w:date="2015-04-04T21:08:00Z">
        <w:r w:rsidR="006E2F71">
          <w:rPr>
            <w:noProof/>
          </w:rPr>
          <w:t>11</w:t>
        </w:r>
      </w:ins>
      <w:del w:id="2456" w:author="User" w:date="2015-04-04T19:50:00Z">
        <w:r w:rsidR="004A46AC" w:rsidDel="00E640C8">
          <w:rPr>
            <w:noProof/>
          </w:rPr>
          <w:delText>6</w:delText>
        </w:r>
      </w:del>
      <w:r w:rsidR="008A116E">
        <w:rPr>
          <w:noProof/>
        </w:rPr>
        <w:fldChar w:fldCharType="end"/>
      </w:r>
      <w:r>
        <w:t xml:space="preserve"> </w:t>
      </w:r>
      <w:r w:rsidRPr="00B74B0B">
        <w:t>– UC04 – Inserir Notas/Faltas</w:t>
      </w:r>
      <w:bookmarkEnd w:id="2454"/>
    </w:p>
    <w:tbl>
      <w:tblPr>
        <w:tblW w:w="894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7"/>
        <w:gridCol w:w="6193"/>
      </w:tblGrid>
      <w:tr w:rsidR="006571E6" w:rsidRPr="003D4761" w:rsidTr="006571E6">
        <w:trPr>
          <w:trHeight w:val="241"/>
        </w:trPr>
        <w:tc>
          <w:tcPr>
            <w:tcW w:w="2747" w:type="dxa"/>
            <w:shd w:val="clear" w:color="auto" w:fill="D9D9D9"/>
          </w:tcPr>
          <w:p w:rsidR="006571E6" w:rsidRPr="003D4761" w:rsidRDefault="006571E6" w:rsidP="006571E6">
            <w:pPr>
              <w:rPr>
                <w:b/>
                <w:bCs/>
              </w:rPr>
            </w:pPr>
            <w:r>
              <w:rPr>
                <w:b/>
                <w:bCs/>
              </w:rPr>
              <w:t>Nome do C</w:t>
            </w:r>
            <w:r w:rsidRPr="003D4761">
              <w:rPr>
                <w:b/>
                <w:bCs/>
              </w:rPr>
              <w:t>aso de Uso:</w:t>
            </w:r>
          </w:p>
        </w:tc>
        <w:tc>
          <w:tcPr>
            <w:tcW w:w="6193" w:type="dxa"/>
          </w:tcPr>
          <w:p w:rsidR="006571E6" w:rsidRPr="003D4761" w:rsidRDefault="006571E6" w:rsidP="006571E6">
            <w:r>
              <w:t>UC04 – Inserir Notas/Faltas</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Resumo:</w:t>
            </w:r>
          </w:p>
        </w:tc>
        <w:tc>
          <w:tcPr>
            <w:tcW w:w="6193" w:type="dxa"/>
          </w:tcPr>
          <w:p w:rsidR="006571E6" w:rsidRPr="003D4761" w:rsidRDefault="006571E6" w:rsidP="006571E6">
            <w:pPr>
              <w:rPr>
                <w:color w:val="548DD4"/>
              </w:rPr>
            </w:pPr>
            <w:r>
              <w:t xml:space="preserve">Inserir notas e faltas dos alunos </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Ator Principal:</w:t>
            </w:r>
          </w:p>
        </w:tc>
        <w:tc>
          <w:tcPr>
            <w:tcW w:w="6193" w:type="dxa"/>
          </w:tcPr>
          <w:p w:rsidR="006571E6" w:rsidRPr="00CB5E8D" w:rsidRDefault="006571E6" w:rsidP="006571E6">
            <w:r>
              <w:t>Professores e Secretaria</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Pré-condição</w:t>
            </w:r>
          </w:p>
        </w:tc>
        <w:tc>
          <w:tcPr>
            <w:tcW w:w="6193" w:type="dxa"/>
          </w:tcPr>
          <w:p w:rsidR="006571E6" w:rsidRDefault="006571E6" w:rsidP="006571E6">
            <w:r>
              <w:t xml:space="preserve">O ator deve estar </w:t>
            </w:r>
            <w:proofErr w:type="spellStart"/>
            <w:r>
              <w:t>logado</w:t>
            </w:r>
            <w:proofErr w:type="spellEnd"/>
          </w:p>
          <w:p w:rsidR="006571E6" w:rsidRPr="00CB5E8D" w:rsidRDefault="006571E6" w:rsidP="006571E6">
            <w:r>
              <w:t>Boletim deve estar criado no sistema</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Pós-condição</w:t>
            </w:r>
          </w:p>
        </w:tc>
        <w:tc>
          <w:tcPr>
            <w:tcW w:w="6193" w:type="dxa"/>
          </w:tcPr>
          <w:p w:rsidR="006571E6" w:rsidRPr="00CB5E8D" w:rsidRDefault="006571E6" w:rsidP="006571E6">
            <w:r>
              <w:t xml:space="preserve">Notas/faltas inseridos no boletim </w:t>
            </w:r>
          </w:p>
        </w:tc>
      </w:tr>
      <w:tr w:rsidR="006571E6" w:rsidRPr="003D4761" w:rsidTr="006571E6">
        <w:trPr>
          <w:trHeight w:val="7643"/>
        </w:trPr>
        <w:tc>
          <w:tcPr>
            <w:tcW w:w="8940"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w:t>
            </w:r>
            <w:r>
              <w:t>os atores desejam inserir notas e faltas no boletim</w:t>
            </w:r>
          </w:p>
          <w:p w:rsidR="006571E6" w:rsidRDefault="006571E6" w:rsidP="006571E6">
            <w:r w:rsidRPr="00EB4F26">
              <w:t>FP0</w:t>
            </w:r>
            <w:r>
              <w:t>2</w:t>
            </w:r>
            <w:r w:rsidRPr="00EB4F26">
              <w:t xml:space="preserve"> – </w:t>
            </w:r>
            <w:r>
              <w:t xml:space="preserve">O ator </w:t>
            </w:r>
            <w:r w:rsidRPr="00EB4F26">
              <w:t xml:space="preserve">seleciona a </w:t>
            </w:r>
            <w:r>
              <w:t>opção Inserir Notas/Faltas</w:t>
            </w:r>
          </w:p>
          <w:p w:rsidR="006571E6" w:rsidRDefault="006571E6" w:rsidP="006571E6">
            <w:r w:rsidRPr="00EB4F26">
              <w:t>FP0</w:t>
            </w:r>
            <w:r>
              <w:t>3</w:t>
            </w:r>
            <w:r w:rsidRPr="00EB4F26">
              <w:t xml:space="preserve"> – </w:t>
            </w:r>
            <w:r>
              <w:t>O ator seleciona a matéria que deseja inserir a nota e as faltas</w:t>
            </w:r>
          </w:p>
          <w:p w:rsidR="006571E6" w:rsidRDefault="006571E6" w:rsidP="006571E6">
            <w:r>
              <w:t xml:space="preserve">FP04 </w:t>
            </w:r>
            <w:r w:rsidRPr="00EB4F26">
              <w:t xml:space="preserve">– </w:t>
            </w:r>
            <w:r>
              <w:t>O ator seleciona a turma que deseja inserir a nota e as faltas</w:t>
            </w:r>
          </w:p>
          <w:p w:rsidR="006571E6" w:rsidRDefault="006571E6" w:rsidP="006571E6">
            <w:r>
              <w:t xml:space="preserve">FP05 </w:t>
            </w:r>
            <w:r w:rsidRPr="00EB4F26">
              <w:t>–</w:t>
            </w:r>
            <w:r>
              <w:t xml:space="preserve"> O sistema exibe todos os alunos da turma selecionada</w:t>
            </w:r>
          </w:p>
          <w:p w:rsidR="006571E6" w:rsidRDefault="006571E6" w:rsidP="006571E6">
            <w:r>
              <w:t xml:space="preserve">FP06 </w:t>
            </w:r>
            <w:r w:rsidRPr="00EB4F26">
              <w:t>–</w:t>
            </w:r>
            <w:r>
              <w:t xml:space="preserve"> O ator insere as notas e faltas dos alunos</w:t>
            </w:r>
          </w:p>
          <w:p w:rsidR="006571E6" w:rsidRDefault="006571E6" w:rsidP="006571E6">
            <w:r>
              <w:t xml:space="preserve">FP07 </w:t>
            </w:r>
            <w:r w:rsidRPr="00EB4F26">
              <w:t>–</w:t>
            </w:r>
            <w:r>
              <w:t xml:space="preserve"> Ator salva as notas e faltas</w:t>
            </w:r>
          </w:p>
          <w:p w:rsidR="006571E6" w:rsidRDefault="006571E6" w:rsidP="006571E6">
            <w:r>
              <w:t xml:space="preserve">FP08 </w:t>
            </w:r>
            <w:r w:rsidRPr="00EB4F26">
              <w:t>–</w:t>
            </w:r>
            <w:r>
              <w:t xml:space="preserve"> Sistema salva as inserções no boletim de cada aluno </w:t>
            </w:r>
          </w:p>
          <w:p w:rsidR="006571E6" w:rsidRDefault="006571E6" w:rsidP="006571E6">
            <w:r>
              <w:t xml:space="preserve">FP09 </w:t>
            </w:r>
            <w:r w:rsidRPr="00EB4F26">
              <w:t>–</w:t>
            </w:r>
            <w:r>
              <w:t xml:space="preserve"> Sistema exibe uma mensagem de “Salvo com sucesso”</w:t>
            </w:r>
          </w:p>
          <w:p w:rsidR="006571E6" w:rsidRDefault="006571E6" w:rsidP="006571E6">
            <w:pPr>
              <w:rPr>
                <w:b/>
                <w:bCs/>
              </w:rPr>
            </w:pPr>
          </w:p>
          <w:p w:rsidR="006571E6" w:rsidRDefault="006571E6" w:rsidP="006571E6">
            <w:pPr>
              <w:rPr>
                <w:b/>
                <w:bCs/>
              </w:rPr>
            </w:pPr>
            <w:r w:rsidRPr="003D4761">
              <w:rPr>
                <w:b/>
                <w:bCs/>
              </w:rPr>
              <w:t>Fluxo Alternativo:</w:t>
            </w:r>
          </w:p>
          <w:p w:rsidR="006571E6" w:rsidRDefault="006571E6" w:rsidP="006571E6">
            <w:r>
              <w:t xml:space="preserve">FA01 </w:t>
            </w:r>
            <w:r w:rsidRPr="00EB4F26">
              <w:t>–</w:t>
            </w:r>
            <w:r>
              <w:t xml:space="preserve"> Ator digitou no campo notas, letras ou caracteres</w:t>
            </w:r>
          </w:p>
          <w:p w:rsidR="006571E6" w:rsidRDefault="006571E6" w:rsidP="006571E6">
            <w:commentRangeStart w:id="2457"/>
            <w:r>
              <w:t xml:space="preserve">FA02 </w:t>
            </w:r>
            <w:r w:rsidRPr="00EB4F26">
              <w:t>–</w:t>
            </w:r>
            <w:r>
              <w:t xml:space="preserve"> Sistema informa que é somente permitido números</w:t>
            </w:r>
          </w:p>
          <w:p w:rsidR="006571E6" w:rsidRDefault="006571E6" w:rsidP="006571E6">
            <w:r>
              <w:t xml:space="preserve">FA03 </w:t>
            </w:r>
            <w:r w:rsidRPr="00EB4F26">
              <w:t>–</w:t>
            </w:r>
            <w:r>
              <w:t xml:space="preserve"> Ator digitou no campo falta letras ou caracteres</w:t>
            </w:r>
          </w:p>
          <w:p w:rsidR="006571E6" w:rsidRDefault="006571E6" w:rsidP="006571E6">
            <w:r>
              <w:t xml:space="preserve">FA04 </w:t>
            </w:r>
            <w:r w:rsidRPr="00EB4F26">
              <w:t>–</w:t>
            </w:r>
            <w:r>
              <w:t xml:space="preserve"> Sistema informa que é somente permitido números</w:t>
            </w:r>
          </w:p>
          <w:p w:rsidR="006571E6" w:rsidRPr="00513D86" w:rsidRDefault="006571E6" w:rsidP="006571E6">
            <w:r>
              <w:t xml:space="preserve">FA05 </w:t>
            </w:r>
            <w:r w:rsidRPr="00EB4F26">
              <w:t>–</w:t>
            </w:r>
            <w:r>
              <w:t xml:space="preserve"> E retorna para o fluxo principal FP06</w:t>
            </w:r>
            <w:commentRangeEnd w:id="2457"/>
            <w:r>
              <w:rPr>
                <w:rStyle w:val="Refdecomentrio"/>
              </w:rPr>
              <w:commentReference w:id="2457"/>
            </w:r>
          </w:p>
        </w:tc>
      </w:tr>
    </w:tbl>
    <w:p w:rsidR="006571E6" w:rsidRDefault="006571E6" w:rsidP="006571E6"/>
    <w:p w:rsidR="006571E6" w:rsidRDefault="006571E6" w:rsidP="006571E6"/>
    <w:p w:rsidR="006571E6" w:rsidRDefault="006571E6" w:rsidP="006571E6"/>
    <w:p w:rsidR="006571E6" w:rsidRDefault="006571E6" w:rsidP="006571E6"/>
    <w:p w:rsidR="008F46DB" w:rsidRDefault="008F46DB" w:rsidP="008F46DB">
      <w:pPr>
        <w:pStyle w:val="Legenda"/>
        <w:keepNext/>
      </w:pPr>
      <w:bookmarkStart w:id="2458" w:name="_Toc416018525"/>
      <w:r>
        <w:lastRenderedPageBreak/>
        <w:t xml:space="preserve">Tabela </w:t>
      </w:r>
      <w:r w:rsidR="008A116E">
        <w:fldChar w:fldCharType="begin"/>
      </w:r>
      <w:r w:rsidR="00937E62">
        <w:instrText xml:space="preserve"> SEQ Tabela \* ARABIC </w:instrText>
      </w:r>
      <w:r w:rsidR="008A116E">
        <w:fldChar w:fldCharType="separate"/>
      </w:r>
      <w:ins w:id="2459" w:author="User" w:date="2015-04-04T21:08:00Z">
        <w:r w:rsidR="006E2F71">
          <w:rPr>
            <w:noProof/>
          </w:rPr>
          <w:t>12</w:t>
        </w:r>
      </w:ins>
      <w:del w:id="2460" w:author="User" w:date="2015-04-04T19:50:00Z">
        <w:r w:rsidR="004A46AC" w:rsidDel="00E640C8">
          <w:rPr>
            <w:noProof/>
          </w:rPr>
          <w:delText>7</w:delText>
        </w:r>
      </w:del>
      <w:r w:rsidR="008A116E">
        <w:rPr>
          <w:noProof/>
        </w:rPr>
        <w:fldChar w:fldCharType="end"/>
      </w:r>
      <w:r>
        <w:t xml:space="preserve"> </w:t>
      </w:r>
      <w:r w:rsidRPr="00262BC6">
        <w:t>- UC05 – Visualizar Boletim</w:t>
      </w:r>
      <w:bookmarkEnd w:id="2458"/>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6571E6" w:rsidRPr="003D4761" w:rsidTr="006571E6">
        <w:trPr>
          <w:trHeight w:val="134"/>
        </w:trPr>
        <w:tc>
          <w:tcPr>
            <w:tcW w:w="2636" w:type="dxa"/>
            <w:shd w:val="clear" w:color="auto" w:fill="D9D9D9"/>
          </w:tcPr>
          <w:p w:rsidR="006571E6" w:rsidRPr="003D4761" w:rsidRDefault="006571E6" w:rsidP="006571E6">
            <w:pPr>
              <w:rPr>
                <w:b/>
                <w:bCs/>
              </w:rPr>
            </w:pPr>
            <w:r>
              <w:rPr>
                <w:b/>
                <w:bCs/>
              </w:rPr>
              <w:t>Nome do C</w:t>
            </w:r>
            <w:r w:rsidRPr="003D4761">
              <w:rPr>
                <w:b/>
                <w:bCs/>
              </w:rPr>
              <w:t>aso de Uso:</w:t>
            </w:r>
          </w:p>
        </w:tc>
        <w:tc>
          <w:tcPr>
            <w:tcW w:w="5945" w:type="dxa"/>
          </w:tcPr>
          <w:p w:rsidR="006571E6" w:rsidRPr="003D4761" w:rsidRDefault="006571E6" w:rsidP="006571E6">
            <w:r>
              <w:t>UC05 – Visualizar B</w:t>
            </w:r>
            <w:r w:rsidRPr="00AA34EB">
              <w:t>oletim</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Resumo:</w:t>
            </w:r>
          </w:p>
        </w:tc>
        <w:tc>
          <w:tcPr>
            <w:tcW w:w="5945" w:type="dxa"/>
          </w:tcPr>
          <w:p w:rsidR="006571E6" w:rsidRPr="003D4761" w:rsidRDefault="006571E6" w:rsidP="006571E6">
            <w:pPr>
              <w:rPr>
                <w:color w:val="548DD4"/>
              </w:rPr>
            </w:pPr>
            <w:r>
              <w:t xml:space="preserve">Visualização de notas e falta dos alunos </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Ator Principal:</w:t>
            </w:r>
          </w:p>
        </w:tc>
        <w:tc>
          <w:tcPr>
            <w:tcW w:w="5945" w:type="dxa"/>
          </w:tcPr>
          <w:p w:rsidR="006571E6" w:rsidRPr="00CB5E8D" w:rsidRDefault="006571E6" w:rsidP="006571E6">
            <w:r>
              <w:t>Professores, Responsáveis (pai), Secretaria e Alunos</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Pré-condição</w:t>
            </w:r>
          </w:p>
        </w:tc>
        <w:tc>
          <w:tcPr>
            <w:tcW w:w="5945" w:type="dxa"/>
          </w:tcPr>
          <w:p w:rsidR="006571E6" w:rsidRDefault="006571E6" w:rsidP="006571E6">
            <w:r>
              <w:t xml:space="preserve">O ator deve estar </w:t>
            </w:r>
            <w:proofErr w:type="spellStart"/>
            <w:r>
              <w:t>logado</w:t>
            </w:r>
            <w:proofErr w:type="spellEnd"/>
          </w:p>
          <w:p w:rsidR="006571E6" w:rsidRDefault="006571E6" w:rsidP="006571E6">
            <w:r>
              <w:t>Boletim deve estar criado no sistema</w:t>
            </w:r>
          </w:p>
          <w:p w:rsidR="006571E6" w:rsidRPr="00CB5E8D" w:rsidRDefault="006571E6" w:rsidP="006571E6">
            <w:r>
              <w:t>Notas/faltas devem estar inseridas no boletim</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Pós-condição</w:t>
            </w:r>
          </w:p>
        </w:tc>
        <w:tc>
          <w:tcPr>
            <w:tcW w:w="5945" w:type="dxa"/>
          </w:tcPr>
          <w:p w:rsidR="006571E6" w:rsidRPr="00CB5E8D" w:rsidRDefault="006571E6" w:rsidP="006571E6">
            <w:r>
              <w:t xml:space="preserve">Boletim visualizado </w:t>
            </w:r>
          </w:p>
        </w:tc>
      </w:tr>
      <w:tr w:rsidR="006571E6" w:rsidRPr="003D4761" w:rsidTr="006571E6">
        <w:trPr>
          <w:trHeight w:val="850"/>
        </w:trPr>
        <w:tc>
          <w:tcPr>
            <w:tcW w:w="8581"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w:t>
            </w:r>
            <w:r>
              <w:t>os atores desejam visualizar um boletim</w:t>
            </w:r>
          </w:p>
          <w:p w:rsidR="006571E6" w:rsidRDefault="006571E6" w:rsidP="006571E6">
            <w:r w:rsidRPr="00EB4F26">
              <w:t>FP0</w:t>
            </w:r>
            <w:r>
              <w:t>2</w:t>
            </w:r>
            <w:r w:rsidRPr="00EB4F26">
              <w:t xml:space="preserve"> – </w:t>
            </w:r>
            <w:r>
              <w:t xml:space="preserve">O ator </w:t>
            </w:r>
            <w:r w:rsidRPr="00EB4F26">
              <w:t xml:space="preserve">seleciona a </w:t>
            </w:r>
            <w:r>
              <w:t>opção Visualizar Boletim</w:t>
            </w:r>
          </w:p>
          <w:p w:rsidR="006571E6" w:rsidRDefault="006571E6" w:rsidP="006571E6">
            <w:r>
              <w:t xml:space="preserve">FP03 – Se for perfil Aluno </w:t>
            </w:r>
          </w:p>
          <w:p w:rsidR="006571E6" w:rsidRDefault="006571E6" w:rsidP="006571E6">
            <w:r>
              <w:t xml:space="preserve">            FP03.1 – O sistema exibe o boletim do aluno</w:t>
            </w:r>
          </w:p>
          <w:p w:rsidR="006571E6" w:rsidRDefault="006571E6" w:rsidP="006571E6">
            <w:r>
              <w:t>FP04 – Se for perfil Responsável</w:t>
            </w:r>
          </w:p>
          <w:p w:rsidR="006571E6" w:rsidRDefault="006571E6" w:rsidP="006571E6">
            <w:r>
              <w:t xml:space="preserve">             FP04.1 – O sistema exibe somente os alunos dos quais ele é responsável</w:t>
            </w:r>
          </w:p>
          <w:p w:rsidR="006571E6" w:rsidRDefault="006571E6" w:rsidP="006571E6">
            <w:r>
              <w:t xml:space="preserve">             FP04.2 – O ator seleciona o aluno que deseja consultar o boletim</w:t>
            </w:r>
          </w:p>
          <w:p w:rsidR="006571E6" w:rsidRDefault="006571E6" w:rsidP="006571E6">
            <w:r>
              <w:t xml:space="preserve">             FP04.3 – O sistema exibe o boletim do aluno selecionado</w:t>
            </w:r>
          </w:p>
          <w:p w:rsidR="006571E6" w:rsidRDefault="006571E6" w:rsidP="006571E6">
            <w:r w:rsidRPr="00EB4F26">
              <w:t>FP0</w:t>
            </w:r>
            <w:r>
              <w:t>5 – Se for Professor</w:t>
            </w:r>
          </w:p>
          <w:p w:rsidR="006571E6" w:rsidRDefault="006571E6" w:rsidP="006571E6">
            <w:pPr>
              <w:ind w:left="709"/>
            </w:pPr>
            <w:r>
              <w:t>FP05.1 – O ator seleciona o bimestre</w:t>
            </w:r>
          </w:p>
          <w:p w:rsidR="006571E6" w:rsidRDefault="006571E6" w:rsidP="006571E6">
            <w:pPr>
              <w:ind w:left="709"/>
            </w:pPr>
            <w:r>
              <w:t>FP05.2 – O ator seleciona a Turma a qual deseja visualizar boletim</w:t>
            </w:r>
          </w:p>
          <w:p w:rsidR="006571E6" w:rsidRDefault="006571E6" w:rsidP="006571E6">
            <w:pPr>
              <w:ind w:left="709"/>
            </w:pPr>
            <w:r>
              <w:t xml:space="preserve">FP05.3 – O ator seleciona a matéria da qual deseja ver o boletim </w:t>
            </w:r>
          </w:p>
          <w:p w:rsidR="006571E6" w:rsidRDefault="006571E6" w:rsidP="006571E6">
            <w:pPr>
              <w:ind w:left="709"/>
            </w:pPr>
            <w:r>
              <w:t>FP05.4 – O sistema exibe todos os alunos da turma selecionada, com as notas e faltas da matéria selecionada.</w:t>
            </w:r>
          </w:p>
          <w:p w:rsidR="006571E6" w:rsidRDefault="006571E6" w:rsidP="006571E6">
            <w:r>
              <w:t>FP06 – Se for perfil gestor ou secretaria</w:t>
            </w:r>
          </w:p>
          <w:p w:rsidR="006571E6" w:rsidRDefault="006571E6" w:rsidP="006571E6">
            <w:r>
              <w:t xml:space="preserve">            FP06.1 – O ator seleciona o bimestre</w:t>
            </w:r>
          </w:p>
          <w:p w:rsidR="006571E6" w:rsidRDefault="006571E6" w:rsidP="006571E6">
            <w:r>
              <w:t xml:space="preserve">            FP06.2 – O ator seleciona a turma</w:t>
            </w:r>
          </w:p>
          <w:p w:rsidR="006571E6" w:rsidRDefault="006571E6" w:rsidP="006571E6">
            <w:r>
              <w:t xml:space="preserve">            FP06.3 – O ator seleciona o aluno</w:t>
            </w:r>
          </w:p>
          <w:p w:rsidR="006571E6" w:rsidRDefault="006571E6" w:rsidP="006571E6">
            <w:r>
              <w:t xml:space="preserve">            FP06.4 – O sistema exibe o boletim com as notas e faltas de todas as matérias do aluno selecionado</w:t>
            </w:r>
          </w:p>
          <w:p w:rsidR="006571E6" w:rsidRDefault="006571E6" w:rsidP="006571E6">
            <w:pPr>
              <w:rPr>
                <w:b/>
                <w:bCs/>
              </w:rPr>
            </w:pPr>
            <w:r w:rsidRPr="003D4761">
              <w:rPr>
                <w:b/>
                <w:bCs/>
              </w:rPr>
              <w:t>Fluxo Alternativo:</w:t>
            </w:r>
          </w:p>
          <w:p w:rsidR="006571E6" w:rsidRPr="00673DAE" w:rsidRDefault="006571E6" w:rsidP="006571E6"/>
        </w:tc>
      </w:tr>
    </w:tbl>
    <w:p w:rsidR="006571E6" w:rsidRDefault="006571E6" w:rsidP="006571E6"/>
    <w:p w:rsidR="006571E6" w:rsidRDefault="006571E6" w:rsidP="008F46DB">
      <w:pPr>
        <w:pStyle w:val="Legenda"/>
        <w:keepNext/>
        <w:jc w:val="both"/>
      </w:pPr>
    </w:p>
    <w:p w:rsidR="008F46DB" w:rsidRDefault="008F46DB" w:rsidP="008F46DB">
      <w:pPr>
        <w:pStyle w:val="Legenda"/>
        <w:keepNext/>
      </w:pPr>
      <w:bookmarkStart w:id="2461" w:name="_Toc416018526"/>
      <w:r>
        <w:t xml:space="preserve">Tabela </w:t>
      </w:r>
      <w:r w:rsidR="008A116E">
        <w:fldChar w:fldCharType="begin"/>
      </w:r>
      <w:r w:rsidR="00937E62">
        <w:instrText xml:space="preserve"> SEQ Tabela \* ARABIC </w:instrText>
      </w:r>
      <w:r w:rsidR="008A116E">
        <w:fldChar w:fldCharType="separate"/>
      </w:r>
      <w:ins w:id="2462" w:author="User" w:date="2015-04-04T21:08:00Z">
        <w:r w:rsidR="006E2F71">
          <w:rPr>
            <w:noProof/>
          </w:rPr>
          <w:t>13</w:t>
        </w:r>
      </w:ins>
      <w:del w:id="2463" w:author="User" w:date="2015-04-04T19:50:00Z">
        <w:r w:rsidR="004A46AC" w:rsidDel="00E640C8">
          <w:rPr>
            <w:noProof/>
          </w:rPr>
          <w:delText>8</w:delText>
        </w:r>
      </w:del>
      <w:r w:rsidR="008A116E">
        <w:rPr>
          <w:noProof/>
        </w:rPr>
        <w:fldChar w:fldCharType="end"/>
      </w:r>
      <w:r>
        <w:t xml:space="preserve"> </w:t>
      </w:r>
      <w:r w:rsidRPr="00BB51BB">
        <w:t>- UC06 – Alterar Notas/Faltas</w:t>
      </w:r>
      <w:bookmarkEnd w:id="2461"/>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6571E6" w:rsidRPr="003D4761" w:rsidTr="006571E6">
        <w:trPr>
          <w:trHeight w:val="134"/>
        </w:trPr>
        <w:tc>
          <w:tcPr>
            <w:tcW w:w="2636" w:type="dxa"/>
            <w:shd w:val="clear" w:color="auto" w:fill="D9D9D9"/>
          </w:tcPr>
          <w:p w:rsidR="006571E6" w:rsidRPr="003D4761" w:rsidRDefault="006571E6" w:rsidP="006571E6">
            <w:pPr>
              <w:rPr>
                <w:b/>
                <w:bCs/>
              </w:rPr>
            </w:pPr>
            <w:r>
              <w:rPr>
                <w:b/>
                <w:bCs/>
              </w:rPr>
              <w:t>Nome do C</w:t>
            </w:r>
            <w:r w:rsidRPr="003D4761">
              <w:rPr>
                <w:b/>
                <w:bCs/>
              </w:rPr>
              <w:t>aso de Uso:</w:t>
            </w:r>
          </w:p>
        </w:tc>
        <w:tc>
          <w:tcPr>
            <w:tcW w:w="5945" w:type="dxa"/>
          </w:tcPr>
          <w:p w:rsidR="006571E6" w:rsidRPr="003D4761" w:rsidRDefault="006571E6" w:rsidP="006571E6">
            <w:r>
              <w:t>UC06 – Editar Notas/Faltas</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Resumo:</w:t>
            </w:r>
          </w:p>
        </w:tc>
        <w:tc>
          <w:tcPr>
            <w:tcW w:w="5945" w:type="dxa"/>
          </w:tcPr>
          <w:p w:rsidR="006571E6" w:rsidRPr="003D4761" w:rsidRDefault="006571E6" w:rsidP="006571E6">
            <w:pPr>
              <w:rPr>
                <w:color w:val="548DD4"/>
              </w:rPr>
            </w:pPr>
            <w:r>
              <w:t xml:space="preserve">Editar as notas e faltas dos alunos </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Ator Principal:</w:t>
            </w:r>
          </w:p>
        </w:tc>
        <w:tc>
          <w:tcPr>
            <w:tcW w:w="5945" w:type="dxa"/>
          </w:tcPr>
          <w:p w:rsidR="006571E6" w:rsidRPr="00CB5E8D" w:rsidRDefault="006571E6" w:rsidP="006571E6">
            <w:r>
              <w:t>Professores, Secretaria</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Pré-condição</w:t>
            </w:r>
          </w:p>
        </w:tc>
        <w:tc>
          <w:tcPr>
            <w:tcW w:w="5945" w:type="dxa"/>
          </w:tcPr>
          <w:p w:rsidR="006571E6" w:rsidRDefault="006571E6" w:rsidP="006571E6">
            <w:r>
              <w:t xml:space="preserve">O ator deve estar </w:t>
            </w:r>
            <w:proofErr w:type="spellStart"/>
            <w:r>
              <w:t>logado</w:t>
            </w:r>
            <w:proofErr w:type="spellEnd"/>
          </w:p>
          <w:p w:rsidR="006571E6" w:rsidRDefault="006571E6" w:rsidP="006571E6">
            <w:r>
              <w:t>Boletim deve estar criado no sistema</w:t>
            </w:r>
          </w:p>
          <w:p w:rsidR="006571E6" w:rsidRPr="00CB5E8D" w:rsidRDefault="006571E6" w:rsidP="006571E6">
            <w:r>
              <w:t>Notas/faltas devem estar inseridas no boletim</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Pós-condição</w:t>
            </w:r>
          </w:p>
        </w:tc>
        <w:tc>
          <w:tcPr>
            <w:tcW w:w="5945" w:type="dxa"/>
          </w:tcPr>
          <w:p w:rsidR="006571E6" w:rsidRPr="00CB5E8D" w:rsidRDefault="006571E6" w:rsidP="006571E6">
            <w:r>
              <w:t>Boletim Atualizado</w:t>
            </w:r>
          </w:p>
        </w:tc>
      </w:tr>
      <w:tr w:rsidR="006571E6" w:rsidRPr="003D4761" w:rsidTr="006571E6">
        <w:trPr>
          <w:trHeight w:val="992"/>
        </w:trPr>
        <w:tc>
          <w:tcPr>
            <w:tcW w:w="8581"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w:t>
            </w:r>
            <w:r>
              <w:t>os atores desejam alterar notas e faltas de alunos</w:t>
            </w:r>
          </w:p>
          <w:p w:rsidR="006571E6" w:rsidRDefault="006571E6" w:rsidP="006571E6">
            <w:r w:rsidRPr="00EB4F26">
              <w:t>FP0</w:t>
            </w:r>
            <w:r>
              <w:t>2</w:t>
            </w:r>
            <w:r w:rsidRPr="00EB4F26">
              <w:t xml:space="preserve"> – </w:t>
            </w:r>
            <w:r>
              <w:t xml:space="preserve">O ator </w:t>
            </w:r>
            <w:r w:rsidRPr="00EB4F26">
              <w:t xml:space="preserve">seleciona a </w:t>
            </w:r>
            <w:r>
              <w:t>opção Alterar Notas/Faltas</w:t>
            </w:r>
          </w:p>
          <w:p w:rsidR="006571E6" w:rsidRDefault="006571E6" w:rsidP="006571E6">
            <w:r>
              <w:t>FP03 – Se for Professor</w:t>
            </w:r>
          </w:p>
          <w:p w:rsidR="006571E6" w:rsidRDefault="006571E6" w:rsidP="006571E6">
            <w:pPr>
              <w:ind w:left="709"/>
            </w:pPr>
            <w:r>
              <w:t>FP05.1 – O ator seleciona o bimestre</w:t>
            </w:r>
          </w:p>
          <w:p w:rsidR="006571E6" w:rsidRDefault="006571E6" w:rsidP="006571E6">
            <w:pPr>
              <w:ind w:left="709"/>
            </w:pPr>
            <w:r>
              <w:t>FP05.2 – O ator seleciona a Turma a qual deseja alterar as notas e faltas</w:t>
            </w:r>
          </w:p>
          <w:p w:rsidR="006571E6" w:rsidRDefault="006571E6" w:rsidP="006571E6">
            <w:pPr>
              <w:ind w:left="709"/>
            </w:pPr>
            <w:r>
              <w:t xml:space="preserve">FP05.3 – O ator seleciona a matéria da qual deseja alterar as notas e faltas </w:t>
            </w:r>
          </w:p>
          <w:p w:rsidR="006571E6" w:rsidRDefault="006571E6" w:rsidP="006571E6">
            <w:pPr>
              <w:ind w:left="709"/>
            </w:pPr>
            <w:r>
              <w:t>FP05.4 – O sistema exibe todos os alunos da turma selecionada, com as notas e faltas da matéria selecionada</w:t>
            </w:r>
          </w:p>
          <w:p w:rsidR="006571E6" w:rsidRDefault="006571E6" w:rsidP="006571E6">
            <w:pPr>
              <w:ind w:left="709"/>
            </w:pPr>
            <w:r>
              <w:t>FP05.5 – O ator seleciona o aluno que deseja alterar a nota e falta, clicando no botão “Alterar”</w:t>
            </w:r>
          </w:p>
          <w:p w:rsidR="006571E6" w:rsidRDefault="006571E6" w:rsidP="006571E6">
            <w:pPr>
              <w:ind w:left="709"/>
            </w:pPr>
            <w:r>
              <w:t>FP05.6 – O sistema habilita o campo da nota e falta, para a alteração</w:t>
            </w:r>
          </w:p>
          <w:p w:rsidR="006571E6" w:rsidRDefault="006571E6" w:rsidP="006571E6">
            <w:pPr>
              <w:ind w:left="709"/>
            </w:pPr>
            <w:r>
              <w:t>FP05.7 – O ator digita a nota e as faltas</w:t>
            </w:r>
          </w:p>
          <w:p w:rsidR="006571E6" w:rsidRDefault="006571E6" w:rsidP="006571E6">
            <w:pPr>
              <w:ind w:left="709"/>
            </w:pPr>
            <w:r>
              <w:t>FP05.8 – O ator salva as alterações</w:t>
            </w:r>
          </w:p>
          <w:p w:rsidR="006571E6" w:rsidRDefault="006571E6" w:rsidP="006571E6">
            <w:pPr>
              <w:ind w:left="709"/>
            </w:pPr>
            <w:r>
              <w:t>FP05.9 – O sistema salva as alterações e desabilita os campos de notas e faltas</w:t>
            </w:r>
          </w:p>
          <w:p w:rsidR="006571E6" w:rsidRDefault="006571E6" w:rsidP="006571E6">
            <w:pPr>
              <w:jc w:val="left"/>
            </w:pPr>
            <w:r>
              <w:t xml:space="preserve">            </w:t>
            </w:r>
            <w:r w:rsidRPr="00EB4F26">
              <w:t>FP</w:t>
            </w:r>
            <w:r>
              <w:t>05.10</w:t>
            </w:r>
            <w:r w:rsidRPr="00EB4F26">
              <w:t xml:space="preserve"> –</w:t>
            </w:r>
            <w:r>
              <w:t xml:space="preserve"> O sistema exibe uma mensagem de “Alterações realizadas com sucesso!”</w:t>
            </w:r>
          </w:p>
          <w:p w:rsidR="006571E6" w:rsidRDefault="006571E6" w:rsidP="006571E6">
            <w:r>
              <w:t xml:space="preserve"> FP06 – Se for perfil gestor ou secretaria</w:t>
            </w:r>
          </w:p>
          <w:p w:rsidR="006571E6" w:rsidRDefault="006571E6" w:rsidP="006571E6">
            <w:r>
              <w:t xml:space="preserve">            FP06.1 – O ator seleciona o bimestre</w:t>
            </w:r>
          </w:p>
          <w:p w:rsidR="006571E6" w:rsidRDefault="006571E6" w:rsidP="006571E6">
            <w:r>
              <w:t xml:space="preserve">            FP06.2 – O ator seleciona a turma</w:t>
            </w:r>
          </w:p>
          <w:p w:rsidR="006571E6" w:rsidRDefault="006571E6" w:rsidP="006571E6">
            <w:r>
              <w:t xml:space="preserve">            FP06.3 – O ator seleciona o aluno</w:t>
            </w:r>
          </w:p>
          <w:p w:rsidR="006571E6" w:rsidRDefault="006571E6" w:rsidP="006571E6">
            <w:pPr>
              <w:ind w:left="709"/>
            </w:pPr>
            <w:r>
              <w:t xml:space="preserve">FP06.4 – O ator seleciona o aluno que deseja alterar a nota e falta, clicando no </w:t>
            </w:r>
            <w:r>
              <w:lastRenderedPageBreak/>
              <w:t>botão “Alterar”</w:t>
            </w:r>
          </w:p>
          <w:p w:rsidR="006571E6" w:rsidRDefault="006571E6" w:rsidP="006571E6">
            <w:pPr>
              <w:ind w:left="709"/>
            </w:pPr>
            <w:r>
              <w:t>FP06.5 – O sistema habilita o campo da nota e falta, para a alteração</w:t>
            </w:r>
          </w:p>
          <w:p w:rsidR="006571E6" w:rsidRDefault="006571E6" w:rsidP="006571E6">
            <w:pPr>
              <w:ind w:left="709"/>
            </w:pPr>
            <w:r>
              <w:t>FP06.6 – O ator digita a nota e as faltas</w:t>
            </w:r>
          </w:p>
          <w:p w:rsidR="006571E6" w:rsidRDefault="006571E6" w:rsidP="006571E6">
            <w:pPr>
              <w:ind w:left="709"/>
            </w:pPr>
            <w:r>
              <w:t>FP06.7 – O ator salva as alterações</w:t>
            </w:r>
          </w:p>
          <w:p w:rsidR="006571E6" w:rsidRDefault="006571E6" w:rsidP="006571E6">
            <w:pPr>
              <w:ind w:left="709"/>
            </w:pPr>
            <w:r>
              <w:t>FP06.8 – O sistema salva as alterações e desabilita os campos de notas e faltas</w:t>
            </w:r>
          </w:p>
          <w:p w:rsidR="006571E6" w:rsidRDefault="006571E6" w:rsidP="006571E6">
            <w:pPr>
              <w:jc w:val="left"/>
            </w:pPr>
            <w:r>
              <w:t xml:space="preserve">            </w:t>
            </w:r>
            <w:r w:rsidRPr="00EB4F26">
              <w:t>FP</w:t>
            </w:r>
            <w:r>
              <w:t>06.9</w:t>
            </w:r>
            <w:r w:rsidRPr="00EB4F26">
              <w:t xml:space="preserve"> –</w:t>
            </w:r>
            <w:r>
              <w:t xml:space="preserve"> O sistema exibe uma mensagem de “Alterações realizadas com sucesso!”</w:t>
            </w:r>
          </w:p>
          <w:p w:rsidR="006571E6" w:rsidRDefault="006571E6" w:rsidP="006571E6">
            <w:pPr>
              <w:jc w:val="left"/>
            </w:pPr>
          </w:p>
          <w:p w:rsidR="006571E6" w:rsidRDefault="006571E6" w:rsidP="006571E6">
            <w:pPr>
              <w:jc w:val="left"/>
              <w:rPr>
                <w:b/>
                <w:bCs/>
              </w:rPr>
            </w:pPr>
            <w:r w:rsidRPr="003D4761">
              <w:rPr>
                <w:b/>
                <w:bCs/>
              </w:rPr>
              <w:t>Fluxo Alternativo:</w:t>
            </w:r>
          </w:p>
          <w:p w:rsidR="006571E6" w:rsidRDefault="006571E6" w:rsidP="006571E6">
            <w:r>
              <w:t xml:space="preserve">FA01 </w:t>
            </w:r>
            <w:r w:rsidRPr="00EB4F26">
              <w:t>–</w:t>
            </w:r>
            <w:r>
              <w:t xml:space="preserve"> Ator digitou no campo notas, letras ou caracteres</w:t>
            </w:r>
          </w:p>
          <w:p w:rsidR="006571E6" w:rsidRDefault="006571E6" w:rsidP="006571E6">
            <w:r>
              <w:t xml:space="preserve">FA02 </w:t>
            </w:r>
            <w:r w:rsidRPr="00EB4F26">
              <w:t>–</w:t>
            </w:r>
            <w:r>
              <w:t xml:space="preserve"> Sistema informa que é somente permitido números</w:t>
            </w:r>
          </w:p>
          <w:p w:rsidR="006571E6" w:rsidRDefault="006571E6" w:rsidP="006571E6">
            <w:r>
              <w:t xml:space="preserve">FA03 </w:t>
            </w:r>
            <w:r w:rsidRPr="00EB4F26">
              <w:t>–</w:t>
            </w:r>
            <w:r>
              <w:t xml:space="preserve"> Ator digitou no campo falta letras ou caracteres</w:t>
            </w:r>
          </w:p>
          <w:p w:rsidR="006571E6" w:rsidRDefault="006571E6" w:rsidP="006571E6">
            <w:r>
              <w:t xml:space="preserve">FA04 </w:t>
            </w:r>
            <w:r w:rsidRPr="00EB4F26">
              <w:t>–</w:t>
            </w:r>
            <w:r>
              <w:t xml:space="preserve"> Sistema informa que é somente permitido números</w:t>
            </w:r>
          </w:p>
          <w:p w:rsidR="006571E6" w:rsidRPr="00673DAE" w:rsidRDefault="006571E6" w:rsidP="006571E6">
            <w:r>
              <w:t xml:space="preserve">FA05 </w:t>
            </w:r>
            <w:r w:rsidRPr="00EB4F26">
              <w:t>–</w:t>
            </w:r>
            <w:r>
              <w:t xml:space="preserve"> E retorna para o fluxo principal FP06.6</w:t>
            </w:r>
          </w:p>
        </w:tc>
      </w:tr>
    </w:tbl>
    <w:p w:rsidR="006571E6" w:rsidRDefault="006571E6" w:rsidP="006571E6"/>
    <w:p w:rsidR="006571E6" w:rsidRDefault="006571E6" w:rsidP="006571E6"/>
    <w:p w:rsidR="006571E6" w:rsidRDefault="006571E6" w:rsidP="006571E6">
      <w:pPr>
        <w:pStyle w:val="Legenda"/>
        <w:keepNext/>
      </w:pPr>
    </w:p>
    <w:p w:rsidR="008F46DB" w:rsidRDefault="008F46DB" w:rsidP="008F46DB">
      <w:pPr>
        <w:pStyle w:val="Legenda"/>
        <w:keepNext/>
      </w:pPr>
      <w:bookmarkStart w:id="2464" w:name="_Toc416018527"/>
      <w:r>
        <w:t xml:space="preserve">Tabela </w:t>
      </w:r>
      <w:r w:rsidR="008A116E">
        <w:fldChar w:fldCharType="begin"/>
      </w:r>
      <w:r w:rsidR="00937E62">
        <w:instrText xml:space="preserve"> SEQ Tabela \* ARABIC </w:instrText>
      </w:r>
      <w:r w:rsidR="008A116E">
        <w:fldChar w:fldCharType="separate"/>
      </w:r>
      <w:ins w:id="2465" w:author="User" w:date="2015-04-04T21:08:00Z">
        <w:r w:rsidR="006E2F71">
          <w:rPr>
            <w:noProof/>
          </w:rPr>
          <w:t>14</w:t>
        </w:r>
      </w:ins>
      <w:del w:id="2466" w:author="User" w:date="2015-04-04T19:50:00Z">
        <w:r w:rsidR="004A46AC" w:rsidDel="00E640C8">
          <w:rPr>
            <w:noProof/>
          </w:rPr>
          <w:delText>9</w:delText>
        </w:r>
      </w:del>
      <w:r w:rsidR="008A116E">
        <w:rPr>
          <w:noProof/>
        </w:rPr>
        <w:fldChar w:fldCharType="end"/>
      </w:r>
      <w:r>
        <w:t xml:space="preserve"> </w:t>
      </w:r>
      <w:r w:rsidRPr="007E1BCA">
        <w:t>- UC07 – Criar Tarefas</w:t>
      </w:r>
      <w:bookmarkEnd w:id="246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6571E6" w:rsidRPr="00D96646" w:rsidTr="006571E6">
        <w:tc>
          <w:tcPr>
            <w:tcW w:w="2607" w:type="dxa"/>
            <w:shd w:val="clear" w:color="auto" w:fill="D9D9D9"/>
          </w:tcPr>
          <w:p w:rsidR="006571E6" w:rsidRPr="003D4761" w:rsidRDefault="006571E6" w:rsidP="006571E6">
            <w:pPr>
              <w:rPr>
                <w:b/>
                <w:bCs/>
              </w:rPr>
            </w:pPr>
            <w:r>
              <w:rPr>
                <w:b/>
                <w:bCs/>
              </w:rPr>
              <w:t>Nome do C</w:t>
            </w:r>
            <w:r w:rsidRPr="003D4761">
              <w:rPr>
                <w:b/>
                <w:bCs/>
              </w:rPr>
              <w:t>aso de Uso:</w:t>
            </w:r>
          </w:p>
        </w:tc>
        <w:tc>
          <w:tcPr>
            <w:tcW w:w="5885" w:type="dxa"/>
          </w:tcPr>
          <w:p w:rsidR="006571E6" w:rsidRPr="00D96646" w:rsidRDefault="006571E6" w:rsidP="006571E6">
            <w:r>
              <w:t>UC07 – Criar Tarefas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Resumo:</w:t>
            </w:r>
          </w:p>
        </w:tc>
        <w:tc>
          <w:tcPr>
            <w:tcW w:w="5885" w:type="dxa"/>
          </w:tcPr>
          <w:p w:rsidR="006571E6" w:rsidRPr="00D96646" w:rsidRDefault="006571E6" w:rsidP="006571E6">
            <w:r>
              <w:t>Cria tarefas para uma ou várias turmas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Ator Principal:</w:t>
            </w:r>
          </w:p>
        </w:tc>
        <w:tc>
          <w:tcPr>
            <w:tcW w:w="5885" w:type="dxa"/>
          </w:tcPr>
          <w:p w:rsidR="006571E6" w:rsidRPr="00D96646" w:rsidRDefault="006571E6" w:rsidP="006571E6">
            <w:r>
              <w:t>Professor</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Pré-condição</w:t>
            </w:r>
          </w:p>
        </w:tc>
        <w:tc>
          <w:tcPr>
            <w:tcW w:w="5885" w:type="dxa"/>
          </w:tcPr>
          <w:p w:rsidR="006571E6" w:rsidRDefault="006571E6" w:rsidP="006571E6">
            <w:r>
              <w:t xml:space="preserve">O professor deve estar </w:t>
            </w:r>
            <w:proofErr w:type="spellStart"/>
            <w:r>
              <w:t>logado</w:t>
            </w:r>
            <w:proofErr w:type="spellEnd"/>
          </w:p>
          <w:p w:rsidR="006571E6" w:rsidRPr="00D96646" w:rsidRDefault="006571E6" w:rsidP="006571E6">
            <w:r>
              <w:t>Ter turmas cadastradas no sistema</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Pós-condição</w:t>
            </w:r>
          </w:p>
        </w:tc>
        <w:tc>
          <w:tcPr>
            <w:tcW w:w="5885" w:type="dxa"/>
          </w:tcPr>
          <w:p w:rsidR="006571E6" w:rsidRPr="00D96646" w:rsidRDefault="006571E6" w:rsidP="006571E6">
            <w:r>
              <w:t>Turmas com tarefas cadastradas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r w:rsidRPr="00EB4F26">
              <w:t>FP</w:t>
            </w:r>
            <w:r>
              <w:t>01</w:t>
            </w:r>
            <w:r w:rsidRPr="00EB4F26">
              <w:t xml:space="preserve"> –</w:t>
            </w:r>
            <w:r>
              <w:t xml:space="preserve"> Este caso de uso inicia-se quando o professor deseja criar uma tarefa</w:t>
            </w:r>
          </w:p>
          <w:p w:rsidR="006571E6" w:rsidRPr="007A2C87" w:rsidRDefault="006571E6" w:rsidP="006571E6">
            <w:pPr>
              <w:jc w:val="left"/>
            </w:pPr>
            <w:r w:rsidRPr="00EB4F26">
              <w:t>FP</w:t>
            </w:r>
            <w:r>
              <w:t>02</w:t>
            </w:r>
            <w:r w:rsidRPr="00EB4F26">
              <w:t xml:space="preserve"> –</w:t>
            </w:r>
            <w:r>
              <w:t xml:space="preserve"> O ator seleciona criar tarefas</w:t>
            </w:r>
          </w:p>
          <w:p w:rsidR="006571E6" w:rsidRPr="007A2C87" w:rsidRDefault="006571E6" w:rsidP="006571E6">
            <w:pPr>
              <w:jc w:val="left"/>
            </w:pPr>
            <w:r w:rsidRPr="00EB4F26">
              <w:t>FP</w:t>
            </w:r>
            <w:r>
              <w:t>03</w:t>
            </w:r>
            <w:r w:rsidRPr="00EB4F26">
              <w:t xml:space="preserve"> –</w:t>
            </w:r>
            <w:r>
              <w:t xml:space="preserve"> O ator seleciona a matéria a qual quer inserir a tarefa</w:t>
            </w:r>
          </w:p>
          <w:p w:rsidR="006571E6" w:rsidRPr="002328DD" w:rsidRDefault="006571E6" w:rsidP="006571E6">
            <w:pPr>
              <w:jc w:val="left"/>
            </w:pPr>
            <w:r w:rsidRPr="00EB4F26">
              <w:t>FP</w:t>
            </w:r>
            <w:r>
              <w:t>04</w:t>
            </w:r>
            <w:r w:rsidRPr="00EB4F26">
              <w:t xml:space="preserve"> –</w:t>
            </w:r>
            <w:r>
              <w:t xml:space="preserve"> O ator seleciona as turmas a qual quer inserir a tarefa</w:t>
            </w:r>
          </w:p>
          <w:p w:rsidR="006571E6" w:rsidRDefault="006571E6" w:rsidP="006571E6">
            <w:r w:rsidRPr="00EB4F26">
              <w:t>FP</w:t>
            </w:r>
            <w:r>
              <w:t>05</w:t>
            </w:r>
            <w:r w:rsidRPr="00EB4F26">
              <w:t xml:space="preserve"> –</w:t>
            </w:r>
            <w:r>
              <w:t xml:space="preserve"> O ator descrever a tarefa, e/ou anexar um arquivo (.</w:t>
            </w:r>
            <w:proofErr w:type="spellStart"/>
            <w:r>
              <w:t>jpg</w:t>
            </w:r>
            <w:proofErr w:type="spellEnd"/>
            <w:r>
              <w:t>, .</w:t>
            </w:r>
            <w:proofErr w:type="spellStart"/>
            <w:r>
              <w:t>doc</w:t>
            </w:r>
            <w:proofErr w:type="spellEnd"/>
            <w:r>
              <w:t>, .</w:t>
            </w:r>
            <w:proofErr w:type="spellStart"/>
            <w:r>
              <w:t>pdf</w:t>
            </w:r>
            <w:proofErr w:type="spellEnd"/>
            <w:r>
              <w:t>)</w:t>
            </w:r>
          </w:p>
          <w:p w:rsidR="006571E6" w:rsidRDefault="006571E6" w:rsidP="006571E6">
            <w:r w:rsidRPr="00EB4F26">
              <w:t>FP</w:t>
            </w:r>
            <w:r>
              <w:t>06</w:t>
            </w:r>
            <w:r w:rsidRPr="00EB4F26">
              <w:t xml:space="preserve"> –</w:t>
            </w:r>
            <w:r>
              <w:t xml:space="preserve"> O ator salva a tarefa</w:t>
            </w:r>
          </w:p>
          <w:p w:rsidR="006571E6" w:rsidRDefault="006571E6" w:rsidP="006571E6">
            <w:r w:rsidRPr="00EB4F26">
              <w:t>FP</w:t>
            </w:r>
            <w:r>
              <w:t>07</w:t>
            </w:r>
            <w:r w:rsidRPr="00EB4F26">
              <w:t xml:space="preserve"> –</w:t>
            </w:r>
            <w:r>
              <w:t xml:space="preserve"> O sistema salva a tarefa e disponibiliza para cada aluno das turmas </w:t>
            </w:r>
            <w:r>
              <w:lastRenderedPageBreak/>
              <w:t>selecionadas</w:t>
            </w:r>
          </w:p>
          <w:p w:rsidR="006571E6" w:rsidRDefault="006571E6" w:rsidP="006571E6">
            <w:pPr>
              <w:jc w:val="left"/>
            </w:pPr>
            <w:r w:rsidRPr="00EB4F26">
              <w:t>FP</w:t>
            </w:r>
            <w:r>
              <w:t>11</w:t>
            </w:r>
            <w:r w:rsidRPr="00EB4F26">
              <w:t xml:space="preserve"> –</w:t>
            </w:r>
            <w:r>
              <w:t xml:space="preserve"> O sistema exibe uma mensagem de “Tarefa inserida com sucesso!”</w:t>
            </w:r>
          </w:p>
          <w:p w:rsidR="006571E6" w:rsidRPr="003D4761" w:rsidRDefault="006571E6" w:rsidP="006571E6"/>
          <w:p w:rsidR="006571E6" w:rsidRDefault="006571E6" w:rsidP="006571E6">
            <w:r w:rsidRPr="003D4761">
              <w:rPr>
                <w:b/>
                <w:bCs/>
              </w:rPr>
              <w:t>Fluxo Alternativo:</w:t>
            </w:r>
            <w:r>
              <w:t xml:space="preserve"> </w:t>
            </w:r>
          </w:p>
          <w:p w:rsidR="006571E6" w:rsidRDefault="006571E6" w:rsidP="006571E6">
            <w:r>
              <w:t xml:space="preserve">FA01 </w:t>
            </w:r>
            <w:r w:rsidRPr="00EB4F26">
              <w:t>–</w:t>
            </w:r>
            <w:r>
              <w:t xml:space="preserve"> O ator seleciona um arquivo diferente da extensão permitida</w:t>
            </w:r>
          </w:p>
          <w:p w:rsidR="006571E6" w:rsidRDefault="006571E6" w:rsidP="006571E6">
            <w:r>
              <w:t xml:space="preserve">FA01 </w:t>
            </w:r>
            <w:r w:rsidRPr="00EB4F26">
              <w:t>–</w:t>
            </w:r>
            <w:r>
              <w:t xml:space="preserve"> O sistema exibe uma mensagem “Tipo de arquivo invalido!” </w:t>
            </w:r>
          </w:p>
          <w:p w:rsidR="006571E6" w:rsidRPr="003D4761" w:rsidRDefault="006571E6" w:rsidP="006571E6"/>
        </w:tc>
      </w:tr>
    </w:tbl>
    <w:p w:rsidR="006571E6" w:rsidRDefault="006571E6" w:rsidP="006571E6"/>
    <w:p w:rsidR="006571E6" w:rsidRDefault="006571E6" w:rsidP="006571E6">
      <w:pPr>
        <w:pStyle w:val="Legenda"/>
        <w:keepNext/>
      </w:pPr>
    </w:p>
    <w:p w:rsidR="008F46DB" w:rsidRDefault="008F46DB" w:rsidP="008F46DB">
      <w:pPr>
        <w:pStyle w:val="Legenda"/>
        <w:keepNext/>
      </w:pPr>
      <w:bookmarkStart w:id="2467" w:name="_Toc416018528"/>
      <w:r>
        <w:t xml:space="preserve">Tabela </w:t>
      </w:r>
      <w:r w:rsidR="008A116E">
        <w:fldChar w:fldCharType="begin"/>
      </w:r>
      <w:r w:rsidR="00937E62">
        <w:instrText xml:space="preserve"> SEQ Tabela \* ARABIC </w:instrText>
      </w:r>
      <w:r w:rsidR="008A116E">
        <w:fldChar w:fldCharType="separate"/>
      </w:r>
      <w:ins w:id="2468" w:author="User" w:date="2015-04-04T21:08:00Z">
        <w:r w:rsidR="006E2F71">
          <w:rPr>
            <w:noProof/>
          </w:rPr>
          <w:t>15</w:t>
        </w:r>
      </w:ins>
      <w:del w:id="2469" w:author="User" w:date="2015-04-04T19:50:00Z">
        <w:r w:rsidR="004A46AC" w:rsidDel="00E640C8">
          <w:rPr>
            <w:noProof/>
          </w:rPr>
          <w:delText>10</w:delText>
        </w:r>
      </w:del>
      <w:r w:rsidR="008A116E">
        <w:rPr>
          <w:noProof/>
        </w:rPr>
        <w:fldChar w:fldCharType="end"/>
      </w:r>
      <w:r>
        <w:t xml:space="preserve"> </w:t>
      </w:r>
      <w:r w:rsidRPr="007E1F4D">
        <w:t>- UC08 – Alterar Tarefas</w:t>
      </w:r>
      <w:bookmarkEnd w:id="246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6571E6" w:rsidRPr="00D96646" w:rsidTr="006571E6">
        <w:tc>
          <w:tcPr>
            <w:tcW w:w="2607" w:type="dxa"/>
            <w:shd w:val="clear" w:color="auto" w:fill="D9D9D9"/>
          </w:tcPr>
          <w:p w:rsidR="006571E6" w:rsidRPr="003D4761" w:rsidRDefault="006571E6" w:rsidP="006571E6">
            <w:pPr>
              <w:rPr>
                <w:b/>
                <w:bCs/>
              </w:rPr>
            </w:pPr>
            <w:r>
              <w:rPr>
                <w:b/>
                <w:bCs/>
              </w:rPr>
              <w:t>Nome do C</w:t>
            </w:r>
            <w:r w:rsidRPr="003D4761">
              <w:rPr>
                <w:b/>
                <w:bCs/>
              </w:rPr>
              <w:t>aso de Uso:</w:t>
            </w:r>
          </w:p>
        </w:tc>
        <w:tc>
          <w:tcPr>
            <w:tcW w:w="5885" w:type="dxa"/>
          </w:tcPr>
          <w:p w:rsidR="006571E6" w:rsidRPr="00D96646" w:rsidRDefault="006571E6" w:rsidP="006571E6">
            <w:r>
              <w:t>UC08 – Alterar Tarefas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Resumo:</w:t>
            </w:r>
          </w:p>
        </w:tc>
        <w:tc>
          <w:tcPr>
            <w:tcW w:w="5885" w:type="dxa"/>
          </w:tcPr>
          <w:p w:rsidR="006571E6" w:rsidRPr="00D96646" w:rsidRDefault="006571E6" w:rsidP="006571E6">
            <w:r>
              <w:t>Alterar as tarefas que foram criadas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Ator Principal:</w:t>
            </w:r>
          </w:p>
        </w:tc>
        <w:tc>
          <w:tcPr>
            <w:tcW w:w="5885" w:type="dxa"/>
          </w:tcPr>
          <w:p w:rsidR="006571E6" w:rsidRPr="00D96646" w:rsidRDefault="006571E6" w:rsidP="006571E6">
            <w:r>
              <w:t>Professor</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Pré-condição</w:t>
            </w:r>
          </w:p>
        </w:tc>
        <w:tc>
          <w:tcPr>
            <w:tcW w:w="5885" w:type="dxa"/>
          </w:tcPr>
          <w:p w:rsidR="006571E6" w:rsidRDefault="006571E6" w:rsidP="006571E6">
            <w:r>
              <w:t xml:space="preserve">O professor deve estar </w:t>
            </w:r>
            <w:proofErr w:type="spellStart"/>
            <w:r>
              <w:t>logado</w:t>
            </w:r>
            <w:proofErr w:type="spellEnd"/>
          </w:p>
          <w:p w:rsidR="006571E6" w:rsidRPr="00D96646" w:rsidRDefault="006571E6" w:rsidP="006571E6">
            <w:r>
              <w:t>Ter tarefas criadas no sistema</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Pós-condição</w:t>
            </w:r>
          </w:p>
        </w:tc>
        <w:tc>
          <w:tcPr>
            <w:tcW w:w="5885" w:type="dxa"/>
          </w:tcPr>
          <w:p w:rsidR="006571E6" w:rsidRPr="00D96646" w:rsidRDefault="006571E6" w:rsidP="006571E6">
            <w:r>
              <w:t>Tarefas alteradas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r w:rsidRPr="00EB4F26">
              <w:t>FP</w:t>
            </w:r>
            <w:r>
              <w:t>01</w:t>
            </w:r>
            <w:r w:rsidRPr="00EB4F26">
              <w:t xml:space="preserve"> –</w:t>
            </w:r>
            <w:r>
              <w:t xml:space="preserve"> Este caso de uso inicia-se quando o professor deseja alterar uma tarefa</w:t>
            </w:r>
          </w:p>
          <w:p w:rsidR="006571E6" w:rsidRDefault="006571E6" w:rsidP="006571E6">
            <w:pPr>
              <w:jc w:val="left"/>
            </w:pPr>
            <w:r w:rsidRPr="00EB4F26">
              <w:t>FP</w:t>
            </w:r>
            <w:r>
              <w:t>02</w:t>
            </w:r>
            <w:r w:rsidRPr="00EB4F26">
              <w:t xml:space="preserve"> –</w:t>
            </w:r>
            <w:r>
              <w:t xml:space="preserve"> O ator seleciona alterar tarefas</w:t>
            </w:r>
          </w:p>
          <w:p w:rsidR="006571E6" w:rsidRDefault="006571E6" w:rsidP="006571E6">
            <w:pPr>
              <w:jc w:val="left"/>
            </w:pPr>
            <w:r w:rsidRPr="00EB4F26">
              <w:t>FP</w:t>
            </w:r>
            <w:r>
              <w:t>03</w:t>
            </w:r>
            <w:r w:rsidRPr="00EB4F26">
              <w:t xml:space="preserve"> –</w:t>
            </w:r>
            <w:r>
              <w:t xml:space="preserve"> O sistema exibe todas as tarefas criadas pelo ator</w:t>
            </w:r>
          </w:p>
          <w:p w:rsidR="006571E6" w:rsidRPr="002328DD" w:rsidRDefault="006571E6" w:rsidP="006571E6">
            <w:pPr>
              <w:jc w:val="left"/>
            </w:pPr>
            <w:r w:rsidRPr="00EB4F26">
              <w:t>FP</w:t>
            </w:r>
            <w:r>
              <w:t>04</w:t>
            </w:r>
            <w:r w:rsidRPr="00EB4F26">
              <w:t xml:space="preserve"> –</w:t>
            </w:r>
            <w:r>
              <w:t xml:space="preserve"> O ator seleciona a tarefa à qual deseja alterar</w:t>
            </w:r>
          </w:p>
          <w:p w:rsidR="006571E6" w:rsidRDefault="006571E6" w:rsidP="006571E6">
            <w:r w:rsidRPr="00EB4F26">
              <w:t>FP</w:t>
            </w:r>
            <w:r>
              <w:t>05</w:t>
            </w:r>
            <w:r w:rsidRPr="00EB4F26">
              <w:t xml:space="preserve"> –</w:t>
            </w:r>
            <w:r>
              <w:t xml:space="preserve"> O ator faz as alterações desejadas </w:t>
            </w:r>
          </w:p>
          <w:p w:rsidR="006571E6" w:rsidRDefault="006571E6" w:rsidP="006571E6">
            <w:r w:rsidRPr="00EB4F26">
              <w:t>FP</w:t>
            </w:r>
            <w:r>
              <w:t>06</w:t>
            </w:r>
            <w:r w:rsidRPr="00EB4F26">
              <w:t xml:space="preserve"> –</w:t>
            </w:r>
            <w:r>
              <w:t xml:space="preserve"> O ator salva alteração da tarefa</w:t>
            </w:r>
          </w:p>
          <w:p w:rsidR="006571E6" w:rsidRDefault="006571E6" w:rsidP="006571E6">
            <w:r w:rsidRPr="00EB4F26">
              <w:t>FP</w:t>
            </w:r>
            <w:r>
              <w:t>07</w:t>
            </w:r>
            <w:r w:rsidRPr="00EB4F26">
              <w:t xml:space="preserve"> –</w:t>
            </w:r>
            <w:r>
              <w:t xml:space="preserve"> O sistema salva a tarefa e disponibiliza a alteração para as turmas a qual foi atribuída essa tarefa</w:t>
            </w:r>
          </w:p>
          <w:p w:rsidR="006571E6" w:rsidRDefault="006571E6" w:rsidP="006571E6">
            <w:pPr>
              <w:jc w:val="left"/>
            </w:pPr>
            <w:r w:rsidRPr="00EB4F26">
              <w:t>FP</w:t>
            </w:r>
            <w:r>
              <w:t>11</w:t>
            </w:r>
            <w:r w:rsidRPr="00EB4F26">
              <w:t xml:space="preserve"> –</w:t>
            </w:r>
            <w:r>
              <w:t xml:space="preserve"> O sistema exibe uma mensagem de “Tarefa atualizada com sucesso!”</w:t>
            </w:r>
          </w:p>
          <w:p w:rsidR="006571E6" w:rsidRPr="003D4761" w:rsidRDefault="006571E6" w:rsidP="006571E6"/>
          <w:p w:rsidR="006571E6" w:rsidRDefault="006571E6" w:rsidP="006571E6">
            <w:r w:rsidRPr="003D4761">
              <w:rPr>
                <w:b/>
                <w:bCs/>
              </w:rPr>
              <w:t>Fluxo Alternativo:</w:t>
            </w:r>
            <w:r>
              <w:t xml:space="preserve"> </w:t>
            </w:r>
          </w:p>
          <w:p w:rsidR="006571E6" w:rsidRDefault="006571E6" w:rsidP="006571E6">
            <w:r>
              <w:t xml:space="preserve">FA01 </w:t>
            </w:r>
            <w:r w:rsidRPr="00EB4F26">
              <w:t>–</w:t>
            </w:r>
            <w:r>
              <w:t xml:space="preserve"> O ator seleciona um arquivo diferente da extensão permitida</w:t>
            </w:r>
          </w:p>
          <w:p w:rsidR="006571E6" w:rsidRDefault="006571E6" w:rsidP="006571E6">
            <w:r>
              <w:t xml:space="preserve">FA01 </w:t>
            </w:r>
            <w:r w:rsidRPr="00EB4F26">
              <w:t>–</w:t>
            </w:r>
            <w:r>
              <w:t xml:space="preserve"> O sistema exibe uma mensagem “Tipo de arquivo invalido!” </w:t>
            </w:r>
          </w:p>
          <w:p w:rsidR="006571E6" w:rsidRPr="003D4761" w:rsidRDefault="006571E6" w:rsidP="006571E6"/>
        </w:tc>
      </w:tr>
    </w:tbl>
    <w:p w:rsidR="006571E6" w:rsidRDefault="006571E6" w:rsidP="006571E6"/>
    <w:p w:rsidR="006571E6" w:rsidRDefault="006571E6" w:rsidP="006571E6">
      <w:pPr>
        <w:pStyle w:val="Legenda"/>
        <w:keepNext/>
      </w:pPr>
    </w:p>
    <w:p w:rsidR="008F46DB" w:rsidRDefault="008F46DB" w:rsidP="008F46DB">
      <w:pPr>
        <w:pStyle w:val="Legenda"/>
        <w:keepNext/>
      </w:pPr>
      <w:bookmarkStart w:id="2470" w:name="_Toc416018529"/>
      <w:r>
        <w:t xml:space="preserve">Tabela </w:t>
      </w:r>
      <w:r w:rsidR="008A116E">
        <w:fldChar w:fldCharType="begin"/>
      </w:r>
      <w:r w:rsidR="00937E62">
        <w:instrText xml:space="preserve"> SEQ Tabela \* ARABIC </w:instrText>
      </w:r>
      <w:r w:rsidR="008A116E">
        <w:fldChar w:fldCharType="separate"/>
      </w:r>
      <w:ins w:id="2471" w:author="User" w:date="2015-04-04T21:08:00Z">
        <w:r w:rsidR="006E2F71">
          <w:rPr>
            <w:noProof/>
          </w:rPr>
          <w:t>16</w:t>
        </w:r>
      </w:ins>
      <w:del w:id="2472" w:author="User" w:date="2015-04-04T19:50:00Z">
        <w:r w:rsidR="004A46AC" w:rsidDel="00E640C8">
          <w:rPr>
            <w:noProof/>
          </w:rPr>
          <w:delText>11</w:delText>
        </w:r>
      </w:del>
      <w:r w:rsidR="008A116E">
        <w:rPr>
          <w:noProof/>
        </w:rPr>
        <w:fldChar w:fldCharType="end"/>
      </w:r>
      <w:r>
        <w:t xml:space="preserve"> </w:t>
      </w:r>
      <w:r w:rsidRPr="00B67196">
        <w:t>-</w:t>
      </w:r>
      <w:r>
        <w:t xml:space="preserve"> </w:t>
      </w:r>
      <w:r w:rsidRPr="00B67196">
        <w:t xml:space="preserve"> UC09 – Visualizar Tarefas</w:t>
      </w:r>
      <w:bookmarkEnd w:id="247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3"/>
        <w:gridCol w:w="5749"/>
      </w:tblGrid>
      <w:tr w:rsidR="006571E6" w:rsidRPr="00D96646" w:rsidTr="006571E6">
        <w:tc>
          <w:tcPr>
            <w:tcW w:w="2743" w:type="dxa"/>
            <w:shd w:val="clear" w:color="auto" w:fill="D9D9D9"/>
          </w:tcPr>
          <w:p w:rsidR="006571E6" w:rsidRPr="003D4761" w:rsidRDefault="006571E6" w:rsidP="006571E6">
            <w:pPr>
              <w:rPr>
                <w:b/>
                <w:bCs/>
              </w:rPr>
            </w:pPr>
            <w:r>
              <w:rPr>
                <w:b/>
                <w:bCs/>
              </w:rPr>
              <w:t>Nome do C</w:t>
            </w:r>
            <w:r w:rsidRPr="003D4761">
              <w:rPr>
                <w:b/>
                <w:bCs/>
              </w:rPr>
              <w:t>aso de Uso:</w:t>
            </w:r>
          </w:p>
        </w:tc>
        <w:tc>
          <w:tcPr>
            <w:tcW w:w="5749" w:type="dxa"/>
          </w:tcPr>
          <w:p w:rsidR="006571E6" w:rsidRPr="00D96646" w:rsidRDefault="006571E6" w:rsidP="006571E6">
            <w:r>
              <w:t>UC09 - Visualizar tarefas</w:t>
            </w:r>
          </w:p>
        </w:tc>
      </w:tr>
      <w:tr w:rsidR="006571E6" w:rsidRPr="00D96646" w:rsidTr="006571E6">
        <w:tc>
          <w:tcPr>
            <w:tcW w:w="2743" w:type="dxa"/>
            <w:shd w:val="clear" w:color="auto" w:fill="D9D9D9"/>
          </w:tcPr>
          <w:p w:rsidR="006571E6" w:rsidRPr="003D4761" w:rsidRDefault="006571E6" w:rsidP="006571E6">
            <w:pPr>
              <w:rPr>
                <w:b/>
                <w:bCs/>
              </w:rPr>
            </w:pPr>
            <w:r w:rsidRPr="003D4761">
              <w:rPr>
                <w:b/>
                <w:bCs/>
              </w:rPr>
              <w:t>Resumo:</w:t>
            </w:r>
          </w:p>
        </w:tc>
        <w:tc>
          <w:tcPr>
            <w:tcW w:w="5749" w:type="dxa"/>
          </w:tcPr>
          <w:p w:rsidR="006571E6" w:rsidRPr="00D96646" w:rsidRDefault="006571E6" w:rsidP="006571E6">
            <w:r>
              <w:t>Visualizar as tarefas que foram inseridas</w:t>
            </w:r>
          </w:p>
        </w:tc>
      </w:tr>
      <w:tr w:rsidR="006571E6" w:rsidRPr="00D96646" w:rsidTr="006571E6">
        <w:tc>
          <w:tcPr>
            <w:tcW w:w="2743" w:type="dxa"/>
            <w:shd w:val="clear" w:color="auto" w:fill="D9D9D9"/>
          </w:tcPr>
          <w:p w:rsidR="006571E6" w:rsidRPr="003D4761" w:rsidRDefault="006571E6" w:rsidP="006571E6">
            <w:pPr>
              <w:rPr>
                <w:b/>
                <w:bCs/>
              </w:rPr>
            </w:pPr>
            <w:r w:rsidRPr="003D4761">
              <w:rPr>
                <w:b/>
                <w:bCs/>
              </w:rPr>
              <w:t>Ator Principal:</w:t>
            </w:r>
          </w:p>
        </w:tc>
        <w:tc>
          <w:tcPr>
            <w:tcW w:w="5749" w:type="dxa"/>
          </w:tcPr>
          <w:p w:rsidR="006571E6" w:rsidRPr="00D96646" w:rsidRDefault="006571E6" w:rsidP="006571E6">
            <w:r>
              <w:t>Professor, Aluno e Responsável</w:t>
            </w:r>
          </w:p>
        </w:tc>
      </w:tr>
      <w:tr w:rsidR="006571E6" w:rsidRPr="00D96646" w:rsidTr="006571E6">
        <w:tc>
          <w:tcPr>
            <w:tcW w:w="2743" w:type="dxa"/>
            <w:shd w:val="clear" w:color="auto" w:fill="D9D9D9"/>
          </w:tcPr>
          <w:p w:rsidR="006571E6" w:rsidRPr="003D4761" w:rsidRDefault="006571E6" w:rsidP="006571E6">
            <w:pPr>
              <w:rPr>
                <w:b/>
                <w:bCs/>
              </w:rPr>
            </w:pPr>
            <w:r w:rsidRPr="003D4761">
              <w:rPr>
                <w:b/>
                <w:bCs/>
              </w:rPr>
              <w:t>Pré-condição</w:t>
            </w:r>
          </w:p>
        </w:tc>
        <w:tc>
          <w:tcPr>
            <w:tcW w:w="5749" w:type="dxa"/>
          </w:tcPr>
          <w:p w:rsidR="006571E6" w:rsidRPr="00D96646" w:rsidRDefault="006571E6" w:rsidP="006571E6">
            <w:r>
              <w:t xml:space="preserve">Os atores devem estar </w:t>
            </w:r>
            <w:proofErr w:type="spellStart"/>
            <w:r>
              <w:t>logados</w:t>
            </w:r>
            <w:proofErr w:type="spellEnd"/>
          </w:p>
        </w:tc>
      </w:tr>
      <w:tr w:rsidR="006571E6" w:rsidRPr="00D96646" w:rsidTr="006571E6">
        <w:tc>
          <w:tcPr>
            <w:tcW w:w="2743" w:type="dxa"/>
            <w:shd w:val="clear" w:color="auto" w:fill="D9D9D9"/>
          </w:tcPr>
          <w:p w:rsidR="006571E6" w:rsidRPr="003D4761" w:rsidRDefault="006571E6" w:rsidP="006571E6">
            <w:pPr>
              <w:rPr>
                <w:b/>
                <w:bCs/>
              </w:rPr>
            </w:pPr>
            <w:r w:rsidRPr="003D4761">
              <w:rPr>
                <w:b/>
                <w:bCs/>
              </w:rPr>
              <w:t>Pós-condição</w:t>
            </w:r>
          </w:p>
        </w:tc>
        <w:tc>
          <w:tcPr>
            <w:tcW w:w="5749" w:type="dxa"/>
          </w:tcPr>
          <w:p w:rsidR="006571E6" w:rsidRPr="00D96646" w:rsidRDefault="006571E6" w:rsidP="006571E6">
            <w:r>
              <w:t>Tarefa visualizada</w:t>
            </w:r>
          </w:p>
        </w:tc>
      </w:tr>
      <w:tr w:rsidR="006571E6" w:rsidRPr="003D4761" w:rsidTr="006571E6">
        <w:tc>
          <w:tcPr>
            <w:tcW w:w="8492" w:type="dxa"/>
            <w:gridSpan w:val="2"/>
          </w:tcPr>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visualizar tarefas</w:t>
            </w:r>
          </w:p>
          <w:p w:rsidR="006571E6" w:rsidRDefault="006571E6" w:rsidP="006571E6">
            <w:pPr>
              <w:jc w:val="left"/>
            </w:pPr>
            <w:r w:rsidRPr="00EB4F26">
              <w:t>FP</w:t>
            </w:r>
            <w:r>
              <w:t>02</w:t>
            </w:r>
            <w:r w:rsidRPr="00EB4F26">
              <w:t xml:space="preserve"> –</w:t>
            </w:r>
            <w:r>
              <w:t xml:space="preserve"> O ator seleciona a visualizar tarefas</w:t>
            </w:r>
          </w:p>
          <w:p w:rsidR="006571E6" w:rsidRDefault="006571E6" w:rsidP="006571E6">
            <w:pPr>
              <w:jc w:val="left"/>
            </w:pPr>
            <w:r w:rsidRPr="00EB4F26">
              <w:t>FP</w:t>
            </w:r>
            <w:r>
              <w:t xml:space="preserve">03 </w:t>
            </w:r>
            <w:r w:rsidRPr="00EB4F26">
              <w:t>–</w:t>
            </w:r>
            <w:r>
              <w:t xml:space="preserve"> Se o perfil for Professor</w:t>
            </w:r>
          </w:p>
          <w:p w:rsidR="006571E6" w:rsidRDefault="006571E6" w:rsidP="006571E6">
            <w:pPr>
              <w:jc w:val="left"/>
            </w:pPr>
            <w:r>
              <w:t xml:space="preserve">            </w:t>
            </w:r>
            <w:r w:rsidRPr="00EB4F26">
              <w:t>FP</w:t>
            </w:r>
            <w:r>
              <w:t xml:space="preserve">03.1 </w:t>
            </w:r>
            <w:r w:rsidRPr="00EB4F26">
              <w:t>–</w:t>
            </w:r>
            <w:r>
              <w:t xml:space="preserve"> O sistema exibe todas as tarefas as quais ele criou</w:t>
            </w:r>
          </w:p>
          <w:p w:rsidR="006571E6" w:rsidRDefault="006571E6" w:rsidP="006571E6">
            <w:pPr>
              <w:jc w:val="left"/>
            </w:pPr>
            <w:r>
              <w:t xml:space="preserve">            </w:t>
            </w:r>
            <w:r w:rsidRPr="00EB4F26">
              <w:t>FP</w:t>
            </w:r>
            <w:r>
              <w:t xml:space="preserve">03.2 </w:t>
            </w:r>
            <w:r w:rsidRPr="00EB4F26">
              <w:t>–</w:t>
            </w:r>
            <w:r>
              <w:t xml:space="preserve"> O ator seleciona a tarefa desejada</w:t>
            </w:r>
          </w:p>
          <w:p w:rsidR="006571E6" w:rsidRDefault="006571E6" w:rsidP="006571E6">
            <w:pPr>
              <w:jc w:val="left"/>
            </w:pPr>
            <w:r>
              <w:t xml:space="preserve">            FP03.3 </w:t>
            </w:r>
            <w:r w:rsidRPr="00EB4F26">
              <w:t>–</w:t>
            </w:r>
            <w:r>
              <w:t xml:space="preserve"> O sistema exibe a tarefa selecionada</w:t>
            </w:r>
          </w:p>
          <w:p w:rsidR="006571E6" w:rsidRDefault="006571E6" w:rsidP="006571E6">
            <w:pPr>
              <w:jc w:val="left"/>
            </w:pPr>
            <w:r>
              <w:t xml:space="preserve">FP04 </w:t>
            </w:r>
            <w:r w:rsidRPr="00EB4F26">
              <w:t>–</w:t>
            </w:r>
            <w:r>
              <w:t xml:space="preserve"> Se for perfil Aluno </w:t>
            </w:r>
          </w:p>
          <w:p w:rsidR="006571E6" w:rsidRDefault="006571E6" w:rsidP="006571E6">
            <w:pPr>
              <w:jc w:val="left"/>
            </w:pPr>
            <w:r>
              <w:t xml:space="preserve">            FP04.1 </w:t>
            </w:r>
            <w:r w:rsidRPr="00EB4F26">
              <w:t>–</w:t>
            </w:r>
            <w:r>
              <w:t xml:space="preserve"> O sistema exibe as tarefas que foram atribuídas a ele</w:t>
            </w:r>
          </w:p>
          <w:p w:rsidR="006571E6" w:rsidRDefault="006571E6" w:rsidP="006571E6">
            <w:pPr>
              <w:jc w:val="left"/>
            </w:pPr>
            <w:r>
              <w:t xml:space="preserve">            FP04.2 </w:t>
            </w:r>
            <w:r w:rsidRPr="00EB4F26">
              <w:t>–</w:t>
            </w:r>
            <w:r>
              <w:t xml:space="preserve"> O ator clica na tarefa</w:t>
            </w:r>
          </w:p>
          <w:p w:rsidR="006571E6" w:rsidRDefault="006571E6" w:rsidP="006571E6">
            <w:pPr>
              <w:jc w:val="left"/>
            </w:pPr>
            <w:r>
              <w:t xml:space="preserve">            FP04.3 </w:t>
            </w:r>
            <w:r w:rsidRPr="00EB4F26">
              <w:t>–</w:t>
            </w:r>
            <w:r>
              <w:t xml:space="preserve"> O sistema exibe a tarefa selecionada</w:t>
            </w:r>
          </w:p>
          <w:p w:rsidR="006571E6" w:rsidRDefault="006571E6" w:rsidP="006571E6">
            <w:pPr>
              <w:jc w:val="left"/>
            </w:pPr>
            <w:r>
              <w:t xml:space="preserve">FP05 </w:t>
            </w:r>
            <w:r w:rsidRPr="00EB4F26">
              <w:t>–</w:t>
            </w:r>
            <w:r>
              <w:t xml:space="preserve"> Se o perfil for Responsável</w:t>
            </w:r>
          </w:p>
          <w:p w:rsidR="006571E6" w:rsidRDefault="006571E6" w:rsidP="006571E6">
            <w:pPr>
              <w:jc w:val="left"/>
            </w:pPr>
            <w:r>
              <w:t xml:space="preserve">            FP05.1 </w:t>
            </w:r>
            <w:r w:rsidRPr="00EB4F26">
              <w:t>–</w:t>
            </w:r>
            <w:r>
              <w:t xml:space="preserve"> O ator seleciona o aluno a qual ele é responsável </w:t>
            </w:r>
          </w:p>
          <w:p w:rsidR="006571E6" w:rsidRDefault="006571E6" w:rsidP="006571E6">
            <w:pPr>
              <w:jc w:val="left"/>
            </w:pPr>
            <w:r>
              <w:t xml:space="preserve">            FP05.2 </w:t>
            </w:r>
            <w:r w:rsidRPr="00EB4F26">
              <w:t>–</w:t>
            </w:r>
            <w:r>
              <w:t xml:space="preserve"> O sistema exibe as tarefas que foram atribuídas a esse aluno</w:t>
            </w:r>
          </w:p>
          <w:p w:rsidR="006571E6" w:rsidRDefault="006571E6" w:rsidP="006571E6">
            <w:pPr>
              <w:jc w:val="left"/>
            </w:pPr>
            <w:r>
              <w:t xml:space="preserve">            FP05.3 </w:t>
            </w:r>
            <w:r w:rsidRPr="00EB4F26">
              <w:t>–</w:t>
            </w:r>
            <w:r>
              <w:t xml:space="preserve"> O ator clica na tarefa</w:t>
            </w:r>
          </w:p>
          <w:p w:rsidR="006571E6" w:rsidRDefault="006571E6" w:rsidP="006571E6">
            <w:pPr>
              <w:jc w:val="left"/>
            </w:pPr>
            <w:r>
              <w:t xml:space="preserve">            FP05.4 </w:t>
            </w:r>
            <w:r w:rsidRPr="00EB4F26">
              <w:t>–</w:t>
            </w:r>
            <w:r>
              <w:t xml:space="preserve"> O sistema exibe a tarefa selecionada</w:t>
            </w:r>
          </w:p>
          <w:p w:rsidR="006571E6"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8F46DB" w:rsidRDefault="008F46DB" w:rsidP="008F46DB">
      <w:pPr>
        <w:pStyle w:val="Legenda"/>
        <w:keepNext/>
      </w:pPr>
      <w:bookmarkStart w:id="2473" w:name="_Toc416018530"/>
      <w:r>
        <w:lastRenderedPageBreak/>
        <w:t xml:space="preserve">Tabela </w:t>
      </w:r>
      <w:r w:rsidR="008A116E">
        <w:fldChar w:fldCharType="begin"/>
      </w:r>
      <w:r w:rsidR="00937E62">
        <w:instrText xml:space="preserve"> SEQ Tabela \* ARABIC </w:instrText>
      </w:r>
      <w:r w:rsidR="008A116E">
        <w:fldChar w:fldCharType="separate"/>
      </w:r>
      <w:ins w:id="2474" w:author="User" w:date="2015-04-04T21:08:00Z">
        <w:r w:rsidR="006E2F71">
          <w:rPr>
            <w:noProof/>
          </w:rPr>
          <w:t>17</w:t>
        </w:r>
      </w:ins>
      <w:del w:id="2475" w:author="User" w:date="2015-04-04T19:50:00Z">
        <w:r w:rsidR="004A46AC" w:rsidDel="00E640C8">
          <w:rPr>
            <w:noProof/>
          </w:rPr>
          <w:delText>12</w:delText>
        </w:r>
      </w:del>
      <w:r w:rsidR="008A116E">
        <w:rPr>
          <w:noProof/>
        </w:rPr>
        <w:fldChar w:fldCharType="end"/>
      </w:r>
      <w:r>
        <w:t xml:space="preserve"> </w:t>
      </w:r>
      <w:r w:rsidRPr="00240503">
        <w:t>- UC10 – Excluir Tarefas</w:t>
      </w:r>
      <w:bookmarkEnd w:id="247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6571E6" w:rsidRPr="00D96646" w:rsidTr="006571E6">
        <w:tc>
          <w:tcPr>
            <w:tcW w:w="2607" w:type="dxa"/>
            <w:shd w:val="clear" w:color="auto" w:fill="D9D9D9"/>
          </w:tcPr>
          <w:p w:rsidR="006571E6" w:rsidRPr="003D4761" w:rsidRDefault="006571E6" w:rsidP="006571E6">
            <w:pPr>
              <w:rPr>
                <w:b/>
                <w:bCs/>
              </w:rPr>
            </w:pPr>
            <w:r>
              <w:rPr>
                <w:b/>
                <w:bCs/>
              </w:rPr>
              <w:t>Nome do C</w:t>
            </w:r>
            <w:r w:rsidRPr="003D4761">
              <w:rPr>
                <w:b/>
                <w:bCs/>
              </w:rPr>
              <w:t>aso de Uso:</w:t>
            </w:r>
          </w:p>
        </w:tc>
        <w:tc>
          <w:tcPr>
            <w:tcW w:w="5885" w:type="dxa"/>
          </w:tcPr>
          <w:p w:rsidR="006571E6" w:rsidRPr="00D96646" w:rsidRDefault="000A49DA" w:rsidP="006571E6">
            <w:r>
              <w:t>UC10</w:t>
            </w:r>
            <w:r w:rsidR="006571E6">
              <w:t xml:space="preserve"> – Excluir Tarefas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Resumo:</w:t>
            </w:r>
          </w:p>
        </w:tc>
        <w:tc>
          <w:tcPr>
            <w:tcW w:w="5885" w:type="dxa"/>
          </w:tcPr>
          <w:p w:rsidR="006571E6" w:rsidRPr="00D96646" w:rsidRDefault="006571E6" w:rsidP="006571E6">
            <w:r>
              <w:t>Excluir as tarefas que foram criadas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Ator Principal:</w:t>
            </w:r>
          </w:p>
        </w:tc>
        <w:tc>
          <w:tcPr>
            <w:tcW w:w="5885" w:type="dxa"/>
          </w:tcPr>
          <w:p w:rsidR="006571E6" w:rsidRPr="00D96646" w:rsidRDefault="006571E6" w:rsidP="006571E6">
            <w:r>
              <w:t>Professor</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Pré-condição</w:t>
            </w:r>
          </w:p>
        </w:tc>
        <w:tc>
          <w:tcPr>
            <w:tcW w:w="5885" w:type="dxa"/>
          </w:tcPr>
          <w:p w:rsidR="006571E6" w:rsidRDefault="006571E6" w:rsidP="006571E6">
            <w:r>
              <w:t xml:space="preserve">O professor deve estar </w:t>
            </w:r>
            <w:proofErr w:type="spellStart"/>
            <w:r>
              <w:t>logado</w:t>
            </w:r>
            <w:proofErr w:type="spellEnd"/>
          </w:p>
          <w:p w:rsidR="006571E6" w:rsidRPr="00D96646" w:rsidRDefault="006571E6" w:rsidP="006571E6">
            <w:r>
              <w:t>Ter tarefas criadas no sistema</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Pós-condição</w:t>
            </w:r>
          </w:p>
        </w:tc>
        <w:tc>
          <w:tcPr>
            <w:tcW w:w="5885" w:type="dxa"/>
          </w:tcPr>
          <w:p w:rsidR="006571E6" w:rsidRPr="00D96646" w:rsidRDefault="006571E6" w:rsidP="006571E6">
            <w:r>
              <w:t>Tarefas excluídas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r w:rsidRPr="00EB4F26">
              <w:t>FP</w:t>
            </w:r>
            <w:r>
              <w:t>01</w:t>
            </w:r>
            <w:r w:rsidRPr="00EB4F26">
              <w:t xml:space="preserve"> –</w:t>
            </w:r>
            <w:r>
              <w:t xml:space="preserve"> Este caso de uso inicia-se quando o professor deseja excluir uma tarefa</w:t>
            </w:r>
          </w:p>
          <w:p w:rsidR="006571E6" w:rsidRDefault="006571E6" w:rsidP="006571E6">
            <w:pPr>
              <w:jc w:val="left"/>
            </w:pPr>
            <w:r w:rsidRPr="00EB4F26">
              <w:t>FP</w:t>
            </w:r>
            <w:r>
              <w:t>02</w:t>
            </w:r>
            <w:r w:rsidRPr="00EB4F26">
              <w:t xml:space="preserve"> –</w:t>
            </w:r>
            <w:r>
              <w:t xml:space="preserve"> O ator seleciona excluir tarefas</w:t>
            </w:r>
          </w:p>
          <w:p w:rsidR="006571E6" w:rsidRDefault="006571E6" w:rsidP="006571E6">
            <w:pPr>
              <w:jc w:val="left"/>
            </w:pPr>
            <w:r w:rsidRPr="00EB4F26">
              <w:t>FP</w:t>
            </w:r>
            <w:r>
              <w:t>03</w:t>
            </w:r>
            <w:r w:rsidRPr="00EB4F26">
              <w:t xml:space="preserve"> –</w:t>
            </w:r>
            <w:r>
              <w:t xml:space="preserve"> O sistema exibe todas as tarefas criadas pelo ator</w:t>
            </w:r>
          </w:p>
          <w:p w:rsidR="006571E6" w:rsidRPr="002328DD" w:rsidRDefault="006571E6" w:rsidP="006571E6">
            <w:pPr>
              <w:jc w:val="left"/>
            </w:pPr>
            <w:r w:rsidRPr="00EB4F26">
              <w:t>FP</w:t>
            </w:r>
            <w:r>
              <w:t>04</w:t>
            </w:r>
            <w:r w:rsidRPr="00EB4F26">
              <w:t xml:space="preserve"> –</w:t>
            </w:r>
            <w:r>
              <w:t xml:space="preserve"> O ator seleciona a tarefa à qual deseja excluir</w:t>
            </w:r>
          </w:p>
          <w:p w:rsidR="006571E6" w:rsidRDefault="006571E6" w:rsidP="006571E6">
            <w:r w:rsidRPr="00EB4F26">
              <w:t>FP</w:t>
            </w:r>
            <w:r>
              <w:t>05</w:t>
            </w:r>
            <w:r w:rsidRPr="00EB4F26">
              <w:t xml:space="preserve"> –</w:t>
            </w:r>
            <w:r>
              <w:t xml:space="preserve"> O sistema excluir a tarefa </w:t>
            </w:r>
          </w:p>
          <w:p w:rsidR="006571E6" w:rsidRDefault="006571E6" w:rsidP="006571E6">
            <w:pPr>
              <w:jc w:val="left"/>
            </w:pPr>
            <w:r w:rsidRPr="00EB4F26">
              <w:t>FP</w:t>
            </w:r>
            <w:r>
              <w:t>11</w:t>
            </w:r>
            <w:r w:rsidRPr="00EB4F26">
              <w:t xml:space="preserve"> –</w:t>
            </w:r>
            <w:r>
              <w:t xml:space="preserve"> O sistema exibe uma mensagem de “Tarefa excluída com sucesso!”</w:t>
            </w:r>
          </w:p>
          <w:p w:rsidR="006571E6" w:rsidRPr="003D4761" w:rsidRDefault="006571E6" w:rsidP="006571E6"/>
        </w:tc>
      </w:tr>
    </w:tbl>
    <w:p w:rsidR="006571E6" w:rsidRDefault="006571E6" w:rsidP="006571E6"/>
    <w:p w:rsidR="006571E6" w:rsidRDefault="006571E6" w:rsidP="006571E6">
      <w:pPr>
        <w:pStyle w:val="Legenda"/>
      </w:pPr>
    </w:p>
    <w:p w:rsidR="007D59F5" w:rsidRDefault="007D59F5" w:rsidP="007D59F5">
      <w:pPr>
        <w:pStyle w:val="Legenda"/>
        <w:keepNext/>
      </w:pPr>
      <w:bookmarkStart w:id="2476" w:name="_Toc416018531"/>
      <w:r>
        <w:t xml:space="preserve">Tabela </w:t>
      </w:r>
      <w:r w:rsidR="008A116E">
        <w:fldChar w:fldCharType="begin"/>
      </w:r>
      <w:r w:rsidR="00937E62">
        <w:instrText xml:space="preserve"> SEQ Tabela \* ARABIC </w:instrText>
      </w:r>
      <w:r w:rsidR="008A116E">
        <w:fldChar w:fldCharType="separate"/>
      </w:r>
      <w:ins w:id="2477" w:author="User" w:date="2015-04-04T21:08:00Z">
        <w:r w:rsidR="006E2F71">
          <w:rPr>
            <w:noProof/>
          </w:rPr>
          <w:t>18</w:t>
        </w:r>
      </w:ins>
      <w:del w:id="2478" w:author="User" w:date="2015-04-04T19:50:00Z">
        <w:r w:rsidR="004A46AC" w:rsidDel="00E640C8">
          <w:rPr>
            <w:noProof/>
          </w:rPr>
          <w:delText>13</w:delText>
        </w:r>
      </w:del>
      <w:r w:rsidR="008A116E">
        <w:rPr>
          <w:noProof/>
        </w:rPr>
        <w:fldChar w:fldCharType="end"/>
      </w:r>
      <w:r>
        <w:t xml:space="preserve"> - </w:t>
      </w:r>
      <w:r w:rsidRPr="003D422A">
        <w:t>UC11 – Cadastrar Ocorrência</w:t>
      </w:r>
      <w:bookmarkEnd w:id="247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0A49DA" w:rsidP="006571E6">
            <w:r>
              <w:t>UC11</w:t>
            </w:r>
            <w:r w:rsidR="006571E6">
              <w:t xml:space="preserve"> - Cadastrar ocorrência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 xml:space="preserve">Cadastrar uma ocorrência de um aluno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Gestor, Professor e 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O aluno deve estar cadastrado no sistema.</w:t>
            </w:r>
          </w:p>
          <w:p w:rsidR="006571E6" w:rsidRPr="00D96646" w:rsidRDefault="006571E6" w:rsidP="006571E6">
            <w:r>
              <w:t xml:space="preserve">O ator deve estar </w:t>
            </w:r>
            <w:proofErr w:type="spellStart"/>
            <w:r>
              <w:t>logado</w:t>
            </w:r>
            <w:proofErr w:type="spellEnd"/>
            <w:r>
              <w:t>.</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Ocorrências cadastradas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cadastrar uma ocorrência </w:t>
            </w:r>
          </w:p>
          <w:p w:rsidR="006571E6" w:rsidRPr="007A2C87" w:rsidRDefault="006571E6" w:rsidP="006571E6">
            <w:pPr>
              <w:jc w:val="left"/>
            </w:pPr>
            <w:r w:rsidRPr="00EB4F26">
              <w:t>FP</w:t>
            </w:r>
            <w:r>
              <w:t>02</w:t>
            </w:r>
            <w:r w:rsidRPr="00EB4F26">
              <w:t xml:space="preserve"> –</w:t>
            </w:r>
            <w:r>
              <w:t xml:space="preserve"> O ator seleciona a turma</w:t>
            </w:r>
          </w:p>
          <w:p w:rsidR="006571E6" w:rsidRDefault="006571E6" w:rsidP="006571E6">
            <w:pPr>
              <w:jc w:val="left"/>
            </w:pPr>
            <w:r w:rsidRPr="00EB4F26">
              <w:t>FP</w:t>
            </w:r>
            <w:r>
              <w:t>03</w:t>
            </w:r>
            <w:r w:rsidRPr="00EB4F26">
              <w:t xml:space="preserve"> –</w:t>
            </w:r>
            <w:r>
              <w:t xml:space="preserve"> O ator seleciona no aluno</w:t>
            </w:r>
          </w:p>
          <w:p w:rsidR="006571E6" w:rsidRDefault="006571E6" w:rsidP="006571E6">
            <w:pPr>
              <w:jc w:val="left"/>
            </w:pPr>
            <w:r w:rsidRPr="00EB4F26">
              <w:t>FP</w:t>
            </w:r>
            <w:r>
              <w:t>04</w:t>
            </w:r>
            <w:r w:rsidRPr="00EB4F26">
              <w:t xml:space="preserve"> –</w:t>
            </w:r>
            <w:r>
              <w:t xml:space="preserve"> O ator descreve a ocorrência desse aluno</w:t>
            </w:r>
          </w:p>
          <w:p w:rsidR="006571E6" w:rsidRDefault="006571E6" w:rsidP="006571E6">
            <w:pPr>
              <w:jc w:val="left"/>
            </w:pPr>
            <w:r w:rsidRPr="00EB4F26">
              <w:t>FP</w:t>
            </w:r>
            <w:r>
              <w:t>05</w:t>
            </w:r>
            <w:r w:rsidRPr="00EB4F26">
              <w:t xml:space="preserve"> –</w:t>
            </w:r>
            <w:r>
              <w:t xml:space="preserve"> O ator salva a ocorrência</w:t>
            </w:r>
          </w:p>
          <w:p w:rsidR="006571E6" w:rsidRDefault="006571E6" w:rsidP="006571E6">
            <w:pPr>
              <w:jc w:val="left"/>
            </w:pPr>
            <w:r w:rsidRPr="00EB4F26">
              <w:lastRenderedPageBreak/>
              <w:t>FP</w:t>
            </w:r>
            <w:r>
              <w:t>06</w:t>
            </w:r>
            <w:r w:rsidRPr="00EB4F26">
              <w:t xml:space="preserve"> –</w:t>
            </w:r>
            <w:r>
              <w:t xml:space="preserve"> O sistema salva a ocorrência</w:t>
            </w:r>
          </w:p>
          <w:p w:rsidR="006571E6" w:rsidRDefault="006571E6" w:rsidP="006571E6">
            <w:pPr>
              <w:jc w:val="left"/>
            </w:pPr>
            <w:r w:rsidRPr="00EB4F26">
              <w:t>FP</w:t>
            </w:r>
            <w:r>
              <w:t>07</w:t>
            </w:r>
            <w:r w:rsidRPr="00EB4F26">
              <w:t xml:space="preserve"> –</w:t>
            </w:r>
            <w:r>
              <w:t xml:space="preserve"> O sistema exibe uma mensagem de “Ocorrência salva com sucesso!”</w:t>
            </w:r>
          </w:p>
          <w:p w:rsidR="006571E6" w:rsidRDefault="006571E6" w:rsidP="006571E6">
            <w:pPr>
              <w:jc w:val="left"/>
            </w:pPr>
          </w:p>
          <w:p w:rsidR="006571E6" w:rsidRPr="003D4761" w:rsidRDefault="006571E6" w:rsidP="006571E6"/>
        </w:tc>
      </w:tr>
    </w:tbl>
    <w:p w:rsidR="006571E6" w:rsidRDefault="006571E6" w:rsidP="006571E6"/>
    <w:p w:rsidR="006571E6" w:rsidRDefault="006571E6" w:rsidP="006571E6"/>
    <w:p w:rsidR="006571E6" w:rsidRDefault="006571E6" w:rsidP="006571E6">
      <w:pPr>
        <w:pStyle w:val="Legenda"/>
      </w:pPr>
    </w:p>
    <w:p w:rsidR="007D59F5" w:rsidRDefault="007D59F5" w:rsidP="007D59F5">
      <w:pPr>
        <w:pStyle w:val="Legenda"/>
        <w:keepNext/>
      </w:pPr>
      <w:bookmarkStart w:id="2479" w:name="_Toc416018532"/>
      <w:r>
        <w:t xml:space="preserve">Tabela </w:t>
      </w:r>
      <w:r w:rsidR="008A116E">
        <w:fldChar w:fldCharType="begin"/>
      </w:r>
      <w:r w:rsidR="00937E62">
        <w:instrText xml:space="preserve"> SEQ Tabela \* ARABIC </w:instrText>
      </w:r>
      <w:r w:rsidR="008A116E">
        <w:fldChar w:fldCharType="separate"/>
      </w:r>
      <w:ins w:id="2480" w:author="User" w:date="2015-04-04T21:08:00Z">
        <w:r w:rsidR="006E2F71">
          <w:rPr>
            <w:noProof/>
          </w:rPr>
          <w:t>19</w:t>
        </w:r>
      </w:ins>
      <w:del w:id="2481" w:author="User" w:date="2015-04-04T19:50:00Z">
        <w:r w:rsidR="004A46AC" w:rsidDel="00E640C8">
          <w:rPr>
            <w:noProof/>
          </w:rPr>
          <w:delText>14</w:delText>
        </w:r>
      </w:del>
      <w:r w:rsidR="008A116E">
        <w:rPr>
          <w:noProof/>
        </w:rPr>
        <w:fldChar w:fldCharType="end"/>
      </w:r>
      <w:r>
        <w:t xml:space="preserve"> - </w:t>
      </w:r>
      <w:r w:rsidRPr="00407D95">
        <w:t>UC12 – Alterar Ocorrência</w:t>
      </w:r>
      <w:bookmarkEnd w:id="247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0A49DA" w:rsidP="006571E6">
            <w:r>
              <w:t>UC12</w:t>
            </w:r>
            <w:r w:rsidR="006571E6">
              <w:t xml:space="preserve"> - Alterar ocorrência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Editar uma ocorrência de um aluno é registrado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Gestor, Professor e 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Ter ocorrência cadastrada no sistema</w:t>
            </w:r>
          </w:p>
          <w:p w:rsidR="006571E6" w:rsidRPr="00D96646" w:rsidRDefault="006571E6" w:rsidP="006571E6">
            <w:r>
              <w:t xml:space="preserve">O ator deve estar </w:t>
            </w:r>
            <w:proofErr w:type="spellStart"/>
            <w:r>
              <w:t>logado</w:t>
            </w:r>
            <w:proofErr w:type="spellEnd"/>
            <w:r>
              <w:t>.</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Ocorrências alteradas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alterar uma ocorrência </w:t>
            </w:r>
          </w:p>
          <w:p w:rsidR="006571E6" w:rsidRPr="007A2C87" w:rsidRDefault="006571E6" w:rsidP="006571E6">
            <w:pPr>
              <w:jc w:val="left"/>
            </w:pPr>
            <w:r w:rsidRPr="00EB4F26">
              <w:t>FP</w:t>
            </w:r>
            <w:r>
              <w:t>02</w:t>
            </w:r>
            <w:r w:rsidRPr="00EB4F26">
              <w:t xml:space="preserve"> –</w:t>
            </w:r>
            <w:r>
              <w:t xml:space="preserve"> O ator seleciona alterar ocorrência</w:t>
            </w:r>
          </w:p>
          <w:p w:rsidR="006571E6" w:rsidRDefault="006571E6" w:rsidP="006571E6">
            <w:pPr>
              <w:jc w:val="left"/>
            </w:pPr>
            <w:r w:rsidRPr="00EB4F26">
              <w:t>FP</w:t>
            </w:r>
            <w:r>
              <w:t>04</w:t>
            </w:r>
            <w:r w:rsidRPr="00EB4F26">
              <w:t xml:space="preserve"> –</w:t>
            </w:r>
            <w:r>
              <w:t xml:space="preserve"> O sistema exibe todas as tarefas criadas pelo ator</w:t>
            </w:r>
          </w:p>
          <w:p w:rsidR="006571E6" w:rsidRPr="002328DD" w:rsidRDefault="006571E6" w:rsidP="006571E6">
            <w:pPr>
              <w:jc w:val="left"/>
            </w:pPr>
            <w:r w:rsidRPr="00EB4F26">
              <w:t>FP</w:t>
            </w:r>
            <w:r>
              <w:t>05</w:t>
            </w:r>
            <w:r w:rsidRPr="00EB4F26">
              <w:t xml:space="preserve"> –</w:t>
            </w:r>
            <w:r>
              <w:t xml:space="preserve"> O ator seleciona a ocorrência à qual deseja alterar</w:t>
            </w:r>
          </w:p>
          <w:p w:rsidR="006571E6" w:rsidRDefault="006571E6" w:rsidP="006571E6">
            <w:r w:rsidRPr="00EB4F26">
              <w:t>FP</w:t>
            </w:r>
            <w:r>
              <w:t>06</w:t>
            </w:r>
            <w:r w:rsidRPr="00EB4F26">
              <w:t xml:space="preserve"> –</w:t>
            </w:r>
            <w:r>
              <w:t xml:space="preserve"> O ator faz as alterações desejadas </w:t>
            </w:r>
          </w:p>
          <w:p w:rsidR="006571E6" w:rsidRDefault="006571E6" w:rsidP="006571E6">
            <w:r w:rsidRPr="00EB4F26">
              <w:t>FP</w:t>
            </w:r>
            <w:r>
              <w:t>07</w:t>
            </w:r>
            <w:r w:rsidRPr="00EB4F26">
              <w:t xml:space="preserve"> –</w:t>
            </w:r>
            <w:r>
              <w:t xml:space="preserve"> O ator salva alteração da ocorrência</w:t>
            </w:r>
          </w:p>
          <w:p w:rsidR="006571E6" w:rsidRDefault="006571E6" w:rsidP="006571E6">
            <w:r w:rsidRPr="00EB4F26">
              <w:t>FP</w:t>
            </w:r>
            <w:r>
              <w:t>08</w:t>
            </w:r>
            <w:r w:rsidRPr="00EB4F26">
              <w:t xml:space="preserve"> –</w:t>
            </w:r>
            <w:r>
              <w:t xml:space="preserve"> O sistema salva a ocorrência </w:t>
            </w:r>
          </w:p>
          <w:p w:rsidR="006571E6" w:rsidRDefault="006571E6" w:rsidP="006571E6">
            <w:pPr>
              <w:jc w:val="left"/>
            </w:pPr>
            <w:r w:rsidRPr="00EB4F26">
              <w:t>FP</w:t>
            </w:r>
            <w:r>
              <w:t>09</w:t>
            </w:r>
            <w:r w:rsidRPr="00EB4F26">
              <w:t xml:space="preserve"> –</w:t>
            </w:r>
            <w:r>
              <w:t xml:space="preserve"> O sistema exibe uma mensagem de “Alteração salva com sucesso!”</w:t>
            </w: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7D59F5" w:rsidRDefault="007D59F5" w:rsidP="007D59F5">
      <w:pPr>
        <w:pStyle w:val="Legenda"/>
        <w:keepNext/>
      </w:pPr>
      <w:bookmarkStart w:id="2482" w:name="_Toc416018533"/>
      <w:r>
        <w:lastRenderedPageBreak/>
        <w:t xml:space="preserve">Tabela </w:t>
      </w:r>
      <w:r w:rsidR="008A116E">
        <w:fldChar w:fldCharType="begin"/>
      </w:r>
      <w:r w:rsidR="00937E62">
        <w:instrText xml:space="preserve"> SEQ Tabela \* ARABIC </w:instrText>
      </w:r>
      <w:r w:rsidR="008A116E">
        <w:fldChar w:fldCharType="separate"/>
      </w:r>
      <w:ins w:id="2483" w:author="User" w:date="2015-04-04T21:08:00Z">
        <w:r w:rsidR="006E2F71">
          <w:rPr>
            <w:noProof/>
          </w:rPr>
          <w:t>20</w:t>
        </w:r>
      </w:ins>
      <w:del w:id="2484" w:author="User" w:date="2015-04-04T19:50:00Z">
        <w:r w:rsidR="004A46AC" w:rsidDel="00E640C8">
          <w:rPr>
            <w:noProof/>
          </w:rPr>
          <w:delText>15</w:delText>
        </w:r>
      </w:del>
      <w:r w:rsidR="008A116E">
        <w:rPr>
          <w:noProof/>
        </w:rPr>
        <w:fldChar w:fldCharType="end"/>
      </w:r>
      <w:r>
        <w:t xml:space="preserve"> - </w:t>
      </w:r>
      <w:r w:rsidRPr="004770EE">
        <w:t>UC13– Visualizar Ocorrência</w:t>
      </w:r>
      <w:bookmarkEnd w:id="248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5"/>
        <w:gridCol w:w="5887"/>
      </w:tblGrid>
      <w:tr w:rsidR="006571E6" w:rsidRPr="00D96646" w:rsidTr="006571E6">
        <w:tc>
          <w:tcPr>
            <w:tcW w:w="2605" w:type="dxa"/>
            <w:shd w:val="clear" w:color="auto" w:fill="D9D9D9"/>
          </w:tcPr>
          <w:p w:rsidR="006571E6" w:rsidRPr="003D4761" w:rsidRDefault="006571E6" w:rsidP="006571E6">
            <w:pPr>
              <w:rPr>
                <w:b/>
                <w:bCs/>
              </w:rPr>
            </w:pPr>
            <w:r>
              <w:rPr>
                <w:b/>
                <w:bCs/>
              </w:rPr>
              <w:t>Nome do C</w:t>
            </w:r>
            <w:r w:rsidRPr="003D4761">
              <w:rPr>
                <w:b/>
                <w:bCs/>
              </w:rPr>
              <w:t>aso de Uso:</w:t>
            </w:r>
          </w:p>
        </w:tc>
        <w:tc>
          <w:tcPr>
            <w:tcW w:w="5887" w:type="dxa"/>
          </w:tcPr>
          <w:p w:rsidR="006571E6" w:rsidRPr="00D96646" w:rsidRDefault="000A49DA" w:rsidP="006571E6">
            <w:r>
              <w:t>UC1</w:t>
            </w:r>
            <w:r w:rsidR="006571E6">
              <w:t>3 - Visualizar ocorrência</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Resumo:</w:t>
            </w:r>
          </w:p>
        </w:tc>
        <w:tc>
          <w:tcPr>
            <w:tcW w:w="5887" w:type="dxa"/>
          </w:tcPr>
          <w:p w:rsidR="006571E6" w:rsidRPr="00D96646" w:rsidRDefault="006571E6" w:rsidP="006571E6">
            <w:r>
              <w:t>Consultar uma ocorrência registrada no sistema</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Ator Principal:</w:t>
            </w:r>
          </w:p>
        </w:tc>
        <w:tc>
          <w:tcPr>
            <w:tcW w:w="5887" w:type="dxa"/>
          </w:tcPr>
          <w:p w:rsidR="006571E6" w:rsidRPr="00D96646" w:rsidRDefault="006571E6" w:rsidP="006571E6">
            <w:r>
              <w:t xml:space="preserve">Gestor, Professor, Aluno e Responsável </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Pré-condição</w:t>
            </w:r>
          </w:p>
        </w:tc>
        <w:tc>
          <w:tcPr>
            <w:tcW w:w="5887" w:type="dxa"/>
          </w:tcPr>
          <w:p w:rsidR="006571E6" w:rsidRDefault="006571E6" w:rsidP="006571E6">
            <w:r>
              <w:t xml:space="preserve">Os atores devem estar </w:t>
            </w:r>
            <w:proofErr w:type="spellStart"/>
            <w:r>
              <w:t>logados</w:t>
            </w:r>
            <w:proofErr w:type="spellEnd"/>
            <w:r>
              <w:t>.</w:t>
            </w:r>
          </w:p>
          <w:p w:rsidR="006571E6" w:rsidRPr="00D96646" w:rsidRDefault="006571E6" w:rsidP="006571E6">
            <w:r>
              <w:t>A ocorrência deve estar cadastrada no sistema</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Pós-condição</w:t>
            </w:r>
          </w:p>
        </w:tc>
        <w:tc>
          <w:tcPr>
            <w:tcW w:w="5887" w:type="dxa"/>
          </w:tcPr>
          <w:p w:rsidR="006571E6" w:rsidRPr="00D96646" w:rsidRDefault="006571E6" w:rsidP="006571E6">
            <w:r>
              <w:t>Ocorrência exibida com sucesso.</w:t>
            </w:r>
          </w:p>
        </w:tc>
      </w:tr>
      <w:tr w:rsidR="006571E6" w:rsidRPr="003D4761" w:rsidTr="006571E6">
        <w:tc>
          <w:tcPr>
            <w:tcW w:w="8492" w:type="dxa"/>
            <w:gridSpan w:val="2"/>
          </w:tcPr>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visualizar ocorrência</w:t>
            </w:r>
          </w:p>
          <w:p w:rsidR="006571E6" w:rsidRDefault="006571E6" w:rsidP="006571E6">
            <w:pPr>
              <w:jc w:val="left"/>
            </w:pPr>
            <w:r w:rsidRPr="00EB4F26">
              <w:t>FP</w:t>
            </w:r>
            <w:r>
              <w:t>02</w:t>
            </w:r>
            <w:r w:rsidRPr="00EB4F26">
              <w:t xml:space="preserve"> –</w:t>
            </w:r>
            <w:r>
              <w:t xml:space="preserve"> O ator seleciona a visualizar ocorrência</w:t>
            </w:r>
          </w:p>
          <w:p w:rsidR="006571E6" w:rsidRDefault="006571E6" w:rsidP="006571E6">
            <w:pPr>
              <w:jc w:val="left"/>
            </w:pPr>
            <w:r w:rsidRPr="00EB4F26">
              <w:t>FP</w:t>
            </w:r>
            <w:r>
              <w:t xml:space="preserve">03 </w:t>
            </w:r>
            <w:r w:rsidRPr="00EB4F26">
              <w:t>–</w:t>
            </w:r>
            <w:r>
              <w:t xml:space="preserve"> Se o perfil for Professor</w:t>
            </w:r>
          </w:p>
          <w:p w:rsidR="006571E6" w:rsidRDefault="006571E6" w:rsidP="006571E6">
            <w:pPr>
              <w:jc w:val="left"/>
            </w:pPr>
            <w:r>
              <w:t xml:space="preserve">            </w:t>
            </w:r>
            <w:r w:rsidRPr="00EB4F26">
              <w:t>FP</w:t>
            </w:r>
            <w:r>
              <w:t xml:space="preserve">03.1 </w:t>
            </w:r>
            <w:r w:rsidRPr="00EB4F26">
              <w:t>–</w:t>
            </w:r>
            <w:r>
              <w:t xml:space="preserve"> O sistema exibe todas as ocorrências as quais ele criou</w:t>
            </w:r>
          </w:p>
          <w:p w:rsidR="006571E6" w:rsidRDefault="006571E6" w:rsidP="006571E6">
            <w:pPr>
              <w:jc w:val="left"/>
            </w:pPr>
            <w:r>
              <w:t xml:space="preserve">            </w:t>
            </w:r>
            <w:r w:rsidRPr="00EB4F26">
              <w:t>FP</w:t>
            </w:r>
            <w:r>
              <w:t xml:space="preserve">03.2 </w:t>
            </w:r>
            <w:r w:rsidRPr="00EB4F26">
              <w:t>–</w:t>
            </w:r>
            <w:r>
              <w:t xml:space="preserve"> O ator seleciona a ocorrência desejada</w:t>
            </w:r>
          </w:p>
          <w:p w:rsidR="006571E6" w:rsidRDefault="006571E6" w:rsidP="006571E6">
            <w:pPr>
              <w:jc w:val="left"/>
            </w:pPr>
            <w:r>
              <w:t xml:space="preserve">            FP03.3 </w:t>
            </w:r>
            <w:r w:rsidRPr="00EB4F26">
              <w:t>–</w:t>
            </w:r>
            <w:r>
              <w:t xml:space="preserve"> O sistema exibe a ocorrência selecionada</w:t>
            </w:r>
          </w:p>
          <w:p w:rsidR="006571E6" w:rsidRDefault="006571E6" w:rsidP="006571E6">
            <w:pPr>
              <w:jc w:val="left"/>
            </w:pPr>
            <w:r>
              <w:t xml:space="preserve">FP04 </w:t>
            </w:r>
            <w:r w:rsidRPr="00EB4F26">
              <w:t>–</w:t>
            </w:r>
            <w:r>
              <w:t xml:space="preserve"> Se for perfil Aluno </w:t>
            </w:r>
          </w:p>
          <w:p w:rsidR="006571E6" w:rsidRDefault="006571E6" w:rsidP="006571E6">
            <w:pPr>
              <w:jc w:val="left"/>
            </w:pPr>
            <w:r>
              <w:t xml:space="preserve">            FP04.1 </w:t>
            </w:r>
            <w:r w:rsidRPr="00EB4F26">
              <w:t>–</w:t>
            </w:r>
            <w:r>
              <w:t xml:space="preserve"> O sistema exibe as ocorrências que foram atribuídas a ele</w:t>
            </w:r>
          </w:p>
          <w:p w:rsidR="006571E6" w:rsidRDefault="006571E6" w:rsidP="006571E6">
            <w:pPr>
              <w:jc w:val="left"/>
            </w:pPr>
            <w:r>
              <w:t xml:space="preserve">            FP04.2 </w:t>
            </w:r>
            <w:r w:rsidRPr="00EB4F26">
              <w:t>–</w:t>
            </w:r>
            <w:r>
              <w:t xml:space="preserve"> O ator clica na ocorrência</w:t>
            </w:r>
          </w:p>
          <w:p w:rsidR="006571E6" w:rsidRDefault="006571E6" w:rsidP="006571E6">
            <w:pPr>
              <w:jc w:val="left"/>
            </w:pPr>
            <w:r>
              <w:t xml:space="preserve">            FP04.3 </w:t>
            </w:r>
            <w:r w:rsidRPr="00EB4F26">
              <w:t>–</w:t>
            </w:r>
            <w:r>
              <w:t xml:space="preserve"> O sistema exibe a ocorrência selecionada</w:t>
            </w:r>
          </w:p>
          <w:p w:rsidR="006571E6" w:rsidRDefault="006571E6" w:rsidP="006571E6">
            <w:pPr>
              <w:jc w:val="left"/>
            </w:pPr>
            <w:r>
              <w:t xml:space="preserve">FP05 </w:t>
            </w:r>
            <w:r w:rsidRPr="00EB4F26">
              <w:t>–</w:t>
            </w:r>
            <w:r>
              <w:t xml:space="preserve"> Se o perfil for Responsável</w:t>
            </w:r>
          </w:p>
          <w:p w:rsidR="006571E6" w:rsidRDefault="006571E6" w:rsidP="006571E6">
            <w:pPr>
              <w:jc w:val="left"/>
            </w:pPr>
            <w:r>
              <w:t xml:space="preserve">            FP05.1 </w:t>
            </w:r>
            <w:r w:rsidRPr="00EB4F26">
              <w:t>–</w:t>
            </w:r>
            <w:r>
              <w:t xml:space="preserve"> O ator seleciona o aluno a qual ele é responsável </w:t>
            </w:r>
          </w:p>
          <w:p w:rsidR="006571E6" w:rsidRDefault="006571E6" w:rsidP="006571E6">
            <w:pPr>
              <w:jc w:val="left"/>
            </w:pPr>
            <w:r>
              <w:t xml:space="preserve">            FP05.2 </w:t>
            </w:r>
            <w:r w:rsidRPr="00EB4F26">
              <w:t>–</w:t>
            </w:r>
            <w:r>
              <w:t xml:space="preserve"> O sistema exibe as ocorrências que foram atribuídas a esse aluno</w:t>
            </w:r>
          </w:p>
          <w:p w:rsidR="006571E6" w:rsidRDefault="006571E6" w:rsidP="006571E6">
            <w:pPr>
              <w:jc w:val="left"/>
            </w:pPr>
            <w:r>
              <w:t xml:space="preserve">            FP05.3 </w:t>
            </w:r>
            <w:r w:rsidRPr="00EB4F26">
              <w:t>–</w:t>
            </w:r>
            <w:r>
              <w:t xml:space="preserve"> O ator clica na ocorrência</w:t>
            </w:r>
          </w:p>
          <w:p w:rsidR="006571E6" w:rsidRDefault="006571E6" w:rsidP="006571E6">
            <w:pPr>
              <w:jc w:val="left"/>
            </w:pPr>
            <w:r>
              <w:t xml:space="preserve">            FP05.4 </w:t>
            </w:r>
            <w:r w:rsidRPr="00EB4F26">
              <w:t>–</w:t>
            </w:r>
            <w:r>
              <w:t xml:space="preserve"> O sistema exibe a ocorrência selecionada</w:t>
            </w:r>
          </w:p>
          <w:p w:rsidR="006571E6" w:rsidRDefault="006571E6" w:rsidP="006571E6">
            <w:pPr>
              <w:jc w:val="left"/>
            </w:pPr>
            <w:r>
              <w:t xml:space="preserve">FP06 </w:t>
            </w:r>
            <w:r w:rsidRPr="00EB4F26">
              <w:t>–</w:t>
            </w:r>
            <w:r>
              <w:t xml:space="preserve"> Se o perfil for Gestor</w:t>
            </w:r>
          </w:p>
          <w:p w:rsidR="006571E6" w:rsidRDefault="006571E6" w:rsidP="006571E6">
            <w:pPr>
              <w:jc w:val="left"/>
            </w:pPr>
            <w:r>
              <w:t xml:space="preserve">            FP05.1 </w:t>
            </w:r>
            <w:r w:rsidRPr="00EB4F26">
              <w:t>–</w:t>
            </w:r>
            <w:r>
              <w:t xml:space="preserve"> O ator seleciona o aluno a qual deseja visualizar a ocorrência </w:t>
            </w:r>
          </w:p>
          <w:p w:rsidR="006571E6" w:rsidRDefault="006571E6" w:rsidP="006571E6">
            <w:pPr>
              <w:jc w:val="left"/>
            </w:pPr>
            <w:r>
              <w:t xml:space="preserve">            FP05.2 </w:t>
            </w:r>
            <w:r w:rsidRPr="00EB4F26">
              <w:t>–</w:t>
            </w:r>
            <w:r>
              <w:t xml:space="preserve"> O sistema exibe as ocorrências que foram atribuídas a esse aluno</w:t>
            </w:r>
          </w:p>
          <w:p w:rsidR="006571E6" w:rsidRDefault="006571E6" w:rsidP="006571E6">
            <w:pPr>
              <w:jc w:val="left"/>
            </w:pPr>
            <w:r>
              <w:t xml:space="preserve">            FP05.3 </w:t>
            </w:r>
            <w:r w:rsidRPr="00EB4F26">
              <w:t>–</w:t>
            </w:r>
            <w:r>
              <w:t xml:space="preserve"> O ator clica na ocorrência</w:t>
            </w:r>
          </w:p>
          <w:p w:rsidR="006571E6" w:rsidRDefault="006571E6" w:rsidP="006571E6">
            <w:pPr>
              <w:jc w:val="left"/>
            </w:pPr>
            <w:r>
              <w:t xml:space="preserve">            FP05.4 </w:t>
            </w:r>
            <w:r w:rsidRPr="00EB4F26">
              <w:t>–</w:t>
            </w:r>
            <w:r>
              <w:t xml:space="preserve"> O sistema exibe a ocorrência selecionada</w:t>
            </w:r>
          </w:p>
          <w:p w:rsidR="006571E6" w:rsidRDefault="006571E6" w:rsidP="006571E6">
            <w:pPr>
              <w:jc w:val="left"/>
            </w:pPr>
          </w:p>
          <w:p w:rsidR="006571E6" w:rsidRDefault="006571E6" w:rsidP="006571E6">
            <w:pPr>
              <w:jc w:val="left"/>
            </w:pPr>
          </w:p>
          <w:p w:rsidR="006571E6" w:rsidRDefault="006571E6" w:rsidP="006571E6"/>
          <w:p w:rsidR="006571E6" w:rsidRPr="003D4761" w:rsidRDefault="006571E6" w:rsidP="006571E6"/>
        </w:tc>
      </w:tr>
    </w:tbl>
    <w:p w:rsidR="006571E6" w:rsidRDefault="006571E6" w:rsidP="006571E6">
      <w:pPr>
        <w:pStyle w:val="Legenda"/>
      </w:pPr>
    </w:p>
    <w:p w:rsidR="006571E6" w:rsidRDefault="006571E6" w:rsidP="006571E6">
      <w:pPr>
        <w:pStyle w:val="Legenda"/>
      </w:pPr>
      <w:r>
        <w:lastRenderedPageBreak/>
        <w:t xml:space="preserve"> </w:t>
      </w:r>
    </w:p>
    <w:p w:rsidR="007D59F5" w:rsidRDefault="007D59F5" w:rsidP="007D59F5">
      <w:pPr>
        <w:pStyle w:val="Legenda"/>
        <w:keepNext/>
      </w:pPr>
      <w:bookmarkStart w:id="2485" w:name="_Toc416018534"/>
      <w:r>
        <w:t xml:space="preserve">Tabela </w:t>
      </w:r>
      <w:r w:rsidR="008A116E">
        <w:fldChar w:fldCharType="begin"/>
      </w:r>
      <w:r w:rsidR="00937E62">
        <w:instrText xml:space="preserve"> SEQ Tabela \* ARABIC </w:instrText>
      </w:r>
      <w:r w:rsidR="008A116E">
        <w:fldChar w:fldCharType="separate"/>
      </w:r>
      <w:ins w:id="2486" w:author="User" w:date="2015-04-04T21:08:00Z">
        <w:r w:rsidR="006E2F71">
          <w:rPr>
            <w:noProof/>
          </w:rPr>
          <w:t>21</w:t>
        </w:r>
      </w:ins>
      <w:del w:id="2487" w:author="User" w:date="2015-04-04T19:50:00Z">
        <w:r w:rsidR="004A46AC" w:rsidDel="00E640C8">
          <w:rPr>
            <w:noProof/>
          </w:rPr>
          <w:delText>16</w:delText>
        </w:r>
      </w:del>
      <w:r w:rsidR="008A116E">
        <w:rPr>
          <w:noProof/>
        </w:rPr>
        <w:fldChar w:fldCharType="end"/>
      </w:r>
      <w:r>
        <w:t xml:space="preserve"> - </w:t>
      </w:r>
      <w:r w:rsidRPr="00A5016B">
        <w:t xml:space="preserve"> UC14 – Cadastrar Aluno</w:t>
      </w:r>
      <w:bookmarkEnd w:id="248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6571E6">
            <w:r>
              <w:t>UC14 – Cadastrar Aluno</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aluno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 xml:space="preserve">O ator deve estar </w:t>
            </w:r>
            <w:proofErr w:type="spellStart"/>
            <w:r>
              <w:t>logado</w:t>
            </w:r>
            <w:proofErr w:type="spellEnd"/>
          </w:p>
          <w:p w:rsidR="006571E6" w:rsidRPr="00803C31" w:rsidRDefault="006571E6" w:rsidP="006571E6">
            <w:pPr>
              <w:rPr>
                <w:u w:val="single"/>
              </w:rPr>
            </w:pPr>
            <w:r>
              <w:t>O responsável do aluno deve estar cadastrado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Aluno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aluno no sistema </w:t>
            </w:r>
          </w:p>
          <w:p w:rsidR="006571E6" w:rsidRPr="007A2C87" w:rsidRDefault="006571E6" w:rsidP="006571E6">
            <w:pPr>
              <w:jc w:val="left"/>
            </w:pPr>
            <w:r w:rsidRPr="00EB4F26">
              <w:t>FP</w:t>
            </w:r>
            <w:r>
              <w:t>02</w:t>
            </w:r>
            <w:r w:rsidRPr="00EB4F26">
              <w:t xml:space="preserve"> –</w:t>
            </w:r>
            <w:r>
              <w:t xml:space="preserve"> O ator seleciona cadastrar aluno</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Default="006571E6" w:rsidP="006571E6">
            <w:pPr>
              <w:jc w:val="left"/>
            </w:pPr>
            <w:r>
              <w:t xml:space="preserve">FP06 </w:t>
            </w:r>
            <w:r w:rsidRPr="00EB4F26">
              <w:t>–</w:t>
            </w:r>
            <w:r>
              <w:t xml:space="preserve"> O ator preenche todos os campos e seleciona o responsável do aluno</w:t>
            </w:r>
          </w:p>
          <w:p w:rsidR="006571E6" w:rsidRDefault="006571E6" w:rsidP="006571E6">
            <w:r w:rsidRPr="00EB4F26">
              <w:t>FP</w:t>
            </w:r>
            <w:r>
              <w:t>06</w:t>
            </w:r>
            <w:r w:rsidRPr="00EB4F26">
              <w:t xml:space="preserve"> –</w:t>
            </w:r>
            <w:r>
              <w:t xml:space="preserve"> O ator salva o formulário com os dados preenchidos</w:t>
            </w:r>
          </w:p>
          <w:p w:rsidR="006571E6" w:rsidRDefault="006571E6" w:rsidP="006571E6">
            <w:r w:rsidRPr="00EB4F26">
              <w:t>FP</w:t>
            </w:r>
            <w:r>
              <w:t>07</w:t>
            </w:r>
            <w:r w:rsidRPr="00EB4F26">
              <w:t xml:space="preserve"> –</w:t>
            </w:r>
            <w:r>
              <w:t xml:space="preserve"> O sistema salva o cadastro</w:t>
            </w:r>
          </w:p>
          <w:p w:rsidR="006571E6" w:rsidRDefault="006571E6" w:rsidP="006571E6">
            <w:pPr>
              <w:jc w:val="left"/>
            </w:pPr>
            <w:r w:rsidRPr="00EB4F26">
              <w:t>FP</w:t>
            </w:r>
            <w:r>
              <w:t>08</w:t>
            </w:r>
            <w:r w:rsidRPr="00EB4F26">
              <w:t xml:space="preserve"> –</w:t>
            </w:r>
            <w:r>
              <w:t xml:space="preserve"> O sistema exibe uma mensagem de “Alteração salva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7D59F5" w:rsidRDefault="007D59F5" w:rsidP="007D59F5">
      <w:pPr>
        <w:pStyle w:val="Legenda"/>
        <w:keepNext/>
      </w:pPr>
      <w:bookmarkStart w:id="2488" w:name="_Toc416018535"/>
      <w:r>
        <w:lastRenderedPageBreak/>
        <w:t xml:space="preserve">Tabela </w:t>
      </w:r>
      <w:r w:rsidR="008A116E">
        <w:fldChar w:fldCharType="begin"/>
      </w:r>
      <w:r w:rsidR="00937E62">
        <w:instrText xml:space="preserve"> SEQ Tabela \* ARABIC </w:instrText>
      </w:r>
      <w:r w:rsidR="008A116E">
        <w:fldChar w:fldCharType="separate"/>
      </w:r>
      <w:ins w:id="2489" w:author="User" w:date="2015-04-04T21:08:00Z">
        <w:r w:rsidR="006E2F71">
          <w:rPr>
            <w:noProof/>
          </w:rPr>
          <w:t>22</w:t>
        </w:r>
      </w:ins>
      <w:del w:id="2490" w:author="User" w:date="2015-04-04T19:50:00Z">
        <w:r w:rsidR="004A46AC" w:rsidDel="00E640C8">
          <w:rPr>
            <w:noProof/>
          </w:rPr>
          <w:delText>17</w:delText>
        </w:r>
      </w:del>
      <w:r w:rsidR="008A116E">
        <w:rPr>
          <w:noProof/>
        </w:rPr>
        <w:fldChar w:fldCharType="end"/>
      </w:r>
      <w:r>
        <w:t xml:space="preserve"> - </w:t>
      </w:r>
      <w:r w:rsidRPr="003F057B">
        <w:t>UC15 – Cadastrar Responsável</w:t>
      </w:r>
      <w:bookmarkEnd w:id="248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6571E6">
            <w:r>
              <w:t xml:space="preserve">UC15 – </w:t>
            </w:r>
            <w:r w:rsidRPr="00986F8C">
              <w:t>Cadastrar Responsável</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Responsável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 xml:space="preserve">O ator deve estar </w:t>
            </w:r>
            <w:proofErr w:type="spellStart"/>
            <w:r>
              <w:t>logado</w:t>
            </w:r>
            <w:proofErr w:type="spellEnd"/>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Responsável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responsável no sistema </w:t>
            </w:r>
          </w:p>
          <w:p w:rsidR="006571E6" w:rsidRPr="007A2C87" w:rsidRDefault="006571E6" w:rsidP="006571E6">
            <w:pPr>
              <w:jc w:val="left"/>
            </w:pPr>
            <w:r w:rsidRPr="00EB4F26">
              <w:t>FP</w:t>
            </w:r>
            <w:r>
              <w:t>02</w:t>
            </w:r>
            <w:r w:rsidRPr="00EB4F26">
              <w:t xml:space="preserve"> –</w:t>
            </w:r>
            <w:r>
              <w:t xml:space="preserve"> O ator seleciona cadastrar responsável</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Default="006571E6" w:rsidP="006571E6">
            <w:r w:rsidRPr="00EB4F26">
              <w:t>FP</w:t>
            </w:r>
            <w:r>
              <w:t>07</w:t>
            </w:r>
            <w:r w:rsidRPr="00EB4F26">
              <w:t xml:space="preserve"> –</w:t>
            </w:r>
            <w:r>
              <w:t xml:space="preserve"> O sistema salva o cadastro do Responsável</w:t>
            </w:r>
          </w:p>
          <w:p w:rsidR="006571E6" w:rsidRDefault="006571E6" w:rsidP="006571E6">
            <w:pPr>
              <w:jc w:val="left"/>
            </w:pPr>
            <w:r w:rsidRPr="00EB4F26">
              <w:t>FP</w:t>
            </w:r>
            <w:r>
              <w:t>08</w:t>
            </w:r>
            <w:r w:rsidRPr="00EB4F26">
              <w:t xml:space="preserve"> –</w:t>
            </w:r>
            <w:r>
              <w:t xml:space="preserve"> O sistema exibe uma mensagem de “Cadastrado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7D59F5" w:rsidRDefault="007D59F5" w:rsidP="007D59F5">
      <w:pPr>
        <w:pStyle w:val="Legenda"/>
        <w:keepNext/>
      </w:pPr>
      <w:bookmarkStart w:id="2491" w:name="_Toc416018536"/>
      <w:r>
        <w:lastRenderedPageBreak/>
        <w:t xml:space="preserve">Tabela </w:t>
      </w:r>
      <w:r w:rsidR="008A116E">
        <w:fldChar w:fldCharType="begin"/>
      </w:r>
      <w:r w:rsidR="00937E62">
        <w:instrText xml:space="preserve"> SEQ Tabela \* ARABIC </w:instrText>
      </w:r>
      <w:r w:rsidR="008A116E">
        <w:fldChar w:fldCharType="separate"/>
      </w:r>
      <w:ins w:id="2492" w:author="User" w:date="2015-04-04T21:08:00Z">
        <w:r w:rsidR="006E2F71">
          <w:rPr>
            <w:noProof/>
          </w:rPr>
          <w:t>23</w:t>
        </w:r>
      </w:ins>
      <w:del w:id="2493" w:author="User" w:date="2015-04-04T19:50:00Z">
        <w:r w:rsidR="004A46AC" w:rsidDel="00E640C8">
          <w:rPr>
            <w:noProof/>
          </w:rPr>
          <w:delText>18</w:delText>
        </w:r>
      </w:del>
      <w:r w:rsidR="008A116E">
        <w:rPr>
          <w:noProof/>
        </w:rPr>
        <w:fldChar w:fldCharType="end"/>
      </w:r>
      <w:r>
        <w:t xml:space="preserve"> - </w:t>
      </w:r>
      <w:r w:rsidRPr="00585EFC">
        <w:t>UC16 – Cadastrar Professor</w:t>
      </w:r>
      <w:bookmarkEnd w:id="249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6571E6">
            <w:r>
              <w:t xml:space="preserve">UC16 – </w:t>
            </w:r>
            <w:r w:rsidRPr="00803C31">
              <w:t>Cadastrar Professor</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Responsável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 xml:space="preserve">O ator deve estar </w:t>
            </w:r>
            <w:proofErr w:type="spellStart"/>
            <w:r>
              <w:t>logado</w:t>
            </w:r>
            <w:proofErr w:type="spellEnd"/>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Professor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professor no sistema </w:t>
            </w:r>
          </w:p>
          <w:p w:rsidR="006571E6" w:rsidRPr="007A2C87" w:rsidRDefault="006571E6" w:rsidP="006571E6">
            <w:pPr>
              <w:jc w:val="left"/>
            </w:pPr>
            <w:r w:rsidRPr="00EB4F26">
              <w:t>FP</w:t>
            </w:r>
            <w:r>
              <w:t>02</w:t>
            </w:r>
            <w:r w:rsidRPr="00EB4F26">
              <w:t xml:space="preserve"> –</w:t>
            </w:r>
            <w:r>
              <w:t xml:space="preserve"> O ator seleciona cadastrar professor</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803C31" w:rsidRDefault="006571E6" w:rsidP="006571E6">
            <w:pPr>
              <w:rPr>
                <w:u w:val="single"/>
              </w:rPr>
            </w:pPr>
            <w:r w:rsidRPr="00EB4F26">
              <w:t>FP</w:t>
            </w:r>
            <w:r>
              <w:t>07</w:t>
            </w:r>
            <w:r w:rsidRPr="00EB4F26">
              <w:t xml:space="preserve"> –</w:t>
            </w:r>
            <w:r>
              <w:t xml:space="preserve"> O sistema salva o cadastro do professor</w:t>
            </w:r>
          </w:p>
          <w:p w:rsidR="006571E6" w:rsidRDefault="006571E6" w:rsidP="006571E6">
            <w:pPr>
              <w:jc w:val="left"/>
            </w:pPr>
            <w:r w:rsidRPr="00EB4F26">
              <w:t>FP</w:t>
            </w:r>
            <w:r>
              <w:t>08</w:t>
            </w:r>
            <w:r w:rsidRPr="00EB4F26">
              <w:t xml:space="preserve"> –</w:t>
            </w:r>
            <w:r>
              <w:t xml:space="preserve"> O sistema exibe uma mensagem de “Cadastrado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4A46AC" w:rsidRDefault="004A46AC" w:rsidP="004A46AC">
      <w:pPr>
        <w:pStyle w:val="Legenda"/>
        <w:keepNext/>
      </w:pPr>
      <w:bookmarkStart w:id="2494" w:name="_Toc416018537"/>
      <w:r>
        <w:lastRenderedPageBreak/>
        <w:t xml:space="preserve">Tabela </w:t>
      </w:r>
      <w:r w:rsidR="008A116E">
        <w:fldChar w:fldCharType="begin"/>
      </w:r>
      <w:r w:rsidR="00937E62">
        <w:instrText xml:space="preserve"> SEQ Tabela \* ARABIC </w:instrText>
      </w:r>
      <w:r w:rsidR="008A116E">
        <w:fldChar w:fldCharType="separate"/>
      </w:r>
      <w:ins w:id="2495" w:author="User" w:date="2015-04-04T21:08:00Z">
        <w:r w:rsidR="006E2F71">
          <w:rPr>
            <w:noProof/>
          </w:rPr>
          <w:t>24</w:t>
        </w:r>
      </w:ins>
      <w:del w:id="2496" w:author="User" w:date="2015-04-04T19:50:00Z">
        <w:r w:rsidDel="00E640C8">
          <w:rPr>
            <w:noProof/>
          </w:rPr>
          <w:delText>19</w:delText>
        </w:r>
      </w:del>
      <w:r w:rsidR="008A116E">
        <w:rPr>
          <w:noProof/>
        </w:rPr>
        <w:fldChar w:fldCharType="end"/>
      </w:r>
      <w:r>
        <w:t xml:space="preserve"> - </w:t>
      </w:r>
      <w:r w:rsidRPr="00B702DE">
        <w:t>UC17 – Cadastrar Gestor</w:t>
      </w:r>
      <w:bookmarkEnd w:id="249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UC1</w:t>
            </w:r>
            <w:r w:rsidR="000A49DA">
              <w:t>7</w:t>
            </w:r>
            <w:r>
              <w:t xml:space="preserve"> – </w:t>
            </w:r>
            <w:r w:rsidRPr="00803C31">
              <w:t xml:space="preserve">Cadastrar </w:t>
            </w:r>
            <w:r>
              <w:t>Gestor</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Gestor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 xml:space="preserve">O ator deve estar </w:t>
            </w:r>
            <w:proofErr w:type="spellStart"/>
            <w:r>
              <w:t>logado</w:t>
            </w:r>
            <w:proofErr w:type="spellEnd"/>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Gestor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gestor no sistema </w:t>
            </w:r>
          </w:p>
          <w:p w:rsidR="006571E6" w:rsidRPr="007A2C87" w:rsidRDefault="006571E6" w:rsidP="006571E6">
            <w:pPr>
              <w:jc w:val="left"/>
            </w:pPr>
            <w:r w:rsidRPr="00EB4F26">
              <w:t>FP</w:t>
            </w:r>
            <w:r>
              <w:t>02</w:t>
            </w:r>
            <w:r w:rsidRPr="00EB4F26">
              <w:t xml:space="preserve"> –</w:t>
            </w:r>
            <w:r>
              <w:t xml:space="preserve"> O ator seleciona cadastrar gestor</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01303E" w:rsidRDefault="006571E6" w:rsidP="006571E6">
            <w:pPr>
              <w:rPr>
                <w:u w:val="single"/>
              </w:rPr>
            </w:pPr>
            <w:r w:rsidRPr="00EB4F26">
              <w:t>FP</w:t>
            </w:r>
            <w:r>
              <w:t>07</w:t>
            </w:r>
            <w:r w:rsidRPr="00EB4F26">
              <w:t xml:space="preserve"> –</w:t>
            </w:r>
            <w:r>
              <w:t xml:space="preserve"> O sistema salva o cadastro do gestor</w:t>
            </w:r>
          </w:p>
          <w:p w:rsidR="006571E6" w:rsidRDefault="006571E6" w:rsidP="006571E6">
            <w:pPr>
              <w:jc w:val="left"/>
            </w:pPr>
            <w:r w:rsidRPr="00EB4F26">
              <w:t>FP</w:t>
            </w:r>
            <w:r>
              <w:t>08</w:t>
            </w:r>
            <w:r w:rsidRPr="00EB4F26">
              <w:t xml:space="preserve"> –</w:t>
            </w:r>
            <w:r>
              <w:t xml:space="preserve"> O sistema exibe uma mensagem de “Cadastrado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4A46AC" w:rsidRDefault="004A46AC" w:rsidP="006571E6"/>
    <w:p w:rsidR="006571E6" w:rsidRDefault="006571E6" w:rsidP="006571E6">
      <w:pPr>
        <w:pStyle w:val="Legenda"/>
      </w:pPr>
    </w:p>
    <w:p w:rsidR="004A46AC" w:rsidRDefault="004A46AC" w:rsidP="004A46AC">
      <w:pPr>
        <w:pStyle w:val="Legenda"/>
        <w:keepNext/>
      </w:pPr>
      <w:bookmarkStart w:id="2497" w:name="_Toc416018538"/>
      <w:r>
        <w:t xml:space="preserve">Tabela </w:t>
      </w:r>
      <w:r w:rsidR="008A116E">
        <w:fldChar w:fldCharType="begin"/>
      </w:r>
      <w:r w:rsidR="00937E62">
        <w:instrText xml:space="preserve"> SEQ Tabela \* ARABIC </w:instrText>
      </w:r>
      <w:r w:rsidR="008A116E">
        <w:fldChar w:fldCharType="separate"/>
      </w:r>
      <w:ins w:id="2498" w:author="User" w:date="2015-04-04T21:08:00Z">
        <w:r w:rsidR="006E2F71">
          <w:rPr>
            <w:noProof/>
          </w:rPr>
          <w:t>25</w:t>
        </w:r>
      </w:ins>
      <w:del w:id="2499" w:author="User" w:date="2015-04-04T19:50:00Z">
        <w:r w:rsidDel="00E640C8">
          <w:rPr>
            <w:noProof/>
          </w:rPr>
          <w:delText>20</w:delText>
        </w:r>
      </w:del>
      <w:r w:rsidR="008A116E">
        <w:rPr>
          <w:noProof/>
        </w:rPr>
        <w:fldChar w:fldCharType="end"/>
      </w:r>
      <w:r>
        <w:t xml:space="preserve"> - </w:t>
      </w:r>
      <w:r w:rsidRPr="007E13BE">
        <w:t>UC18 – Cadastrar Gestor</w:t>
      </w:r>
      <w:bookmarkEnd w:id="249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UC1</w:t>
            </w:r>
            <w:r w:rsidR="000A49DA">
              <w:t>8</w:t>
            </w:r>
            <w:r>
              <w:t xml:space="preserve"> – </w:t>
            </w:r>
            <w:r w:rsidRPr="00803C31">
              <w:t xml:space="preserve">Cadastrar </w:t>
            </w:r>
            <w:r>
              <w:t>Gestor</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Gestor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 xml:space="preserve">O ator deve estar </w:t>
            </w:r>
            <w:proofErr w:type="spellStart"/>
            <w:r>
              <w:t>logado</w:t>
            </w:r>
            <w:proofErr w:type="spellEnd"/>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Gestor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gestor no sistema </w:t>
            </w:r>
          </w:p>
          <w:p w:rsidR="006571E6" w:rsidRPr="007A2C87" w:rsidRDefault="006571E6" w:rsidP="006571E6">
            <w:pPr>
              <w:jc w:val="left"/>
            </w:pPr>
            <w:r w:rsidRPr="00EB4F26">
              <w:t>FP</w:t>
            </w:r>
            <w:r>
              <w:t>02</w:t>
            </w:r>
            <w:r w:rsidRPr="00EB4F26">
              <w:t xml:space="preserve"> –</w:t>
            </w:r>
            <w:r>
              <w:t xml:space="preserve"> O ator seleciona cadastrar gestor</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01303E" w:rsidRDefault="006571E6" w:rsidP="006571E6">
            <w:pPr>
              <w:rPr>
                <w:u w:val="single"/>
              </w:rPr>
            </w:pPr>
            <w:r w:rsidRPr="00EB4F26">
              <w:t>FP</w:t>
            </w:r>
            <w:r>
              <w:t>07</w:t>
            </w:r>
            <w:r w:rsidRPr="00EB4F26">
              <w:t xml:space="preserve"> –</w:t>
            </w:r>
            <w:r>
              <w:t xml:space="preserve"> O sistema salva o cadastro do gestor</w:t>
            </w:r>
          </w:p>
          <w:p w:rsidR="006571E6" w:rsidRDefault="006571E6" w:rsidP="006571E6">
            <w:pPr>
              <w:jc w:val="left"/>
            </w:pPr>
            <w:r w:rsidRPr="00EB4F26">
              <w:t>FP</w:t>
            </w:r>
            <w:r>
              <w:t>08</w:t>
            </w:r>
            <w:r w:rsidRPr="00EB4F26">
              <w:t xml:space="preserve"> –</w:t>
            </w:r>
            <w:r>
              <w:t xml:space="preserve"> O sistema exibe uma mensagem de “Cadastrado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Pr>
        <w:pStyle w:val="Legenda"/>
      </w:pPr>
    </w:p>
    <w:p w:rsidR="004A46AC" w:rsidRDefault="004A46AC" w:rsidP="004A46AC">
      <w:pPr>
        <w:pStyle w:val="Legenda"/>
        <w:keepNext/>
      </w:pPr>
      <w:bookmarkStart w:id="2500" w:name="_Toc416018539"/>
      <w:r>
        <w:t xml:space="preserve">Tabela </w:t>
      </w:r>
      <w:r w:rsidR="008A116E">
        <w:fldChar w:fldCharType="begin"/>
      </w:r>
      <w:r w:rsidR="00937E62">
        <w:instrText xml:space="preserve"> SEQ Tabela \* ARABIC </w:instrText>
      </w:r>
      <w:r w:rsidR="008A116E">
        <w:fldChar w:fldCharType="separate"/>
      </w:r>
      <w:ins w:id="2501" w:author="User" w:date="2015-04-04T21:08:00Z">
        <w:r w:rsidR="006E2F71">
          <w:rPr>
            <w:noProof/>
          </w:rPr>
          <w:t>26</w:t>
        </w:r>
      </w:ins>
      <w:del w:id="2502" w:author="User" w:date="2015-04-04T19:50:00Z">
        <w:r w:rsidDel="00E640C8">
          <w:rPr>
            <w:noProof/>
          </w:rPr>
          <w:delText>21</w:delText>
        </w:r>
      </w:del>
      <w:r w:rsidR="008A116E">
        <w:rPr>
          <w:noProof/>
        </w:rPr>
        <w:fldChar w:fldCharType="end"/>
      </w:r>
      <w:r>
        <w:t xml:space="preserve"> - </w:t>
      </w:r>
      <w:r w:rsidRPr="00D11480">
        <w:t>UC19 – Cadastrar Turma</w:t>
      </w:r>
      <w:bookmarkEnd w:id="250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UC1</w:t>
            </w:r>
            <w:r w:rsidR="000A49DA">
              <w:t>9</w:t>
            </w:r>
            <w:r>
              <w:t xml:space="preserve"> – </w:t>
            </w:r>
            <w:r w:rsidRPr="00803C31">
              <w:t xml:space="preserve">Cadastrar </w:t>
            </w:r>
            <w:r>
              <w:t>Turma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uma turma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 xml:space="preserve">O ator deve estar </w:t>
            </w:r>
            <w:proofErr w:type="spellStart"/>
            <w:r>
              <w:t>logado</w:t>
            </w:r>
            <w:proofErr w:type="spellEnd"/>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Turma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uma turma no sistema </w:t>
            </w:r>
          </w:p>
          <w:p w:rsidR="006571E6" w:rsidRPr="007A2C87" w:rsidRDefault="006571E6" w:rsidP="006571E6">
            <w:pPr>
              <w:jc w:val="left"/>
            </w:pPr>
            <w:r w:rsidRPr="00EB4F26">
              <w:t>FP</w:t>
            </w:r>
            <w:r>
              <w:t>02</w:t>
            </w:r>
            <w:r w:rsidRPr="00EB4F26">
              <w:t xml:space="preserve"> –</w:t>
            </w:r>
            <w:r>
              <w:t xml:space="preserve"> O ator seleciona cadastrar turma</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01303E" w:rsidRDefault="006571E6" w:rsidP="006571E6">
            <w:pPr>
              <w:rPr>
                <w:u w:val="single"/>
              </w:rPr>
            </w:pPr>
            <w:r w:rsidRPr="00EB4F26">
              <w:t>FP</w:t>
            </w:r>
            <w:r>
              <w:t>07</w:t>
            </w:r>
            <w:r w:rsidRPr="00EB4F26">
              <w:t xml:space="preserve"> –</w:t>
            </w:r>
            <w:r>
              <w:t xml:space="preserve"> O sistema salva o cadastro da turma</w:t>
            </w:r>
          </w:p>
          <w:p w:rsidR="006571E6" w:rsidRDefault="006571E6" w:rsidP="006571E6">
            <w:pPr>
              <w:jc w:val="left"/>
            </w:pPr>
            <w:r w:rsidRPr="00EB4F26">
              <w:t>FP</w:t>
            </w:r>
            <w:r>
              <w:t>08</w:t>
            </w:r>
            <w:r w:rsidRPr="00EB4F26">
              <w:t xml:space="preserve"> –</w:t>
            </w:r>
            <w:r>
              <w:t xml:space="preserve"> O sistema exibe uma mensagem de “Cadastrado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Pr="007E4152"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4A46AC" w:rsidRDefault="004A46AC" w:rsidP="004A46AC">
      <w:pPr>
        <w:pStyle w:val="Legenda"/>
        <w:keepNext/>
      </w:pPr>
      <w:bookmarkStart w:id="2503" w:name="_Toc416018540"/>
      <w:r>
        <w:lastRenderedPageBreak/>
        <w:t xml:space="preserve">Tabela </w:t>
      </w:r>
      <w:r w:rsidR="008A116E">
        <w:fldChar w:fldCharType="begin"/>
      </w:r>
      <w:r w:rsidR="00937E62">
        <w:instrText xml:space="preserve"> SEQ Tabela \* ARABIC </w:instrText>
      </w:r>
      <w:r w:rsidR="008A116E">
        <w:fldChar w:fldCharType="separate"/>
      </w:r>
      <w:ins w:id="2504" w:author="User" w:date="2015-04-04T21:08:00Z">
        <w:r w:rsidR="006E2F71">
          <w:rPr>
            <w:noProof/>
          </w:rPr>
          <w:t>27</w:t>
        </w:r>
      </w:ins>
      <w:del w:id="2505" w:author="User" w:date="2015-04-04T19:50:00Z">
        <w:r w:rsidDel="00E640C8">
          <w:rPr>
            <w:noProof/>
          </w:rPr>
          <w:delText>22</w:delText>
        </w:r>
      </w:del>
      <w:r w:rsidR="008A116E">
        <w:rPr>
          <w:noProof/>
        </w:rPr>
        <w:fldChar w:fldCharType="end"/>
      </w:r>
      <w:r>
        <w:t xml:space="preserve"> - </w:t>
      </w:r>
      <w:r w:rsidRPr="002869DB">
        <w:t>UC20 – Alocar Turma</w:t>
      </w:r>
      <w:bookmarkEnd w:id="250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w:t>
            </w:r>
            <w:r w:rsidR="000A49DA">
              <w:t>20</w:t>
            </w:r>
            <w:r>
              <w:t xml:space="preserve"> – Alocar</w:t>
            </w:r>
            <w:r w:rsidRPr="00803C31">
              <w:t xml:space="preserve"> </w:t>
            </w:r>
            <w:r>
              <w:t>Turma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Alocar alunos na turma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 xml:space="preserve">O ator deve estar </w:t>
            </w:r>
            <w:proofErr w:type="spellStart"/>
            <w:r>
              <w:t>logado</w:t>
            </w:r>
            <w:proofErr w:type="spellEnd"/>
          </w:p>
          <w:p w:rsidR="006571E6" w:rsidRDefault="006571E6" w:rsidP="006571E6">
            <w:r>
              <w:t>Turma tem que estar cadastrada no sistema</w:t>
            </w:r>
          </w:p>
          <w:p w:rsidR="006571E6" w:rsidRPr="00D96646" w:rsidRDefault="006571E6" w:rsidP="006571E6">
            <w:r>
              <w:t>Aluno cadastrado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Turmas alocadas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alocar alunos em uma turma</w:t>
            </w:r>
          </w:p>
          <w:p w:rsidR="006571E6" w:rsidRPr="007A2C87" w:rsidRDefault="006571E6" w:rsidP="006571E6">
            <w:pPr>
              <w:jc w:val="left"/>
            </w:pPr>
            <w:r w:rsidRPr="00EB4F26">
              <w:t>FP</w:t>
            </w:r>
            <w:r>
              <w:t>02</w:t>
            </w:r>
            <w:r w:rsidRPr="00EB4F26">
              <w:t xml:space="preserve"> –</w:t>
            </w:r>
            <w:r>
              <w:t xml:space="preserve"> O ator seleciona alocar turma</w:t>
            </w:r>
          </w:p>
          <w:p w:rsidR="006571E6" w:rsidRDefault="006571E6" w:rsidP="006571E6">
            <w:pPr>
              <w:jc w:val="left"/>
            </w:pPr>
            <w:r w:rsidRPr="00EB4F26">
              <w:t>FP</w:t>
            </w:r>
            <w:r>
              <w:t>04</w:t>
            </w:r>
            <w:r w:rsidRPr="00EB4F26">
              <w:t xml:space="preserve"> –</w:t>
            </w:r>
            <w:r>
              <w:t xml:space="preserve"> O sistema exibe os alunos e as turmas cadastradas</w:t>
            </w:r>
          </w:p>
          <w:p w:rsidR="006571E6" w:rsidRPr="002328DD" w:rsidRDefault="006571E6" w:rsidP="006571E6">
            <w:pPr>
              <w:jc w:val="left"/>
            </w:pPr>
            <w:r w:rsidRPr="00EB4F26">
              <w:t>FP</w:t>
            </w:r>
            <w:r>
              <w:t>05</w:t>
            </w:r>
            <w:r w:rsidRPr="00EB4F26">
              <w:t xml:space="preserve"> –</w:t>
            </w:r>
            <w:r>
              <w:t xml:space="preserve"> O ator escolhe o aluno e a turma</w:t>
            </w:r>
          </w:p>
          <w:p w:rsidR="006571E6" w:rsidRDefault="006571E6" w:rsidP="006571E6">
            <w:r w:rsidRPr="00EB4F26">
              <w:t>FP</w:t>
            </w:r>
            <w:r>
              <w:t>06</w:t>
            </w:r>
            <w:r w:rsidRPr="00EB4F26">
              <w:t xml:space="preserve"> –</w:t>
            </w:r>
            <w:r>
              <w:t xml:space="preserve"> O ator salva </w:t>
            </w:r>
          </w:p>
          <w:p w:rsidR="006571E6" w:rsidRPr="0001303E" w:rsidRDefault="006571E6" w:rsidP="006571E6">
            <w:pPr>
              <w:rPr>
                <w:u w:val="single"/>
              </w:rPr>
            </w:pPr>
            <w:r w:rsidRPr="00EB4F26">
              <w:t>FP</w:t>
            </w:r>
            <w:r>
              <w:t>07</w:t>
            </w:r>
            <w:r w:rsidRPr="00EB4F26">
              <w:t xml:space="preserve"> –</w:t>
            </w:r>
            <w:r>
              <w:t xml:space="preserve"> O sistema salva a alocação de turma</w:t>
            </w:r>
          </w:p>
          <w:p w:rsidR="006571E6" w:rsidRDefault="006571E6" w:rsidP="006571E6">
            <w:pPr>
              <w:jc w:val="left"/>
            </w:pPr>
            <w:r w:rsidRPr="00EB4F26">
              <w:t>FP</w:t>
            </w:r>
            <w:r>
              <w:t>08</w:t>
            </w:r>
            <w:r w:rsidRPr="00EB4F26">
              <w:t xml:space="preserve"> –</w:t>
            </w:r>
            <w:r>
              <w:t xml:space="preserve"> O sistema exibe uma mensagem de “Alocado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Pr="007E4152"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Pr>
        <w:pStyle w:val="Legenda"/>
      </w:pPr>
    </w:p>
    <w:p w:rsidR="006571E6" w:rsidRDefault="006571E6" w:rsidP="006571E6">
      <w:pPr>
        <w:pStyle w:val="Legenda"/>
      </w:pPr>
    </w:p>
    <w:p w:rsidR="006571E6" w:rsidRDefault="006571E6" w:rsidP="006571E6">
      <w:pPr>
        <w:pStyle w:val="Legenda"/>
      </w:pPr>
    </w:p>
    <w:p w:rsidR="006571E6" w:rsidRDefault="006571E6" w:rsidP="006571E6">
      <w:pPr>
        <w:pStyle w:val="Legenda"/>
      </w:pPr>
    </w:p>
    <w:p w:rsidR="006571E6" w:rsidRDefault="006571E6" w:rsidP="006571E6">
      <w:pPr>
        <w:pStyle w:val="Legenda"/>
      </w:pPr>
    </w:p>
    <w:p w:rsidR="004A46AC" w:rsidRDefault="004A46AC" w:rsidP="004A46AC">
      <w:pPr>
        <w:pStyle w:val="Legenda"/>
        <w:keepNext/>
      </w:pPr>
      <w:bookmarkStart w:id="2506" w:name="_Toc416018541"/>
      <w:r>
        <w:lastRenderedPageBreak/>
        <w:t xml:space="preserve">Tabela </w:t>
      </w:r>
      <w:r w:rsidR="008A116E">
        <w:fldChar w:fldCharType="begin"/>
      </w:r>
      <w:r w:rsidR="00937E62">
        <w:instrText xml:space="preserve"> SEQ Tabela \* ARABIC </w:instrText>
      </w:r>
      <w:r w:rsidR="008A116E">
        <w:fldChar w:fldCharType="separate"/>
      </w:r>
      <w:ins w:id="2507" w:author="User" w:date="2015-04-04T21:08:00Z">
        <w:r w:rsidR="006E2F71">
          <w:rPr>
            <w:noProof/>
          </w:rPr>
          <w:t>28</w:t>
        </w:r>
      </w:ins>
      <w:del w:id="2508" w:author="User" w:date="2015-04-04T19:50:00Z">
        <w:r w:rsidDel="00E640C8">
          <w:rPr>
            <w:noProof/>
          </w:rPr>
          <w:delText>23</w:delText>
        </w:r>
      </w:del>
      <w:r w:rsidR="008A116E">
        <w:rPr>
          <w:noProof/>
        </w:rPr>
        <w:fldChar w:fldCharType="end"/>
      </w:r>
      <w:r>
        <w:t xml:space="preserve"> - </w:t>
      </w:r>
      <w:r w:rsidRPr="00A933BB">
        <w:t>UC21 – Alterar Turma</w:t>
      </w:r>
      <w:bookmarkEnd w:id="2506"/>
    </w:p>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2605"/>
        <w:gridCol w:w="5886"/>
      </w:tblGrid>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Nome do Caso de Uso: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0A49DA">
            <w:r>
              <w:t>UC</w:t>
            </w:r>
            <w:r w:rsidR="000A49DA">
              <w:t>21</w:t>
            </w:r>
            <w:r>
              <w:t xml:space="preserve"> – Alocar Turma</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Resumo: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Alterar alunos de uma turma</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Ator Principal:</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 xml:space="preserve">Secretaria </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Pré-condição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 xml:space="preserve">O ator deve estar </w:t>
            </w:r>
            <w:proofErr w:type="spellStart"/>
            <w:r>
              <w:t>logado</w:t>
            </w:r>
            <w:proofErr w:type="spellEnd"/>
          </w:p>
          <w:p w:rsidR="006571E6" w:rsidRDefault="006571E6" w:rsidP="006571E6">
            <w:r>
              <w:t>Turma cadastrada no sistema</w:t>
            </w:r>
          </w:p>
          <w:p w:rsidR="006571E6" w:rsidRDefault="006571E6" w:rsidP="006571E6">
            <w:r>
              <w:t>Aluno cadastrado no sistema</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Pós-condição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Aluno transferido de turma</w:t>
            </w:r>
          </w:p>
        </w:tc>
      </w:tr>
      <w:tr w:rsidR="006571E6" w:rsidTr="006571E6">
        <w:trPr>
          <w:trHeight w:val="6112"/>
        </w:trPr>
        <w:tc>
          <w:tcPr>
            <w:tcW w:w="849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pPr>
              <w:rPr>
                <w:b/>
                <w:bCs/>
              </w:rPr>
            </w:pPr>
          </w:p>
          <w:p w:rsidR="006571E6" w:rsidRDefault="006571E6" w:rsidP="006571E6">
            <w:r>
              <w:rPr>
                <w:b/>
                <w:bCs/>
              </w:rPr>
              <w:t>Fluxo Principal</w:t>
            </w:r>
            <w:r>
              <w:t xml:space="preserve">: </w:t>
            </w:r>
          </w:p>
          <w:p w:rsidR="006571E6" w:rsidRDefault="006571E6" w:rsidP="006571E6">
            <w:pPr>
              <w:jc w:val="left"/>
            </w:pPr>
            <w:r>
              <w:t>FP01 – Este caso de uso inicia quando o ator deseja transferir alunos em uma turma</w:t>
            </w:r>
          </w:p>
          <w:p w:rsidR="006571E6" w:rsidRDefault="006571E6" w:rsidP="006571E6">
            <w:pPr>
              <w:jc w:val="left"/>
            </w:pPr>
            <w:r>
              <w:t>FP02 – O ator seleciona alterar turma</w:t>
            </w:r>
          </w:p>
          <w:p w:rsidR="006571E6" w:rsidRDefault="006571E6" w:rsidP="006571E6">
            <w:pPr>
              <w:jc w:val="left"/>
            </w:pPr>
            <w:r>
              <w:t>FP04 – Seleciona a turma do aluno que será transferido</w:t>
            </w:r>
          </w:p>
          <w:p w:rsidR="006571E6" w:rsidRDefault="006571E6" w:rsidP="006571E6">
            <w:pPr>
              <w:jc w:val="left"/>
            </w:pPr>
            <w:r>
              <w:t>FP05 – Seleciona o aluno que será transferido</w:t>
            </w:r>
          </w:p>
          <w:p w:rsidR="006571E6" w:rsidRDefault="006571E6" w:rsidP="006571E6">
            <w:r>
              <w:t>FP06 – Seleciona a turma a qual o aluno selecionado será transferido</w:t>
            </w:r>
          </w:p>
          <w:p w:rsidR="006571E6" w:rsidRDefault="006571E6" w:rsidP="006571E6">
            <w:r>
              <w:t>FP07 – O ator salva</w:t>
            </w:r>
          </w:p>
          <w:p w:rsidR="006571E6" w:rsidRDefault="006571E6" w:rsidP="006571E6">
            <w:r>
              <w:t>FP08 – O sistema exibe uma mensagem de “Transferido com sucesso!”</w:t>
            </w:r>
          </w:p>
          <w:p w:rsidR="006571E6" w:rsidRDefault="006571E6" w:rsidP="006571E6">
            <w:pPr>
              <w:jc w:val="left"/>
            </w:pPr>
            <w:r>
              <w:t xml:space="preserve"> </w:t>
            </w:r>
          </w:p>
          <w:p w:rsidR="006571E6" w:rsidRDefault="006571E6" w:rsidP="006571E6">
            <w:pPr>
              <w:jc w:val="left"/>
              <w:rPr>
                <w:b/>
                <w:bCs/>
              </w:rPr>
            </w:pPr>
            <w:r>
              <w:rPr>
                <w:b/>
                <w:bCs/>
              </w:rPr>
              <w:t xml:space="preserve">Fluxo Alternativo: </w:t>
            </w:r>
          </w:p>
          <w:p w:rsidR="006571E6" w:rsidRDefault="006571E6" w:rsidP="006571E6">
            <w:r>
              <w:t>FA01 – Ator selecionou uma turma que tenha o limite máximo de alunos alocados</w:t>
            </w:r>
          </w:p>
          <w:p w:rsidR="006571E6" w:rsidRDefault="006571E6" w:rsidP="006571E6">
            <w:r>
              <w:t xml:space="preserve">FA02 </w:t>
            </w:r>
            <w:bookmarkStart w:id="2509" w:name="__DdeLink__1929_1755392299"/>
            <w:r>
              <w:t>–</w:t>
            </w:r>
            <w:bookmarkEnd w:id="2509"/>
            <w:r>
              <w:t xml:space="preserve"> Sistema irá alerta-lo que essa turma está cheia e não é possível alocar novos alunos </w:t>
            </w:r>
          </w:p>
          <w:p w:rsidR="006571E6" w:rsidRDefault="006571E6" w:rsidP="006571E6"/>
          <w:p w:rsidR="006571E6" w:rsidRDefault="006571E6" w:rsidP="006571E6"/>
          <w:p w:rsidR="006571E6" w:rsidRDefault="006571E6" w:rsidP="006571E6">
            <w:pPr>
              <w:jc w:val="left"/>
            </w:pPr>
          </w:p>
          <w:p w:rsidR="006571E6" w:rsidRDefault="006571E6" w:rsidP="006571E6"/>
          <w:p w:rsidR="006571E6" w:rsidRDefault="006571E6" w:rsidP="006571E6"/>
        </w:tc>
      </w:tr>
    </w:tbl>
    <w:p w:rsidR="006571E6" w:rsidRDefault="006571E6" w:rsidP="006571E6"/>
    <w:p w:rsidR="004A0334" w:rsidRDefault="004A0334" w:rsidP="006571E6"/>
    <w:p w:rsidR="00B4545F" w:rsidRDefault="00B4545F" w:rsidP="002C0578"/>
    <w:p w:rsidR="00301E38" w:rsidRDefault="00516492" w:rsidP="004C7509">
      <w:pPr>
        <w:pStyle w:val="Ttulo3"/>
      </w:pPr>
      <w:bookmarkStart w:id="2510" w:name="_Toc416018487"/>
      <w:r>
        <w:lastRenderedPageBreak/>
        <w:t>Delimita</w:t>
      </w:r>
      <w:r w:rsidR="00F12F17">
        <w:t>ção d</w:t>
      </w:r>
      <w:r>
        <w:t>o Escopo do Sistema</w:t>
      </w:r>
      <w:bookmarkEnd w:id="2510"/>
    </w:p>
    <w:p w:rsidR="00825FD7" w:rsidRPr="00D657C6" w:rsidRDefault="00583AD4">
      <w:pPr>
        <w:rPr>
          <w:color w:val="FF0000"/>
        </w:rPr>
      </w:pPr>
      <w:ins w:id="2511" w:author="User" w:date="2015-04-05T19:15:00Z">
        <w:r>
          <w:rPr>
            <w:color w:val="FF0000"/>
          </w:rPr>
          <w:tab/>
          <w:t xml:space="preserve">Na delimitação do Escopo foram selecionados os casos de uso relacionados na </w:t>
        </w:r>
        <w:proofErr w:type="spellStart"/>
        <w:r>
          <w:rPr>
            <w:color w:val="FF0000"/>
          </w:rPr>
          <w:t>tablema</w:t>
        </w:r>
        <w:proofErr w:type="spellEnd"/>
        <w:r>
          <w:rPr>
            <w:color w:val="FF0000"/>
          </w:rPr>
          <w:t xml:space="preserve"> abaixo. A razão da escolha foi a necessidade da existências destes para a </w:t>
        </w:r>
      </w:ins>
      <w:ins w:id="2512" w:author="User" w:date="2015-04-05T19:16:00Z">
        <w:r>
          <w:rPr>
            <w:color w:val="FF0000"/>
          </w:rPr>
          <w:t xml:space="preserve">efetivação do sistema, conforme especificado na solicitação do cliente, e </w:t>
        </w:r>
      </w:ins>
      <w:ins w:id="2513" w:author="User" w:date="2015-04-05T19:17:00Z">
        <w:r>
          <w:rPr>
            <w:color w:val="FF0000"/>
          </w:rPr>
          <w:t>modelado na declaração de escopo.</w:t>
        </w:r>
      </w:ins>
      <w:ins w:id="2514" w:author="User" w:date="2015-04-05T19:16:00Z">
        <w:r>
          <w:rPr>
            <w:color w:val="FF0000"/>
          </w:rPr>
          <w:t xml:space="preserve"> </w:t>
        </w:r>
      </w:ins>
      <w:r w:rsidR="00D22C70" w:rsidRPr="00D657C6">
        <w:rPr>
          <w:color w:val="FF0000"/>
        </w:rPr>
        <w:t xml:space="preserve">Identificar </w:t>
      </w:r>
      <w:r w:rsidR="00516492" w:rsidRPr="00D657C6">
        <w:rPr>
          <w:color w:val="FF0000"/>
        </w:rPr>
        <w:t xml:space="preserve">quais </w:t>
      </w:r>
      <w:r w:rsidR="00D22C70" w:rsidRPr="00D657C6">
        <w:rPr>
          <w:color w:val="FF0000"/>
        </w:rPr>
        <w:t>Casos de Uso</w:t>
      </w:r>
      <w:r w:rsidR="00516492" w:rsidRPr="00D657C6">
        <w:rPr>
          <w:color w:val="FF0000"/>
        </w:rPr>
        <w:t xml:space="preserve"> comporão a primeira </w:t>
      </w:r>
      <w:r w:rsidR="00F12F17">
        <w:rPr>
          <w:color w:val="FF0000"/>
        </w:rPr>
        <w:t>implementação do S</w:t>
      </w:r>
      <w:r w:rsidR="00F5748F" w:rsidRPr="00D657C6">
        <w:rPr>
          <w:color w:val="FF0000"/>
        </w:rPr>
        <w:t xml:space="preserve">istema. </w:t>
      </w:r>
      <w:r w:rsidR="00825FD7" w:rsidRPr="00D657C6">
        <w:rPr>
          <w:color w:val="FF0000"/>
        </w:rPr>
        <w:t xml:space="preserve">Os </w:t>
      </w:r>
      <w:r w:rsidR="00D22C70" w:rsidRPr="00D657C6">
        <w:rPr>
          <w:color w:val="FF0000"/>
        </w:rPr>
        <w:t>Casos de Uso</w:t>
      </w:r>
      <w:r w:rsidR="00825FD7" w:rsidRPr="00D657C6">
        <w:rPr>
          <w:color w:val="FF0000"/>
        </w:rPr>
        <w:t xml:space="preserve"> selecionados devem ser apresentados na </w:t>
      </w:r>
      <w:r w:rsidR="00F5748F" w:rsidRPr="00D657C6">
        <w:rPr>
          <w:color w:val="FF0000"/>
        </w:rPr>
        <w:t>tabela abaixo.</w:t>
      </w:r>
      <w:r w:rsidR="00AB7D00">
        <w:rPr>
          <w:color w:val="0000FF"/>
        </w:rPr>
        <w:t>Toda Figura ou Tabela deve ser precedida de texto explicativo onde ela é mencionada. Não é permitido inclusão de Figuras ou Tabelas sem referencia no texto.</w:t>
      </w:r>
    </w:p>
    <w:p w:rsidR="00825FD7" w:rsidRDefault="00825FD7" w:rsidP="00825FD7">
      <w:pPr>
        <w:pStyle w:val="Legenda"/>
      </w:pPr>
      <w:bookmarkStart w:id="2515" w:name="_Toc416018542"/>
      <w:r>
        <w:t xml:space="preserve">Tabela </w:t>
      </w:r>
      <w:r w:rsidR="008A116E">
        <w:fldChar w:fldCharType="begin"/>
      </w:r>
      <w:r w:rsidR="00883C4F">
        <w:instrText xml:space="preserve"> SEQ Tabela \* ARABIC </w:instrText>
      </w:r>
      <w:r w:rsidR="008A116E">
        <w:fldChar w:fldCharType="separate"/>
      </w:r>
      <w:ins w:id="2516" w:author="User" w:date="2015-04-04T21:08:00Z">
        <w:r w:rsidR="006E2F71">
          <w:rPr>
            <w:noProof/>
          </w:rPr>
          <w:t>29</w:t>
        </w:r>
      </w:ins>
      <w:del w:id="2517" w:author="User" w:date="2015-04-04T19:50:00Z">
        <w:r w:rsidR="004A46AC" w:rsidDel="00E640C8">
          <w:rPr>
            <w:noProof/>
          </w:rPr>
          <w:delText>24</w:delText>
        </w:r>
      </w:del>
      <w:r w:rsidR="008A116E">
        <w:rPr>
          <w:noProof/>
        </w:rPr>
        <w:fldChar w:fldCharType="end"/>
      </w:r>
      <w:r w:rsidR="00F678DA">
        <w:t xml:space="preserve">- </w:t>
      </w:r>
      <w:r>
        <w:t>Escopo do Sistema</w:t>
      </w:r>
      <w:bookmarkEnd w:id="25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36"/>
        <w:gridCol w:w="5559"/>
      </w:tblGrid>
      <w:tr w:rsidR="00825FD7" w:rsidTr="00F12F17">
        <w:tc>
          <w:tcPr>
            <w:tcW w:w="3936" w:type="dxa"/>
            <w:shd w:val="solid" w:color="BFBFBF" w:themeColor="background1" w:themeShade="BF" w:fill="auto"/>
          </w:tcPr>
          <w:p w:rsidR="00825FD7" w:rsidRPr="00F12F17" w:rsidRDefault="00825FD7" w:rsidP="008C0BFE">
            <w:pPr>
              <w:jc w:val="center"/>
              <w:rPr>
                <w:b/>
              </w:rPr>
            </w:pPr>
            <w:r w:rsidRPr="00F12F17">
              <w:rPr>
                <w:b/>
              </w:rPr>
              <w:t>Caso de Uso</w:t>
            </w:r>
          </w:p>
        </w:tc>
        <w:tc>
          <w:tcPr>
            <w:tcW w:w="5559" w:type="dxa"/>
            <w:shd w:val="solid" w:color="BFBFBF" w:themeColor="background1" w:themeShade="BF" w:fill="auto"/>
          </w:tcPr>
          <w:p w:rsidR="00825FD7" w:rsidRPr="00F12F17" w:rsidRDefault="00825FD7" w:rsidP="008C0BFE">
            <w:pPr>
              <w:jc w:val="center"/>
              <w:rPr>
                <w:b/>
              </w:rPr>
            </w:pPr>
            <w:r w:rsidRPr="00F12F17">
              <w:rPr>
                <w:b/>
              </w:rPr>
              <w:t>Razão da Escolha</w:t>
            </w:r>
          </w:p>
        </w:tc>
      </w:tr>
      <w:tr w:rsidR="00825FD7" w:rsidTr="00814A28">
        <w:tc>
          <w:tcPr>
            <w:tcW w:w="3936" w:type="dxa"/>
          </w:tcPr>
          <w:p w:rsidR="00825FD7" w:rsidRPr="002820F5" w:rsidRDefault="00825FD7" w:rsidP="00FD0762">
            <w:r w:rsidRPr="002820F5">
              <w:t xml:space="preserve">UC01 – </w:t>
            </w:r>
            <w:proofErr w:type="spellStart"/>
            <w:r w:rsidR="00FD0762" w:rsidRPr="002820F5">
              <w:t>Login</w:t>
            </w:r>
            <w:proofErr w:type="spellEnd"/>
          </w:p>
        </w:tc>
        <w:tc>
          <w:tcPr>
            <w:tcW w:w="5559" w:type="dxa"/>
          </w:tcPr>
          <w:p w:rsidR="00825FD7" w:rsidRPr="00D22C70" w:rsidRDefault="00825FD7">
            <w:pPr>
              <w:rPr>
                <w:color w:val="0000FF"/>
              </w:rPr>
            </w:pPr>
            <w:r w:rsidRPr="00D22C70">
              <w:rPr>
                <w:color w:val="0000FF"/>
              </w:rPr>
              <w:t>Permite exercitar ações do Usuário</w:t>
            </w:r>
          </w:p>
        </w:tc>
      </w:tr>
      <w:tr w:rsidR="00825FD7" w:rsidTr="00814A28">
        <w:tc>
          <w:tcPr>
            <w:tcW w:w="3936" w:type="dxa"/>
          </w:tcPr>
          <w:p w:rsidR="00825FD7" w:rsidRDefault="00FD0762" w:rsidP="00FD0762">
            <w:r>
              <w:t>UC02 – Configurar Bimestre</w:t>
            </w:r>
          </w:p>
        </w:tc>
        <w:tc>
          <w:tcPr>
            <w:tcW w:w="5559" w:type="dxa"/>
          </w:tcPr>
          <w:p w:rsidR="00825FD7" w:rsidRDefault="007D3EA8">
            <w:r>
              <w:t>...</w:t>
            </w:r>
          </w:p>
        </w:tc>
      </w:tr>
      <w:tr w:rsidR="00825FD7" w:rsidTr="00814A28">
        <w:tc>
          <w:tcPr>
            <w:tcW w:w="3936" w:type="dxa"/>
          </w:tcPr>
          <w:p w:rsidR="00825FD7" w:rsidRDefault="00FD0762">
            <w:r>
              <w:t>UC03 – Criar Boletim</w:t>
            </w:r>
          </w:p>
        </w:tc>
        <w:tc>
          <w:tcPr>
            <w:tcW w:w="5559" w:type="dxa"/>
          </w:tcPr>
          <w:p w:rsidR="00825FD7" w:rsidRDefault="007D3EA8">
            <w:r>
              <w:t>...</w:t>
            </w:r>
          </w:p>
        </w:tc>
      </w:tr>
      <w:tr w:rsidR="00FD0762" w:rsidTr="00814A28">
        <w:tc>
          <w:tcPr>
            <w:tcW w:w="3936" w:type="dxa"/>
          </w:tcPr>
          <w:p w:rsidR="00FD0762" w:rsidRDefault="00FD0762">
            <w:r>
              <w:t>UC04 – Inserir Notas/Faltas</w:t>
            </w:r>
          </w:p>
        </w:tc>
        <w:tc>
          <w:tcPr>
            <w:tcW w:w="5559" w:type="dxa"/>
          </w:tcPr>
          <w:p w:rsidR="00FD0762" w:rsidRDefault="00FD0762"/>
        </w:tc>
      </w:tr>
      <w:tr w:rsidR="00FD0762" w:rsidTr="00814A28">
        <w:tc>
          <w:tcPr>
            <w:tcW w:w="3936" w:type="dxa"/>
          </w:tcPr>
          <w:p w:rsidR="00FD0762" w:rsidRDefault="00FD0762">
            <w:r>
              <w:t>UC05 – Visualizar B</w:t>
            </w:r>
            <w:r w:rsidRPr="00AA34EB">
              <w:t>oletim</w:t>
            </w:r>
          </w:p>
        </w:tc>
        <w:tc>
          <w:tcPr>
            <w:tcW w:w="5559" w:type="dxa"/>
          </w:tcPr>
          <w:p w:rsidR="00FD0762" w:rsidRDefault="00FD0762"/>
        </w:tc>
      </w:tr>
      <w:tr w:rsidR="00FD0762" w:rsidTr="00814A28">
        <w:tc>
          <w:tcPr>
            <w:tcW w:w="3936" w:type="dxa"/>
          </w:tcPr>
          <w:p w:rsidR="00FD0762" w:rsidRDefault="00FD0762">
            <w:r>
              <w:t>UC06 – Editar Notas/Faltas</w:t>
            </w:r>
          </w:p>
        </w:tc>
        <w:tc>
          <w:tcPr>
            <w:tcW w:w="5559" w:type="dxa"/>
          </w:tcPr>
          <w:p w:rsidR="00FD0762" w:rsidRDefault="00FD0762"/>
        </w:tc>
      </w:tr>
      <w:tr w:rsidR="00FD0762" w:rsidTr="00814A28">
        <w:tc>
          <w:tcPr>
            <w:tcW w:w="3936" w:type="dxa"/>
          </w:tcPr>
          <w:p w:rsidR="00FD0762" w:rsidRDefault="00FD0762">
            <w:r>
              <w:t>UC07 – Criar Tarefas</w:t>
            </w:r>
          </w:p>
        </w:tc>
        <w:tc>
          <w:tcPr>
            <w:tcW w:w="5559" w:type="dxa"/>
          </w:tcPr>
          <w:p w:rsidR="00FD0762" w:rsidRDefault="00FD0762"/>
        </w:tc>
      </w:tr>
      <w:tr w:rsidR="00FD0762" w:rsidTr="00814A28">
        <w:tc>
          <w:tcPr>
            <w:tcW w:w="3936" w:type="dxa"/>
          </w:tcPr>
          <w:p w:rsidR="00FD0762" w:rsidRDefault="00FD0762">
            <w:r>
              <w:t>UC08 – Alterar Tarefas</w:t>
            </w:r>
          </w:p>
        </w:tc>
        <w:tc>
          <w:tcPr>
            <w:tcW w:w="5559" w:type="dxa"/>
          </w:tcPr>
          <w:p w:rsidR="00FD0762" w:rsidRDefault="00FD0762"/>
        </w:tc>
      </w:tr>
      <w:tr w:rsidR="00FD0762" w:rsidTr="00814A28">
        <w:tc>
          <w:tcPr>
            <w:tcW w:w="3936" w:type="dxa"/>
          </w:tcPr>
          <w:p w:rsidR="00FD0762" w:rsidRDefault="00FD0762">
            <w:r>
              <w:t>UC09 - Visualizar tarefas</w:t>
            </w:r>
          </w:p>
        </w:tc>
        <w:tc>
          <w:tcPr>
            <w:tcW w:w="5559" w:type="dxa"/>
          </w:tcPr>
          <w:p w:rsidR="00FD0762" w:rsidRDefault="00FD0762"/>
        </w:tc>
      </w:tr>
      <w:tr w:rsidR="00FD0762" w:rsidTr="00814A28">
        <w:tc>
          <w:tcPr>
            <w:tcW w:w="3936" w:type="dxa"/>
          </w:tcPr>
          <w:p w:rsidR="00FD0762" w:rsidRDefault="00FD0762" w:rsidP="00FD0762">
            <w:r>
              <w:t>UC10 – Excluir Tarefas</w:t>
            </w:r>
          </w:p>
        </w:tc>
        <w:tc>
          <w:tcPr>
            <w:tcW w:w="5559" w:type="dxa"/>
          </w:tcPr>
          <w:p w:rsidR="00FD0762" w:rsidRDefault="00FD0762"/>
        </w:tc>
      </w:tr>
      <w:tr w:rsidR="00FD0762" w:rsidTr="00814A28">
        <w:tc>
          <w:tcPr>
            <w:tcW w:w="3936" w:type="dxa"/>
          </w:tcPr>
          <w:p w:rsidR="00FD0762" w:rsidRDefault="00FD0762" w:rsidP="00FD0762">
            <w:r>
              <w:t>UC11 - Cadastrar ocorrência</w:t>
            </w:r>
          </w:p>
        </w:tc>
        <w:tc>
          <w:tcPr>
            <w:tcW w:w="5559" w:type="dxa"/>
          </w:tcPr>
          <w:p w:rsidR="00FD0762" w:rsidRDefault="00FD0762"/>
        </w:tc>
      </w:tr>
      <w:tr w:rsidR="00FD0762" w:rsidTr="00814A28">
        <w:tc>
          <w:tcPr>
            <w:tcW w:w="3936" w:type="dxa"/>
          </w:tcPr>
          <w:p w:rsidR="00FD0762" w:rsidRDefault="002820F5">
            <w:r>
              <w:t>UC12 - Alterar ocorrência</w:t>
            </w:r>
          </w:p>
        </w:tc>
        <w:tc>
          <w:tcPr>
            <w:tcW w:w="5559" w:type="dxa"/>
          </w:tcPr>
          <w:p w:rsidR="00FD0762" w:rsidRDefault="00FD0762"/>
        </w:tc>
      </w:tr>
      <w:tr w:rsidR="00FD0762" w:rsidTr="00814A28">
        <w:tc>
          <w:tcPr>
            <w:tcW w:w="3936" w:type="dxa"/>
          </w:tcPr>
          <w:p w:rsidR="00FD0762" w:rsidRDefault="002820F5">
            <w:r>
              <w:t>UC13 - Visualizar ocorrência</w:t>
            </w:r>
          </w:p>
        </w:tc>
        <w:tc>
          <w:tcPr>
            <w:tcW w:w="5559" w:type="dxa"/>
          </w:tcPr>
          <w:p w:rsidR="00FD0762" w:rsidRDefault="00FD0762"/>
        </w:tc>
      </w:tr>
      <w:tr w:rsidR="00FD0762" w:rsidTr="00814A28">
        <w:tc>
          <w:tcPr>
            <w:tcW w:w="3936" w:type="dxa"/>
          </w:tcPr>
          <w:p w:rsidR="00FD0762" w:rsidRDefault="002820F5">
            <w:r>
              <w:t>UC14 – Cadastrar Aluno</w:t>
            </w:r>
          </w:p>
        </w:tc>
        <w:tc>
          <w:tcPr>
            <w:tcW w:w="5559" w:type="dxa"/>
          </w:tcPr>
          <w:p w:rsidR="00FD0762" w:rsidRDefault="00FD0762"/>
        </w:tc>
      </w:tr>
      <w:tr w:rsidR="002820F5" w:rsidTr="00814A28">
        <w:tc>
          <w:tcPr>
            <w:tcW w:w="3936" w:type="dxa"/>
          </w:tcPr>
          <w:p w:rsidR="002820F5" w:rsidRDefault="002820F5">
            <w:r>
              <w:t xml:space="preserve">UC15 – </w:t>
            </w:r>
            <w:r w:rsidRPr="00986F8C">
              <w:t>Cadastrar Responsável</w:t>
            </w:r>
          </w:p>
        </w:tc>
        <w:tc>
          <w:tcPr>
            <w:tcW w:w="5559" w:type="dxa"/>
          </w:tcPr>
          <w:p w:rsidR="002820F5" w:rsidRDefault="002820F5"/>
        </w:tc>
      </w:tr>
      <w:tr w:rsidR="002820F5" w:rsidTr="00814A28">
        <w:tc>
          <w:tcPr>
            <w:tcW w:w="3936" w:type="dxa"/>
          </w:tcPr>
          <w:p w:rsidR="002820F5" w:rsidRDefault="002820F5">
            <w:r>
              <w:t xml:space="preserve">UC16 – </w:t>
            </w:r>
            <w:r w:rsidRPr="00803C31">
              <w:t>Cadastrar Professor</w:t>
            </w:r>
          </w:p>
        </w:tc>
        <w:tc>
          <w:tcPr>
            <w:tcW w:w="5559" w:type="dxa"/>
          </w:tcPr>
          <w:p w:rsidR="002820F5" w:rsidRDefault="002820F5"/>
        </w:tc>
      </w:tr>
      <w:tr w:rsidR="002820F5" w:rsidTr="00814A28">
        <w:tc>
          <w:tcPr>
            <w:tcW w:w="3936" w:type="dxa"/>
          </w:tcPr>
          <w:p w:rsidR="002820F5" w:rsidRDefault="002820F5">
            <w:r>
              <w:t xml:space="preserve">UC17 – </w:t>
            </w:r>
            <w:r w:rsidRPr="00803C31">
              <w:t xml:space="preserve">Cadastrar </w:t>
            </w:r>
            <w:r>
              <w:t>Gestor</w:t>
            </w:r>
          </w:p>
        </w:tc>
        <w:tc>
          <w:tcPr>
            <w:tcW w:w="5559" w:type="dxa"/>
          </w:tcPr>
          <w:p w:rsidR="002820F5" w:rsidRDefault="002820F5"/>
        </w:tc>
      </w:tr>
      <w:tr w:rsidR="002820F5" w:rsidTr="00814A28">
        <w:tc>
          <w:tcPr>
            <w:tcW w:w="3936" w:type="dxa"/>
          </w:tcPr>
          <w:p w:rsidR="002820F5" w:rsidRDefault="002820F5">
            <w:r>
              <w:t xml:space="preserve">UC18 – </w:t>
            </w:r>
            <w:r w:rsidRPr="00803C31">
              <w:t xml:space="preserve">Cadastrar </w:t>
            </w:r>
            <w:r>
              <w:t>Gestor</w:t>
            </w:r>
          </w:p>
        </w:tc>
        <w:tc>
          <w:tcPr>
            <w:tcW w:w="5559" w:type="dxa"/>
          </w:tcPr>
          <w:p w:rsidR="002820F5" w:rsidRDefault="002820F5"/>
        </w:tc>
      </w:tr>
      <w:tr w:rsidR="002820F5" w:rsidTr="00814A28">
        <w:tc>
          <w:tcPr>
            <w:tcW w:w="3936" w:type="dxa"/>
          </w:tcPr>
          <w:p w:rsidR="002820F5" w:rsidRDefault="002820F5">
            <w:r>
              <w:t xml:space="preserve">UC19 – </w:t>
            </w:r>
            <w:r w:rsidRPr="00803C31">
              <w:t xml:space="preserve">Cadastrar </w:t>
            </w:r>
            <w:r>
              <w:t>Turma</w:t>
            </w:r>
          </w:p>
        </w:tc>
        <w:tc>
          <w:tcPr>
            <w:tcW w:w="5559" w:type="dxa"/>
          </w:tcPr>
          <w:p w:rsidR="002820F5" w:rsidRDefault="002820F5"/>
        </w:tc>
      </w:tr>
      <w:tr w:rsidR="002820F5" w:rsidTr="00814A28">
        <w:tc>
          <w:tcPr>
            <w:tcW w:w="3936" w:type="dxa"/>
          </w:tcPr>
          <w:p w:rsidR="002820F5" w:rsidRDefault="002820F5">
            <w:r>
              <w:t>UC20– Alocar</w:t>
            </w:r>
            <w:r w:rsidRPr="00803C31">
              <w:t xml:space="preserve"> </w:t>
            </w:r>
            <w:r>
              <w:t>Turma</w:t>
            </w:r>
          </w:p>
        </w:tc>
        <w:tc>
          <w:tcPr>
            <w:tcW w:w="5559" w:type="dxa"/>
          </w:tcPr>
          <w:p w:rsidR="002820F5" w:rsidRDefault="002820F5"/>
        </w:tc>
      </w:tr>
      <w:tr w:rsidR="002820F5" w:rsidTr="00814A28">
        <w:tc>
          <w:tcPr>
            <w:tcW w:w="3936" w:type="dxa"/>
          </w:tcPr>
          <w:p w:rsidR="002820F5" w:rsidRDefault="002820F5">
            <w:r>
              <w:t>UC21 – Alterar Turma</w:t>
            </w:r>
          </w:p>
        </w:tc>
        <w:tc>
          <w:tcPr>
            <w:tcW w:w="5559" w:type="dxa"/>
          </w:tcPr>
          <w:p w:rsidR="002820F5" w:rsidRDefault="002820F5"/>
        </w:tc>
      </w:tr>
    </w:tbl>
    <w:p w:rsidR="007728FA" w:rsidRPr="00725F5C" w:rsidRDefault="007728FA" w:rsidP="002C0578">
      <w:pPr>
        <w:rPr>
          <w:rFonts w:ascii="Arial" w:hAnsi="Arial" w:cs="Arial"/>
          <w:color w:val="0000FF"/>
        </w:rPr>
      </w:pPr>
    </w:p>
    <w:p w:rsidR="007728FA" w:rsidRDefault="007728FA" w:rsidP="007728FA">
      <w:pPr>
        <w:pStyle w:val="Ttulo3"/>
      </w:pPr>
      <w:bookmarkStart w:id="2518" w:name="_Toc416018488"/>
      <w:r w:rsidRPr="004C7509">
        <w:lastRenderedPageBreak/>
        <w:t xml:space="preserve">Análise dos </w:t>
      </w:r>
      <w:r>
        <w:t>Dados</w:t>
      </w:r>
      <w:r w:rsidR="00F12F17">
        <w:t>-</w:t>
      </w:r>
      <w:r w:rsidR="00725B02">
        <w:t xml:space="preserve"> Modelo Conceitual dos Dados</w:t>
      </w:r>
      <w:bookmarkEnd w:id="2518"/>
    </w:p>
    <w:p w:rsidR="00725B02" w:rsidRPr="00725B02" w:rsidRDefault="00725B02" w:rsidP="00725B02">
      <w:pPr>
        <w:rPr>
          <w:color w:val="FF0000"/>
        </w:rPr>
      </w:pPr>
      <w:r w:rsidRPr="00725B02">
        <w:rPr>
          <w:color w:val="FF0000"/>
        </w:rPr>
        <w:t xml:space="preserve">Descrever de forma genérica os objetivos da Análise dos Dados e apresentar o Modelo Entidade-Relacionamento </w:t>
      </w:r>
      <w:r w:rsidR="00F12F17">
        <w:rPr>
          <w:color w:val="FF0000"/>
        </w:rPr>
        <w:t>-</w:t>
      </w:r>
      <w:r w:rsidRPr="00725B02">
        <w:rPr>
          <w:color w:val="FF0000"/>
        </w:rPr>
        <w:t xml:space="preserve"> MER </w:t>
      </w:r>
      <w:r w:rsidR="00200019">
        <w:rPr>
          <w:color w:val="FF0000"/>
        </w:rPr>
        <w:t xml:space="preserve">de forma legível </w:t>
      </w:r>
      <w:r w:rsidRPr="00725B02">
        <w:rPr>
          <w:color w:val="FF0000"/>
        </w:rPr>
        <w:t>segundo a notação de Peter Chen</w:t>
      </w:r>
      <w:r w:rsidR="00E5090E">
        <w:rPr>
          <w:color w:val="FF0000"/>
        </w:rPr>
        <w:t xml:space="preserve">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725B02" w:rsidRPr="00D53748" w:rsidRDefault="00725B02" w:rsidP="00725B02"/>
    <w:p w:rsidR="00725B02" w:rsidRDefault="00725B02" w:rsidP="00725B02">
      <w:pPr>
        <w:ind w:left="709"/>
        <w:jc w:val="left"/>
        <w:rPr>
          <w:sz w:val="22"/>
        </w:rPr>
      </w:pPr>
      <w:r>
        <w:rPr>
          <w:noProof/>
          <w:sz w:val="22"/>
        </w:rPr>
        <w:drawing>
          <wp:inline distT="0" distB="0" distL="0" distR="0">
            <wp:extent cx="4695190" cy="3557905"/>
            <wp:effectExtent l="19050" t="19050" r="10160" b="23495"/>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4695190" cy="3557905"/>
                    </a:xfrm>
                    <a:prstGeom prst="rect">
                      <a:avLst/>
                    </a:prstGeom>
                    <a:noFill/>
                    <a:ln w="9525">
                      <a:solidFill>
                        <a:schemeClr val="tx1"/>
                      </a:solidFill>
                      <a:miter lim="800000"/>
                      <a:headEnd/>
                      <a:tailEnd/>
                    </a:ln>
                  </pic:spPr>
                </pic:pic>
              </a:graphicData>
            </a:graphic>
          </wp:inline>
        </w:drawing>
      </w:r>
    </w:p>
    <w:p w:rsidR="00725B02" w:rsidRPr="002C0578" w:rsidRDefault="001B53AD" w:rsidP="001B53AD">
      <w:pPr>
        <w:pStyle w:val="Legenda"/>
      </w:pPr>
      <w:bookmarkStart w:id="2519" w:name="_Toc416018390"/>
      <w:r>
        <w:t xml:space="preserve">Figura </w:t>
      </w:r>
      <w:r w:rsidR="008A116E">
        <w:fldChar w:fldCharType="begin"/>
      </w:r>
      <w:r w:rsidR="00883C4F">
        <w:instrText xml:space="preserve"> SEQ Figura \* ARABIC </w:instrText>
      </w:r>
      <w:r w:rsidR="008A116E">
        <w:fldChar w:fldCharType="separate"/>
      </w:r>
      <w:ins w:id="2520" w:author="User" w:date="2015-04-05T17:57:00Z">
        <w:r w:rsidR="00C60E05">
          <w:rPr>
            <w:noProof/>
          </w:rPr>
          <w:t>13</w:t>
        </w:r>
      </w:ins>
      <w:del w:id="2521" w:author="User" w:date="2015-04-04T17:22:00Z">
        <w:r w:rsidR="00F0518C" w:rsidDel="00064949">
          <w:rPr>
            <w:noProof/>
          </w:rPr>
          <w:delText>6</w:delText>
        </w:r>
      </w:del>
      <w:r w:rsidR="008A116E">
        <w:rPr>
          <w:noProof/>
        </w:rPr>
        <w:fldChar w:fldCharType="end"/>
      </w:r>
      <w:r w:rsidRPr="002C0578">
        <w:t xml:space="preserve"> - Diagrama Entidade Relacionamento gerado pela ferramenta </w:t>
      </w:r>
      <w:proofErr w:type="spellStart"/>
      <w:r w:rsidRPr="002C0578">
        <w:t>brModelo</w:t>
      </w:r>
      <w:proofErr w:type="spellEnd"/>
      <w:r w:rsidRPr="002C0578">
        <w:t xml:space="preserve"> v. 2.0</w:t>
      </w:r>
      <w:bookmarkEnd w:id="2519"/>
    </w:p>
    <w:p w:rsidR="00803E9C" w:rsidRPr="007728FA" w:rsidRDefault="00803E9C" w:rsidP="00803E9C"/>
    <w:p w:rsidR="00803E9C" w:rsidRDefault="00803E9C" w:rsidP="00803E9C">
      <w:pPr>
        <w:pStyle w:val="Ttulo3"/>
      </w:pPr>
      <w:bookmarkStart w:id="2522" w:name="_Toc416018489"/>
      <w:r>
        <w:t>Diagrama de Classes</w:t>
      </w:r>
      <w:bookmarkEnd w:id="2522"/>
    </w:p>
    <w:p w:rsidR="00803E9C" w:rsidRPr="00803E9C" w:rsidRDefault="00803E9C" w:rsidP="00803E9C">
      <w:pPr>
        <w:rPr>
          <w:color w:val="FF0000"/>
        </w:rPr>
      </w:pPr>
      <w:r w:rsidRPr="00803E9C">
        <w:rPr>
          <w:color w:val="FF0000"/>
        </w:rPr>
        <w:t xml:space="preserve">Descrever de forma genérica os objetivos do </w:t>
      </w:r>
      <w:r w:rsidR="00DC400E">
        <w:rPr>
          <w:color w:val="FF0000"/>
        </w:rPr>
        <w:t>Diagrama de Classes</w:t>
      </w:r>
      <w:r w:rsidRPr="00803E9C">
        <w:rPr>
          <w:color w:val="FF0000"/>
        </w:rPr>
        <w:t xml:space="preserve"> e apresentar </w:t>
      </w:r>
      <w:r w:rsidR="00DC400E">
        <w:rPr>
          <w:color w:val="FF0000"/>
        </w:rPr>
        <w:t>a figura</w:t>
      </w:r>
      <w:r w:rsidRPr="00803E9C">
        <w:rPr>
          <w:color w:val="FF0000"/>
        </w:rPr>
        <w:t>.</w:t>
      </w:r>
    </w:p>
    <w:p w:rsidR="00803E9C" w:rsidRPr="007728FA" w:rsidRDefault="00803E9C" w:rsidP="00A8014E"/>
    <w:p w:rsidR="00A8014E" w:rsidRDefault="00A8014E" w:rsidP="00A8014E">
      <w:pPr>
        <w:pStyle w:val="Ttulo3"/>
      </w:pPr>
      <w:bookmarkStart w:id="2523" w:name="_Toc416018490"/>
      <w:r>
        <w:t>Protótipo das Telas - Baixa Fidelidade</w:t>
      </w:r>
      <w:bookmarkEnd w:id="2523"/>
    </w:p>
    <w:p w:rsidR="00A8014E" w:rsidRPr="00803E9C" w:rsidRDefault="00803E9C" w:rsidP="00803E9C">
      <w:pPr>
        <w:rPr>
          <w:color w:val="FF0000"/>
        </w:rPr>
      </w:pPr>
      <w:r w:rsidRPr="00803E9C">
        <w:rPr>
          <w:color w:val="FF0000"/>
        </w:rPr>
        <w:t>Descrever de forma genérica os objetivos do Protótipo de Telas de um Sistema e apresentar o</w:t>
      </w:r>
      <w:r>
        <w:rPr>
          <w:color w:val="FF0000"/>
        </w:rPr>
        <w:t xml:space="preserve">s desenhos e figuras do </w:t>
      </w:r>
      <w:r w:rsidR="00255476">
        <w:rPr>
          <w:color w:val="FF0000"/>
        </w:rPr>
        <w:t>Protótipo</w:t>
      </w:r>
      <w:r w:rsidRPr="00803E9C">
        <w:rPr>
          <w:color w:val="FF0000"/>
        </w:rPr>
        <w:t xml:space="preserve"> de Baixa Fidelidade, </w:t>
      </w:r>
      <w:r w:rsidR="00A8014E" w:rsidRPr="00803E9C">
        <w:rPr>
          <w:color w:val="FF0000"/>
        </w:rPr>
        <w:t>considerando-se os aspectos de ergonomia e usabilidade.</w:t>
      </w:r>
    </w:p>
    <w:p w:rsidR="00301E38" w:rsidRDefault="00301E38" w:rsidP="00784EC4">
      <w:pPr>
        <w:rPr>
          <w:color w:val="0000FF"/>
        </w:rPr>
      </w:pPr>
    </w:p>
    <w:p w:rsidR="00A12C9D" w:rsidRDefault="00A12C9D" w:rsidP="00A12C9D">
      <w:pPr>
        <w:pStyle w:val="Ttulo2"/>
        <w:rPr>
          <w:lang w:val="fr-FR"/>
        </w:rPr>
      </w:pPr>
      <w:bookmarkStart w:id="2524" w:name="_Toc416018491"/>
      <w:r>
        <w:rPr>
          <w:lang w:val="fr-FR"/>
        </w:rPr>
        <w:lastRenderedPageBreak/>
        <w:t xml:space="preserve">Produtos da Etapa de </w:t>
      </w:r>
      <w:r w:rsidRPr="00A12C9D">
        <w:rPr>
          <w:i/>
          <w:lang w:val="fr-FR"/>
        </w:rPr>
        <w:t>DESIGN</w:t>
      </w:r>
      <w:bookmarkEnd w:id="2524"/>
    </w:p>
    <w:p w:rsidR="00A12C9D" w:rsidRPr="008E305B" w:rsidRDefault="00A12C9D" w:rsidP="00A12C9D">
      <w:pPr>
        <w:rPr>
          <w:color w:val="FF0000"/>
        </w:rPr>
      </w:pPr>
      <w:r>
        <w:rPr>
          <w:color w:val="FF0000"/>
        </w:rPr>
        <w:t xml:space="preserve">Descrever de forma genérica os objetivos da Etapa de </w:t>
      </w:r>
      <w:r w:rsidRPr="00A12C9D">
        <w:rPr>
          <w:i/>
          <w:color w:val="FF0000"/>
        </w:rPr>
        <w:t>DESIGN</w:t>
      </w:r>
      <w:r>
        <w:rPr>
          <w:color w:val="FF0000"/>
        </w:rPr>
        <w:t xml:space="preserve"> e relacionar os documentos que foram gerados nesta Etapa, que serão apresentados nos itens que se seguem.</w:t>
      </w:r>
    </w:p>
    <w:p w:rsidR="00A12C9D" w:rsidRDefault="00A12C9D" w:rsidP="00A12C9D">
      <w:pPr>
        <w:pStyle w:val="Corpodetexto"/>
      </w:pPr>
    </w:p>
    <w:p w:rsidR="00A12C9D" w:rsidRDefault="00A12C9D" w:rsidP="00A12C9D">
      <w:pPr>
        <w:pStyle w:val="Ttulo3"/>
      </w:pPr>
      <w:bookmarkStart w:id="2525" w:name="_Toc416018492"/>
      <w:r w:rsidRPr="00A12C9D">
        <w:t>Arquitetura do Sistema</w:t>
      </w:r>
      <w:bookmarkEnd w:id="2525"/>
    </w:p>
    <w:p w:rsidR="00971824" w:rsidRDefault="00BD11B9" w:rsidP="002B4B30">
      <w:pPr>
        <w:rPr>
          <w:color w:val="FF0000"/>
        </w:rPr>
      </w:pPr>
      <w:r>
        <w:rPr>
          <w:color w:val="FF0000"/>
        </w:rPr>
        <w:t xml:space="preserve">Apresentar </w:t>
      </w:r>
      <w:r w:rsidR="002B4B30">
        <w:rPr>
          <w:color w:val="FF0000"/>
        </w:rPr>
        <w:t>os diagramas e figuras que representam os componentes físicos do Sistema de Informaç</w:t>
      </w:r>
      <w:r w:rsidR="00971824">
        <w:rPr>
          <w:color w:val="FF0000"/>
        </w:rPr>
        <w:t>ões, tais como:</w:t>
      </w:r>
    </w:p>
    <w:p w:rsidR="00971824" w:rsidRDefault="00971824" w:rsidP="00F25506">
      <w:pPr>
        <w:numPr>
          <w:ilvl w:val="0"/>
          <w:numId w:val="12"/>
        </w:numPr>
        <w:rPr>
          <w:color w:val="FF0000"/>
        </w:rPr>
      </w:pPr>
      <w:r>
        <w:rPr>
          <w:color w:val="FF0000"/>
        </w:rPr>
        <w:t>Diagrama Hierárquico das Telas ou F</w:t>
      </w:r>
      <w:r w:rsidR="00BD11B9" w:rsidRPr="00971824">
        <w:rPr>
          <w:color w:val="FF0000"/>
        </w:rPr>
        <w:t>unções</w:t>
      </w:r>
      <w:r>
        <w:rPr>
          <w:color w:val="FF0000"/>
        </w:rPr>
        <w:t>,</w:t>
      </w:r>
    </w:p>
    <w:p w:rsidR="00971824" w:rsidRDefault="00971824" w:rsidP="00F25506">
      <w:pPr>
        <w:numPr>
          <w:ilvl w:val="0"/>
          <w:numId w:val="12"/>
        </w:numPr>
        <w:rPr>
          <w:color w:val="FF0000"/>
        </w:rPr>
      </w:pPr>
      <w:r>
        <w:rPr>
          <w:color w:val="FF0000"/>
        </w:rPr>
        <w:t>Módulos ou agrupamentos funcionais,</w:t>
      </w:r>
    </w:p>
    <w:p w:rsidR="00971824" w:rsidRDefault="00971824" w:rsidP="00F25506">
      <w:pPr>
        <w:numPr>
          <w:ilvl w:val="0"/>
          <w:numId w:val="12"/>
        </w:numPr>
        <w:rPr>
          <w:color w:val="FF0000"/>
        </w:rPr>
      </w:pPr>
      <w:r>
        <w:rPr>
          <w:color w:val="FF0000"/>
        </w:rPr>
        <w:t xml:space="preserve">Componentes de Software (programas, </w:t>
      </w:r>
      <w:r w:rsidR="00F25506">
        <w:rPr>
          <w:color w:val="FF0000"/>
        </w:rPr>
        <w:t>subprogramas</w:t>
      </w:r>
      <w:r>
        <w:rPr>
          <w:color w:val="FF0000"/>
        </w:rPr>
        <w:t>, rotinas e outros),</w:t>
      </w:r>
    </w:p>
    <w:p w:rsidR="00971824" w:rsidRDefault="00971824" w:rsidP="00F25506">
      <w:pPr>
        <w:numPr>
          <w:ilvl w:val="0"/>
          <w:numId w:val="12"/>
        </w:numPr>
        <w:rPr>
          <w:color w:val="FF0000"/>
        </w:rPr>
      </w:pPr>
      <w:r>
        <w:rPr>
          <w:color w:val="FF0000"/>
        </w:rPr>
        <w:t>Componentes de Hardware (Servidores de Aplicação, Servidores de Banco de Dados, Servidores Web, e outros),</w:t>
      </w:r>
    </w:p>
    <w:p w:rsidR="00971824" w:rsidRPr="00971824" w:rsidRDefault="00971824" w:rsidP="00F25506">
      <w:pPr>
        <w:numPr>
          <w:ilvl w:val="0"/>
          <w:numId w:val="12"/>
        </w:numPr>
        <w:rPr>
          <w:color w:val="FF0000"/>
        </w:rPr>
      </w:pPr>
      <w:r w:rsidRPr="00971824">
        <w:rPr>
          <w:color w:val="FF0000"/>
        </w:rPr>
        <w:t>...</w:t>
      </w:r>
    </w:p>
    <w:p w:rsidR="00D45ED4" w:rsidRDefault="00AB7D00" w:rsidP="00D45ED4">
      <w:pPr>
        <w:rPr>
          <w:color w:val="0000FF"/>
        </w:rPr>
      </w:pPr>
      <w:r>
        <w:rPr>
          <w:color w:val="0000FF"/>
        </w:rPr>
        <w:t>Toda Figura ou Tabela deve ser precedida de texto explicativo onde ela é mencionada. Não é permitido inclusão de Figuras ou Tabelas sem referencia no texto.</w:t>
      </w:r>
    </w:p>
    <w:p w:rsidR="00AB7D00" w:rsidRDefault="00AB7D00" w:rsidP="00D45ED4"/>
    <w:p w:rsidR="00501685" w:rsidRPr="00F12F17" w:rsidRDefault="00F12F17" w:rsidP="00D45ED4">
      <w:pPr>
        <w:rPr>
          <w:color w:val="0000FF"/>
        </w:rPr>
      </w:pPr>
      <w:bookmarkStart w:id="2526" w:name="_Toc325805957"/>
      <w:bookmarkStart w:id="2527" w:name="_Toc325900117"/>
      <w:bookmarkStart w:id="2528" w:name="_Toc325902241"/>
      <w:r>
        <w:rPr>
          <w:color w:val="0000FF"/>
        </w:rPr>
        <w:t>Exemplo:</w:t>
      </w:r>
    </w:p>
    <w:p w:rsidR="00501685" w:rsidRDefault="00501685" w:rsidP="00D45ED4">
      <w:r>
        <w:rPr>
          <w:b/>
          <w:noProof/>
        </w:rPr>
        <w:drawing>
          <wp:inline distT="0" distB="0" distL="0" distR="0">
            <wp:extent cx="5432125" cy="3400425"/>
            <wp:effectExtent l="76200" t="57150" r="92710"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Info Congress FINAL.jpg"/>
                    <pic:cNvPicPr/>
                  </pic:nvPicPr>
                  <pic:blipFill>
                    <a:blip r:embed="rId3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30329" cy="339930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2526"/>
      <w:bookmarkEnd w:id="2527"/>
      <w:bookmarkEnd w:id="2528"/>
    </w:p>
    <w:p w:rsidR="00501685" w:rsidRDefault="00501685" w:rsidP="00501685">
      <w:pPr>
        <w:pStyle w:val="Legenda"/>
      </w:pPr>
      <w:bookmarkStart w:id="2529" w:name="_Toc416018391"/>
      <w:r>
        <w:t xml:space="preserve">Figura </w:t>
      </w:r>
      <w:r w:rsidR="008A116E">
        <w:fldChar w:fldCharType="begin"/>
      </w:r>
      <w:r w:rsidR="00883C4F">
        <w:instrText xml:space="preserve"> SEQ Figura \* ARABIC </w:instrText>
      </w:r>
      <w:r w:rsidR="008A116E">
        <w:fldChar w:fldCharType="separate"/>
      </w:r>
      <w:ins w:id="2530" w:author="User" w:date="2015-04-05T17:57:00Z">
        <w:r w:rsidR="00C60E05">
          <w:rPr>
            <w:noProof/>
          </w:rPr>
          <w:t>14</w:t>
        </w:r>
      </w:ins>
      <w:del w:id="2531" w:author="User" w:date="2015-04-04T17:22:00Z">
        <w:r w:rsidR="00F0518C" w:rsidDel="00064949">
          <w:rPr>
            <w:noProof/>
          </w:rPr>
          <w:delText>7</w:delText>
        </w:r>
      </w:del>
      <w:r w:rsidR="008A116E">
        <w:rPr>
          <w:noProof/>
        </w:rPr>
        <w:fldChar w:fldCharType="end"/>
      </w:r>
      <w:r w:rsidR="00EB4855">
        <w:t>-Arquitetura do Sistema</w:t>
      </w:r>
      <w:bookmarkEnd w:id="2529"/>
    </w:p>
    <w:p w:rsidR="00501685" w:rsidRDefault="00501685" w:rsidP="00D45ED4"/>
    <w:p w:rsidR="00D45ED4" w:rsidRDefault="00501685" w:rsidP="00D45ED4">
      <w:pPr>
        <w:pStyle w:val="Ttulo3"/>
      </w:pPr>
      <w:bookmarkStart w:id="2532" w:name="_Toc416018493"/>
      <w:r>
        <w:t>Tecnologias utilizadas</w:t>
      </w:r>
      <w:r w:rsidR="00D45ED4" w:rsidRPr="00A12C9D">
        <w:t xml:space="preserve"> do Sistema</w:t>
      </w:r>
      <w:bookmarkEnd w:id="2532"/>
    </w:p>
    <w:p w:rsidR="00D45ED4" w:rsidRDefault="00D45ED4" w:rsidP="00D45ED4">
      <w:pPr>
        <w:rPr>
          <w:color w:val="FF0000"/>
        </w:rPr>
      </w:pPr>
      <w:r>
        <w:rPr>
          <w:color w:val="FF0000"/>
        </w:rPr>
        <w:t xml:space="preserve">Apresentar </w:t>
      </w:r>
      <w:r w:rsidR="00501685">
        <w:rPr>
          <w:color w:val="FF0000"/>
        </w:rPr>
        <w:t>todas as tecnologias utilizadas para o desenvolvimento do Sistema</w:t>
      </w:r>
      <w:r>
        <w:rPr>
          <w:color w:val="FF0000"/>
        </w:rPr>
        <w:t>, tais como:</w:t>
      </w:r>
    </w:p>
    <w:p w:rsidR="00D45ED4" w:rsidRDefault="00501685" w:rsidP="00D45ED4">
      <w:pPr>
        <w:numPr>
          <w:ilvl w:val="0"/>
          <w:numId w:val="12"/>
        </w:numPr>
        <w:rPr>
          <w:color w:val="FF0000"/>
        </w:rPr>
      </w:pPr>
      <w:r>
        <w:rPr>
          <w:color w:val="FF0000"/>
        </w:rPr>
        <w:t>Arquitetura de 3 camadas</w:t>
      </w:r>
      <w:r w:rsidR="00D45ED4">
        <w:rPr>
          <w:color w:val="FF0000"/>
        </w:rPr>
        <w:t>,</w:t>
      </w:r>
    </w:p>
    <w:p w:rsidR="00D45ED4" w:rsidRDefault="00501685" w:rsidP="00D45ED4">
      <w:pPr>
        <w:numPr>
          <w:ilvl w:val="0"/>
          <w:numId w:val="12"/>
        </w:numPr>
        <w:rPr>
          <w:color w:val="FF0000"/>
        </w:rPr>
      </w:pPr>
      <w:r>
        <w:rPr>
          <w:color w:val="FF0000"/>
        </w:rPr>
        <w:t>Linguagens de Programação</w:t>
      </w:r>
      <w:r w:rsidR="00D45ED4">
        <w:rPr>
          <w:color w:val="FF0000"/>
        </w:rPr>
        <w:t>,</w:t>
      </w:r>
    </w:p>
    <w:p w:rsidR="00D45ED4" w:rsidRDefault="00501685" w:rsidP="00D45ED4">
      <w:pPr>
        <w:numPr>
          <w:ilvl w:val="0"/>
          <w:numId w:val="12"/>
        </w:numPr>
        <w:rPr>
          <w:color w:val="FF0000"/>
        </w:rPr>
      </w:pPr>
      <w:r>
        <w:rPr>
          <w:color w:val="FF0000"/>
        </w:rPr>
        <w:t>Sistema Gerenciador de Banco de Dados - SGBD</w:t>
      </w:r>
      <w:r w:rsidR="00D45ED4">
        <w:rPr>
          <w:color w:val="FF0000"/>
        </w:rPr>
        <w:t>,</w:t>
      </w:r>
    </w:p>
    <w:p w:rsidR="00D45ED4" w:rsidRDefault="00501685" w:rsidP="00D45ED4">
      <w:pPr>
        <w:numPr>
          <w:ilvl w:val="0"/>
          <w:numId w:val="12"/>
        </w:numPr>
        <w:rPr>
          <w:color w:val="FF0000"/>
        </w:rPr>
      </w:pPr>
      <w:r>
        <w:rPr>
          <w:color w:val="FF0000"/>
        </w:rPr>
        <w:t>Outros Softwares</w:t>
      </w:r>
      <w:r w:rsidR="00D45ED4">
        <w:rPr>
          <w:color w:val="FF0000"/>
        </w:rPr>
        <w:t>,</w:t>
      </w:r>
    </w:p>
    <w:p w:rsidR="00D45ED4" w:rsidRPr="00971824" w:rsidRDefault="00D45ED4" w:rsidP="00D45ED4">
      <w:pPr>
        <w:numPr>
          <w:ilvl w:val="0"/>
          <w:numId w:val="12"/>
        </w:numPr>
        <w:rPr>
          <w:color w:val="FF0000"/>
        </w:rPr>
      </w:pPr>
      <w:r w:rsidRPr="00971824">
        <w:rPr>
          <w:color w:val="FF0000"/>
        </w:rPr>
        <w:t>...</w:t>
      </w:r>
    </w:p>
    <w:p w:rsidR="00F91B58" w:rsidRPr="00F91B58" w:rsidRDefault="00F91B58" w:rsidP="00F91B58">
      <w:pPr>
        <w:rPr>
          <w:color w:val="FF0000"/>
        </w:rPr>
      </w:pPr>
      <w:r>
        <w:rPr>
          <w:color w:val="FF0000"/>
        </w:rPr>
        <w:t xml:space="preserve">Descrever as </w:t>
      </w:r>
      <w:r w:rsidRPr="00F91B58">
        <w:rPr>
          <w:color w:val="FF0000"/>
        </w:rPr>
        <w:t>tecnologias utilizadas</w:t>
      </w:r>
      <w:r>
        <w:rPr>
          <w:color w:val="FF0000"/>
        </w:rPr>
        <w:t>.</w:t>
      </w:r>
    </w:p>
    <w:p w:rsidR="007728FA" w:rsidRPr="007728FA" w:rsidRDefault="007728FA" w:rsidP="007728FA"/>
    <w:p w:rsidR="00301E38" w:rsidRDefault="00901456" w:rsidP="00901456">
      <w:pPr>
        <w:pStyle w:val="Ttulo3"/>
      </w:pPr>
      <w:bookmarkStart w:id="2533" w:name="_Toc416018494"/>
      <w:r>
        <w:t>Protótipo das T</w:t>
      </w:r>
      <w:r w:rsidR="00301E38">
        <w:t>elas</w:t>
      </w:r>
      <w:r w:rsidR="00F12F17">
        <w:t>-</w:t>
      </w:r>
      <w:r>
        <w:t xml:space="preserve"> Alta Fidelidade</w:t>
      </w:r>
      <w:bookmarkEnd w:id="2533"/>
    </w:p>
    <w:p w:rsidR="00901456" w:rsidRPr="00803E9C" w:rsidRDefault="00255476" w:rsidP="00901456">
      <w:pPr>
        <w:rPr>
          <w:color w:val="FF0000"/>
        </w:rPr>
      </w:pPr>
      <w:r>
        <w:rPr>
          <w:color w:val="FF0000"/>
        </w:rPr>
        <w:t>A</w:t>
      </w:r>
      <w:r w:rsidR="00901456" w:rsidRPr="00803E9C">
        <w:rPr>
          <w:color w:val="FF0000"/>
        </w:rPr>
        <w:t>presentar o</w:t>
      </w:r>
      <w:r w:rsidR="00901456">
        <w:rPr>
          <w:color w:val="FF0000"/>
        </w:rPr>
        <w:t xml:space="preserve">s desenhos e figuras do </w:t>
      </w:r>
      <w:r>
        <w:rPr>
          <w:color w:val="FF0000"/>
        </w:rPr>
        <w:t>Protótipo</w:t>
      </w:r>
      <w:r w:rsidR="00901456" w:rsidRPr="00803E9C">
        <w:rPr>
          <w:color w:val="FF0000"/>
        </w:rPr>
        <w:t xml:space="preserve"> de Baixa Fidelidade, considerando-se os aspectos de ergonomia e usabilidade.</w:t>
      </w:r>
    </w:p>
    <w:p w:rsidR="00103138" w:rsidRPr="007728FA" w:rsidRDefault="00103138" w:rsidP="00103138"/>
    <w:p w:rsidR="00103138" w:rsidRDefault="00103138" w:rsidP="00103138">
      <w:pPr>
        <w:pStyle w:val="Ttulo3"/>
      </w:pPr>
      <w:bookmarkStart w:id="2534" w:name="_Toc416018495"/>
      <w:r>
        <w:t xml:space="preserve">Diagrama de </w:t>
      </w:r>
      <w:r w:rsidR="006D2549">
        <w:t>Sequencia</w:t>
      </w:r>
      <w:bookmarkEnd w:id="2534"/>
    </w:p>
    <w:p w:rsidR="00F91B58" w:rsidRDefault="00103138" w:rsidP="00F91B58">
      <w:pPr>
        <w:rPr>
          <w:color w:val="FF0000"/>
        </w:rPr>
      </w:pPr>
      <w:r w:rsidRPr="00103138">
        <w:rPr>
          <w:color w:val="FF0000"/>
        </w:rPr>
        <w:t xml:space="preserve">Descrever de forma genérica os objetivos do </w:t>
      </w:r>
      <w:r>
        <w:rPr>
          <w:color w:val="FF0000"/>
        </w:rPr>
        <w:t xml:space="preserve">Diagrama de </w:t>
      </w:r>
      <w:r w:rsidR="006D2549">
        <w:rPr>
          <w:color w:val="FF0000"/>
        </w:rPr>
        <w:t>Sequencia</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Sequencia, e os restantes devidamente identificados com Figuras nos APENDICES.</w:t>
      </w:r>
    </w:p>
    <w:p w:rsidR="00103138" w:rsidRPr="007728FA" w:rsidRDefault="00103138" w:rsidP="00103138"/>
    <w:p w:rsidR="00103138" w:rsidRDefault="00103138" w:rsidP="00103138">
      <w:pPr>
        <w:pStyle w:val="Ttulo3"/>
      </w:pPr>
      <w:bookmarkStart w:id="2535" w:name="_Toc416018496"/>
      <w:r>
        <w:t>Diagrama de Componentes</w:t>
      </w:r>
      <w:bookmarkEnd w:id="2535"/>
    </w:p>
    <w:p w:rsidR="00103138" w:rsidRPr="00103138" w:rsidRDefault="00103138" w:rsidP="00103138">
      <w:pPr>
        <w:rPr>
          <w:color w:val="FF0000"/>
        </w:rPr>
      </w:pPr>
      <w:r w:rsidRPr="00103138">
        <w:rPr>
          <w:color w:val="FF0000"/>
        </w:rPr>
        <w:t xml:space="preserve">Descrever de forma genérica os objetivos do </w:t>
      </w:r>
      <w:r>
        <w:rPr>
          <w:color w:val="FF0000"/>
        </w:rPr>
        <w:t>Diagrama de Componentes</w:t>
      </w:r>
      <w:r w:rsidRPr="00103138">
        <w:rPr>
          <w:color w:val="FF0000"/>
        </w:rPr>
        <w:t xml:space="preserve"> de um Sistema e apresentar os </w:t>
      </w:r>
      <w:r>
        <w:rPr>
          <w:color w:val="FF0000"/>
        </w:rPr>
        <w:t>diagramas.</w:t>
      </w:r>
    </w:p>
    <w:p w:rsidR="00103138" w:rsidRPr="007728FA" w:rsidRDefault="00103138" w:rsidP="00103138"/>
    <w:p w:rsidR="00103138" w:rsidRDefault="00103138" w:rsidP="00103138">
      <w:pPr>
        <w:pStyle w:val="Ttulo3"/>
      </w:pPr>
      <w:bookmarkStart w:id="2536" w:name="_Toc416018497"/>
      <w:r>
        <w:t>Diagrama de Atividades</w:t>
      </w:r>
      <w:bookmarkEnd w:id="2536"/>
    </w:p>
    <w:p w:rsidR="00103138" w:rsidRPr="00103138" w:rsidRDefault="00103138" w:rsidP="00103138">
      <w:pPr>
        <w:rPr>
          <w:color w:val="FF0000"/>
        </w:rPr>
      </w:pPr>
      <w:r w:rsidRPr="00103138">
        <w:rPr>
          <w:color w:val="FF0000"/>
        </w:rPr>
        <w:t xml:space="preserve">Descrever de forma genérica os objetivos do </w:t>
      </w:r>
      <w:r>
        <w:rPr>
          <w:color w:val="FF0000"/>
        </w:rPr>
        <w:t>Diagrama de Atividades</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Atividades, e os restantes devidamente identificados com Figuras nos APENDICES.</w:t>
      </w:r>
    </w:p>
    <w:p w:rsidR="00AF539F" w:rsidRDefault="00AF539F" w:rsidP="002C0578"/>
    <w:p w:rsidR="00301E38" w:rsidRDefault="00301E38" w:rsidP="00103138">
      <w:pPr>
        <w:pStyle w:val="Ttulo3"/>
      </w:pPr>
      <w:bookmarkStart w:id="2537" w:name="_Toc416018498"/>
      <w:r>
        <w:lastRenderedPageBreak/>
        <w:t>Projeto do Banco de Dados</w:t>
      </w:r>
      <w:bookmarkEnd w:id="2537"/>
    </w:p>
    <w:p w:rsidR="00AE086F" w:rsidRPr="00103138" w:rsidRDefault="00AE086F" w:rsidP="00AE086F">
      <w:pPr>
        <w:rPr>
          <w:color w:val="FF0000"/>
        </w:rPr>
      </w:pPr>
      <w:r w:rsidRPr="00103138">
        <w:rPr>
          <w:color w:val="FF0000"/>
        </w:rPr>
        <w:t xml:space="preserve">Descrever de forma genérica os objetivos do </w:t>
      </w:r>
      <w:r>
        <w:rPr>
          <w:color w:val="FF0000"/>
        </w:rPr>
        <w:t xml:space="preserve">Projeto de Banco de Dados </w:t>
      </w:r>
      <w:r w:rsidRPr="00103138">
        <w:rPr>
          <w:color w:val="FF0000"/>
        </w:rPr>
        <w:t xml:space="preserve">de um Sistema e apresentar os </w:t>
      </w:r>
      <w:r>
        <w:rPr>
          <w:color w:val="FF0000"/>
        </w:rPr>
        <w:t>diagramas.</w:t>
      </w:r>
    </w:p>
    <w:p w:rsidR="00535365" w:rsidRPr="00D53748" w:rsidRDefault="00535365" w:rsidP="002C0578"/>
    <w:p w:rsidR="00535365" w:rsidRPr="00F12F17" w:rsidRDefault="00535365" w:rsidP="007A57D5">
      <w:pPr>
        <w:pStyle w:val="Ttulo4"/>
        <w:rPr>
          <w:b/>
          <w:i w:val="0"/>
        </w:rPr>
      </w:pPr>
      <w:r w:rsidRPr="00F12F17">
        <w:rPr>
          <w:b/>
          <w:i w:val="0"/>
        </w:rPr>
        <w:t>Modelo Lógico</w:t>
      </w:r>
      <w:r w:rsidR="00AE086F" w:rsidRPr="00F12F17">
        <w:rPr>
          <w:b/>
          <w:i w:val="0"/>
        </w:rPr>
        <w:t xml:space="preserve"> de Banco de Dados</w:t>
      </w:r>
    </w:p>
    <w:p w:rsidR="00200019" w:rsidRPr="00725B02" w:rsidRDefault="00200019" w:rsidP="00200019">
      <w:pPr>
        <w:rPr>
          <w:color w:val="FF0000"/>
        </w:rPr>
      </w:pPr>
      <w:r w:rsidRPr="00725B02">
        <w:rPr>
          <w:color w:val="FF0000"/>
        </w:rPr>
        <w:t>Descrever de forma genérica os objetivos d</w:t>
      </w:r>
      <w:r>
        <w:rPr>
          <w:color w:val="FF0000"/>
        </w:rPr>
        <w:t xml:space="preserve">o Modelo Lógico de Banco de Dados </w:t>
      </w:r>
      <w:r w:rsidRPr="00725B02">
        <w:rPr>
          <w:color w:val="FF0000"/>
        </w:rPr>
        <w:t xml:space="preserve">e apresentar </w:t>
      </w:r>
      <w:proofErr w:type="spellStart"/>
      <w:r>
        <w:rPr>
          <w:color w:val="FF0000"/>
        </w:rPr>
        <w:t>afigurade</w:t>
      </w:r>
      <w:proofErr w:type="spellEnd"/>
      <w:r>
        <w:rPr>
          <w:color w:val="FF0000"/>
        </w:rPr>
        <w:t xml:space="preserve"> forma legível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535365" w:rsidRPr="00D53748" w:rsidRDefault="00535365" w:rsidP="002C0578"/>
    <w:p w:rsidR="00535365" w:rsidRPr="00D53748" w:rsidRDefault="00296EE9" w:rsidP="002C0578">
      <w:r>
        <w:rPr>
          <w:noProof/>
        </w:rPr>
        <w:drawing>
          <wp:inline distT="0" distB="0" distL="0" distR="0">
            <wp:extent cx="5580380" cy="2514600"/>
            <wp:effectExtent l="19050" t="19050" r="20320" b="190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580380" cy="2514600"/>
                    </a:xfrm>
                    <a:prstGeom prst="rect">
                      <a:avLst/>
                    </a:prstGeom>
                    <a:noFill/>
                    <a:ln w="9525">
                      <a:solidFill>
                        <a:schemeClr val="tx1"/>
                      </a:solidFill>
                      <a:miter lim="800000"/>
                      <a:headEnd/>
                      <a:tailEnd/>
                    </a:ln>
                  </pic:spPr>
                </pic:pic>
              </a:graphicData>
            </a:graphic>
          </wp:inline>
        </w:drawing>
      </w:r>
    </w:p>
    <w:p w:rsidR="00D6459D" w:rsidRDefault="001B53AD" w:rsidP="001B53AD">
      <w:pPr>
        <w:pStyle w:val="Legenda"/>
      </w:pPr>
      <w:bookmarkStart w:id="2538" w:name="_Toc416018392"/>
      <w:r>
        <w:t xml:space="preserve">Figura </w:t>
      </w:r>
      <w:r w:rsidR="008A116E">
        <w:fldChar w:fldCharType="begin"/>
      </w:r>
      <w:r w:rsidR="00883C4F">
        <w:instrText xml:space="preserve"> SEQ Figura \* ARABIC </w:instrText>
      </w:r>
      <w:r w:rsidR="008A116E">
        <w:fldChar w:fldCharType="separate"/>
      </w:r>
      <w:ins w:id="2539" w:author="User" w:date="2015-04-05T17:57:00Z">
        <w:r w:rsidR="00C60E05">
          <w:rPr>
            <w:noProof/>
          </w:rPr>
          <w:t>15</w:t>
        </w:r>
      </w:ins>
      <w:del w:id="2540" w:author="User" w:date="2015-04-04T17:22:00Z">
        <w:r w:rsidR="00F0518C" w:rsidDel="00064949">
          <w:rPr>
            <w:noProof/>
          </w:rPr>
          <w:delText>8</w:delText>
        </w:r>
      </w:del>
      <w:r w:rsidR="008A116E">
        <w:rPr>
          <w:noProof/>
        </w:rPr>
        <w:fldChar w:fldCharType="end"/>
      </w:r>
      <w:r w:rsidRPr="002C0578">
        <w:t xml:space="preserve"> - Modelo Lógico</w:t>
      </w:r>
      <w:r>
        <w:t xml:space="preserve"> de Banco de Dados</w:t>
      </w:r>
      <w:bookmarkEnd w:id="2538"/>
    </w:p>
    <w:p w:rsidR="00D6459D" w:rsidRPr="00D6459D" w:rsidRDefault="00D6459D" w:rsidP="00D6459D"/>
    <w:p w:rsidR="00D6459D" w:rsidRPr="00F12F17" w:rsidRDefault="00D6459D" w:rsidP="007A57D5">
      <w:pPr>
        <w:pStyle w:val="Ttulo4"/>
        <w:rPr>
          <w:b/>
          <w:i w:val="0"/>
        </w:rPr>
      </w:pPr>
      <w:r w:rsidRPr="00F12F17">
        <w:rPr>
          <w:b/>
          <w:i w:val="0"/>
        </w:rPr>
        <w:t xml:space="preserve">Modelo </w:t>
      </w:r>
      <w:r w:rsidR="00E36CB2" w:rsidRPr="00F12F17">
        <w:rPr>
          <w:b/>
          <w:i w:val="0"/>
        </w:rPr>
        <w:t>Físico</w:t>
      </w:r>
      <w:r w:rsidRPr="00F12F17">
        <w:rPr>
          <w:b/>
          <w:i w:val="0"/>
        </w:rPr>
        <w:t xml:space="preserve"> de Banco de Dados</w:t>
      </w:r>
    </w:p>
    <w:p w:rsidR="00D6459D" w:rsidRPr="00725B02" w:rsidRDefault="00D6459D" w:rsidP="00D6459D">
      <w:pPr>
        <w:rPr>
          <w:color w:val="FF0000"/>
        </w:rPr>
      </w:pPr>
      <w:r w:rsidRPr="00725B02">
        <w:rPr>
          <w:color w:val="FF0000"/>
        </w:rPr>
        <w:t>Descrever de forma genérica os objetivos d</w:t>
      </w:r>
      <w:r>
        <w:rPr>
          <w:color w:val="FF0000"/>
        </w:rPr>
        <w:t xml:space="preserve">o Modelo </w:t>
      </w:r>
      <w:r w:rsidR="00E36CB2">
        <w:rPr>
          <w:color w:val="FF0000"/>
        </w:rPr>
        <w:t>Físico</w:t>
      </w:r>
      <w:r>
        <w:rPr>
          <w:color w:val="FF0000"/>
        </w:rPr>
        <w:t xml:space="preserve"> de Banco de Dados </w:t>
      </w:r>
      <w:r w:rsidRPr="00725B02">
        <w:rPr>
          <w:color w:val="FF0000"/>
        </w:rPr>
        <w:t xml:space="preserve">e apresentar </w:t>
      </w:r>
      <w:proofErr w:type="spellStart"/>
      <w:r>
        <w:rPr>
          <w:color w:val="FF0000"/>
        </w:rPr>
        <w:t>afigurade</w:t>
      </w:r>
      <w:proofErr w:type="spellEnd"/>
      <w:r>
        <w:rPr>
          <w:color w:val="FF0000"/>
        </w:rPr>
        <w:t xml:space="preserve"> forma legível</w:t>
      </w:r>
      <w:r w:rsidRPr="00725B02">
        <w:rPr>
          <w:color w:val="FF0000"/>
        </w:rPr>
        <w:t>.</w:t>
      </w:r>
    </w:p>
    <w:p w:rsidR="00E36CB2" w:rsidRDefault="00176A5A" w:rsidP="00E36CB2">
      <w:pPr>
        <w:rPr>
          <w:ins w:id="2541" w:author="Luis Fernando Brandão" w:date="2015-04-04T11:26:00Z"/>
        </w:rPr>
      </w:pPr>
      <w:ins w:id="2542" w:author="Luis Fernando Brandão" w:date="2015-04-04T11:26:00Z">
        <w:r>
          <w:rPr>
            <w:noProof/>
            <w:rPrChange w:id="2543" w:author="Unknown">
              <w:rPr>
                <w:noProof/>
                <w:color w:val="0000FF"/>
                <w:u w:val="single"/>
              </w:rPr>
            </w:rPrChange>
          </w:rPr>
          <w:lastRenderedPageBreak/>
          <w:drawing>
            <wp:inline distT="0" distB="0" distL="0" distR="0">
              <wp:extent cx="5940425" cy="29476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_Logico.png"/>
                      <pic:cNvPicPr/>
                    </pic:nvPicPr>
                    <pic:blipFill>
                      <a:blip r:embed="rId3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2947670"/>
                      </a:xfrm>
                      <a:prstGeom prst="rect">
                        <a:avLst/>
                      </a:prstGeom>
                    </pic:spPr>
                  </pic:pic>
                </a:graphicData>
              </a:graphic>
            </wp:inline>
          </w:drawing>
        </w:r>
      </w:ins>
    </w:p>
    <w:p w:rsidR="00FA61C1" w:rsidRPr="00D6459D" w:rsidRDefault="00176A5A" w:rsidP="00E36CB2">
      <w:ins w:id="2544" w:author="Luis Fernando Brandão" w:date="2015-04-04T11:27:00Z">
        <w:r>
          <w:rPr>
            <w:noProof/>
            <w:rPrChange w:id="2545" w:author="Unknown">
              <w:rPr>
                <w:noProof/>
                <w:color w:val="0000FF"/>
                <w:u w:val="single"/>
              </w:rPr>
            </w:rPrChange>
          </w:rPr>
          <w:lastRenderedPageBreak/>
          <w:drawing>
            <wp:inline distT="0" distB="0" distL="0" distR="0">
              <wp:extent cx="4515480" cy="346758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ciplina.png"/>
                      <pic:cNvPicPr/>
                    </pic:nvPicPr>
                    <pic:blipFill>
                      <a:blip r:embed="rId3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5480" cy="3467584"/>
                      </a:xfrm>
                      <a:prstGeom prst="rect">
                        <a:avLst/>
                      </a:prstGeom>
                    </pic:spPr>
                  </pic:pic>
                </a:graphicData>
              </a:graphic>
            </wp:inline>
          </w:drawing>
        </w:r>
        <w:r>
          <w:rPr>
            <w:noProof/>
            <w:rPrChange w:id="2546" w:author="Unknown">
              <w:rPr>
                <w:noProof/>
                <w:color w:val="0000FF"/>
                <w:u w:val="single"/>
              </w:rPr>
            </w:rPrChange>
          </w:rPr>
          <w:lastRenderedPageBreak/>
          <w:drawing>
            <wp:inline distT="0" distB="0" distL="0" distR="0">
              <wp:extent cx="2295845" cy="70018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co-Logradouro.png"/>
                      <pic:cNvPicPr/>
                    </pic:nvPicPr>
                    <pic:blipFill>
                      <a:blip r:embed="rId3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95845" cy="7001852"/>
                      </a:xfrm>
                      <a:prstGeom prst="rect">
                        <a:avLst/>
                      </a:prstGeom>
                    </pic:spPr>
                  </pic:pic>
                </a:graphicData>
              </a:graphic>
            </wp:inline>
          </w:drawing>
        </w:r>
        <w:r>
          <w:rPr>
            <w:noProof/>
            <w:rPrChange w:id="2547" w:author="Unknown">
              <w:rPr>
                <w:noProof/>
                <w:color w:val="0000FF"/>
                <w:u w:val="single"/>
              </w:rPr>
            </w:rPrChange>
          </w:rPr>
          <w:drawing>
            <wp:inline distT="0" distB="0" distL="0" distR="0">
              <wp:extent cx="2029108" cy="173379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co-Ocorrencia.png"/>
                      <pic:cNvPicPr/>
                    </pic:nvPicPr>
                    <pic:blipFill>
                      <a:blip r:embed="rId3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29108" cy="1733792"/>
                      </a:xfrm>
                      <a:prstGeom prst="rect">
                        <a:avLst/>
                      </a:prstGeom>
                    </pic:spPr>
                  </pic:pic>
                </a:graphicData>
              </a:graphic>
            </wp:inline>
          </w:drawing>
        </w:r>
        <w:r>
          <w:rPr>
            <w:noProof/>
            <w:rPrChange w:id="2548" w:author="Unknown">
              <w:rPr>
                <w:noProof/>
                <w:color w:val="0000FF"/>
                <w:u w:val="single"/>
              </w:rPr>
            </w:rPrChange>
          </w:rPr>
          <w:lastRenderedPageBreak/>
          <w:drawing>
            <wp:inline distT="0" distB="0" distL="0" distR="0">
              <wp:extent cx="4667901" cy="273405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co-Professor-Disciplina.png"/>
                      <pic:cNvPicPr/>
                    </pic:nvPicPr>
                    <pic:blipFill>
                      <a:blip r:embed="rId3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7901" cy="2734057"/>
                      </a:xfrm>
                      <a:prstGeom prst="rect">
                        <a:avLst/>
                      </a:prstGeom>
                    </pic:spPr>
                  </pic:pic>
                </a:graphicData>
              </a:graphic>
            </wp:inline>
          </w:drawing>
        </w:r>
        <w:r>
          <w:rPr>
            <w:noProof/>
            <w:rPrChange w:id="2549" w:author="Unknown">
              <w:rPr>
                <w:noProof/>
                <w:color w:val="0000FF"/>
                <w:u w:val="single"/>
              </w:rPr>
            </w:rPrChange>
          </w:rPr>
          <w:drawing>
            <wp:inline distT="0" distB="0" distL="0" distR="0">
              <wp:extent cx="1924319" cy="35819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co-Tarefa.png"/>
                      <pic:cNvPicPr/>
                    </pic:nvPicPr>
                    <pic:blipFill>
                      <a:blip r:embed="rId4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4319" cy="3581900"/>
                      </a:xfrm>
                      <a:prstGeom prst="rect">
                        <a:avLst/>
                      </a:prstGeom>
                    </pic:spPr>
                  </pic:pic>
                </a:graphicData>
              </a:graphic>
            </wp:inline>
          </w:drawing>
        </w:r>
        <w:r>
          <w:rPr>
            <w:noProof/>
            <w:rPrChange w:id="2550" w:author="Unknown">
              <w:rPr>
                <w:noProof/>
                <w:color w:val="0000FF"/>
                <w:u w:val="single"/>
              </w:rPr>
            </w:rPrChange>
          </w:rPr>
          <w:lastRenderedPageBreak/>
          <w:drawing>
            <wp:inline distT="0" distB="0" distL="0" distR="0">
              <wp:extent cx="4334480" cy="509658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co-Turma.png"/>
                      <pic:cNvPicPr/>
                    </pic:nvPicPr>
                    <pic:blipFill>
                      <a:blip r:embed="rId4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34480" cy="5096586"/>
                      </a:xfrm>
                      <a:prstGeom prst="rect">
                        <a:avLst/>
                      </a:prstGeom>
                    </pic:spPr>
                  </pic:pic>
                </a:graphicData>
              </a:graphic>
            </wp:inline>
          </w:drawing>
        </w:r>
        <w:bookmarkStart w:id="2551" w:name="_GoBack"/>
        <w:r>
          <w:rPr>
            <w:noProof/>
            <w:rPrChange w:id="2552" w:author="Unknown">
              <w:rPr>
                <w:noProof/>
                <w:color w:val="0000FF"/>
                <w:u w:val="single"/>
              </w:rPr>
            </w:rPrChange>
          </w:rPr>
          <w:lastRenderedPageBreak/>
          <w:drawing>
            <wp:inline distT="0" distB="0" distL="0" distR="0">
              <wp:extent cx="5940425" cy="82238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co-Usuário.png"/>
                      <pic:cNvPicPr/>
                    </pic:nvPicPr>
                    <pic:blipFill>
                      <a:blip r:embed="rId4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223885"/>
                      </a:xfrm>
                      <a:prstGeom prst="rect">
                        <a:avLst/>
                      </a:prstGeom>
                    </pic:spPr>
                  </pic:pic>
                </a:graphicData>
              </a:graphic>
            </wp:inline>
          </w:drawing>
        </w:r>
      </w:ins>
      <w:bookmarkEnd w:id="2551"/>
    </w:p>
    <w:p w:rsidR="00E36CB2" w:rsidRPr="00F12F17" w:rsidRDefault="00E36CB2" w:rsidP="007A57D5">
      <w:pPr>
        <w:pStyle w:val="Ttulo4"/>
        <w:rPr>
          <w:b/>
          <w:i w:val="0"/>
        </w:rPr>
      </w:pPr>
      <w:r w:rsidRPr="00F12F17">
        <w:rPr>
          <w:b/>
          <w:i w:val="0"/>
        </w:rPr>
        <w:lastRenderedPageBreak/>
        <w:t>Dicionário de Dados</w:t>
      </w:r>
    </w:p>
    <w:p w:rsidR="00E36CB2" w:rsidRDefault="00E36CB2" w:rsidP="00E36CB2">
      <w:pPr>
        <w:rPr>
          <w:color w:val="FF0000"/>
        </w:rPr>
      </w:pPr>
      <w:r w:rsidRPr="00725B02">
        <w:rPr>
          <w:color w:val="FF0000"/>
        </w:rPr>
        <w:t>Descrever de forma genérica os objetivos d</w:t>
      </w:r>
      <w:r>
        <w:rPr>
          <w:color w:val="FF0000"/>
        </w:rPr>
        <w:t xml:space="preserve">o Dicionário de Dados </w:t>
      </w:r>
      <w:r w:rsidRPr="00725B02">
        <w:rPr>
          <w:color w:val="FF0000"/>
        </w:rPr>
        <w:t xml:space="preserve">e apresentar </w:t>
      </w:r>
      <w:r>
        <w:rPr>
          <w:color w:val="FF0000"/>
        </w:rPr>
        <w:t>a</w:t>
      </w:r>
      <w:r w:rsidR="00617235">
        <w:rPr>
          <w:color w:val="FF0000"/>
        </w:rPr>
        <w:t>s informações de cada Entidade/Tabela do Banco de Dados segundo o modelo abaixo</w:t>
      </w:r>
      <w:r w:rsidRPr="00725B02">
        <w:rPr>
          <w:color w:val="FF0000"/>
        </w:rPr>
        <w:t>.</w:t>
      </w:r>
    </w:p>
    <w:p w:rsidR="00617235" w:rsidRPr="00617235" w:rsidRDefault="0006315B" w:rsidP="0006315B">
      <w:pPr>
        <w:pStyle w:val="Legenda"/>
        <w:keepNext/>
      </w:pPr>
      <w:bookmarkStart w:id="2553" w:name="_Toc416018543"/>
      <w:r>
        <w:t xml:space="preserve">Tabela </w:t>
      </w:r>
      <w:r w:rsidR="008A116E">
        <w:fldChar w:fldCharType="begin"/>
      </w:r>
      <w:r w:rsidR="00883C4F">
        <w:instrText xml:space="preserve"> SEQ Tabela \* ARABIC </w:instrText>
      </w:r>
      <w:r w:rsidR="008A116E">
        <w:fldChar w:fldCharType="separate"/>
      </w:r>
      <w:ins w:id="2554" w:author="User" w:date="2015-04-04T21:08:00Z">
        <w:r w:rsidR="006E2F71">
          <w:rPr>
            <w:noProof/>
          </w:rPr>
          <w:t>30</w:t>
        </w:r>
      </w:ins>
      <w:del w:id="2555" w:author="User" w:date="2015-04-04T19:50:00Z">
        <w:r w:rsidR="004A46AC" w:rsidDel="00E640C8">
          <w:rPr>
            <w:noProof/>
          </w:rPr>
          <w:delText>25</w:delText>
        </w:r>
      </w:del>
      <w:r w:rsidR="008A116E">
        <w:rPr>
          <w:noProof/>
        </w:rPr>
        <w:fldChar w:fldCharType="end"/>
      </w:r>
      <w:r>
        <w:t xml:space="preserve"> - Modelo </w:t>
      </w:r>
      <w:r w:rsidRPr="007D5E75">
        <w:rPr>
          <w:noProof/>
        </w:rPr>
        <w:t>para descrição das Tabelas do Banco de Dados</w:t>
      </w:r>
      <w:bookmarkEnd w:id="2553"/>
    </w:p>
    <w:tbl>
      <w:tblPr>
        <w:tblpPr w:leftFromText="141" w:rightFromText="141" w:vertAnchor="text" w:horzAnchor="margin" w:tblpY="8"/>
        <w:tblW w:w="9803" w:type="dxa"/>
        <w:tblLayout w:type="fixed"/>
        <w:tblCellMar>
          <w:left w:w="70" w:type="dxa"/>
          <w:right w:w="70" w:type="dxa"/>
        </w:tblCellMar>
        <w:tblLook w:val="04A0"/>
      </w:tblPr>
      <w:tblGrid>
        <w:gridCol w:w="1630"/>
        <w:gridCol w:w="1134"/>
        <w:gridCol w:w="283"/>
        <w:gridCol w:w="1134"/>
        <w:gridCol w:w="1134"/>
        <w:gridCol w:w="1134"/>
        <w:gridCol w:w="3354"/>
      </w:tblGrid>
      <w:tr w:rsidR="00617235" w:rsidRPr="00DA187B" w:rsidTr="00C27EA6">
        <w:trPr>
          <w:trHeight w:val="302"/>
        </w:trPr>
        <w:tc>
          <w:tcPr>
            <w:tcW w:w="2764" w:type="dxa"/>
            <w:gridSpan w:val="2"/>
            <w:tcBorders>
              <w:top w:val="single" w:sz="8"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Entidade</w:t>
            </w:r>
            <w:r w:rsidR="00CD267D" w:rsidRPr="00DA187B">
              <w:rPr>
                <w:b/>
                <w:bCs/>
                <w:sz w:val="20"/>
                <w:szCs w:val="20"/>
              </w:rPr>
              <w:t>/Tabela</w:t>
            </w:r>
          </w:p>
        </w:tc>
        <w:tc>
          <w:tcPr>
            <w:tcW w:w="7039" w:type="dxa"/>
            <w:gridSpan w:val="5"/>
            <w:tcBorders>
              <w:top w:val="single" w:sz="8" w:space="0" w:color="auto"/>
              <w:left w:val="nil"/>
              <w:bottom w:val="single" w:sz="4" w:space="0" w:color="auto"/>
              <w:right w:val="single" w:sz="8" w:space="0" w:color="000000"/>
            </w:tcBorders>
            <w:shd w:val="clear" w:color="auto" w:fill="auto"/>
            <w:noWrap/>
            <w:vAlign w:val="bottom"/>
            <w:hideMark/>
          </w:tcPr>
          <w:p w:rsidR="00617235" w:rsidRPr="00DA187B" w:rsidRDefault="00C27EA6" w:rsidP="00557F33">
            <w:pPr>
              <w:rPr>
                <w:color w:val="0000FF"/>
                <w:sz w:val="20"/>
                <w:szCs w:val="20"/>
              </w:rPr>
            </w:pPr>
            <w:r>
              <w:rPr>
                <w:color w:val="0000FF"/>
                <w:sz w:val="20"/>
                <w:szCs w:val="20"/>
              </w:rPr>
              <w:t>PRODUTO</w:t>
            </w:r>
          </w:p>
        </w:tc>
      </w:tr>
      <w:tr w:rsidR="00617235" w:rsidRPr="00DA187B" w:rsidTr="00C27EA6">
        <w:trPr>
          <w:trHeight w:val="340"/>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CD267D" w:rsidRPr="00DA187B" w:rsidRDefault="00617235" w:rsidP="00557F33">
            <w:pPr>
              <w:rPr>
                <w:b/>
                <w:bCs/>
                <w:sz w:val="20"/>
                <w:szCs w:val="20"/>
              </w:rPr>
            </w:pPr>
            <w:r w:rsidRPr="00DA187B">
              <w:rPr>
                <w:b/>
                <w:bCs/>
                <w:sz w:val="20"/>
                <w:szCs w:val="20"/>
              </w:rPr>
              <w:t>Descrição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CD267D" w:rsidRPr="00DA187B" w:rsidRDefault="00617235" w:rsidP="00C27EA6">
            <w:pPr>
              <w:rPr>
                <w:color w:val="0000FF"/>
                <w:sz w:val="20"/>
                <w:szCs w:val="20"/>
              </w:rPr>
            </w:pPr>
            <w:r w:rsidRPr="00DA187B">
              <w:rPr>
                <w:color w:val="0000FF"/>
                <w:sz w:val="20"/>
                <w:szCs w:val="20"/>
              </w:rPr>
              <w:t xml:space="preserve">Armazenará </w:t>
            </w:r>
            <w:r w:rsidR="00C27EA6">
              <w:rPr>
                <w:color w:val="0000FF"/>
                <w:sz w:val="20"/>
                <w:szCs w:val="20"/>
              </w:rPr>
              <w:t xml:space="preserve">os </w:t>
            </w:r>
            <w:r w:rsidRPr="00DA187B">
              <w:rPr>
                <w:color w:val="0000FF"/>
                <w:sz w:val="20"/>
                <w:szCs w:val="20"/>
              </w:rPr>
              <w:t xml:space="preserve">dados sobre os produtos </w:t>
            </w:r>
            <w:r w:rsidR="00C27EA6">
              <w:rPr>
                <w:color w:val="0000FF"/>
                <w:sz w:val="20"/>
                <w:szCs w:val="20"/>
              </w:rPr>
              <w:t>da empresa</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Volume esperado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C27EA6">
            <w:pPr>
              <w:rPr>
                <w:color w:val="0000FF"/>
                <w:sz w:val="20"/>
                <w:szCs w:val="20"/>
              </w:rPr>
            </w:pPr>
            <w:r w:rsidRPr="00DA187B">
              <w:rPr>
                <w:color w:val="0000FF"/>
                <w:sz w:val="20"/>
                <w:szCs w:val="20"/>
              </w:rPr>
              <w:t>5</w:t>
            </w:r>
            <w:r w:rsidR="00C27EA6">
              <w:rPr>
                <w:color w:val="0000FF"/>
                <w:sz w:val="20"/>
                <w:szCs w:val="20"/>
              </w:rPr>
              <w:t>.0</w:t>
            </w:r>
            <w:r w:rsidRPr="00DA187B">
              <w:rPr>
                <w:color w:val="0000FF"/>
                <w:sz w:val="20"/>
                <w:szCs w:val="20"/>
              </w:rPr>
              <w:t>00 registros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Tempo de retenção</w:t>
            </w:r>
            <w:r w:rsidR="00C27EA6">
              <w:rPr>
                <w:b/>
                <w:bCs/>
                <w:sz w:val="20"/>
                <w:szCs w:val="20"/>
              </w:rPr>
              <w:t xml:space="preserve"> do Backup</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557F33">
            <w:pPr>
              <w:rPr>
                <w:color w:val="0000FF"/>
                <w:sz w:val="20"/>
                <w:szCs w:val="20"/>
              </w:rPr>
            </w:pPr>
            <w:r w:rsidRPr="00DA187B">
              <w:rPr>
                <w:color w:val="0000FF"/>
                <w:sz w:val="20"/>
                <w:szCs w:val="20"/>
              </w:rPr>
              <w:t>2 anos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Rotina de limpeza</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C27EA6" w:rsidP="00C27EA6">
            <w:pPr>
              <w:rPr>
                <w:color w:val="0000FF"/>
                <w:sz w:val="20"/>
                <w:szCs w:val="20"/>
              </w:rPr>
            </w:pPr>
            <w:r>
              <w:rPr>
                <w:color w:val="0000FF"/>
                <w:sz w:val="20"/>
                <w:szCs w:val="20"/>
              </w:rPr>
              <w:t xml:space="preserve">Eliminação anual dos </w:t>
            </w:r>
            <w:r w:rsidR="00617235" w:rsidRPr="00DA187B">
              <w:rPr>
                <w:color w:val="0000FF"/>
                <w:sz w:val="20"/>
                <w:szCs w:val="20"/>
              </w:rPr>
              <w:t xml:space="preserve">registros </w:t>
            </w:r>
            <w:r w:rsidR="00CD267D" w:rsidRPr="00DA187B">
              <w:rPr>
                <w:color w:val="0000FF"/>
                <w:sz w:val="20"/>
                <w:szCs w:val="20"/>
              </w:rPr>
              <w:t>apontados como inativos</w:t>
            </w:r>
          </w:p>
        </w:tc>
      </w:tr>
      <w:tr w:rsidR="00617235" w:rsidRPr="00DA187B" w:rsidTr="00C27EA6">
        <w:trPr>
          <w:trHeight w:val="302"/>
        </w:trPr>
        <w:tc>
          <w:tcPr>
            <w:tcW w:w="9803" w:type="dxa"/>
            <w:gridSpan w:val="7"/>
            <w:tcBorders>
              <w:top w:val="single" w:sz="4" w:space="0" w:color="auto"/>
              <w:left w:val="single" w:sz="8" w:space="0" w:color="auto"/>
              <w:bottom w:val="single" w:sz="4" w:space="0" w:color="auto"/>
              <w:right w:val="single" w:sz="8" w:space="0" w:color="000000"/>
            </w:tcBorders>
            <w:shd w:val="solid" w:color="BFBFBF" w:themeColor="background1" w:themeShade="BF" w:fill="auto"/>
            <w:noWrap/>
            <w:vAlign w:val="bottom"/>
            <w:hideMark/>
          </w:tcPr>
          <w:p w:rsidR="00617235" w:rsidRPr="00DA187B" w:rsidRDefault="00617235" w:rsidP="00557F33">
            <w:pPr>
              <w:jc w:val="center"/>
              <w:rPr>
                <w:b/>
                <w:bCs/>
                <w:sz w:val="20"/>
                <w:szCs w:val="20"/>
              </w:rPr>
            </w:pPr>
            <w:r w:rsidRPr="00DA187B">
              <w:rPr>
                <w:b/>
                <w:bCs/>
                <w:sz w:val="20"/>
                <w:szCs w:val="20"/>
              </w:rPr>
              <w:t>Definição dos Atributos</w:t>
            </w:r>
            <w:r w:rsidR="00CD267D" w:rsidRPr="00DA187B">
              <w:rPr>
                <w:b/>
                <w:bCs/>
                <w:sz w:val="20"/>
                <w:szCs w:val="20"/>
              </w:rPr>
              <w:t>/Campos</w:t>
            </w:r>
          </w:p>
        </w:tc>
      </w:tr>
      <w:tr w:rsidR="00CD267D" w:rsidRPr="00DA187B" w:rsidTr="00C27EA6">
        <w:trPr>
          <w:trHeight w:val="342"/>
        </w:trPr>
        <w:tc>
          <w:tcPr>
            <w:tcW w:w="1630" w:type="dxa"/>
            <w:tcBorders>
              <w:top w:val="nil"/>
              <w:left w:val="single" w:sz="8" w:space="0" w:color="auto"/>
              <w:bottom w:val="single" w:sz="4" w:space="0" w:color="auto"/>
              <w:right w:val="single" w:sz="4" w:space="0" w:color="auto"/>
            </w:tcBorders>
            <w:shd w:val="solid" w:color="BFBFBF" w:themeColor="background1" w:themeShade="BF" w:fill="auto"/>
            <w:noWrap/>
            <w:vAlign w:val="bottom"/>
            <w:hideMark/>
          </w:tcPr>
          <w:p w:rsidR="00CD267D" w:rsidRPr="00DA187B" w:rsidRDefault="00CD267D" w:rsidP="00CD267D">
            <w:pPr>
              <w:jc w:val="center"/>
              <w:rPr>
                <w:b/>
                <w:bCs/>
                <w:sz w:val="20"/>
                <w:szCs w:val="20"/>
              </w:rPr>
            </w:pPr>
            <w:r w:rsidRPr="00DA187B">
              <w:rPr>
                <w:b/>
                <w:bCs/>
                <w:sz w:val="20"/>
                <w:szCs w:val="20"/>
              </w:rPr>
              <w:t>Nome</w:t>
            </w:r>
          </w:p>
        </w:tc>
        <w:tc>
          <w:tcPr>
            <w:tcW w:w="1417" w:type="dxa"/>
            <w:gridSpan w:val="2"/>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Tipo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Tamanho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Nulidade</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Chave</w:t>
            </w:r>
          </w:p>
        </w:tc>
        <w:tc>
          <w:tcPr>
            <w:tcW w:w="3354" w:type="dxa"/>
            <w:tcBorders>
              <w:top w:val="single" w:sz="4" w:space="0" w:color="auto"/>
              <w:left w:val="nil"/>
              <w:bottom w:val="single" w:sz="4" w:space="0" w:color="auto"/>
              <w:right w:val="single" w:sz="8" w:space="0" w:color="000000"/>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Descrição</w:t>
            </w:r>
          </w:p>
        </w:tc>
      </w:tr>
      <w:tr w:rsidR="00CD267D" w:rsidRPr="00DA187B" w:rsidTr="00583787">
        <w:trPr>
          <w:trHeight w:val="494"/>
        </w:trPr>
        <w:tc>
          <w:tcPr>
            <w:tcW w:w="1630" w:type="dxa"/>
            <w:tcBorders>
              <w:top w:val="nil"/>
              <w:left w:val="single" w:sz="8" w:space="0" w:color="auto"/>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proofErr w:type="spellStart"/>
            <w:r w:rsidRPr="00DA187B">
              <w:rPr>
                <w:color w:val="0000FF"/>
                <w:sz w:val="20"/>
                <w:szCs w:val="20"/>
              </w:rPr>
              <w:t>Prod</w:t>
            </w:r>
            <w:r w:rsidR="00C27EA6">
              <w:rPr>
                <w:color w:val="0000FF"/>
                <w:sz w:val="20"/>
                <w:szCs w:val="20"/>
              </w:rPr>
              <w:t>_Cod</w:t>
            </w:r>
            <w:proofErr w:type="spellEnd"/>
          </w:p>
        </w:tc>
        <w:tc>
          <w:tcPr>
            <w:tcW w:w="1417" w:type="dxa"/>
            <w:gridSpan w:val="2"/>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Numérico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9</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Não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PK</w:t>
            </w:r>
          </w:p>
        </w:tc>
        <w:tc>
          <w:tcPr>
            <w:tcW w:w="3354" w:type="dxa"/>
            <w:tcBorders>
              <w:top w:val="single" w:sz="4" w:space="0" w:color="auto"/>
              <w:left w:val="nil"/>
              <w:bottom w:val="single" w:sz="4" w:space="0" w:color="auto"/>
              <w:right w:val="single" w:sz="8" w:space="0" w:color="000000"/>
            </w:tcBorders>
            <w:shd w:val="clear" w:color="auto" w:fill="auto"/>
            <w:vAlign w:val="bottom"/>
            <w:hideMark/>
          </w:tcPr>
          <w:p w:rsidR="00CD267D" w:rsidRPr="00DA187B" w:rsidRDefault="00CD267D" w:rsidP="00C27EA6">
            <w:pPr>
              <w:jc w:val="left"/>
              <w:rPr>
                <w:color w:val="0000FF"/>
                <w:sz w:val="20"/>
                <w:szCs w:val="20"/>
              </w:rPr>
            </w:pPr>
            <w:r w:rsidRPr="00DA187B">
              <w:rPr>
                <w:color w:val="0000FF"/>
                <w:sz w:val="20"/>
                <w:szCs w:val="20"/>
              </w:rPr>
              <w:t>Códi</w:t>
            </w:r>
            <w:r w:rsidR="00C27EA6">
              <w:rPr>
                <w:color w:val="0000FF"/>
                <w:sz w:val="20"/>
                <w:szCs w:val="20"/>
              </w:rPr>
              <w:t>go do Produto - Não há duplicata</w:t>
            </w:r>
          </w:p>
        </w:tc>
      </w:tr>
      <w:tr w:rsidR="00CD267D"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CD267D" w:rsidRPr="00DA187B" w:rsidRDefault="00C27EA6" w:rsidP="00C27EA6">
            <w:pPr>
              <w:rPr>
                <w:color w:val="0000FF"/>
                <w:sz w:val="20"/>
                <w:szCs w:val="20"/>
              </w:rPr>
            </w:pPr>
            <w:proofErr w:type="spellStart"/>
            <w:r>
              <w:rPr>
                <w:color w:val="0000FF"/>
                <w:sz w:val="20"/>
                <w:szCs w:val="20"/>
              </w:rPr>
              <w:t>Prod_</w:t>
            </w:r>
            <w:r w:rsidR="00CD267D" w:rsidRPr="00DA187B">
              <w:rPr>
                <w:color w:val="0000FF"/>
                <w:sz w:val="20"/>
                <w:szCs w:val="20"/>
              </w:rPr>
              <w:t>Descr</w:t>
            </w:r>
            <w:proofErr w:type="spellEnd"/>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rPr>
                <w:color w:val="0000FF"/>
                <w:sz w:val="20"/>
                <w:szCs w:val="20"/>
              </w:rPr>
            </w:pPr>
            <w:r w:rsidRPr="00DA187B">
              <w:rPr>
                <w:color w:val="0000FF"/>
                <w:sz w:val="20"/>
                <w:szCs w:val="20"/>
              </w:rPr>
              <w:t>Alfanumérico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150</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Não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C27EA6" w:rsidP="00CD267D">
            <w:pPr>
              <w:jc w:val="left"/>
              <w:rPr>
                <w:color w:val="0000FF"/>
                <w:sz w:val="20"/>
                <w:szCs w:val="20"/>
              </w:rPr>
            </w:pPr>
            <w:r>
              <w:rPr>
                <w:color w:val="0000FF"/>
                <w:sz w:val="20"/>
                <w:szCs w:val="20"/>
              </w:rPr>
              <w:t>Descrição do Produto</w:t>
            </w:r>
          </w:p>
        </w:tc>
      </w:tr>
      <w:tr w:rsidR="006D2549"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left"/>
              <w:rPr>
                <w:color w:val="0000FF"/>
                <w:sz w:val="20"/>
                <w:szCs w:val="20"/>
              </w:rPr>
            </w:pPr>
            <w:r>
              <w:rPr>
                <w:color w:val="0000FF"/>
                <w:sz w:val="20"/>
                <w:szCs w:val="20"/>
              </w:rPr>
              <w:t>...</w:t>
            </w:r>
          </w:p>
        </w:tc>
      </w:tr>
    </w:tbl>
    <w:p w:rsidR="00F91B58" w:rsidRDefault="00F91B58" w:rsidP="00D6459D">
      <w:pPr>
        <w:rPr>
          <w:color w:val="FF0000"/>
        </w:rPr>
      </w:pPr>
    </w:p>
    <w:p w:rsidR="00D6459D" w:rsidRDefault="00F91B58" w:rsidP="00D6459D">
      <w:pPr>
        <w:rPr>
          <w:color w:val="FF0000"/>
        </w:rPr>
      </w:pPr>
      <w:r>
        <w:rPr>
          <w:color w:val="FF0000"/>
        </w:rPr>
        <w:t>Recomendo que sejam apresentadas aqui somente 2 ou 3 D</w:t>
      </w:r>
      <w:r w:rsidRPr="00F91B58">
        <w:rPr>
          <w:color w:val="FF0000"/>
        </w:rPr>
        <w:t>escrição d</w:t>
      </w:r>
      <w:r>
        <w:rPr>
          <w:color w:val="FF0000"/>
        </w:rPr>
        <w:t xml:space="preserve">e </w:t>
      </w:r>
      <w:r w:rsidRPr="00F91B58">
        <w:rPr>
          <w:color w:val="FF0000"/>
        </w:rPr>
        <w:t>Tabela do Banco de Dados</w:t>
      </w:r>
      <w:r>
        <w:rPr>
          <w:color w:val="FF0000"/>
        </w:rPr>
        <w:t>, e as restantes devidamente identificados com Tabelas nos APENDICES.</w:t>
      </w:r>
    </w:p>
    <w:p w:rsidR="00F91B58" w:rsidRPr="00DA187B" w:rsidRDefault="00F91B58" w:rsidP="00D6459D"/>
    <w:p w:rsidR="002B7D4A" w:rsidRDefault="002B7D4A" w:rsidP="002B7D4A">
      <w:pPr>
        <w:pStyle w:val="Ttulo2"/>
        <w:rPr>
          <w:lang w:val="fr-FR"/>
        </w:rPr>
      </w:pPr>
      <w:bookmarkStart w:id="2556" w:name="_Toc416018499"/>
      <w:r>
        <w:rPr>
          <w:lang w:val="fr-FR"/>
        </w:rPr>
        <w:t>Produtos da Etapa de CODIFICAÇÃO E TESTES</w:t>
      </w:r>
      <w:bookmarkEnd w:id="2556"/>
    </w:p>
    <w:p w:rsidR="002B7D4A" w:rsidRDefault="002B7D4A" w:rsidP="002B7D4A">
      <w:pPr>
        <w:rPr>
          <w:color w:val="FF0000"/>
        </w:rPr>
      </w:pPr>
      <w:r>
        <w:rPr>
          <w:color w:val="FF0000"/>
        </w:rPr>
        <w:t xml:space="preserve">Descrever de forma genérica os objetivos da Etapa de </w:t>
      </w:r>
      <w:r w:rsidR="005F7D49" w:rsidRPr="005F7D49">
        <w:rPr>
          <w:color w:val="FF0000"/>
        </w:rPr>
        <w:t xml:space="preserve">CODIFICAÇÃO E </w:t>
      </w:r>
      <w:proofErr w:type="spellStart"/>
      <w:r w:rsidR="005F7D49" w:rsidRPr="005F7D49">
        <w:rPr>
          <w:color w:val="FF0000"/>
        </w:rPr>
        <w:t>TESTES</w:t>
      </w:r>
      <w:r>
        <w:rPr>
          <w:color w:val="FF0000"/>
        </w:rPr>
        <w:t>e</w:t>
      </w:r>
      <w:proofErr w:type="spellEnd"/>
      <w:r>
        <w:rPr>
          <w:color w:val="FF0000"/>
        </w:rPr>
        <w:t xml:space="preserve"> relacionar os documentos que foram gerados nesta Etapa, que serão apresentados nos itens que se seguem.</w:t>
      </w:r>
    </w:p>
    <w:p w:rsidR="00147751" w:rsidRPr="007728FA" w:rsidRDefault="00147751" w:rsidP="00147751"/>
    <w:p w:rsidR="00147751" w:rsidRDefault="00147751" w:rsidP="00147751">
      <w:pPr>
        <w:pStyle w:val="Ttulo3"/>
      </w:pPr>
      <w:bookmarkStart w:id="2557" w:name="_Toc416018500"/>
      <w:r w:rsidRPr="00147751">
        <w:t>Relação dos Artefatos ou Componentes de Software</w:t>
      </w:r>
      <w:bookmarkEnd w:id="2557"/>
    </w:p>
    <w:p w:rsidR="00147751" w:rsidRDefault="00147751" w:rsidP="00147751">
      <w:pPr>
        <w:rPr>
          <w:color w:val="FF0000"/>
        </w:rPr>
      </w:pPr>
      <w:r>
        <w:rPr>
          <w:color w:val="FF0000"/>
        </w:rPr>
        <w:t xml:space="preserve">Relacionar em uma tabela todos os objetos </w:t>
      </w:r>
      <w:r w:rsidRPr="00147751">
        <w:rPr>
          <w:color w:val="FF0000"/>
        </w:rPr>
        <w:t xml:space="preserve">que </w:t>
      </w:r>
      <w:r>
        <w:rPr>
          <w:color w:val="FF0000"/>
        </w:rPr>
        <w:t xml:space="preserve">foram </w:t>
      </w:r>
      <w:r w:rsidRPr="00147751">
        <w:rPr>
          <w:color w:val="FF0000"/>
        </w:rPr>
        <w:t>codifica</w:t>
      </w:r>
      <w:r>
        <w:rPr>
          <w:color w:val="FF0000"/>
        </w:rPr>
        <w:t xml:space="preserve">dos </w:t>
      </w:r>
      <w:r w:rsidRPr="00147751">
        <w:rPr>
          <w:color w:val="FF0000"/>
        </w:rPr>
        <w:t>em alguma linguagem de programação</w:t>
      </w:r>
      <w:r>
        <w:rPr>
          <w:color w:val="FF0000"/>
        </w:rPr>
        <w:t xml:space="preserve">, contendo as </w:t>
      </w:r>
      <w:r w:rsidRPr="00147751">
        <w:rPr>
          <w:color w:val="FF0000"/>
        </w:rPr>
        <w:t xml:space="preserve">seguintes informações: Nome/Código do Artefato/Componente, Tipo [Tela, programa, subprograma, </w:t>
      </w:r>
      <w:proofErr w:type="spellStart"/>
      <w:r w:rsidRPr="00147751">
        <w:rPr>
          <w:i/>
          <w:color w:val="FF0000"/>
        </w:rPr>
        <w:t>Stored</w:t>
      </w:r>
      <w:proofErr w:type="spellEnd"/>
      <w:r w:rsidRPr="00147751">
        <w:rPr>
          <w:i/>
          <w:color w:val="FF0000"/>
        </w:rPr>
        <w:t xml:space="preserve"> </w:t>
      </w:r>
      <w:proofErr w:type="spellStart"/>
      <w:r w:rsidRPr="00147751">
        <w:rPr>
          <w:i/>
          <w:color w:val="FF0000"/>
        </w:rPr>
        <w:t>Procedure</w:t>
      </w:r>
      <w:proofErr w:type="spellEnd"/>
      <w:r w:rsidRPr="00147751">
        <w:rPr>
          <w:color w:val="FF0000"/>
        </w:rPr>
        <w:t>, etc.]</w:t>
      </w:r>
      <w:r>
        <w:rPr>
          <w:color w:val="FF0000"/>
        </w:rPr>
        <w:t>.</w:t>
      </w:r>
    </w:p>
    <w:p w:rsidR="001325A4" w:rsidRPr="007728FA" w:rsidRDefault="001325A4" w:rsidP="001325A4"/>
    <w:p w:rsidR="001325A4" w:rsidRDefault="001325A4" w:rsidP="001325A4">
      <w:pPr>
        <w:pStyle w:val="Ttulo3"/>
      </w:pPr>
      <w:bookmarkStart w:id="2558" w:name="_Toc416018501"/>
      <w:r>
        <w:t xml:space="preserve">Planejamento e Execução </w:t>
      </w:r>
      <w:r w:rsidRPr="00147751">
        <w:t xml:space="preserve">dos </w:t>
      </w:r>
      <w:r>
        <w:t>Testes Unitários</w:t>
      </w:r>
      <w:bookmarkEnd w:id="2558"/>
    </w:p>
    <w:p w:rsidR="001325A4" w:rsidRDefault="001325A4" w:rsidP="001325A4">
      <w:pPr>
        <w:rPr>
          <w:color w:val="FF0000"/>
        </w:rPr>
      </w:pPr>
      <w:r>
        <w:rPr>
          <w:color w:val="FF0000"/>
        </w:rPr>
        <w:t>Relacionar segundo a tabela modelo abaixo todos os testes unitários que foram planejados e executados.</w:t>
      </w:r>
    </w:p>
    <w:p w:rsidR="00DA583F" w:rsidRPr="00617235" w:rsidRDefault="0006315B" w:rsidP="0006315B">
      <w:pPr>
        <w:pStyle w:val="Legenda"/>
        <w:keepNext/>
      </w:pPr>
      <w:bookmarkStart w:id="2559" w:name="_Toc416018544"/>
      <w:r>
        <w:t xml:space="preserve">Tabela </w:t>
      </w:r>
      <w:r w:rsidR="008A116E">
        <w:fldChar w:fldCharType="begin"/>
      </w:r>
      <w:r w:rsidR="00883C4F">
        <w:instrText xml:space="preserve"> SEQ Tabela \* ARABIC </w:instrText>
      </w:r>
      <w:r w:rsidR="008A116E">
        <w:fldChar w:fldCharType="separate"/>
      </w:r>
      <w:ins w:id="2560" w:author="User" w:date="2015-04-04T21:08:00Z">
        <w:r w:rsidR="006E2F71">
          <w:rPr>
            <w:noProof/>
          </w:rPr>
          <w:t>31</w:t>
        </w:r>
      </w:ins>
      <w:del w:id="2561" w:author="User" w:date="2015-04-04T19:50:00Z">
        <w:r w:rsidR="004A46AC" w:rsidDel="00E640C8">
          <w:rPr>
            <w:noProof/>
          </w:rPr>
          <w:delText>26</w:delText>
        </w:r>
      </w:del>
      <w:r w:rsidR="008A116E">
        <w:rPr>
          <w:noProof/>
        </w:rPr>
        <w:fldChar w:fldCharType="end"/>
      </w:r>
      <w:r>
        <w:t xml:space="preserve"> - </w:t>
      </w:r>
      <w:r w:rsidR="00DA583F">
        <w:t>Modelo para Planejamento e Execução dos Testes Unitários</w:t>
      </w:r>
      <w:bookmarkEnd w:id="2559"/>
    </w:p>
    <w:tbl>
      <w:tblPr>
        <w:tblW w:w="10221" w:type="dxa"/>
        <w:tblInd w:w="55" w:type="dxa"/>
        <w:tblLayout w:type="fixed"/>
        <w:tblCellMar>
          <w:left w:w="70" w:type="dxa"/>
          <w:right w:w="70" w:type="dxa"/>
        </w:tblCellMar>
        <w:tblLook w:val="04A0"/>
      </w:tblPr>
      <w:tblGrid>
        <w:gridCol w:w="1149"/>
        <w:gridCol w:w="1418"/>
        <w:gridCol w:w="1843"/>
        <w:gridCol w:w="2268"/>
        <w:gridCol w:w="2268"/>
        <w:gridCol w:w="1275"/>
      </w:tblGrid>
      <w:tr w:rsidR="005B2D8F"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PLANEJAMENTO E EXECUÇÃO DOS TESTES</w:t>
            </w:r>
          </w:p>
        </w:tc>
      </w:tr>
      <w:tr w:rsidR="005B2D8F"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Testes</w:t>
            </w:r>
          </w:p>
        </w:tc>
      </w:tr>
      <w:tr w:rsidR="005B2D8F" w:rsidRPr="00660808" w:rsidTr="00F33F7D">
        <w:trPr>
          <w:trHeight w:val="315"/>
        </w:trPr>
        <w:tc>
          <w:tcPr>
            <w:tcW w:w="1149"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left"/>
              <w:rPr>
                <w:b/>
                <w:bCs/>
                <w:color w:val="000000"/>
                <w:sz w:val="22"/>
                <w:szCs w:val="22"/>
              </w:rPr>
            </w:pPr>
          </w:p>
        </w:tc>
        <w:tc>
          <w:tcPr>
            <w:tcW w:w="2268"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Plano de Teste / Condições / Roteiro</w:t>
            </w:r>
          </w:p>
        </w:tc>
        <w:tc>
          <w:tcPr>
            <w:tcW w:w="1275"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Resultado</w:t>
            </w:r>
          </w:p>
        </w:tc>
      </w:tr>
      <w:tr w:rsidR="005B2D8F" w:rsidRPr="00660808" w:rsidTr="003C7048">
        <w:trPr>
          <w:trHeight w:val="300"/>
        </w:trPr>
        <w:tc>
          <w:tcPr>
            <w:tcW w:w="1149" w:type="dxa"/>
            <w:vMerge w:val="restart"/>
            <w:tcBorders>
              <w:top w:val="nil"/>
              <w:left w:val="single" w:sz="4" w:space="0" w:color="auto"/>
              <w:bottom w:val="nil"/>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somente de Usuários cadastrados</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troca de senha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Incluir/Alterar/Excluir/Consultar - Cadastro de PRODUTO</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Manter Cadastro de PRODUTO</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 Produto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Alterar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Excluir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vendido</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nil"/>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Inativar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Consultar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bl>
    <w:p w:rsidR="00E255C1" w:rsidRPr="00DA187B" w:rsidRDefault="00E255C1" w:rsidP="00E255C1"/>
    <w:p w:rsidR="00E255C1" w:rsidRDefault="00E255C1" w:rsidP="00E255C1">
      <w:pPr>
        <w:pStyle w:val="Ttulo2"/>
        <w:rPr>
          <w:lang w:val="fr-FR"/>
        </w:rPr>
      </w:pPr>
      <w:bookmarkStart w:id="2562" w:name="_Toc416018502"/>
      <w:r>
        <w:rPr>
          <w:lang w:val="fr-FR"/>
        </w:rPr>
        <w:t>Produtos da Etapa de TESTES INTEGRADOS</w:t>
      </w:r>
      <w:bookmarkEnd w:id="2562"/>
    </w:p>
    <w:p w:rsidR="00E255C1" w:rsidRDefault="00E255C1" w:rsidP="00E255C1">
      <w:pPr>
        <w:rPr>
          <w:color w:val="FF0000"/>
        </w:rPr>
      </w:pPr>
      <w:r>
        <w:rPr>
          <w:color w:val="FF0000"/>
        </w:rPr>
        <w:t xml:space="preserve">Descrever de forma genérica os objetivos da Etapa de </w:t>
      </w:r>
      <w:r w:rsidRPr="005F7D49">
        <w:rPr>
          <w:color w:val="FF0000"/>
        </w:rPr>
        <w:t>TESTES</w:t>
      </w:r>
      <w:r>
        <w:rPr>
          <w:color w:val="FF0000"/>
        </w:rPr>
        <w:t xml:space="preserve"> INTEGRADOS e relacionar os documentos que foram gerados nesta Etapa, que serão apresentados nos itens que se seguem.</w:t>
      </w:r>
    </w:p>
    <w:p w:rsidR="00E255C1" w:rsidRPr="007728FA" w:rsidRDefault="00E255C1" w:rsidP="00E255C1"/>
    <w:p w:rsidR="00E255C1" w:rsidRDefault="00E255C1" w:rsidP="00E255C1">
      <w:pPr>
        <w:pStyle w:val="Ttulo3"/>
      </w:pPr>
      <w:bookmarkStart w:id="2563" w:name="_Toc416018503"/>
      <w:r>
        <w:t>Relação da</w:t>
      </w:r>
      <w:r w:rsidRPr="00147751">
        <w:t xml:space="preserve">s </w:t>
      </w:r>
      <w:r>
        <w:t>Integrações e Interfaces com outros Sistemas e Aplicativos</w:t>
      </w:r>
      <w:bookmarkEnd w:id="2563"/>
    </w:p>
    <w:p w:rsidR="00E255C1" w:rsidRDefault="00E255C1" w:rsidP="00E255C1">
      <w:pPr>
        <w:rPr>
          <w:color w:val="FF0000"/>
        </w:rPr>
      </w:pPr>
      <w:r>
        <w:rPr>
          <w:color w:val="FF0000"/>
        </w:rPr>
        <w:t xml:space="preserve">Relacionar em uma tabela todas as Integrações e Interfaces que o Sistema desenvolvido possui com outros Sistemas de Informações ou Aplicativos, como envio de e-mail, envio de SMS, </w:t>
      </w:r>
      <w:proofErr w:type="spellStart"/>
      <w:r>
        <w:rPr>
          <w:color w:val="FF0000"/>
        </w:rPr>
        <w:t>etc</w:t>
      </w:r>
      <w:proofErr w:type="spellEnd"/>
      <w:r>
        <w:rPr>
          <w:color w:val="FF0000"/>
        </w:rPr>
        <w:t xml:space="preserve">, </w:t>
      </w:r>
      <w:r>
        <w:rPr>
          <w:color w:val="FF0000"/>
        </w:rPr>
        <w:lastRenderedPageBreak/>
        <w:t xml:space="preserve">contendo as </w:t>
      </w:r>
      <w:r w:rsidRPr="00147751">
        <w:rPr>
          <w:color w:val="FF0000"/>
        </w:rPr>
        <w:t>seguintes informações: Nome</w:t>
      </w:r>
      <w:r>
        <w:rPr>
          <w:color w:val="FF0000"/>
        </w:rPr>
        <w:t xml:space="preserve"> do Sistema ou Aplicativo</w:t>
      </w:r>
      <w:r w:rsidRPr="00147751">
        <w:rPr>
          <w:color w:val="FF0000"/>
        </w:rPr>
        <w:t xml:space="preserve">, </w:t>
      </w:r>
      <w:r>
        <w:rPr>
          <w:color w:val="FF0000"/>
        </w:rPr>
        <w:t>Dados Recebidos e Dados Enviados.</w:t>
      </w:r>
    </w:p>
    <w:p w:rsidR="00E255C1" w:rsidRPr="007728FA" w:rsidRDefault="00E255C1" w:rsidP="00E255C1"/>
    <w:p w:rsidR="00E255C1" w:rsidRDefault="00E255C1" w:rsidP="00E255C1">
      <w:pPr>
        <w:pStyle w:val="Ttulo3"/>
      </w:pPr>
      <w:bookmarkStart w:id="2564" w:name="_Toc416018504"/>
      <w:r>
        <w:t xml:space="preserve">Planejamento e Execução </w:t>
      </w:r>
      <w:r w:rsidRPr="00147751">
        <w:t xml:space="preserve">dos </w:t>
      </w:r>
      <w:r>
        <w:t xml:space="preserve">Testes </w:t>
      </w:r>
      <w:r w:rsidR="00A2201E">
        <w:t>Integrados</w:t>
      </w:r>
      <w:bookmarkEnd w:id="2564"/>
    </w:p>
    <w:p w:rsidR="00291ABD" w:rsidRPr="00291ABD" w:rsidRDefault="00E255C1" w:rsidP="00E255C1">
      <w:pPr>
        <w:rPr>
          <w:color w:val="FF0000"/>
        </w:rPr>
      </w:pPr>
      <w:r>
        <w:rPr>
          <w:color w:val="FF0000"/>
        </w:rPr>
        <w:t>Relacionar segundo a tabela modelo abaixo todos os testes que foram planejados e executados.</w:t>
      </w:r>
      <w:r w:rsidR="00291ABD">
        <w:rPr>
          <w:color w:val="FF0000"/>
        </w:rPr>
        <w:t xml:space="preserve"> Além dos testes de v</w:t>
      </w:r>
      <w:r w:rsidR="00291ABD" w:rsidRPr="00291ABD">
        <w:rPr>
          <w:color w:val="FF0000"/>
        </w:rPr>
        <w:t>erificação final do funcionamento completo do Sistema, com o acionamento de todas as funcionalidades</w:t>
      </w:r>
      <w:r w:rsidR="00291ABD">
        <w:rPr>
          <w:color w:val="FF0000"/>
        </w:rPr>
        <w:t xml:space="preserve"> e dos testes de v</w:t>
      </w:r>
      <w:r w:rsidR="00291ABD" w:rsidRPr="00291ABD">
        <w:rPr>
          <w:color w:val="FF0000"/>
        </w:rPr>
        <w:t xml:space="preserve">erificação de todas as Interfaces </w:t>
      </w:r>
      <w:r w:rsidR="00B861B4">
        <w:rPr>
          <w:color w:val="FF0000"/>
        </w:rPr>
        <w:t xml:space="preserve">e Integrações </w:t>
      </w:r>
      <w:r w:rsidR="00291ABD" w:rsidRPr="00291ABD">
        <w:rPr>
          <w:color w:val="FF0000"/>
        </w:rPr>
        <w:t xml:space="preserve">com outros Sistemas ou ambientes externos, como envio de e-mail, SMS, </w:t>
      </w:r>
      <w:proofErr w:type="spellStart"/>
      <w:r w:rsidR="00291ABD" w:rsidRPr="00291ABD">
        <w:rPr>
          <w:color w:val="FF0000"/>
        </w:rPr>
        <w:t>etc</w:t>
      </w:r>
      <w:proofErr w:type="spellEnd"/>
      <w:r w:rsidR="00291ABD">
        <w:rPr>
          <w:color w:val="FF0000"/>
        </w:rPr>
        <w:t>, devem ser v</w:t>
      </w:r>
      <w:r w:rsidR="00291ABD" w:rsidRPr="00291ABD">
        <w:rPr>
          <w:color w:val="FF0000"/>
        </w:rPr>
        <w:t>erifica</w:t>
      </w:r>
      <w:r w:rsidR="00291ABD">
        <w:rPr>
          <w:color w:val="FF0000"/>
        </w:rPr>
        <w:t xml:space="preserve">dos </w:t>
      </w:r>
      <w:proofErr w:type="spellStart"/>
      <w:r w:rsidR="00291ABD" w:rsidRPr="00291ABD">
        <w:rPr>
          <w:color w:val="FF0000"/>
        </w:rPr>
        <w:t>o</w:t>
      </w:r>
      <w:r w:rsidR="00291ABD">
        <w:rPr>
          <w:color w:val="FF0000"/>
        </w:rPr>
        <w:t>s</w:t>
      </w:r>
      <w:r w:rsidR="00291ABD" w:rsidRPr="00B861B4">
        <w:rPr>
          <w:color w:val="FF0000"/>
          <w:u w:val="single"/>
        </w:rPr>
        <w:t>requisitos</w:t>
      </w:r>
      <w:proofErr w:type="spellEnd"/>
      <w:r w:rsidR="00291ABD" w:rsidRPr="00B861B4">
        <w:rPr>
          <w:color w:val="FF0000"/>
          <w:u w:val="single"/>
        </w:rPr>
        <w:t xml:space="preserve"> não funcionais</w:t>
      </w:r>
      <w:r w:rsidR="00291ABD" w:rsidRPr="00291ABD">
        <w:rPr>
          <w:color w:val="FF0000"/>
        </w:rPr>
        <w:t>, como performance (teste de performance e teste de stress), segurança e outros.</w:t>
      </w:r>
    </w:p>
    <w:p w:rsidR="00291ABD" w:rsidRDefault="00291ABD" w:rsidP="00E255C1">
      <w:pPr>
        <w:rPr>
          <w:color w:val="FF0000"/>
        </w:rPr>
      </w:pPr>
    </w:p>
    <w:p w:rsidR="00E255C1" w:rsidRPr="00617235" w:rsidRDefault="00A2201E" w:rsidP="00A2201E">
      <w:pPr>
        <w:pStyle w:val="Legenda"/>
      </w:pPr>
      <w:bookmarkStart w:id="2565" w:name="_Toc416018545"/>
      <w:r>
        <w:t xml:space="preserve">Tabela </w:t>
      </w:r>
      <w:r w:rsidR="008A116E">
        <w:fldChar w:fldCharType="begin"/>
      </w:r>
      <w:r w:rsidR="00883C4F">
        <w:instrText xml:space="preserve"> SEQ Tabela \* ARABIC </w:instrText>
      </w:r>
      <w:r w:rsidR="008A116E">
        <w:fldChar w:fldCharType="separate"/>
      </w:r>
      <w:ins w:id="2566" w:author="User" w:date="2015-04-04T21:08:00Z">
        <w:r w:rsidR="006E2F71">
          <w:rPr>
            <w:noProof/>
          </w:rPr>
          <w:t>32</w:t>
        </w:r>
      </w:ins>
      <w:del w:id="2567" w:author="User" w:date="2015-04-04T19:50:00Z">
        <w:r w:rsidR="004A46AC" w:rsidDel="00E640C8">
          <w:rPr>
            <w:noProof/>
          </w:rPr>
          <w:delText>27</w:delText>
        </w:r>
      </w:del>
      <w:r w:rsidR="008A116E">
        <w:rPr>
          <w:noProof/>
        </w:rPr>
        <w:fldChar w:fldCharType="end"/>
      </w:r>
      <w:r>
        <w:t xml:space="preserve"> - Modelo para Planejamento e Execução dos Testes Integrados</w:t>
      </w:r>
      <w:bookmarkEnd w:id="2565"/>
    </w:p>
    <w:tbl>
      <w:tblPr>
        <w:tblW w:w="10221" w:type="dxa"/>
        <w:tblInd w:w="55" w:type="dxa"/>
        <w:tblLayout w:type="fixed"/>
        <w:tblCellMar>
          <w:left w:w="70" w:type="dxa"/>
          <w:right w:w="70" w:type="dxa"/>
        </w:tblCellMar>
        <w:tblLook w:val="04A0"/>
      </w:tblPr>
      <w:tblGrid>
        <w:gridCol w:w="1149"/>
        <w:gridCol w:w="1418"/>
        <w:gridCol w:w="1843"/>
        <w:gridCol w:w="2126"/>
        <w:gridCol w:w="2268"/>
        <w:gridCol w:w="1417"/>
      </w:tblGrid>
      <w:tr w:rsidR="00E255C1"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PLANEJAMENTO E EXECUÇÃO DOS TESTES</w:t>
            </w:r>
            <w:r w:rsidR="00F33F7D">
              <w:rPr>
                <w:b/>
                <w:bCs/>
                <w:color w:val="000000"/>
                <w:sz w:val="22"/>
                <w:szCs w:val="22"/>
              </w:rPr>
              <w:t xml:space="preserve"> INTEGRADOS</w:t>
            </w:r>
          </w:p>
        </w:tc>
      </w:tr>
      <w:tr w:rsidR="00E255C1"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Testes</w:t>
            </w:r>
          </w:p>
        </w:tc>
      </w:tr>
      <w:tr w:rsidR="00E255C1" w:rsidRPr="00660808" w:rsidTr="00F33F7D">
        <w:trPr>
          <w:trHeight w:val="315"/>
        </w:trPr>
        <w:tc>
          <w:tcPr>
            <w:tcW w:w="1149"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4" w:space="0" w:color="auto"/>
              <w:right w:val="nil"/>
            </w:tcBorders>
            <w:shd w:val="clear" w:color="auto" w:fill="BFBFBF" w:themeFill="background1" w:themeFillShade="BF"/>
            <w:vAlign w:val="center"/>
            <w:hideMark/>
          </w:tcPr>
          <w:p w:rsidR="00E255C1" w:rsidRPr="00660808" w:rsidRDefault="00E255C1" w:rsidP="00A2201E">
            <w:pPr>
              <w:spacing w:line="240" w:lineRule="auto"/>
              <w:jc w:val="left"/>
              <w:rPr>
                <w:b/>
                <w:bCs/>
                <w:color w:val="000000"/>
                <w:sz w:val="22"/>
                <w:szCs w:val="22"/>
              </w:rPr>
            </w:pPr>
          </w:p>
        </w:tc>
        <w:tc>
          <w:tcPr>
            <w:tcW w:w="2126"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Plano de Teste / Condições / Roteiro</w:t>
            </w:r>
          </w:p>
        </w:tc>
        <w:tc>
          <w:tcPr>
            <w:tcW w:w="1417"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Resultado</w:t>
            </w:r>
          </w:p>
        </w:tc>
      </w:tr>
      <w:tr w:rsidR="00E255C1" w:rsidRPr="00660808" w:rsidTr="00F33F7D">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E255C1" w:rsidRPr="00F33F7D" w:rsidRDefault="00E255C1" w:rsidP="00A2201E">
            <w:pPr>
              <w:spacing w:line="240" w:lineRule="auto"/>
              <w:jc w:val="center"/>
              <w:rPr>
                <w:color w:val="0000FF"/>
                <w:sz w:val="22"/>
                <w:szCs w:val="22"/>
              </w:rPr>
            </w:pPr>
            <w:r w:rsidRPr="00F33F7D">
              <w:rPr>
                <w:color w:val="0000FF"/>
                <w:sz w:val="22"/>
                <w:szCs w:val="22"/>
              </w:rPr>
              <w:t>Funcional</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 completa</w:t>
            </w:r>
          </w:p>
        </w:tc>
        <w:tc>
          <w:tcPr>
            <w:tcW w:w="1843"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 produtos</w:t>
            </w: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novo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 xml:space="preserve">1 produto </w:t>
            </w:r>
            <w:proofErr w:type="spellStart"/>
            <w:r w:rsidRPr="00F33F7D">
              <w:rPr>
                <w:color w:val="0000FF"/>
                <w:sz w:val="22"/>
                <w:szCs w:val="22"/>
              </w:rPr>
              <w:t>qtde</w:t>
            </w:r>
            <w:proofErr w:type="spellEnd"/>
            <w:r w:rsidRPr="00F33F7D">
              <w:rPr>
                <w:color w:val="0000FF"/>
                <w:sz w:val="22"/>
                <w:szCs w:val="22"/>
              </w:rPr>
              <w:t>&gt;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NÃO 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velho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 xml:space="preserve">1 produto </w:t>
            </w:r>
            <w:proofErr w:type="spellStart"/>
            <w:r w:rsidRPr="00F33F7D">
              <w:rPr>
                <w:color w:val="0000FF"/>
                <w:sz w:val="22"/>
                <w:szCs w:val="22"/>
              </w:rPr>
              <w:t>qtde</w:t>
            </w:r>
            <w:proofErr w:type="spellEnd"/>
            <w:r w:rsidRPr="00F33F7D">
              <w:rPr>
                <w:color w:val="0000FF"/>
                <w:sz w:val="22"/>
                <w:szCs w:val="22"/>
              </w:rPr>
              <w:t>&gt;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bl>
    <w:p w:rsidR="002B7D4A" w:rsidRPr="00D6459D" w:rsidRDefault="002B7D4A" w:rsidP="00D6459D"/>
    <w:p w:rsidR="00301E38" w:rsidRPr="008C0BFE" w:rsidRDefault="00396A14">
      <w:pPr>
        <w:pStyle w:val="Ttulo1"/>
        <w:pageBreakBefore/>
        <w:rPr>
          <w:sz w:val="28"/>
        </w:rPr>
      </w:pPr>
      <w:bookmarkStart w:id="2568" w:name="_Toc416018505"/>
      <w:r w:rsidRPr="008C0BFE">
        <w:rPr>
          <w:sz w:val="28"/>
        </w:rPr>
        <w:lastRenderedPageBreak/>
        <w:t>Plano de I</w:t>
      </w:r>
      <w:r w:rsidR="00301E38" w:rsidRPr="008C0BFE">
        <w:rPr>
          <w:sz w:val="28"/>
        </w:rPr>
        <w:t>mplantação</w:t>
      </w:r>
      <w:bookmarkEnd w:id="2568"/>
    </w:p>
    <w:p w:rsidR="00301E38" w:rsidRPr="00414648" w:rsidRDefault="00301E38" w:rsidP="002C0578">
      <w:pPr>
        <w:rPr>
          <w:color w:val="FF0000"/>
        </w:rPr>
      </w:pPr>
      <w:r w:rsidRPr="00414648">
        <w:rPr>
          <w:color w:val="FF0000"/>
        </w:rPr>
        <w:t xml:space="preserve">Descrever quais são os passos necessários para realizar a implantação do </w:t>
      </w:r>
      <w:r w:rsidR="00414648">
        <w:rPr>
          <w:color w:val="FF0000"/>
        </w:rPr>
        <w:t xml:space="preserve">Sistema de Informações </w:t>
      </w:r>
      <w:r w:rsidRPr="00414648">
        <w:rPr>
          <w:color w:val="FF0000"/>
        </w:rPr>
        <w:t>a partir do código fonte.Neste item devem estar descritas informações de hardware e software recomendadas</w:t>
      </w:r>
      <w:r w:rsidR="00414648">
        <w:rPr>
          <w:color w:val="FF0000"/>
        </w:rPr>
        <w:t xml:space="preserve"> para instalação do S</w:t>
      </w:r>
      <w:r w:rsidRPr="00414648">
        <w:rPr>
          <w:color w:val="FF0000"/>
        </w:rPr>
        <w:t>istema de modo que o ambiente possa ser reproduzido em ambiente de produção.Descrever também os passos para tornar o sistema disponível para uso, mencionando inclusive passos para inicialização do</w:t>
      </w:r>
      <w:r w:rsidR="00414648">
        <w:rPr>
          <w:color w:val="FF0000"/>
        </w:rPr>
        <w:t>s S</w:t>
      </w:r>
      <w:r w:rsidRPr="00414648">
        <w:rPr>
          <w:color w:val="FF0000"/>
        </w:rPr>
        <w:t>ervidor</w:t>
      </w:r>
      <w:r w:rsidR="00414648">
        <w:rPr>
          <w:color w:val="FF0000"/>
        </w:rPr>
        <w:t>es onde o S</w:t>
      </w:r>
      <w:r w:rsidRPr="00414648">
        <w:rPr>
          <w:color w:val="FF0000"/>
        </w:rPr>
        <w:t>istema estará publicado.</w:t>
      </w:r>
    </w:p>
    <w:p w:rsidR="00301E38" w:rsidRDefault="00301E38" w:rsidP="002C0578"/>
    <w:p w:rsidR="00301E38" w:rsidRPr="008C0BFE" w:rsidRDefault="00301E38">
      <w:pPr>
        <w:pStyle w:val="Ttulo1"/>
        <w:pageBreakBefore/>
        <w:rPr>
          <w:sz w:val="28"/>
        </w:rPr>
      </w:pPr>
      <w:bookmarkStart w:id="2569" w:name="_Toc269327113"/>
      <w:bookmarkStart w:id="2570" w:name="_Toc269327236"/>
      <w:bookmarkStart w:id="2571" w:name="_Toc416018506"/>
      <w:r w:rsidRPr="008C0BFE">
        <w:rPr>
          <w:sz w:val="28"/>
        </w:rPr>
        <w:lastRenderedPageBreak/>
        <w:t>C</w:t>
      </w:r>
      <w:bookmarkEnd w:id="2569"/>
      <w:bookmarkEnd w:id="2570"/>
      <w:r w:rsidRPr="008C0BFE">
        <w:rPr>
          <w:sz w:val="28"/>
        </w:rPr>
        <w:t>onclusão</w:t>
      </w:r>
      <w:bookmarkEnd w:id="2571"/>
    </w:p>
    <w:p w:rsidR="00F96C8F" w:rsidRPr="00204410" w:rsidRDefault="00301E38" w:rsidP="002C0578">
      <w:pPr>
        <w:rPr>
          <w:color w:val="FF0000"/>
        </w:rPr>
      </w:pPr>
      <w:r w:rsidRPr="00204410">
        <w:rPr>
          <w:color w:val="FF0000"/>
        </w:rPr>
        <w:t xml:space="preserve">Síntese final do trabalho, a conclusão constitui-se </w:t>
      </w:r>
      <w:r w:rsidRPr="00F91B58">
        <w:rPr>
          <w:color w:val="FF0000"/>
          <w:u w:val="single"/>
        </w:rPr>
        <w:t>de uma resposta à hipótese enunciada na introdução</w:t>
      </w:r>
      <w:r w:rsidRPr="00204410">
        <w:rPr>
          <w:color w:val="FF0000"/>
        </w:rPr>
        <w:t xml:space="preserve">. </w:t>
      </w:r>
      <w:r w:rsidR="00F96C8F" w:rsidRPr="00204410">
        <w:rPr>
          <w:color w:val="FF0000"/>
        </w:rPr>
        <w:t xml:space="preserve">Deve-se ressaltar o escopo da implementação realizada </w:t>
      </w:r>
      <w:r w:rsidR="007D3EA8" w:rsidRPr="007D3EA8">
        <w:rPr>
          <w:color w:val="0000FF"/>
        </w:rPr>
        <w:t xml:space="preserve">(por exemplo: </w:t>
      </w:r>
      <w:r w:rsidR="00F91B58">
        <w:rPr>
          <w:color w:val="0000FF"/>
        </w:rPr>
        <w:t xml:space="preserve">Os </w:t>
      </w:r>
      <w:r w:rsidR="007D3EA8" w:rsidRPr="007D3EA8">
        <w:rPr>
          <w:color w:val="0000FF"/>
        </w:rPr>
        <w:t>dados do B</w:t>
      </w:r>
      <w:r w:rsidR="00814A28" w:rsidRPr="007D3EA8">
        <w:rPr>
          <w:color w:val="0000FF"/>
        </w:rPr>
        <w:t xml:space="preserve">anco </w:t>
      </w:r>
      <w:r w:rsidR="007D3EA8" w:rsidRPr="007D3EA8">
        <w:rPr>
          <w:color w:val="0000FF"/>
        </w:rPr>
        <w:t xml:space="preserve">de Dados </w:t>
      </w:r>
      <w:r w:rsidR="00F91B58">
        <w:rPr>
          <w:color w:val="0000FF"/>
        </w:rPr>
        <w:t xml:space="preserve">foram </w:t>
      </w:r>
      <w:r w:rsidR="00814A28" w:rsidRPr="007D3EA8">
        <w:rPr>
          <w:color w:val="0000FF"/>
        </w:rPr>
        <w:t>inseridos manualmente)</w:t>
      </w:r>
      <w:r w:rsidR="00EB4855">
        <w:rPr>
          <w:color w:val="FF0000"/>
        </w:rPr>
        <w:t>.</w:t>
      </w:r>
      <w:r w:rsidRPr="00204410">
        <w:rPr>
          <w:color w:val="FF0000"/>
        </w:rPr>
        <w:t xml:space="preserve">Não </w:t>
      </w:r>
      <w:proofErr w:type="spellStart"/>
      <w:r w:rsidR="00204410">
        <w:rPr>
          <w:color w:val="FF0000"/>
        </w:rPr>
        <w:t>é</w:t>
      </w:r>
      <w:r w:rsidR="00EB4855" w:rsidRPr="00204410">
        <w:rPr>
          <w:color w:val="FF0000"/>
        </w:rPr>
        <w:t>permit</w:t>
      </w:r>
      <w:r w:rsidR="00EB4855">
        <w:rPr>
          <w:color w:val="FF0000"/>
        </w:rPr>
        <w:t>ida</w:t>
      </w:r>
      <w:r w:rsidRPr="00204410">
        <w:rPr>
          <w:color w:val="FF0000"/>
        </w:rPr>
        <w:t>a</w:t>
      </w:r>
      <w:proofErr w:type="spellEnd"/>
      <w:r w:rsidRPr="00204410">
        <w:rPr>
          <w:color w:val="FF0000"/>
        </w:rPr>
        <w:t xml:space="preserve"> inclusão de dados novos nesse capítulo.</w:t>
      </w:r>
      <w:r w:rsidR="00167EA7">
        <w:rPr>
          <w:color w:val="FF0000"/>
        </w:rPr>
        <w:t xml:space="preserve">Apresentar as “Lições Aprendidas”, as dificuldades encontradas, os conflitos e como foram superados. Informar se o Sistema desenvolvido será comercializado ou se novas </w:t>
      </w:r>
      <w:r w:rsidR="00167EA7" w:rsidRPr="00204410">
        <w:rPr>
          <w:color w:val="FF0000"/>
        </w:rPr>
        <w:t xml:space="preserve">funcionalidades </w:t>
      </w:r>
      <w:r w:rsidR="00167EA7">
        <w:rPr>
          <w:color w:val="FF0000"/>
        </w:rPr>
        <w:t>serão adicionadas na evolução do S</w:t>
      </w:r>
      <w:r w:rsidR="00167EA7" w:rsidRPr="00204410">
        <w:rPr>
          <w:color w:val="FF0000"/>
        </w:rPr>
        <w:t>istema</w:t>
      </w:r>
      <w:r w:rsidR="00167EA7">
        <w:rPr>
          <w:color w:val="FF0000"/>
        </w:rPr>
        <w:t>.</w:t>
      </w:r>
    </w:p>
    <w:p w:rsidR="00F96C8F" w:rsidRDefault="00F96C8F" w:rsidP="002C0578">
      <w:pPr>
        <w:rPr>
          <w:color w:val="0000FF"/>
        </w:rPr>
      </w:pPr>
    </w:p>
    <w:p w:rsidR="00321C8F" w:rsidRPr="008C0BFE" w:rsidRDefault="00321C8F" w:rsidP="00321C8F">
      <w:pPr>
        <w:pStyle w:val="Ttulo1"/>
        <w:pageBreakBefore/>
        <w:ind w:left="431" w:hanging="431"/>
        <w:rPr>
          <w:sz w:val="28"/>
        </w:rPr>
      </w:pPr>
      <w:bookmarkStart w:id="2572" w:name="_Toc416018507"/>
      <w:r w:rsidRPr="008C0BFE">
        <w:rPr>
          <w:sz w:val="28"/>
        </w:rPr>
        <w:lastRenderedPageBreak/>
        <w:t>Bibliografia</w:t>
      </w:r>
      <w:bookmarkEnd w:id="2572"/>
    </w:p>
    <w:p w:rsidR="00321C8F" w:rsidRPr="004D494A" w:rsidRDefault="00321C8F" w:rsidP="00321C8F">
      <w:pPr>
        <w:pStyle w:val="Bibliografia"/>
        <w:spacing w:after="120"/>
        <w:rPr>
          <w:noProof/>
          <w:color w:val="0000FF"/>
        </w:rPr>
      </w:pPr>
      <w:r w:rsidRPr="004D494A">
        <w:rPr>
          <w:color w:val="0000FF"/>
        </w:rPr>
        <w:t>LAKATOS, Eva Maria; MARCONI, Marina de Andrade.</w:t>
      </w:r>
      <w:r w:rsidRPr="004D494A">
        <w:rPr>
          <w:b/>
          <w:bCs/>
          <w:color w:val="0000FF"/>
        </w:rPr>
        <w:t xml:space="preserve">Fundamentos de </w:t>
      </w:r>
      <w:proofErr w:type="spellStart"/>
      <w:r w:rsidRPr="004D494A">
        <w:rPr>
          <w:b/>
          <w:bCs/>
          <w:color w:val="0000FF"/>
        </w:rPr>
        <w:t>metodologiacientífica</w:t>
      </w:r>
      <w:proofErr w:type="spellEnd"/>
      <w:r w:rsidRPr="004D494A">
        <w:rPr>
          <w:bCs/>
          <w:color w:val="0000FF"/>
        </w:rPr>
        <w:t>. São Paulo: Atlas, 2007.</w:t>
      </w:r>
    </w:p>
    <w:p w:rsidR="00321C8F" w:rsidRPr="004D494A" w:rsidRDefault="00321C8F" w:rsidP="00321C8F">
      <w:pPr>
        <w:pStyle w:val="Bibliografia"/>
        <w:spacing w:after="120"/>
        <w:rPr>
          <w:noProof/>
          <w:color w:val="0000FF"/>
        </w:rPr>
      </w:pPr>
      <w:r w:rsidRPr="004D494A">
        <w:rPr>
          <w:bCs/>
          <w:noProof/>
          <w:color w:val="0000FF"/>
        </w:rPr>
        <w:t>VERIS FACULDADES.</w:t>
      </w:r>
      <w:r w:rsidRPr="004D494A">
        <w:rPr>
          <w:b/>
          <w:iCs/>
          <w:noProof/>
          <w:color w:val="0000FF"/>
        </w:rPr>
        <w:t>Manual paraNormalização de Trabalhos Acadêmicos</w:t>
      </w:r>
      <w:r w:rsidRPr="004D494A">
        <w:rPr>
          <w:i/>
          <w:iCs/>
          <w:noProof/>
          <w:color w:val="0000FF"/>
        </w:rPr>
        <w:t xml:space="preserve">. </w:t>
      </w:r>
      <w:r w:rsidRPr="004D494A">
        <w:rPr>
          <w:noProof/>
          <w:color w:val="0000FF"/>
        </w:rPr>
        <w:t>São Paulo, 2009.</w:t>
      </w:r>
    </w:p>
    <w:p w:rsidR="00321C8F" w:rsidRPr="00EA564D" w:rsidRDefault="00321C8F" w:rsidP="00321C8F">
      <w:pPr>
        <w:pStyle w:val="Bibliografia"/>
        <w:ind w:left="340" w:hanging="340"/>
      </w:pPr>
    </w:p>
    <w:p w:rsidR="00321C8F" w:rsidRPr="00C8671A" w:rsidRDefault="00321C8F" w:rsidP="00321C8F">
      <w:r w:rsidRPr="00F91B58">
        <w:rPr>
          <w:color w:val="FF0000"/>
          <w:u w:val="single"/>
        </w:rPr>
        <w:t xml:space="preserve">Toda publicação, livro, </w:t>
      </w:r>
      <w:proofErr w:type="spellStart"/>
      <w:r w:rsidRPr="00F91B58">
        <w:rPr>
          <w:color w:val="FF0000"/>
          <w:u w:val="single"/>
        </w:rPr>
        <w:t>etc</w:t>
      </w:r>
      <w:proofErr w:type="spellEnd"/>
      <w:r w:rsidRPr="00F91B58">
        <w:rPr>
          <w:color w:val="FF0000"/>
          <w:u w:val="single"/>
        </w:rPr>
        <w:t xml:space="preserve"> existente aqui deve estar referenciado no texto principal da Monografia e </w:t>
      </w:r>
      <w:r w:rsidRPr="00F30120">
        <w:rPr>
          <w:b/>
          <w:color w:val="FF0000"/>
          <w:u w:val="single"/>
        </w:rPr>
        <w:t>vice-versa</w:t>
      </w:r>
      <w:r>
        <w:rPr>
          <w:color w:val="FF0000"/>
        </w:rPr>
        <w:t>.</w:t>
      </w:r>
    </w:p>
    <w:p w:rsidR="00300088" w:rsidRPr="00300088" w:rsidRDefault="00300088" w:rsidP="00300088">
      <w:pPr>
        <w:rPr>
          <w:ins w:id="2573" w:author="User" w:date="2015-04-04T00:55:00Z"/>
          <w:color w:val="0000FF"/>
        </w:rPr>
      </w:pPr>
      <w:ins w:id="2574" w:author="User" w:date="2015-04-04T00:55:00Z">
        <w:r w:rsidRPr="00300088">
          <w:rPr>
            <w:color w:val="0000FF"/>
          </w:rPr>
          <w:t>Referências Bibliográficas</w:t>
        </w:r>
      </w:ins>
    </w:p>
    <w:p w:rsidR="00300088" w:rsidRPr="00300088" w:rsidRDefault="00300088" w:rsidP="00300088">
      <w:pPr>
        <w:rPr>
          <w:ins w:id="2575" w:author="User" w:date="2015-04-04T00:55:00Z"/>
          <w:color w:val="0000FF"/>
        </w:rPr>
      </w:pPr>
    </w:p>
    <w:p w:rsidR="00300088" w:rsidRPr="00300088" w:rsidRDefault="00300088" w:rsidP="00300088">
      <w:pPr>
        <w:rPr>
          <w:ins w:id="2576" w:author="User" w:date="2015-04-04T00:55:00Z"/>
          <w:color w:val="0000FF"/>
        </w:rPr>
      </w:pPr>
      <w:ins w:id="2577" w:author="User" w:date="2015-04-04T00:55:00Z">
        <w:r w:rsidRPr="00300088">
          <w:rPr>
            <w:color w:val="0000FF"/>
          </w:rPr>
          <w:t xml:space="preserve">CENTRO BRASILEIRO DE TECNOLOGIA E AUTOMAÇÃO. CBTA – Grupo de Processos do </w:t>
        </w:r>
        <w:proofErr w:type="spellStart"/>
        <w:r w:rsidRPr="00300088">
          <w:rPr>
            <w:color w:val="0000FF"/>
          </w:rPr>
          <w:t>PMBoK</w:t>
        </w:r>
        <w:proofErr w:type="spellEnd"/>
        <w:r w:rsidRPr="00300088">
          <w:rPr>
            <w:color w:val="0000FF"/>
          </w:rPr>
          <w:t>. Disponível em: &lt;http://www.cbtanet.com.br/pmbok/&gt;. Acesso em: 29 mai. 2009.</w:t>
        </w:r>
      </w:ins>
    </w:p>
    <w:p w:rsidR="00300088" w:rsidRPr="00300088" w:rsidRDefault="00300088" w:rsidP="00300088">
      <w:pPr>
        <w:rPr>
          <w:ins w:id="2578" w:author="User" w:date="2015-04-04T00:55:00Z"/>
          <w:color w:val="0000FF"/>
        </w:rPr>
      </w:pPr>
    </w:p>
    <w:p w:rsidR="00300088" w:rsidRPr="00300088" w:rsidRDefault="00300088" w:rsidP="00300088">
      <w:pPr>
        <w:rPr>
          <w:ins w:id="2579" w:author="User" w:date="2015-04-04T00:55:00Z"/>
          <w:color w:val="0000FF"/>
          <w:lang w:val="en-US"/>
          <w:rPrChange w:id="2580" w:author="User" w:date="2015-04-04T00:55:00Z">
            <w:rPr>
              <w:ins w:id="2581" w:author="User" w:date="2015-04-04T00:55:00Z"/>
              <w:color w:val="0000FF"/>
            </w:rPr>
          </w:rPrChange>
        </w:rPr>
      </w:pPr>
      <w:ins w:id="2582" w:author="User" w:date="2015-04-04T00:55:00Z">
        <w:r w:rsidRPr="00300088">
          <w:rPr>
            <w:color w:val="0000FF"/>
          </w:rPr>
          <w:t xml:space="preserve">PROJECT MANAGEMENT INTITUTE. Um Guia do Conjunto de Conhecimentos em Gerenciamento de Projetos. </w:t>
        </w:r>
        <w:r w:rsidR="008A116E" w:rsidRPr="008A116E">
          <w:rPr>
            <w:color w:val="0000FF"/>
            <w:lang w:val="en-US"/>
            <w:rPrChange w:id="2583" w:author="User" w:date="2015-04-04T00:55:00Z">
              <w:rPr>
                <w:color w:val="0000FF"/>
                <w:u w:val="single"/>
              </w:rPr>
            </w:rPrChange>
          </w:rPr>
          <w:t>3. ed. Pennsylvania: PMI, 2004.</w:t>
        </w:r>
      </w:ins>
    </w:p>
    <w:p w:rsidR="00300088" w:rsidRPr="00300088" w:rsidRDefault="00300088" w:rsidP="00300088">
      <w:pPr>
        <w:rPr>
          <w:ins w:id="2584" w:author="User" w:date="2015-04-04T00:55:00Z"/>
          <w:color w:val="0000FF"/>
          <w:lang w:val="en-US"/>
          <w:rPrChange w:id="2585" w:author="User" w:date="2015-04-04T00:55:00Z">
            <w:rPr>
              <w:ins w:id="2586" w:author="User" w:date="2015-04-04T00:55:00Z"/>
              <w:color w:val="0000FF"/>
            </w:rPr>
          </w:rPrChange>
        </w:rPr>
      </w:pPr>
    </w:p>
    <w:p w:rsidR="00300088" w:rsidRPr="00300088" w:rsidRDefault="008A116E" w:rsidP="00300088">
      <w:pPr>
        <w:rPr>
          <w:ins w:id="2587" w:author="User" w:date="2015-04-04T00:55:00Z"/>
          <w:color w:val="0000FF"/>
          <w:lang w:val="en-US"/>
          <w:rPrChange w:id="2588" w:author="User" w:date="2015-04-04T01:00:00Z">
            <w:rPr>
              <w:ins w:id="2589" w:author="User" w:date="2015-04-04T00:55:00Z"/>
              <w:color w:val="0000FF"/>
            </w:rPr>
          </w:rPrChange>
        </w:rPr>
      </w:pPr>
      <w:ins w:id="2590" w:author="User" w:date="2015-04-04T00:55:00Z">
        <w:r w:rsidRPr="008A116E">
          <w:rPr>
            <w:color w:val="0000FF"/>
            <w:lang w:val="en-US"/>
            <w:rPrChange w:id="2591" w:author="User" w:date="2015-04-04T00:55:00Z">
              <w:rPr>
                <w:color w:val="0000FF"/>
                <w:u w:val="single"/>
              </w:rPr>
            </w:rPrChange>
          </w:rPr>
          <w:t xml:space="preserve">PROJECT MANAGEMENT INTITUTE. The Standard for </w:t>
        </w:r>
        <w:proofErr w:type="spellStart"/>
        <w:r w:rsidRPr="008A116E">
          <w:rPr>
            <w:color w:val="0000FF"/>
            <w:lang w:val="en-US"/>
            <w:rPrChange w:id="2592" w:author="User" w:date="2015-04-04T00:55:00Z">
              <w:rPr>
                <w:color w:val="0000FF"/>
                <w:u w:val="single"/>
              </w:rPr>
            </w:rPrChange>
          </w:rPr>
          <w:t>Portifolio</w:t>
        </w:r>
        <w:proofErr w:type="spellEnd"/>
        <w:r w:rsidRPr="008A116E">
          <w:rPr>
            <w:color w:val="0000FF"/>
            <w:lang w:val="en-US"/>
            <w:rPrChange w:id="2593" w:author="User" w:date="2015-04-04T00:55:00Z">
              <w:rPr>
                <w:color w:val="0000FF"/>
                <w:u w:val="single"/>
              </w:rPr>
            </w:rPrChange>
          </w:rPr>
          <w:t xml:space="preserve"> Management. </w:t>
        </w:r>
        <w:r w:rsidRPr="008A116E">
          <w:rPr>
            <w:color w:val="0000FF"/>
            <w:lang w:val="en-US"/>
            <w:rPrChange w:id="2594" w:author="User" w:date="2015-04-04T01:00:00Z">
              <w:rPr>
                <w:color w:val="0000FF"/>
                <w:u w:val="single"/>
              </w:rPr>
            </w:rPrChange>
          </w:rPr>
          <w:t>1. ed. Pennsylvania: PMI, 2006.</w:t>
        </w:r>
      </w:ins>
    </w:p>
    <w:p w:rsidR="00300088" w:rsidRPr="00300088" w:rsidRDefault="00300088" w:rsidP="00300088">
      <w:pPr>
        <w:rPr>
          <w:ins w:id="2595" w:author="User" w:date="2015-04-04T00:55:00Z"/>
          <w:color w:val="0000FF"/>
          <w:lang w:val="en-US"/>
          <w:rPrChange w:id="2596" w:author="User" w:date="2015-04-04T01:00:00Z">
            <w:rPr>
              <w:ins w:id="2597" w:author="User" w:date="2015-04-04T00:55:00Z"/>
              <w:color w:val="0000FF"/>
            </w:rPr>
          </w:rPrChange>
        </w:rPr>
      </w:pPr>
    </w:p>
    <w:p w:rsidR="00F96C8F" w:rsidRDefault="008A116E" w:rsidP="00300088">
      <w:pPr>
        <w:rPr>
          <w:ins w:id="2598" w:author="User" w:date="2015-04-04T18:08:00Z"/>
          <w:color w:val="0000FF"/>
        </w:rPr>
      </w:pPr>
      <w:ins w:id="2599" w:author="User" w:date="2015-04-04T00:55:00Z">
        <w:r w:rsidRPr="008A116E">
          <w:rPr>
            <w:color w:val="0000FF"/>
            <w:lang w:val="en-US"/>
            <w:rPrChange w:id="2600" w:author="User" w:date="2015-04-04T00:55:00Z">
              <w:rPr>
                <w:color w:val="0000FF"/>
                <w:u w:val="single"/>
              </w:rPr>
            </w:rPrChange>
          </w:rPr>
          <w:t xml:space="preserve">PROJECT MANAGEMENT INTITUTE. The Standard for Program Management. </w:t>
        </w:r>
        <w:r w:rsidR="00300088" w:rsidRPr="00300088">
          <w:rPr>
            <w:color w:val="0000FF"/>
          </w:rPr>
          <w:t xml:space="preserve">1. ed. </w:t>
        </w:r>
        <w:proofErr w:type="spellStart"/>
        <w:r w:rsidR="00300088" w:rsidRPr="00300088">
          <w:rPr>
            <w:color w:val="0000FF"/>
          </w:rPr>
          <w:t>Pennsylvania</w:t>
        </w:r>
        <w:proofErr w:type="spellEnd"/>
        <w:r w:rsidR="00300088" w:rsidRPr="00300088">
          <w:rPr>
            <w:color w:val="0000FF"/>
          </w:rPr>
          <w:t>: PMI, 2006.</w:t>
        </w:r>
      </w:ins>
    </w:p>
    <w:p w:rsidR="000B72CF" w:rsidRDefault="000B72CF" w:rsidP="00300088">
      <w:pPr>
        <w:rPr>
          <w:ins w:id="2601" w:author="User" w:date="2015-04-04T18:08:00Z"/>
          <w:color w:val="0000FF"/>
        </w:rPr>
      </w:pPr>
    </w:p>
    <w:p w:rsidR="000B72CF" w:rsidRDefault="008A116E" w:rsidP="00300088">
      <w:pPr>
        <w:rPr>
          <w:ins w:id="2602" w:author="User" w:date="2015-04-04T18:27:00Z"/>
        </w:rPr>
      </w:pPr>
      <w:ins w:id="2603" w:author="User" w:date="2015-04-04T18:08:00Z">
        <w:r>
          <w:fldChar w:fldCharType="begin"/>
        </w:r>
        <w:r w:rsidR="009101FD">
          <w:instrText xml:space="preserve"> HYPERLINK "http://www.scrum.org/Portals/0/Documents/Scrum%20Guides/Scrum_Guide.pdf" </w:instrText>
        </w:r>
        <w:r>
          <w:fldChar w:fldCharType="separate"/>
        </w:r>
        <w:r w:rsidR="000B72CF" w:rsidRPr="000B72CF">
          <w:rPr>
            <w:rStyle w:val="Hyperlink"/>
          </w:rPr>
          <w:t>http://www.scrum.org/Portals/0/Documents/Scrum%20Guides/Scrum_Guide.pdf</w:t>
        </w:r>
        <w:r>
          <w:fldChar w:fldCharType="end"/>
        </w:r>
        <w:r w:rsidR="000B72CF" w:rsidRPr="000B72CF">
          <w:t>, ac</w:t>
        </w:r>
        <w:r w:rsidRPr="008A116E">
          <w:rPr>
            <w:rPrChange w:id="2604" w:author="User" w:date="2015-04-04T18:08:00Z">
              <w:rPr>
                <w:color w:val="0000FF"/>
                <w:u w:val="single"/>
                <w:lang w:val="en-US"/>
              </w:rPr>
            </w:rPrChange>
          </w:rPr>
          <w:t>e</w:t>
        </w:r>
        <w:r w:rsidR="000B72CF">
          <w:t>ssado em 06 de abril de 2015</w:t>
        </w:r>
      </w:ins>
    </w:p>
    <w:p w:rsidR="00B66C40" w:rsidRDefault="00B66C40" w:rsidP="00300088">
      <w:pPr>
        <w:rPr>
          <w:ins w:id="2605" w:author="User" w:date="2015-04-04T18:27:00Z"/>
        </w:rPr>
      </w:pPr>
    </w:p>
    <w:p w:rsidR="00B66C40" w:rsidRDefault="00B66C40" w:rsidP="00300088">
      <w:pPr>
        <w:rPr>
          <w:ins w:id="2606" w:author="User" w:date="2015-04-05T19:06:00Z"/>
          <w:color w:val="FF0000"/>
        </w:rPr>
      </w:pPr>
      <w:ins w:id="2607" w:author="User" w:date="2015-04-04T18:27:00Z">
        <w:r w:rsidRPr="001D6CBC">
          <w:rPr>
            <w:color w:val="FF0000"/>
          </w:rPr>
          <w:t xml:space="preserve">http://www.diegomacedo.com.br/grupos-de-processos-de-gerenciamento-de-projetos/, Diego </w:t>
        </w:r>
        <w:proofErr w:type="spellStart"/>
        <w:r w:rsidRPr="001D6CBC">
          <w:rPr>
            <w:color w:val="FF0000"/>
          </w:rPr>
          <w:t>Macêdo</w:t>
        </w:r>
        <w:proofErr w:type="spellEnd"/>
        <w:r w:rsidRPr="001D6CBC">
          <w:rPr>
            <w:color w:val="FF0000"/>
          </w:rPr>
          <w:t xml:space="preserve"> - Analista de T.I</w:t>
        </w:r>
      </w:ins>
    </w:p>
    <w:p w:rsidR="000D6CDA" w:rsidRDefault="000D6CDA" w:rsidP="00300088">
      <w:pPr>
        <w:rPr>
          <w:ins w:id="2608" w:author="User" w:date="2015-04-05T19:06:00Z"/>
          <w:color w:val="FF0000"/>
        </w:rPr>
      </w:pPr>
    </w:p>
    <w:p w:rsidR="000D6CDA" w:rsidRDefault="000D6CDA" w:rsidP="00300088">
      <w:pPr>
        <w:rPr>
          <w:ins w:id="2609" w:author="User" w:date="2015-04-05T19:06:00Z"/>
          <w:color w:val="FF0000"/>
        </w:rPr>
      </w:pPr>
    </w:p>
    <w:p w:rsidR="000D6CDA" w:rsidRPr="000D6CDA" w:rsidRDefault="008A116E" w:rsidP="000D6CDA">
      <w:pPr>
        <w:rPr>
          <w:ins w:id="2610" w:author="User" w:date="2015-04-05T19:06:00Z"/>
          <w:color w:val="0000FF"/>
          <w:lang w:val="en-US"/>
          <w:rPrChange w:id="2611" w:author="User" w:date="2015-04-05T19:06:00Z">
            <w:rPr>
              <w:ins w:id="2612" w:author="User" w:date="2015-04-05T19:06:00Z"/>
              <w:color w:val="0000FF"/>
            </w:rPr>
          </w:rPrChange>
        </w:rPr>
      </w:pPr>
      <w:proofErr w:type="spellStart"/>
      <w:ins w:id="2613" w:author="User" w:date="2015-04-05T19:06:00Z">
        <w:r w:rsidRPr="008A116E">
          <w:rPr>
            <w:color w:val="0000FF"/>
            <w:lang w:val="en-US"/>
            <w:rPrChange w:id="2614" w:author="User" w:date="2015-04-05T19:06:00Z">
              <w:rPr>
                <w:color w:val="0000FF"/>
                <w:u w:val="single"/>
              </w:rPr>
            </w:rPrChange>
          </w:rPr>
          <w:t>Boock</w:t>
        </w:r>
        <w:proofErr w:type="spellEnd"/>
        <w:r w:rsidRPr="008A116E">
          <w:rPr>
            <w:color w:val="0000FF"/>
            <w:lang w:val="en-US"/>
            <w:rPrChange w:id="2615" w:author="User" w:date="2015-04-05T19:06:00Z">
              <w:rPr>
                <w:color w:val="0000FF"/>
                <w:u w:val="single"/>
              </w:rPr>
            </w:rPrChange>
          </w:rPr>
          <w:t xml:space="preserve">, G. and </w:t>
        </w:r>
        <w:proofErr w:type="spellStart"/>
        <w:r w:rsidRPr="008A116E">
          <w:rPr>
            <w:color w:val="0000FF"/>
            <w:lang w:val="en-US"/>
            <w:rPrChange w:id="2616" w:author="User" w:date="2015-04-05T19:06:00Z">
              <w:rPr>
                <w:color w:val="0000FF"/>
                <w:u w:val="single"/>
              </w:rPr>
            </w:rPrChange>
          </w:rPr>
          <w:t>Rumbaugh</w:t>
        </w:r>
        <w:proofErr w:type="spellEnd"/>
        <w:r w:rsidRPr="008A116E">
          <w:rPr>
            <w:color w:val="0000FF"/>
            <w:lang w:val="en-US"/>
            <w:rPrChange w:id="2617" w:author="User" w:date="2015-04-05T19:06:00Z">
              <w:rPr>
                <w:color w:val="0000FF"/>
                <w:u w:val="single"/>
              </w:rPr>
            </w:rPrChange>
          </w:rPr>
          <w:t>, J. The Unified Modeling Language User</w:t>
        </w:r>
        <w:r w:rsidR="000D6CDA">
          <w:rPr>
            <w:color w:val="0000FF"/>
            <w:lang w:val="en-US"/>
          </w:rPr>
          <w:t xml:space="preserve"> </w:t>
        </w:r>
        <w:r w:rsidRPr="008A116E">
          <w:rPr>
            <w:color w:val="0000FF"/>
            <w:lang w:val="en-US"/>
            <w:rPrChange w:id="2618" w:author="User" w:date="2015-04-05T19:06:00Z">
              <w:rPr>
                <w:color w:val="0000FF"/>
                <w:u w:val="single"/>
              </w:rPr>
            </w:rPrChange>
          </w:rPr>
          <w:t>Guide . Addison-Wesley, 1999</w:t>
        </w:r>
      </w:ins>
    </w:p>
    <w:p w:rsidR="000D6CDA" w:rsidRPr="000D6CDA" w:rsidRDefault="008A116E" w:rsidP="000D6CDA">
      <w:pPr>
        <w:rPr>
          <w:ins w:id="2619" w:author="User" w:date="2015-04-05T19:06:00Z"/>
          <w:color w:val="0000FF"/>
          <w:lang w:val="en-US"/>
          <w:rPrChange w:id="2620" w:author="User" w:date="2015-04-05T19:06:00Z">
            <w:rPr>
              <w:ins w:id="2621" w:author="User" w:date="2015-04-05T19:06:00Z"/>
              <w:color w:val="0000FF"/>
            </w:rPr>
          </w:rPrChange>
        </w:rPr>
      </w:pPr>
      <w:ins w:id="2622" w:author="User" w:date="2015-04-05T19:06:00Z">
        <w:r w:rsidRPr="008A116E">
          <w:rPr>
            <w:color w:val="0000FF"/>
            <w:lang w:val="en-US"/>
            <w:rPrChange w:id="2623" w:author="User" w:date="2015-04-05T19:06:00Z">
              <w:rPr>
                <w:color w:val="0000FF"/>
                <w:u w:val="single"/>
              </w:rPr>
            </w:rPrChange>
          </w:rPr>
          <w:lastRenderedPageBreak/>
          <w:t xml:space="preserve"> </w:t>
        </w:r>
        <w:proofErr w:type="spellStart"/>
        <w:r w:rsidRPr="008A116E">
          <w:rPr>
            <w:color w:val="0000FF"/>
            <w:lang w:val="en-US"/>
            <w:rPrChange w:id="2624" w:author="User" w:date="2015-04-05T19:06:00Z">
              <w:rPr>
                <w:color w:val="0000FF"/>
                <w:u w:val="single"/>
              </w:rPr>
            </w:rPrChange>
          </w:rPr>
          <w:t>Arlow</w:t>
        </w:r>
        <w:proofErr w:type="spellEnd"/>
        <w:r w:rsidRPr="008A116E">
          <w:rPr>
            <w:color w:val="0000FF"/>
            <w:lang w:val="en-US"/>
            <w:rPrChange w:id="2625" w:author="User" w:date="2015-04-05T19:06:00Z">
              <w:rPr>
                <w:color w:val="0000FF"/>
                <w:u w:val="single"/>
              </w:rPr>
            </w:rPrChange>
          </w:rPr>
          <w:t xml:space="preserve">, J. and </w:t>
        </w:r>
        <w:proofErr w:type="spellStart"/>
        <w:r w:rsidRPr="008A116E">
          <w:rPr>
            <w:color w:val="0000FF"/>
            <w:lang w:val="en-US"/>
            <w:rPrChange w:id="2626" w:author="User" w:date="2015-04-05T19:06:00Z">
              <w:rPr>
                <w:color w:val="0000FF"/>
                <w:u w:val="single"/>
              </w:rPr>
            </w:rPrChange>
          </w:rPr>
          <w:t>Neustadt</w:t>
        </w:r>
        <w:proofErr w:type="spellEnd"/>
        <w:r w:rsidRPr="008A116E">
          <w:rPr>
            <w:color w:val="0000FF"/>
            <w:lang w:val="en-US"/>
            <w:rPrChange w:id="2627" w:author="User" w:date="2015-04-05T19:06:00Z">
              <w:rPr>
                <w:color w:val="0000FF"/>
                <w:u w:val="single"/>
              </w:rPr>
            </w:rPrChange>
          </w:rPr>
          <w:t>, I. UML 2 and the Unified Process: Practical</w:t>
        </w:r>
        <w:r w:rsidR="000D6CDA">
          <w:rPr>
            <w:color w:val="0000FF"/>
            <w:lang w:val="en-US"/>
          </w:rPr>
          <w:t xml:space="preserve"> </w:t>
        </w:r>
        <w:r w:rsidRPr="008A116E">
          <w:rPr>
            <w:color w:val="0000FF"/>
            <w:lang w:val="en-US"/>
            <w:rPrChange w:id="2628" w:author="User" w:date="2015-04-05T19:06:00Z">
              <w:rPr>
                <w:color w:val="0000FF"/>
                <w:u w:val="single"/>
              </w:rPr>
            </w:rPrChange>
          </w:rPr>
          <w:t xml:space="preserve">Object-Oriented Analysis and Design, 2nd Edition, The </w:t>
        </w:r>
        <w:proofErr w:type="spellStart"/>
        <w:r w:rsidRPr="008A116E">
          <w:rPr>
            <w:color w:val="0000FF"/>
            <w:lang w:val="en-US"/>
            <w:rPrChange w:id="2629" w:author="User" w:date="2015-04-05T19:06:00Z">
              <w:rPr>
                <w:color w:val="0000FF"/>
                <w:u w:val="single"/>
              </w:rPr>
            </w:rPrChange>
          </w:rPr>
          <w:t>AddisonWesley</w:t>
        </w:r>
        <w:proofErr w:type="spellEnd"/>
        <w:r w:rsidR="000D6CDA">
          <w:rPr>
            <w:color w:val="0000FF"/>
            <w:lang w:val="en-US"/>
          </w:rPr>
          <w:t xml:space="preserve"> </w:t>
        </w:r>
        <w:r w:rsidRPr="008A116E">
          <w:rPr>
            <w:color w:val="0000FF"/>
            <w:lang w:val="en-US"/>
            <w:rPrChange w:id="2630" w:author="User" w:date="2015-04-05T19:06:00Z">
              <w:rPr>
                <w:color w:val="0000FF"/>
                <w:u w:val="single"/>
              </w:rPr>
            </w:rPrChange>
          </w:rPr>
          <w:t>Object Technology Series, 2005.</w:t>
        </w:r>
      </w:ins>
    </w:p>
    <w:p w:rsidR="000D6CDA" w:rsidRPr="000D6CDA" w:rsidRDefault="008A116E" w:rsidP="000D6CDA">
      <w:pPr>
        <w:rPr>
          <w:ins w:id="2631" w:author="User" w:date="2015-04-05T19:06:00Z"/>
          <w:color w:val="0000FF"/>
          <w:lang w:val="en-US"/>
          <w:rPrChange w:id="2632" w:author="User" w:date="2015-04-05T19:06:00Z">
            <w:rPr>
              <w:ins w:id="2633" w:author="User" w:date="2015-04-05T19:06:00Z"/>
              <w:color w:val="0000FF"/>
            </w:rPr>
          </w:rPrChange>
        </w:rPr>
      </w:pPr>
      <w:ins w:id="2634" w:author="User" w:date="2015-04-05T19:06:00Z">
        <w:r w:rsidRPr="008A116E">
          <w:rPr>
            <w:color w:val="0000FF"/>
            <w:lang w:val="en-US"/>
            <w:rPrChange w:id="2635" w:author="User" w:date="2015-04-05T19:06:00Z">
              <w:rPr>
                <w:color w:val="0000FF"/>
                <w:u w:val="single"/>
              </w:rPr>
            </w:rPrChange>
          </w:rPr>
          <w:t xml:space="preserve"> </w:t>
        </w:r>
        <w:proofErr w:type="spellStart"/>
        <w:r w:rsidRPr="008A116E">
          <w:rPr>
            <w:color w:val="0000FF"/>
            <w:lang w:val="en-US"/>
            <w:rPrChange w:id="2636" w:author="User" w:date="2015-04-05T19:06:00Z">
              <w:rPr>
                <w:color w:val="0000FF"/>
                <w:u w:val="single"/>
              </w:rPr>
            </w:rPrChange>
          </w:rPr>
          <w:t>Rumbaugh</w:t>
        </w:r>
        <w:proofErr w:type="spellEnd"/>
        <w:r w:rsidRPr="008A116E">
          <w:rPr>
            <w:color w:val="0000FF"/>
            <w:lang w:val="en-US"/>
            <w:rPrChange w:id="2637" w:author="User" w:date="2015-04-05T19:06:00Z">
              <w:rPr>
                <w:color w:val="0000FF"/>
                <w:u w:val="single"/>
              </w:rPr>
            </w:rPrChange>
          </w:rPr>
          <w:t xml:space="preserve">, J.; Jacobson, I. and </w:t>
        </w:r>
        <w:proofErr w:type="spellStart"/>
        <w:r w:rsidRPr="008A116E">
          <w:rPr>
            <w:color w:val="0000FF"/>
            <w:lang w:val="en-US"/>
            <w:rPrChange w:id="2638" w:author="User" w:date="2015-04-05T19:06:00Z">
              <w:rPr>
                <w:color w:val="0000FF"/>
                <w:u w:val="single"/>
              </w:rPr>
            </w:rPrChange>
          </w:rPr>
          <w:t>Booch</w:t>
        </w:r>
        <w:proofErr w:type="spellEnd"/>
        <w:r w:rsidRPr="008A116E">
          <w:rPr>
            <w:color w:val="0000FF"/>
            <w:lang w:val="en-US"/>
            <w:rPrChange w:id="2639" w:author="User" w:date="2015-04-05T19:06:00Z">
              <w:rPr>
                <w:color w:val="0000FF"/>
                <w:u w:val="single"/>
              </w:rPr>
            </w:rPrChange>
          </w:rPr>
          <w:t xml:space="preserve"> , G. The Unified Modeling</w:t>
        </w:r>
        <w:r w:rsidR="000D6CDA">
          <w:rPr>
            <w:color w:val="0000FF"/>
            <w:lang w:val="en-US"/>
          </w:rPr>
          <w:t xml:space="preserve"> </w:t>
        </w:r>
        <w:r w:rsidRPr="008A116E">
          <w:rPr>
            <w:color w:val="0000FF"/>
            <w:lang w:val="en-US"/>
            <w:rPrChange w:id="2640" w:author="User" w:date="2015-04-05T19:06:00Z">
              <w:rPr>
                <w:color w:val="0000FF"/>
                <w:u w:val="single"/>
              </w:rPr>
            </w:rPrChange>
          </w:rPr>
          <w:t>Language Reference Manual, 2nd Edition, The Addison-Wesley Object</w:t>
        </w:r>
      </w:ins>
      <w:ins w:id="2641" w:author="User" w:date="2015-04-05T19:07:00Z">
        <w:r w:rsidR="000D6CDA">
          <w:rPr>
            <w:color w:val="0000FF"/>
            <w:lang w:val="en-US"/>
          </w:rPr>
          <w:t xml:space="preserve"> </w:t>
        </w:r>
      </w:ins>
      <w:ins w:id="2642" w:author="User" w:date="2015-04-05T19:06:00Z">
        <w:r w:rsidRPr="008A116E">
          <w:rPr>
            <w:color w:val="0000FF"/>
            <w:lang w:val="en-US"/>
            <w:rPrChange w:id="2643" w:author="User" w:date="2015-04-05T19:06:00Z">
              <w:rPr>
                <w:color w:val="0000FF"/>
                <w:u w:val="single"/>
              </w:rPr>
            </w:rPrChange>
          </w:rPr>
          <w:t>Technology Series, 2004.</w:t>
        </w:r>
      </w:ins>
    </w:p>
    <w:p w:rsidR="000D6CDA" w:rsidRPr="000D6CDA" w:rsidRDefault="008A116E" w:rsidP="000D6CDA">
      <w:pPr>
        <w:rPr>
          <w:ins w:id="2644" w:author="User" w:date="2015-04-05T19:06:00Z"/>
          <w:color w:val="0000FF"/>
          <w:lang w:val="en-US"/>
          <w:rPrChange w:id="2645" w:author="User" w:date="2015-04-05T19:06:00Z">
            <w:rPr>
              <w:ins w:id="2646" w:author="User" w:date="2015-04-05T19:06:00Z"/>
              <w:color w:val="0000FF"/>
            </w:rPr>
          </w:rPrChange>
        </w:rPr>
      </w:pPr>
      <w:ins w:id="2647" w:author="User" w:date="2015-04-05T19:06:00Z">
        <w:r w:rsidRPr="008A116E">
          <w:rPr>
            <w:color w:val="0000FF"/>
            <w:lang w:val="en-US"/>
            <w:rPrChange w:id="2648" w:author="User" w:date="2015-04-05T19:06:00Z">
              <w:rPr>
                <w:color w:val="0000FF"/>
                <w:u w:val="single"/>
              </w:rPr>
            </w:rPrChange>
          </w:rPr>
          <w:t xml:space="preserve"> </w:t>
        </w:r>
        <w:proofErr w:type="spellStart"/>
        <w:r w:rsidRPr="008A116E">
          <w:rPr>
            <w:color w:val="0000FF"/>
            <w:lang w:val="en-US"/>
            <w:rPrChange w:id="2649" w:author="User" w:date="2015-04-05T19:06:00Z">
              <w:rPr>
                <w:color w:val="0000FF"/>
                <w:u w:val="single"/>
              </w:rPr>
            </w:rPrChange>
          </w:rPr>
          <w:t>Boock</w:t>
        </w:r>
        <w:proofErr w:type="spellEnd"/>
        <w:r w:rsidRPr="008A116E">
          <w:rPr>
            <w:color w:val="0000FF"/>
            <w:lang w:val="en-US"/>
            <w:rPrChange w:id="2650" w:author="User" w:date="2015-04-05T19:06:00Z">
              <w:rPr>
                <w:color w:val="0000FF"/>
                <w:u w:val="single"/>
              </w:rPr>
            </w:rPrChange>
          </w:rPr>
          <w:t xml:space="preserve">, G.; </w:t>
        </w:r>
        <w:proofErr w:type="spellStart"/>
        <w:r w:rsidRPr="008A116E">
          <w:rPr>
            <w:color w:val="0000FF"/>
            <w:lang w:val="en-US"/>
            <w:rPrChange w:id="2651" w:author="User" w:date="2015-04-05T19:06:00Z">
              <w:rPr>
                <w:color w:val="0000FF"/>
                <w:u w:val="single"/>
              </w:rPr>
            </w:rPrChange>
          </w:rPr>
          <w:t>Rumbaugh</w:t>
        </w:r>
        <w:proofErr w:type="spellEnd"/>
        <w:r w:rsidRPr="008A116E">
          <w:rPr>
            <w:color w:val="0000FF"/>
            <w:lang w:val="en-US"/>
            <w:rPrChange w:id="2652" w:author="User" w:date="2015-04-05T19:06:00Z">
              <w:rPr>
                <w:color w:val="0000FF"/>
                <w:u w:val="single"/>
              </w:rPr>
            </w:rPrChange>
          </w:rPr>
          <w:t>, J. and Jacobson, I; Unified Modeling Language</w:t>
        </w:r>
      </w:ins>
      <w:ins w:id="2653" w:author="User" w:date="2015-04-05T19:07:00Z">
        <w:r w:rsidR="000D6CDA">
          <w:rPr>
            <w:color w:val="0000FF"/>
            <w:lang w:val="en-US"/>
          </w:rPr>
          <w:t xml:space="preserve"> </w:t>
        </w:r>
      </w:ins>
      <w:ins w:id="2654" w:author="User" w:date="2015-04-05T19:06:00Z">
        <w:r w:rsidRPr="008A116E">
          <w:rPr>
            <w:color w:val="0000FF"/>
            <w:lang w:val="en-US"/>
            <w:rPrChange w:id="2655" w:author="User" w:date="2015-04-05T19:06:00Z">
              <w:rPr>
                <w:color w:val="0000FF"/>
                <w:u w:val="single"/>
              </w:rPr>
            </w:rPrChange>
          </w:rPr>
          <w:t>User Guide, 2nd Edition, The Addison-Wesley Object Technology</w:t>
        </w:r>
      </w:ins>
      <w:ins w:id="2656" w:author="User" w:date="2015-04-05T19:07:00Z">
        <w:r w:rsidR="000D6CDA">
          <w:rPr>
            <w:color w:val="0000FF"/>
            <w:lang w:val="en-US"/>
          </w:rPr>
          <w:t xml:space="preserve"> </w:t>
        </w:r>
      </w:ins>
      <w:ins w:id="2657" w:author="User" w:date="2015-04-05T19:06:00Z">
        <w:r w:rsidRPr="008A116E">
          <w:rPr>
            <w:color w:val="0000FF"/>
            <w:lang w:val="en-US"/>
            <w:rPrChange w:id="2658" w:author="User" w:date="2015-04-05T19:06:00Z">
              <w:rPr>
                <w:color w:val="0000FF"/>
                <w:u w:val="single"/>
              </w:rPr>
            </w:rPrChange>
          </w:rPr>
          <w:t>Series, 2005.</w:t>
        </w:r>
      </w:ins>
    </w:p>
    <w:p w:rsidR="000D6CDA" w:rsidRPr="000D6CDA" w:rsidRDefault="008A116E" w:rsidP="000D6CDA">
      <w:pPr>
        <w:rPr>
          <w:ins w:id="2659" w:author="User" w:date="2015-04-05T19:06:00Z"/>
          <w:color w:val="0000FF"/>
          <w:lang w:val="en-US"/>
          <w:rPrChange w:id="2660" w:author="User" w:date="2015-04-05T19:06:00Z">
            <w:rPr>
              <w:ins w:id="2661" w:author="User" w:date="2015-04-05T19:06:00Z"/>
              <w:color w:val="0000FF"/>
            </w:rPr>
          </w:rPrChange>
        </w:rPr>
      </w:pPr>
      <w:ins w:id="2662" w:author="User" w:date="2015-04-05T19:06:00Z">
        <w:r w:rsidRPr="008A116E">
          <w:rPr>
            <w:color w:val="0000FF"/>
            <w:lang w:val="en-US"/>
            <w:rPrChange w:id="2663" w:author="User" w:date="2015-04-05T19:06:00Z">
              <w:rPr>
                <w:color w:val="0000FF"/>
                <w:u w:val="single"/>
              </w:rPr>
            </w:rPrChange>
          </w:rPr>
          <w:t xml:space="preserve"> Jacobson, I; </w:t>
        </w:r>
        <w:proofErr w:type="spellStart"/>
        <w:r w:rsidRPr="008A116E">
          <w:rPr>
            <w:color w:val="0000FF"/>
            <w:lang w:val="en-US"/>
            <w:rPrChange w:id="2664" w:author="User" w:date="2015-04-05T19:06:00Z">
              <w:rPr>
                <w:color w:val="0000FF"/>
                <w:u w:val="single"/>
              </w:rPr>
            </w:rPrChange>
          </w:rPr>
          <w:t>Boock</w:t>
        </w:r>
        <w:proofErr w:type="spellEnd"/>
        <w:r w:rsidRPr="008A116E">
          <w:rPr>
            <w:color w:val="0000FF"/>
            <w:lang w:val="en-US"/>
            <w:rPrChange w:id="2665" w:author="User" w:date="2015-04-05T19:06:00Z">
              <w:rPr>
                <w:color w:val="0000FF"/>
                <w:u w:val="single"/>
              </w:rPr>
            </w:rPrChange>
          </w:rPr>
          <w:t xml:space="preserve">, G. and </w:t>
        </w:r>
        <w:proofErr w:type="spellStart"/>
        <w:r w:rsidRPr="008A116E">
          <w:rPr>
            <w:color w:val="0000FF"/>
            <w:lang w:val="en-US"/>
            <w:rPrChange w:id="2666" w:author="User" w:date="2015-04-05T19:06:00Z">
              <w:rPr>
                <w:color w:val="0000FF"/>
                <w:u w:val="single"/>
              </w:rPr>
            </w:rPrChange>
          </w:rPr>
          <w:t>Rumbaugh</w:t>
        </w:r>
        <w:proofErr w:type="spellEnd"/>
        <w:r w:rsidRPr="008A116E">
          <w:rPr>
            <w:color w:val="0000FF"/>
            <w:lang w:val="en-US"/>
            <w:rPrChange w:id="2667" w:author="User" w:date="2015-04-05T19:06:00Z">
              <w:rPr>
                <w:color w:val="0000FF"/>
                <w:u w:val="single"/>
              </w:rPr>
            </w:rPrChange>
          </w:rPr>
          <w:t>, J., Unified Software</w:t>
        </w:r>
      </w:ins>
      <w:ins w:id="2668" w:author="User" w:date="2015-04-05T19:07:00Z">
        <w:r w:rsidR="000D6CDA">
          <w:rPr>
            <w:color w:val="0000FF"/>
            <w:lang w:val="en-US"/>
          </w:rPr>
          <w:t xml:space="preserve"> </w:t>
        </w:r>
      </w:ins>
      <w:ins w:id="2669" w:author="User" w:date="2015-04-05T19:06:00Z">
        <w:r w:rsidRPr="008A116E">
          <w:rPr>
            <w:color w:val="0000FF"/>
            <w:lang w:val="en-US"/>
            <w:rPrChange w:id="2670" w:author="User" w:date="2015-04-05T19:06:00Z">
              <w:rPr>
                <w:color w:val="0000FF"/>
                <w:u w:val="single"/>
              </w:rPr>
            </w:rPrChange>
          </w:rPr>
          <w:t>Development Process, Addison-Wesley, Janeiro 1999.</w:t>
        </w:r>
      </w:ins>
    </w:p>
    <w:p w:rsidR="000D6CDA" w:rsidRPr="000D6CDA" w:rsidRDefault="008A116E" w:rsidP="000D6CDA">
      <w:pPr>
        <w:rPr>
          <w:ins w:id="2671" w:author="User" w:date="2015-04-05T19:06:00Z"/>
          <w:color w:val="0000FF"/>
          <w:lang w:val="en-US"/>
          <w:rPrChange w:id="2672" w:author="User" w:date="2015-04-05T19:06:00Z">
            <w:rPr>
              <w:ins w:id="2673" w:author="User" w:date="2015-04-05T19:06:00Z"/>
              <w:color w:val="0000FF"/>
            </w:rPr>
          </w:rPrChange>
        </w:rPr>
      </w:pPr>
      <w:ins w:id="2674" w:author="User" w:date="2015-04-05T19:06:00Z">
        <w:r w:rsidRPr="008A116E">
          <w:rPr>
            <w:color w:val="0000FF"/>
            <w:lang w:val="en-US"/>
            <w:rPrChange w:id="2675" w:author="User" w:date="2015-04-05T19:06:00Z">
              <w:rPr>
                <w:color w:val="0000FF"/>
                <w:u w:val="single"/>
              </w:rPr>
            </w:rPrChange>
          </w:rPr>
          <w:t xml:space="preserve"> </w:t>
        </w:r>
        <w:proofErr w:type="spellStart"/>
        <w:r w:rsidRPr="008A116E">
          <w:rPr>
            <w:color w:val="0000FF"/>
            <w:lang w:val="en-US"/>
            <w:rPrChange w:id="2676" w:author="User" w:date="2015-04-05T19:06:00Z">
              <w:rPr>
                <w:color w:val="0000FF"/>
                <w:u w:val="single"/>
              </w:rPr>
            </w:rPrChange>
          </w:rPr>
          <w:t>Larman</w:t>
        </w:r>
        <w:proofErr w:type="spellEnd"/>
        <w:r w:rsidRPr="008A116E">
          <w:rPr>
            <w:color w:val="0000FF"/>
            <w:lang w:val="en-US"/>
            <w:rPrChange w:id="2677" w:author="User" w:date="2015-04-05T19:06:00Z">
              <w:rPr>
                <w:color w:val="0000FF"/>
                <w:u w:val="single"/>
              </w:rPr>
            </w:rPrChange>
          </w:rPr>
          <w:t xml:space="preserve">, C. Applying UML and Patterns: An Introduction to </w:t>
        </w:r>
        <w:proofErr w:type="spellStart"/>
        <w:r w:rsidRPr="008A116E">
          <w:rPr>
            <w:color w:val="0000FF"/>
            <w:lang w:val="en-US"/>
            <w:rPrChange w:id="2678" w:author="User" w:date="2015-04-05T19:06:00Z">
              <w:rPr>
                <w:color w:val="0000FF"/>
                <w:u w:val="single"/>
              </w:rPr>
            </w:rPrChange>
          </w:rPr>
          <w:t>ObjectOriented</w:t>
        </w:r>
      </w:ins>
      <w:proofErr w:type="spellEnd"/>
      <w:ins w:id="2679" w:author="User" w:date="2015-04-05T19:07:00Z">
        <w:r w:rsidR="000D6CDA">
          <w:rPr>
            <w:color w:val="0000FF"/>
            <w:lang w:val="en-US"/>
          </w:rPr>
          <w:t xml:space="preserve"> </w:t>
        </w:r>
      </w:ins>
      <w:ins w:id="2680" w:author="User" w:date="2015-04-05T19:06:00Z">
        <w:r w:rsidRPr="008A116E">
          <w:rPr>
            <w:color w:val="0000FF"/>
            <w:lang w:val="en-US"/>
            <w:rPrChange w:id="2681" w:author="User" w:date="2015-04-05T19:06:00Z">
              <w:rPr>
                <w:color w:val="0000FF"/>
                <w:u w:val="single"/>
              </w:rPr>
            </w:rPrChange>
          </w:rPr>
          <w:t>Analysis and Design Prentice-Hall, New Jersey - USA, 1997</w:t>
        </w:r>
      </w:ins>
    </w:p>
    <w:p w:rsidR="000D6CDA" w:rsidRPr="000B72CF" w:rsidRDefault="000D6CDA" w:rsidP="000D6CDA">
      <w:pPr>
        <w:rPr>
          <w:color w:val="0000FF"/>
        </w:rPr>
      </w:pPr>
      <w:ins w:id="2682" w:author="User" w:date="2015-04-05T19:06:00Z">
        <w:r w:rsidRPr="00176A5A">
          <w:rPr>
            <w:color w:val="0000FF"/>
            <w:lang w:val="en-US"/>
            <w:rPrChange w:id="2683" w:author="User" w:date="2015-04-06T22:35:00Z">
              <w:rPr>
                <w:color w:val="0000FF"/>
              </w:rPr>
            </w:rPrChange>
          </w:rPr>
          <w:t xml:space="preserve"> </w:t>
        </w:r>
        <w:r w:rsidRPr="000D6CDA">
          <w:rPr>
            <w:color w:val="0000FF"/>
          </w:rPr>
          <w:t xml:space="preserve">Bezerra, E. Princípios de Análise e </w:t>
        </w:r>
        <w:proofErr w:type="spellStart"/>
        <w:r w:rsidRPr="000D6CDA">
          <w:rPr>
            <w:color w:val="0000FF"/>
          </w:rPr>
          <w:t>Projetocom</w:t>
        </w:r>
        <w:proofErr w:type="spellEnd"/>
        <w:r w:rsidRPr="000D6CDA">
          <w:rPr>
            <w:color w:val="0000FF"/>
          </w:rPr>
          <w:t xml:space="preserve"> a UML, ed. </w:t>
        </w:r>
        <w:proofErr w:type="spellStart"/>
        <w:r w:rsidRPr="000D6CDA">
          <w:rPr>
            <w:color w:val="0000FF"/>
          </w:rPr>
          <w:t>CampusElsevier</w:t>
        </w:r>
        <w:proofErr w:type="spellEnd"/>
        <w:r w:rsidRPr="000D6CDA">
          <w:rPr>
            <w:color w:val="0000FF"/>
          </w:rPr>
          <w:t>.2003.</w:t>
        </w:r>
      </w:ins>
    </w:p>
    <w:p w:rsidR="00F40F8E" w:rsidRPr="000B72CF" w:rsidRDefault="00F40F8E" w:rsidP="002C0578">
      <w:pPr>
        <w:rPr>
          <w:color w:val="0000FF"/>
        </w:rPr>
      </w:pPr>
    </w:p>
    <w:p w:rsidR="00F40F8E" w:rsidRPr="000B72CF" w:rsidRDefault="00F40F8E" w:rsidP="002C0578">
      <w:pPr>
        <w:rPr>
          <w:color w:val="0000FF"/>
        </w:rPr>
        <w:sectPr w:rsidR="00F40F8E" w:rsidRPr="000B72CF" w:rsidSect="00564278">
          <w:headerReference w:type="default" r:id="rId43"/>
          <w:footerReference w:type="default" r:id="rId44"/>
          <w:headerReference w:type="first" r:id="rId45"/>
          <w:pgSz w:w="11907" w:h="16840" w:code="9"/>
          <w:pgMar w:top="1701" w:right="1134" w:bottom="1134" w:left="1418" w:header="1134" w:footer="0" w:gutter="0"/>
          <w:pgNumType w:start="15"/>
          <w:cols w:space="720"/>
          <w:docGrid w:linePitch="326"/>
        </w:sectPr>
      </w:pPr>
    </w:p>
    <w:p w:rsidR="00176A5A" w:rsidRDefault="000C670F">
      <w:pPr>
        <w:pStyle w:val="Legenda"/>
        <w:rPr>
          <w:ins w:id="2684" w:author="User" w:date="2015-04-04T18:47:00Z"/>
        </w:rPr>
        <w:pPrChange w:id="2685" w:author="User" w:date="2015-04-04T18:48:00Z">
          <w:pPr>
            <w:pStyle w:val="Ttulo1"/>
            <w:pageBreakBefore/>
            <w:numPr>
              <w:numId w:val="0"/>
            </w:numPr>
            <w:ind w:left="0" w:firstLine="0"/>
            <w:jc w:val="center"/>
          </w:pPr>
        </w:pPrChange>
      </w:pPr>
      <w:r w:rsidRPr="008C0BFE">
        <w:rPr>
          <w:sz w:val="28"/>
        </w:rPr>
        <w:lastRenderedPageBreak/>
        <w:t>APÊNDICE</w:t>
      </w:r>
      <w:r w:rsidR="00EF6243" w:rsidRPr="004D494A">
        <w:rPr>
          <w:color w:val="0000FF"/>
          <w:sz w:val="28"/>
        </w:rPr>
        <w:t xml:space="preserve">A </w:t>
      </w:r>
      <w:r w:rsidR="004D494A" w:rsidRPr="004D494A">
        <w:rPr>
          <w:color w:val="0000FF"/>
          <w:sz w:val="28"/>
        </w:rPr>
        <w:t>-</w:t>
      </w:r>
      <w:proofErr w:type="spellStart"/>
      <w:r w:rsidR="004D494A">
        <w:rPr>
          <w:color w:val="0000FF"/>
          <w:sz w:val="28"/>
        </w:rPr>
        <w:t>Nome</w:t>
      </w:r>
      <w:ins w:id="2686" w:author="User" w:date="2015-04-04T18:48:00Z">
        <w:r w:rsidR="00EB6DDD">
          <w:t>APÊNDICE</w:t>
        </w:r>
        <w:proofErr w:type="spellEnd"/>
        <w:r w:rsidR="00EB6DDD">
          <w:t xml:space="preserve"> </w:t>
        </w:r>
        <w:r w:rsidR="008A116E">
          <w:fldChar w:fldCharType="begin"/>
        </w:r>
        <w:r w:rsidR="00EB6DDD">
          <w:instrText xml:space="preserve"> SEQ APÊNDICE \* ALPHABETIC </w:instrText>
        </w:r>
      </w:ins>
      <w:r w:rsidR="008A116E">
        <w:fldChar w:fldCharType="separate"/>
      </w:r>
      <w:ins w:id="2687" w:author="User" w:date="2015-04-04T18:53:00Z">
        <w:r w:rsidR="00EB6DDD">
          <w:rPr>
            <w:noProof/>
          </w:rPr>
          <w:t>A</w:t>
        </w:r>
      </w:ins>
      <w:ins w:id="2688" w:author="User" w:date="2015-04-04T18:48:00Z">
        <w:r w:rsidR="008A116E">
          <w:fldChar w:fldCharType="end"/>
        </w:r>
        <w:r w:rsidR="00EB6DDD">
          <w:t xml:space="preserve"> - </w:t>
        </w:r>
        <w:proofErr w:type="spellStart"/>
        <w:r w:rsidR="00EB6DDD">
          <w:t>Projecto</w:t>
        </w:r>
        <w:proofErr w:type="spellEnd"/>
        <w:r w:rsidR="00EB6DDD">
          <w:t xml:space="preserve"> Charter</w:t>
        </w:r>
      </w:ins>
    </w:p>
    <w:tbl>
      <w:tblPr>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268"/>
        <w:gridCol w:w="709"/>
        <w:gridCol w:w="3260"/>
        <w:gridCol w:w="2410"/>
        <w:tblGridChange w:id="2689">
          <w:tblGrid>
            <w:gridCol w:w="108"/>
            <w:gridCol w:w="2268"/>
            <w:gridCol w:w="601"/>
            <w:gridCol w:w="3368"/>
            <w:gridCol w:w="318"/>
            <w:gridCol w:w="992"/>
            <w:gridCol w:w="992"/>
            <w:gridCol w:w="108"/>
            <w:gridCol w:w="1505"/>
          </w:tblGrid>
        </w:tblGridChange>
      </w:tblGrid>
      <w:tr w:rsidR="00EB6DDD" w:rsidRPr="00BC12A5" w:rsidTr="00EB6DDD">
        <w:trPr>
          <w:cantSplit/>
          <w:trHeight w:val="530"/>
          <w:ins w:id="2690" w:author="User" w:date="2015-04-04T18:49:00Z"/>
        </w:trPr>
        <w:tc>
          <w:tcPr>
            <w:tcW w:w="2268" w:type="dxa"/>
          </w:tcPr>
          <w:p w:rsidR="00EB6DDD" w:rsidRPr="00EB6DDD" w:rsidRDefault="008A116E" w:rsidP="0006307E">
            <w:pPr>
              <w:pStyle w:val="Cabealho"/>
              <w:keepNext/>
              <w:numPr>
                <w:ilvl w:val="0"/>
                <w:numId w:val="6"/>
              </w:numPr>
              <w:spacing w:after="600"/>
              <w:outlineLvl w:val="0"/>
              <w:rPr>
                <w:ins w:id="2691" w:author="User" w:date="2015-04-04T18:49:00Z"/>
                <w:rFonts w:ascii="Verdana" w:hAnsi="Verdana"/>
                <w:b/>
                <w:szCs w:val="22"/>
                <w:rPrChange w:id="2692" w:author="User" w:date="2015-04-04T18:51:00Z">
                  <w:rPr>
                    <w:ins w:id="2693" w:author="User" w:date="2015-04-04T18:49:00Z"/>
                    <w:rFonts w:ascii="Verdana" w:hAnsi="Verdana" w:cs="Arial"/>
                    <w:b/>
                    <w:bCs/>
                    <w:sz w:val="22"/>
                    <w:szCs w:val="22"/>
                  </w:rPr>
                </w:rPrChange>
              </w:rPr>
            </w:pPr>
            <w:bookmarkStart w:id="2694" w:name="_Toc416018508"/>
            <w:ins w:id="2695" w:author="User" w:date="2015-04-04T18:49:00Z">
              <w:r w:rsidRPr="008A116E">
                <w:rPr>
                  <w:rFonts w:ascii="Verdana" w:hAnsi="Verdana"/>
                  <w:b/>
                  <w:szCs w:val="22"/>
                  <w:rPrChange w:id="2696" w:author="User" w:date="2015-04-04T18:51:00Z">
                    <w:rPr>
                      <w:rFonts w:ascii="Verdana" w:hAnsi="Verdana"/>
                      <w:b/>
                      <w:color w:val="0000FF"/>
                      <w:sz w:val="22"/>
                      <w:szCs w:val="22"/>
                      <w:u w:val="single"/>
                    </w:rPr>
                  </w:rPrChange>
                </w:rPr>
                <w:t>IBTA/</w:t>
              </w:r>
              <w:proofErr w:type="spellStart"/>
              <w:r w:rsidRPr="008A116E">
                <w:rPr>
                  <w:rFonts w:ascii="Verdana" w:hAnsi="Verdana"/>
                  <w:b/>
                  <w:szCs w:val="22"/>
                  <w:rPrChange w:id="2697" w:author="User" w:date="2015-04-04T18:51:00Z">
                    <w:rPr>
                      <w:rFonts w:ascii="Verdana" w:hAnsi="Verdana"/>
                      <w:b/>
                      <w:color w:val="0000FF"/>
                      <w:sz w:val="22"/>
                      <w:szCs w:val="22"/>
                      <w:u w:val="single"/>
                    </w:rPr>
                  </w:rPrChange>
                </w:rPr>
                <w:t>Metrocamp</w:t>
              </w:r>
              <w:bookmarkEnd w:id="2694"/>
              <w:proofErr w:type="spellEnd"/>
            </w:ins>
          </w:p>
          <w:p w:rsidR="00EB6DDD" w:rsidRPr="00EB6DDD" w:rsidRDefault="00EB6DDD" w:rsidP="0006307E">
            <w:pPr>
              <w:pStyle w:val="Cabealho"/>
              <w:rPr>
                <w:ins w:id="2698" w:author="User" w:date="2015-04-04T18:49:00Z"/>
                <w:rFonts w:ascii="Verdana" w:hAnsi="Verdana"/>
                <w:b/>
                <w:szCs w:val="22"/>
                <w:rPrChange w:id="2699" w:author="User" w:date="2015-04-04T18:51:00Z">
                  <w:rPr>
                    <w:ins w:id="2700" w:author="User" w:date="2015-04-04T18:49:00Z"/>
                    <w:rFonts w:ascii="Verdana" w:hAnsi="Verdana"/>
                    <w:b/>
                    <w:sz w:val="22"/>
                    <w:szCs w:val="22"/>
                  </w:rPr>
                </w:rPrChange>
              </w:rPr>
            </w:pPr>
          </w:p>
        </w:tc>
        <w:tc>
          <w:tcPr>
            <w:tcW w:w="3969" w:type="dxa"/>
            <w:gridSpan w:val="2"/>
          </w:tcPr>
          <w:p w:rsidR="00EB6DDD" w:rsidRPr="00EB6DDD" w:rsidRDefault="008A116E" w:rsidP="0006307E">
            <w:pPr>
              <w:pStyle w:val="Cabealho"/>
              <w:jc w:val="center"/>
              <w:rPr>
                <w:ins w:id="2701" w:author="User" w:date="2015-04-04T18:49:00Z"/>
                <w:rFonts w:ascii="Verdana" w:hAnsi="Verdana"/>
                <w:b/>
                <w:szCs w:val="22"/>
                <w:rPrChange w:id="2702" w:author="User" w:date="2015-04-04T18:51:00Z">
                  <w:rPr>
                    <w:ins w:id="2703" w:author="User" w:date="2015-04-04T18:49:00Z"/>
                    <w:rFonts w:ascii="Verdana" w:hAnsi="Verdana"/>
                    <w:b/>
                    <w:sz w:val="22"/>
                    <w:szCs w:val="22"/>
                  </w:rPr>
                </w:rPrChange>
              </w:rPr>
            </w:pPr>
            <w:ins w:id="2704" w:author="User" w:date="2015-04-04T18:49:00Z">
              <w:r w:rsidRPr="008A116E">
                <w:rPr>
                  <w:rFonts w:ascii="Verdana" w:hAnsi="Verdana"/>
                  <w:b/>
                  <w:szCs w:val="22"/>
                  <w:rPrChange w:id="2705" w:author="User" w:date="2015-04-04T18:51:00Z">
                    <w:rPr>
                      <w:rFonts w:ascii="Verdana" w:hAnsi="Verdana"/>
                      <w:b/>
                      <w:color w:val="0000FF"/>
                      <w:sz w:val="22"/>
                      <w:szCs w:val="22"/>
                      <w:u w:val="single"/>
                    </w:rPr>
                  </w:rPrChange>
                </w:rPr>
                <w:t>Termo de Abertura do Projeto</w:t>
              </w:r>
            </w:ins>
          </w:p>
          <w:p w:rsidR="00EB6DDD" w:rsidRPr="00EB6DDD" w:rsidRDefault="008A116E" w:rsidP="0006307E">
            <w:pPr>
              <w:pStyle w:val="Cabealho"/>
              <w:keepNext/>
              <w:numPr>
                <w:ilvl w:val="2"/>
                <w:numId w:val="6"/>
              </w:numPr>
              <w:spacing w:after="600"/>
              <w:jc w:val="center"/>
              <w:outlineLvl w:val="2"/>
              <w:rPr>
                <w:ins w:id="2706" w:author="User" w:date="2015-04-04T18:49:00Z"/>
                <w:rFonts w:ascii="Verdana" w:hAnsi="Verdana"/>
                <w:b/>
                <w:szCs w:val="22"/>
                <w:rPrChange w:id="2707" w:author="User" w:date="2015-04-04T18:51:00Z">
                  <w:rPr>
                    <w:ins w:id="2708" w:author="User" w:date="2015-04-04T18:49:00Z"/>
                    <w:rFonts w:ascii="Verdana" w:hAnsi="Verdana" w:cs="Arial"/>
                    <w:b/>
                    <w:bCs/>
                    <w:sz w:val="22"/>
                    <w:szCs w:val="22"/>
                  </w:rPr>
                </w:rPrChange>
              </w:rPr>
            </w:pPr>
            <w:bookmarkStart w:id="2709" w:name="_Toc416018509"/>
            <w:ins w:id="2710" w:author="User" w:date="2015-04-04T18:49:00Z">
              <w:r w:rsidRPr="008A116E">
                <w:rPr>
                  <w:rFonts w:ascii="Verdana" w:hAnsi="Verdana"/>
                  <w:b/>
                  <w:szCs w:val="22"/>
                  <w:rPrChange w:id="2711" w:author="User" w:date="2015-04-04T18:51:00Z">
                    <w:rPr>
                      <w:rFonts w:ascii="Verdana" w:hAnsi="Verdana"/>
                      <w:b/>
                      <w:color w:val="0000FF"/>
                      <w:sz w:val="22"/>
                      <w:szCs w:val="22"/>
                      <w:u w:val="single"/>
                    </w:rPr>
                  </w:rPrChange>
                </w:rPr>
                <w:t>(</w:t>
              </w:r>
              <w:r w:rsidRPr="008A116E">
                <w:rPr>
                  <w:rFonts w:ascii="Verdana" w:hAnsi="Verdana"/>
                  <w:b/>
                  <w:i/>
                  <w:szCs w:val="22"/>
                  <w:rPrChange w:id="2712" w:author="User" w:date="2015-04-04T18:51:00Z">
                    <w:rPr>
                      <w:rFonts w:ascii="Verdana" w:hAnsi="Verdana"/>
                      <w:b/>
                      <w:i/>
                      <w:color w:val="0000FF"/>
                      <w:sz w:val="22"/>
                      <w:szCs w:val="22"/>
                      <w:u w:val="single"/>
                    </w:rPr>
                  </w:rPrChange>
                </w:rPr>
                <w:t>Project Charter</w:t>
              </w:r>
              <w:r w:rsidRPr="008A116E">
                <w:rPr>
                  <w:rFonts w:ascii="Verdana" w:hAnsi="Verdana"/>
                  <w:b/>
                  <w:szCs w:val="22"/>
                  <w:rPrChange w:id="2713" w:author="User" w:date="2015-04-04T18:51:00Z">
                    <w:rPr>
                      <w:rFonts w:ascii="Verdana" w:hAnsi="Verdana"/>
                      <w:b/>
                      <w:color w:val="0000FF"/>
                      <w:sz w:val="22"/>
                      <w:szCs w:val="22"/>
                      <w:u w:val="single"/>
                    </w:rPr>
                  </w:rPrChange>
                </w:rPr>
                <w:t>)</w:t>
              </w:r>
              <w:bookmarkEnd w:id="2709"/>
            </w:ins>
          </w:p>
        </w:tc>
        <w:tc>
          <w:tcPr>
            <w:tcW w:w="2410" w:type="dxa"/>
          </w:tcPr>
          <w:p w:rsidR="00EB6DDD" w:rsidRPr="00EB6DDD" w:rsidRDefault="008A116E" w:rsidP="0006307E">
            <w:pPr>
              <w:pStyle w:val="Cabealho"/>
              <w:keepNext/>
              <w:numPr>
                <w:ilvl w:val="2"/>
                <w:numId w:val="6"/>
              </w:numPr>
              <w:spacing w:after="600"/>
              <w:outlineLvl w:val="2"/>
              <w:rPr>
                <w:ins w:id="2714" w:author="User" w:date="2015-04-04T18:49:00Z"/>
                <w:rFonts w:ascii="Verdana" w:hAnsi="Verdana"/>
                <w:szCs w:val="22"/>
                <w:rPrChange w:id="2715" w:author="User" w:date="2015-04-04T18:51:00Z">
                  <w:rPr>
                    <w:ins w:id="2716" w:author="User" w:date="2015-04-04T18:49:00Z"/>
                    <w:rFonts w:ascii="Verdana" w:hAnsi="Verdana" w:cs="Arial"/>
                    <w:b/>
                    <w:bCs/>
                    <w:sz w:val="22"/>
                    <w:szCs w:val="22"/>
                  </w:rPr>
                </w:rPrChange>
              </w:rPr>
            </w:pPr>
            <w:bookmarkStart w:id="2717" w:name="_Toc416018510"/>
            <w:ins w:id="2718" w:author="User" w:date="2015-04-04T18:49:00Z">
              <w:r w:rsidRPr="008A116E">
                <w:rPr>
                  <w:rFonts w:ascii="Verdana" w:hAnsi="Verdana"/>
                  <w:b/>
                  <w:szCs w:val="22"/>
                  <w:rPrChange w:id="2719" w:author="User" w:date="2015-04-04T18:51:00Z">
                    <w:rPr>
                      <w:rFonts w:ascii="Verdana" w:hAnsi="Verdana"/>
                      <w:b/>
                      <w:color w:val="0000FF"/>
                      <w:sz w:val="22"/>
                      <w:szCs w:val="22"/>
                      <w:u w:val="single"/>
                    </w:rPr>
                  </w:rPrChange>
                </w:rPr>
                <w:t>Gestão de Projetos</w:t>
              </w:r>
              <w:bookmarkEnd w:id="2717"/>
            </w:ins>
          </w:p>
        </w:tc>
      </w:tr>
      <w:tr w:rsidR="00EB6DDD" w:rsidRPr="00BC12A5" w:rsidTr="00EB6DDD">
        <w:tblPrEx>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Change w:id="2720" w:author="User" w:date="2015-04-04T18:52:00Z">
            <w:tblPrEx>
              <w:tblW w:w="102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
          </w:tblPrExChange>
        </w:tblPrEx>
        <w:trPr>
          <w:cantSplit/>
          <w:trHeight w:val="350"/>
          <w:ins w:id="2721" w:author="User" w:date="2015-04-04T18:49:00Z"/>
          <w:trPrChange w:id="2722" w:author="User" w:date="2015-04-04T18:52:00Z">
            <w:trPr>
              <w:cantSplit/>
              <w:trHeight w:val="350"/>
            </w:trPr>
          </w:trPrChange>
        </w:trPr>
        <w:tc>
          <w:tcPr>
            <w:tcW w:w="6237" w:type="dxa"/>
            <w:gridSpan w:val="3"/>
            <w:tcPrChange w:id="2723" w:author="User" w:date="2015-04-04T18:52:00Z">
              <w:tcPr>
                <w:tcW w:w="7655" w:type="dxa"/>
                <w:gridSpan w:val="6"/>
              </w:tcPr>
            </w:tcPrChange>
          </w:tcPr>
          <w:p w:rsidR="00EB6DDD" w:rsidRPr="00EB6DDD" w:rsidRDefault="008A116E" w:rsidP="0006307E">
            <w:pPr>
              <w:pStyle w:val="Cabealho"/>
              <w:keepNext/>
              <w:numPr>
                <w:ilvl w:val="2"/>
                <w:numId w:val="6"/>
              </w:numPr>
              <w:spacing w:after="600"/>
              <w:outlineLvl w:val="2"/>
              <w:rPr>
                <w:ins w:id="2724" w:author="User" w:date="2015-04-04T18:49:00Z"/>
                <w:rFonts w:ascii="Verdana" w:hAnsi="Verdana"/>
                <w:color w:val="999999"/>
                <w:szCs w:val="22"/>
                <w:rPrChange w:id="2725" w:author="User" w:date="2015-04-04T18:51:00Z">
                  <w:rPr>
                    <w:ins w:id="2726" w:author="User" w:date="2015-04-04T18:49:00Z"/>
                    <w:rFonts w:ascii="Verdana" w:hAnsi="Verdana" w:cs="Arial"/>
                    <w:b/>
                    <w:bCs/>
                    <w:color w:val="999999"/>
                    <w:sz w:val="22"/>
                    <w:szCs w:val="22"/>
                  </w:rPr>
                </w:rPrChange>
              </w:rPr>
            </w:pPr>
            <w:bookmarkStart w:id="2727" w:name="_Toc416018511"/>
            <w:ins w:id="2728" w:author="User" w:date="2015-04-04T18:49:00Z">
              <w:r w:rsidRPr="008A116E">
                <w:rPr>
                  <w:rFonts w:ascii="Verdana" w:hAnsi="Verdana"/>
                  <w:b/>
                  <w:szCs w:val="22"/>
                  <w:rPrChange w:id="2729" w:author="User" w:date="2015-04-04T18:51:00Z">
                    <w:rPr>
                      <w:rFonts w:ascii="Verdana" w:hAnsi="Verdana"/>
                      <w:b/>
                      <w:color w:val="0000FF"/>
                      <w:sz w:val="22"/>
                      <w:szCs w:val="22"/>
                      <w:u w:val="single"/>
                    </w:rPr>
                  </w:rPrChange>
                </w:rPr>
                <w:t xml:space="preserve">Projeto: </w:t>
              </w:r>
              <w:r w:rsidRPr="008A116E">
                <w:rPr>
                  <w:rFonts w:ascii="Verdana" w:hAnsi="Verdana"/>
                  <w:szCs w:val="22"/>
                  <w:rPrChange w:id="2730" w:author="User" w:date="2015-04-04T18:51:00Z">
                    <w:rPr>
                      <w:rFonts w:ascii="Verdana" w:hAnsi="Verdana"/>
                      <w:color w:val="0000FF"/>
                      <w:sz w:val="22"/>
                      <w:szCs w:val="22"/>
                      <w:u w:val="single"/>
                    </w:rPr>
                  </w:rPrChange>
                </w:rPr>
                <w:t>GAED – Gerenciamento de Atividades Escolares Digital</w:t>
              </w:r>
              <w:bookmarkEnd w:id="2727"/>
            </w:ins>
          </w:p>
        </w:tc>
        <w:tc>
          <w:tcPr>
            <w:tcW w:w="2410" w:type="dxa"/>
            <w:tcPrChange w:id="2731" w:author="User" w:date="2015-04-04T18:52:00Z">
              <w:tcPr>
                <w:tcW w:w="2605" w:type="dxa"/>
                <w:gridSpan w:val="3"/>
              </w:tcPr>
            </w:tcPrChange>
          </w:tcPr>
          <w:p w:rsidR="00EB6DDD" w:rsidRPr="00EB6DDD" w:rsidRDefault="008A116E" w:rsidP="0006307E">
            <w:pPr>
              <w:pStyle w:val="Cabealho"/>
              <w:keepNext/>
              <w:numPr>
                <w:ilvl w:val="2"/>
                <w:numId w:val="6"/>
              </w:numPr>
              <w:spacing w:after="600"/>
              <w:outlineLvl w:val="2"/>
              <w:rPr>
                <w:ins w:id="2732" w:author="User" w:date="2015-04-04T18:49:00Z"/>
                <w:rFonts w:ascii="Verdana" w:hAnsi="Verdana"/>
                <w:b/>
                <w:bCs/>
                <w:szCs w:val="22"/>
                <w:rPrChange w:id="2733" w:author="User" w:date="2015-04-04T18:51:00Z">
                  <w:rPr>
                    <w:ins w:id="2734" w:author="User" w:date="2015-04-04T18:49:00Z"/>
                    <w:rFonts w:ascii="Verdana" w:hAnsi="Verdana" w:cs="Arial"/>
                    <w:b/>
                    <w:bCs/>
                    <w:sz w:val="22"/>
                    <w:szCs w:val="22"/>
                  </w:rPr>
                </w:rPrChange>
              </w:rPr>
            </w:pPr>
            <w:bookmarkStart w:id="2735" w:name="_Toc416018512"/>
            <w:ins w:id="2736" w:author="User" w:date="2015-04-04T18:49:00Z">
              <w:r w:rsidRPr="008A116E">
                <w:rPr>
                  <w:rFonts w:ascii="Verdana" w:hAnsi="Verdana"/>
                  <w:b/>
                  <w:bCs/>
                  <w:szCs w:val="22"/>
                  <w:rPrChange w:id="2737" w:author="User" w:date="2015-04-04T18:51:00Z">
                    <w:rPr>
                      <w:rFonts w:ascii="Verdana" w:hAnsi="Verdana"/>
                      <w:b/>
                      <w:bCs/>
                      <w:color w:val="0000FF"/>
                      <w:sz w:val="22"/>
                      <w:szCs w:val="22"/>
                      <w:u w:val="single"/>
                    </w:rPr>
                  </w:rPrChange>
                </w:rPr>
                <w:t xml:space="preserve">Data: </w:t>
              </w:r>
              <w:r w:rsidRPr="008A116E">
                <w:rPr>
                  <w:rFonts w:ascii="Verdana" w:hAnsi="Verdana"/>
                  <w:bCs/>
                  <w:szCs w:val="22"/>
                  <w:rPrChange w:id="2738" w:author="User" w:date="2015-04-04T18:51:00Z">
                    <w:rPr>
                      <w:rFonts w:ascii="Verdana" w:hAnsi="Verdana"/>
                      <w:bCs/>
                      <w:color w:val="0000FF"/>
                      <w:sz w:val="22"/>
                      <w:szCs w:val="22"/>
                      <w:u w:val="single"/>
                    </w:rPr>
                  </w:rPrChange>
                </w:rPr>
                <w:t>17/03/2015</w:t>
              </w:r>
              <w:bookmarkEnd w:id="2735"/>
            </w:ins>
          </w:p>
        </w:tc>
      </w:tr>
      <w:tr w:rsidR="00EB6DDD" w:rsidRPr="00626C1D" w:rsidTr="00EB6DDD">
        <w:tblPrEx>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Change w:id="2739" w:author="User" w:date="2015-04-04T18:52:00Z">
            <w:tblPrEx>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
          </w:tblPrExChange>
        </w:tblPrEx>
        <w:trPr>
          <w:cantSplit/>
          <w:ins w:id="2740" w:author="User" w:date="2015-04-04T18:49:00Z"/>
          <w:trPrChange w:id="2741" w:author="User" w:date="2015-04-04T18:52:00Z">
            <w:trPr>
              <w:gridAfter w:val="0"/>
              <w:cantSplit/>
            </w:trPr>
          </w:trPrChange>
        </w:trPr>
        <w:tc>
          <w:tcPr>
            <w:tcW w:w="2977" w:type="dxa"/>
            <w:gridSpan w:val="2"/>
            <w:tcPrChange w:id="2742" w:author="User" w:date="2015-04-04T18:52:00Z">
              <w:tcPr>
                <w:tcW w:w="2977" w:type="dxa"/>
                <w:gridSpan w:val="3"/>
              </w:tcPr>
            </w:tcPrChange>
          </w:tcPr>
          <w:p w:rsidR="00EB6DDD" w:rsidRPr="00EB6DDD" w:rsidRDefault="008A116E" w:rsidP="0006307E">
            <w:pPr>
              <w:autoSpaceDE w:val="0"/>
              <w:autoSpaceDN w:val="0"/>
              <w:adjustRightInd w:val="0"/>
              <w:ind w:left="252"/>
              <w:rPr>
                <w:ins w:id="2743" w:author="User" w:date="2015-04-04T18:49:00Z"/>
                <w:rFonts w:ascii="Verdana" w:hAnsi="Verdana" w:cs="ArialMT"/>
                <w:sz w:val="20"/>
                <w:szCs w:val="22"/>
                <w:rPrChange w:id="2744" w:author="User" w:date="2015-04-04T18:51:00Z">
                  <w:rPr>
                    <w:ins w:id="2745" w:author="User" w:date="2015-04-04T18:49:00Z"/>
                    <w:rFonts w:ascii="Verdana" w:hAnsi="Verdana" w:cs="ArialMT"/>
                    <w:sz w:val="22"/>
                    <w:szCs w:val="22"/>
                  </w:rPr>
                </w:rPrChange>
              </w:rPr>
            </w:pPr>
            <w:ins w:id="2746" w:author="User" w:date="2015-04-04T18:49:00Z">
              <w:r w:rsidRPr="008A116E">
                <w:rPr>
                  <w:rFonts w:ascii="Verdana" w:hAnsi="Verdana"/>
                  <w:b/>
                  <w:sz w:val="20"/>
                  <w:szCs w:val="22"/>
                  <w:rPrChange w:id="2747" w:author="User" w:date="2015-04-04T18:51:00Z">
                    <w:rPr>
                      <w:rFonts w:ascii="Verdana" w:hAnsi="Verdana"/>
                      <w:b/>
                      <w:color w:val="0000FF"/>
                      <w:sz w:val="22"/>
                      <w:szCs w:val="22"/>
                      <w:u w:val="single"/>
                    </w:rPr>
                  </w:rPrChange>
                </w:rPr>
                <w:t>Patrocinador:</w:t>
              </w:r>
              <w:r w:rsidRPr="008A116E">
                <w:rPr>
                  <w:rFonts w:ascii="Verdana" w:hAnsi="Verdana"/>
                  <w:b/>
                  <w:sz w:val="20"/>
                  <w:szCs w:val="22"/>
                  <w:rPrChange w:id="2748" w:author="User" w:date="2015-04-04T18:51:00Z">
                    <w:rPr>
                      <w:rFonts w:ascii="Verdana" w:hAnsi="Verdana"/>
                      <w:b/>
                      <w:color w:val="0000FF"/>
                      <w:sz w:val="22"/>
                      <w:szCs w:val="22"/>
                      <w:u w:val="single"/>
                    </w:rPr>
                  </w:rPrChange>
                </w:rPr>
                <w:br/>
              </w:r>
              <w:r w:rsidRPr="008A116E">
                <w:rPr>
                  <w:rFonts w:ascii="Verdana" w:hAnsi="Verdana" w:cs="ArialMT"/>
                  <w:sz w:val="20"/>
                  <w:szCs w:val="22"/>
                  <w:rPrChange w:id="2749" w:author="User" w:date="2015-04-04T18:51:00Z">
                    <w:rPr>
                      <w:rFonts w:ascii="Verdana" w:hAnsi="Verdana" w:cs="ArialMT"/>
                      <w:color w:val="0000FF"/>
                      <w:sz w:val="22"/>
                      <w:szCs w:val="22"/>
                      <w:u w:val="single"/>
                    </w:rPr>
                  </w:rPrChange>
                </w:rPr>
                <w:t xml:space="preserve">Anselmo </w:t>
              </w:r>
              <w:proofErr w:type="spellStart"/>
              <w:r w:rsidRPr="008A116E">
                <w:rPr>
                  <w:rFonts w:ascii="Verdana" w:hAnsi="Verdana" w:cs="ArialMT"/>
                  <w:sz w:val="20"/>
                  <w:szCs w:val="22"/>
                  <w:rPrChange w:id="2750" w:author="User" w:date="2015-04-04T18:51:00Z">
                    <w:rPr>
                      <w:rFonts w:ascii="Verdana" w:hAnsi="Verdana" w:cs="ArialMT"/>
                      <w:color w:val="0000FF"/>
                      <w:sz w:val="22"/>
                      <w:szCs w:val="22"/>
                      <w:u w:val="single"/>
                    </w:rPr>
                  </w:rPrChange>
                </w:rPr>
                <w:t>Lotufo</w:t>
              </w:r>
              <w:proofErr w:type="spellEnd"/>
              <w:r w:rsidRPr="008A116E">
                <w:rPr>
                  <w:rFonts w:ascii="Verdana" w:hAnsi="Verdana" w:cs="ArialMT"/>
                  <w:sz w:val="20"/>
                  <w:szCs w:val="22"/>
                  <w:rPrChange w:id="2751" w:author="User" w:date="2015-04-04T18:51:00Z">
                    <w:rPr>
                      <w:rFonts w:ascii="Verdana" w:hAnsi="Verdana" w:cs="ArialMT"/>
                      <w:color w:val="0000FF"/>
                      <w:sz w:val="22"/>
                      <w:szCs w:val="22"/>
                      <w:u w:val="single"/>
                    </w:rPr>
                  </w:rPrChange>
                </w:rPr>
                <w:t xml:space="preserve"> </w:t>
              </w:r>
              <w:proofErr w:type="spellStart"/>
              <w:r w:rsidRPr="008A116E">
                <w:rPr>
                  <w:rFonts w:ascii="Verdana" w:hAnsi="Verdana" w:cs="ArialMT"/>
                  <w:sz w:val="20"/>
                  <w:szCs w:val="22"/>
                  <w:rPrChange w:id="2752" w:author="User" w:date="2015-04-04T18:51:00Z">
                    <w:rPr>
                      <w:rFonts w:ascii="Verdana" w:hAnsi="Verdana" w:cs="ArialMT"/>
                      <w:color w:val="0000FF"/>
                      <w:sz w:val="22"/>
                      <w:szCs w:val="22"/>
                      <w:u w:val="single"/>
                    </w:rPr>
                  </w:rPrChange>
                </w:rPr>
                <w:t>Conejo</w:t>
              </w:r>
              <w:proofErr w:type="spellEnd"/>
            </w:ins>
          </w:p>
        </w:tc>
        <w:tc>
          <w:tcPr>
            <w:tcW w:w="3260" w:type="dxa"/>
            <w:tcPrChange w:id="2753" w:author="User" w:date="2015-04-04T18:52:00Z">
              <w:tcPr>
                <w:tcW w:w="3686" w:type="dxa"/>
                <w:gridSpan w:val="2"/>
              </w:tcPr>
            </w:tcPrChange>
          </w:tcPr>
          <w:p w:rsidR="00EB6DDD" w:rsidRPr="00EB6DDD" w:rsidRDefault="008A116E" w:rsidP="0006307E">
            <w:pPr>
              <w:pStyle w:val="Cabealho"/>
              <w:rPr>
                <w:ins w:id="2754" w:author="User" w:date="2015-04-04T18:49:00Z"/>
                <w:rFonts w:ascii="Verdana" w:hAnsi="Verdana"/>
                <w:b/>
                <w:szCs w:val="22"/>
                <w:rPrChange w:id="2755" w:author="User" w:date="2015-04-04T18:51:00Z">
                  <w:rPr>
                    <w:ins w:id="2756" w:author="User" w:date="2015-04-04T18:49:00Z"/>
                    <w:rFonts w:ascii="Verdana" w:hAnsi="Verdana"/>
                    <w:b/>
                    <w:sz w:val="22"/>
                    <w:szCs w:val="22"/>
                  </w:rPr>
                </w:rPrChange>
              </w:rPr>
            </w:pPr>
            <w:ins w:id="2757" w:author="User" w:date="2015-04-04T18:49:00Z">
              <w:r w:rsidRPr="008A116E">
                <w:rPr>
                  <w:rFonts w:ascii="Verdana" w:hAnsi="Verdana"/>
                  <w:b/>
                  <w:szCs w:val="22"/>
                  <w:rPrChange w:id="2758" w:author="User" w:date="2015-04-04T18:51:00Z">
                    <w:rPr>
                      <w:rFonts w:ascii="Verdana" w:hAnsi="Verdana"/>
                      <w:b/>
                      <w:color w:val="0000FF"/>
                      <w:sz w:val="22"/>
                      <w:szCs w:val="22"/>
                      <w:u w:val="single"/>
                    </w:rPr>
                  </w:rPrChange>
                </w:rPr>
                <w:t>Cliente:</w:t>
              </w:r>
            </w:ins>
          </w:p>
          <w:p w:rsidR="00EB6DDD" w:rsidRPr="00EB6DDD" w:rsidRDefault="008A116E" w:rsidP="0006307E">
            <w:pPr>
              <w:autoSpaceDE w:val="0"/>
              <w:autoSpaceDN w:val="0"/>
              <w:adjustRightInd w:val="0"/>
              <w:ind w:left="252"/>
              <w:rPr>
                <w:ins w:id="2759" w:author="User" w:date="2015-04-04T18:49:00Z"/>
                <w:rFonts w:ascii="Verdana" w:hAnsi="Verdana" w:cs="ArialMT"/>
                <w:sz w:val="20"/>
                <w:szCs w:val="22"/>
                <w:rPrChange w:id="2760" w:author="User" w:date="2015-04-04T18:51:00Z">
                  <w:rPr>
                    <w:ins w:id="2761" w:author="User" w:date="2015-04-04T18:49:00Z"/>
                    <w:rFonts w:ascii="Verdana" w:hAnsi="Verdana" w:cs="ArialMT"/>
                    <w:sz w:val="22"/>
                    <w:szCs w:val="22"/>
                  </w:rPr>
                </w:rPrChange>
              </w:rPr>
            </w:pPr>
            <w:ins w:id="2762" w:author="User" w:date="2015-04-04T18:49:00Z">
              <w:r w:rsidRPr="008A116E">
                <w:rPr>
                  <w:rFonts w:ascii="Verdana" w:hAnsi="Verdana" w:cs="ArialMT"/>
                  <w:sz w:val="20"/>
                  <w:szCs w:val="22"/>
                  <w:rPrChange w:id="2763" w:author="User" w:date="2015-04-04T18:51:00Z">
                    <w:rPr>
                      <w:rFonts w:ascii="Verdana" w:hAnsi="Verdana" w:cs="ArialMT"/>
                      <w:color w:val="0000FF"/>
                      <w:sz w:val="22"/>
                      <w:szCs w:val="22"/>
                      <w:u w:val="single"/>
                    </w:rPr>
                  </w:rPrChange>
                </w:rPr>
                <w:t xml:space="preserve">Anselmo </w:t>
              </w:r>
              <w:proofErr w:type="spellStart"/>
              <w:r w:rsidRPr="008A116E">
                <w:rPr>
                  <w:rFonts w:ascii="Verdana" w:hAnsi="Verdana" w:cs="ArialMT"/>
                  <w:sz w:val="20"/>
                  <w:szCs w:val="22"/>
                  <w:rPrChange w:id="2764" w:author="User" w:date="2015-04-04T18:51:00Z">
                    <w:rPr>
                      <w:rFonts w:ascii="Verdana" w:hAnsi="Verdana" w:cs="ArialMT"/>
                      <w:color w:val="0000FF"/>
                      <w:sz w:val="22"/>
                      <w:szCs w:val="22"/>
                      <w:u w:val="single"/>
                    </w:rPr>
                  </w:rPrChange>
                </w:rPr>
                <w:t>Lotufo</w:t>
              </w:r>
              <w:proofErr w:type="spellEnd"/>
              <w:r w:rsidRPr="008A116E">
                <w:rPr>
                  <w:rFonts w:ascii="Verdana" w:hAnsi="Verdana" w:cs="ArialMT"/>
                  <w:sz w:val="20"/>
                  <w:szCs w:val="22"/>
                  <w:rPrChange w:id="2765" w:author="User" w:date="2015-04-04T18:51:00Z">
                    <w:rPr>
                      <w:rFonts w:ascii="Verdana" w:hAnsi="Verdana" w:cs="ArialMT"/>
                      <w:color w:val="0000FF"/>
                      <w:sz w:val="22"/>
                      <w:szCs w:val="22"/>
                      <w:u w:val="single"/>
                    </w:rPr>
                  </w:rPrChange>
                </w:rPr>
                <w:t xml:space="preserve"> </w:t>
              </w:r>
              <w:proofErr w:type="spellStart"/>
              <w:r w:rsidRPr="008A116E">
                <w:rPr>
                  <w:rFonts w:ascii="Verdana" w:hAnsi="Verdana" w:cs="ArialMT"/>
                  <w:sz w:val="20"/>
                  <w:szCs w:val="22"/>
                  <w:rPrChange w:id="2766" w:author="User" w:date="2015-04-04T18:51:00Z">
                    <w:rPr>
                      <w:rFonts w:ascii="Verdana" w:hAnsi="Verdana" w:cs="ArialMT"/>
                      <w:color w:val="0000FF"/>
                      <w:sz w:val="22"/>
                      <w:szCs w:val="22"/>
                      <w:u w:val="single"/>
                    </w:rPr>
                  </w:rPrChange>
                </w:rPr>
                <w:t>Conejo</w:t>
              </w:r>
              <w:proofErr w:type="spellEnd"/>
            </w:ins>
          </w:p>
        </w:tc>
        <w:tc>
          <w:tcPr>
            <w:tcW w:w="2410" w:type="dxa"/>
            <w:tcPrChange w:id="2767" w:author="User" w:date="2015-04-04T18:52:00Z">
              <w:tcPr>
                <w:tcW w:w="1984" w:type="dxa"/>
                <w:gridSpan w:val="2"/>
              </w:tcPr>
            </w:tcPrChange>
          </w:tcPr>
          <w:p w:rsidR="00EB6DDD" w:rsidRPr="00EB6DDD" w:rsidRDefault="008A116E" w:rsidP="0006307E">
            <w:pPr>
              <w:rPr>
                <w:ins w:id="2768" w:author="User" w:date="2015-04-04T18:49:00Z"/>
                <w:rFonts w:ascii="Verdana" w:hAnsi="Verdana"/>
                <w:b/>
                <w:bCs/>
                <w:sz w:val="20"/>
                <w:szCs w:val="22"/>
                <w:rPrChange w:id="2769" w:author="User" w:date="2015-04-04T18:51:00Z">
                  <w:rPr>
                    <w:ins w:id="2770" w:author="User" w:date="2015-04-04T18:49:00Z"/>
                    <w:rFonts w:ascii="Verdana" w:hAnsi="Verdana"/>
                    <w:b/>
                    <w:bCs/>
                    <w:sz w:val="22"/>
                    <w:szCs w:val="22"/>
                  </w:rPr>
                </w:rPrChange>
              </w:rPr>
            </w:pPr>
            <w:ins w:id="2771" w:author="User" w:date="2015-04-04T18:49:00Z">
              <w:r w:rsidRPr="008A116E">
                <w:rPr>
                  <w:rFonts w:ascii="Verdana" w:hAnsi="Verdana"/>
                  <w:b/>
                  <w:bCs/>
                  <w:sz w:val="20"/>
                  <w:szCs w:val="22"/>
                  <w:rPrChange w:id="2772" w:author="User" w:date="2015-04-04T18:51:00Z">
                    <w:rPr>
                      <w:rFonts w:ascii="Verdana" w:hAnsi="Verdana"/>
                      <w:b/>
                      <w:bCs/>
                      <w:color w:val="0000FF"/>
                      <w:sz w:val="22"/>
                      <w:szCs w:val="22"/>
                      <w:u w:val="single"/>
                    </w:rPr>
                  </w:rPrChange>
                </w:rPr>
                <w:t>Gerente do Projeto:</w:t>
              </w:r>
            </w:ins>
          </w:p>
          <w:p w:rsidR="00EB6DDD" w:rsidRPr="00EB6DDD" w:rsidRDefault="008A116E" w:rsidP="0006307E">
            <w:pPr>
              <w:rPr>
                <w:ins w:id="2773" w:author="User" w:date="2015-04-04T18:49:00Z"/>
                <w:rFonts w:ascii="Verdana" w:hAnsi="Verdana"/>
                <w:b/>
                <w:bCs/>
                <w:sz w:val="20"/>
                <w:szCs w:val="22"/>
                <w:rPrChange w:id="2774" w:author="User" w:date="2015-04-04T18:51:00Z">
                  <w:rPr>
                    <w:ins w:id="2775" w:author="User" w:date="2015-04-04T18:49:00Z"/>
                    <w:rFonts w:ascii="Verdana" w:hAnsi="Verdana"/>
                    <w:b/>
                    <w:bCs/>
                    <w:sz w:val="22"/>
                    <w:szCs w:val="22"/>
                  </w:rPr>
                </w:rPrChange>
              </w:rPr>
            </w:pPr>
            <w:ins w:id="2776" w:author="User" w:date="2015-04-04T18:49:00Z">
              <w:r w:rsidRPr="008A116E">
                <w:rPr>
                  <w:rFonts w:ascii="Verdana" w:hAnsi="Verdana" w:cs="ArialMT"/>
                  <w:sz w:val="20"/>
                  <w:szCs w:val="22"/>
                  <w:rPrChange w:id="2777" w:author="User" w:date="2015-04-04T18:51:00Z">
                    <w:rPr>
                      <w:rFonts w:ascii="Verdana" w:hAnsi="Verdana" w:cs="ArialMT"/>
                      <w:color w:val="0000FF"/>
                      <w:sz w:val="22"/>
                      <w:szCs w:val="22"/>
                      <w:u w:val="single"/>
                    </w:rPr>
                  </w:rPrChange>
                </w:rPr>
                <w:t>Ana Paula Siqueira</w:t>
              </w:r>
            </w:ins>
          </w:p>
        </w:tc>
      </w:tr>
    </w:tbl>
    <w:p w:rsidR="00EB6DDD" w:rsidRDefault="00EB6DDD" w:rsidP="00EB6DDD">
      <w:pPr>
        <w:rPr>
          <w:ins w:id="2778" w:author="User" w:date="2015-04-04T18:49:00Z"/>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779" w:author="User" w:date="2015-04-04T18:51:00Z">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5130"/>
        <w:gridCol w:w="3517"/>
        <w:tblGridChange w:id="2780">
          <w:tblGrid>
            <w:gridCol w:w="5130"/>
            <w:gridCol w:w="5130"/>
          </w:tblGrid>
        </w:tblGridChange>
      </w:tblGrid>
      <w:tr w:rsidR="00EB6DDD" w:rsidRPr="00BC12A5" w:rsidTr="00EB6DDD">
        <w:trPr>
          <w:ins w:id="2781" w:author="User" w:date="2015-04-04T18:49:00Z"/>
        </w:trPr>
        <w:tc>
          <w:tcPr>
            <w:tcW w:w="8647" w:type="dxa"/>
            <w:gridSpan w:val="2"/>
            <w:shd w:val="clear" w:color="auto" w:fill="auto"/>
            <w:tcPrChange w:id="2782"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2783" w:author="User" w:date="2015-04-04T18:49:00Z"/>
                <w:rFonts w:ascii="Verdana" w:hAnsi="Verdana" w:cs="Arial-BoldMT"/>
                <w:b/>
                <w:bCs/>
                <w:color w:val="000000"/>
                <w:sz w:val="22"/>
                <w:szCs w:val="22"/>
              </w:rPr>
            </w:pPr>
            <w:ins w:id="2784" w:author="User" w:date="2015-04-04T18:49:00Z">
              <w:r w:rsidRPr="00BC12A5">
                <w:rPr>
                  <w:rFonts w:ascii="Verdana" w:hAnsi="Verdana" w:cs="Arial-BoldMT"/>
                  <w:b/>
                  <w:bCs/>
                  <w:color w:val="000000"/>
                  <w:sz w:val="22"/>
                  <w:szCs w:val="22"/>
                </w:rPr>
                <w:t>Objetivos do Projeto:</w:t>
              </w:r>
            </w:ins>
          </w:p>
          <w:p w:rsidR="00EB6DDD" w:rsidRDefault="00EB6DDD" w:rsidP="0006307E">
            <w:pPr>
              <w:autoSpaceDE w:val="0"/>
              <w:autoSpaceDN w:val="0"/>
              <w:adjustRightInd w:val="0"/>
              <w:ind w:left="252"/>
              <w:rPr>
                <w:ins w:id="2785" w:author="User" w:date="2015-04-04T18:49:00Z"/>
                <w:rFonts w:ascii="Verdana" w:hAnsi="Verdana" w:cs="ArialMT"/>
                <w:color w:val="0000FF"/>
                <w:sz w:val="22"/>
                <w:szCs w:val="22"/>
              </w:rPr>
            </w:pPr>
          </w:p>
          <w:p w:rsidR="00EB6DDD" w:rsidRDefault="00EB6DDD" w:rsidP="0006307E">
            <w:pPr>
              <w:ind w:left="397"/>
              <w:rPr>
                <w:ins w:id="2786" w:author="User" w:date="2015-04-04T18:49:00Z"/>
                <w:rFonts w:ascii="Verdana" w:hAnsi="Verdana" w:cs="ArialMT"/>
                <w:sz w:val="22"/>
                <w:szCs w:val="22"/>
              </w:rPr>
            </w:pPr>
            <w:ins w:id="2787" w:author="User" w:date="2015-04-04T18:49:00Z">
              <w:r w:rsidRPr="00D824A7">
                <w:rPr>
                  <w:rFonts w:ascii="Verdana" w:hAnsi="Verdana" w:cs="ArialMT"/>
                  <w:sz w:val="22"/>
                  <w:szCs w:val="22"/>
                </w:rPr>
                <w:t>Implantar</w:t>
              </w:r>
              <w:r w:rsidRPr="00FA4321">
                <w:rPr>
                  <w:rFonts w:ascii="Verdana" w:hAnsi="Verdana" w:cs="ArialMT"/>
                  <w:sz w:val="22"/>
                  <w:szCs w:val="22"/>
                </w:rPr>
                <w:t xml:space="preserve"> um sistema de Gerenciamento de Atividades Escolar Digital, com objetivo de aperfeiçoar o processo de gestão das escolas,</w:t>
              </w:r>
              <w:r>
                <w:rPr>
                  <w:rFonts w:ascii="Verdana" w:hAnsi="Verdana" w:cs="ArialMT"/>
                  <w:sz w:val="22"/>
                  <w:szCs w:val="22"/>
                </w:rPr>
                <w:t xml:space="preserve">, com cadastro de alunos, responsáveis, professores e gestores, e também boletins, tarefas e </w:t>
              </w:r>
              <w:proofErr w:type="spellStart"/>
              <w:r>
                <w:rPr>
                  <w:rFonts w:ascii="Verdana" w:hAnsi="Verdana" w:cs="ArialMT"/>
                  <w:sz w:val="22"/>
                  <w:szCs w:val="22"/>
                </w:rPr>
                <w:t>ocorrênicas</w:t>
              </w:r>
              <w:proofErr w:type="spellEnd"/>
              <w:r>
                <w:rPr>
                  <w:rFonts w:ascii="Verdana" w:hAnsi="Verdana" w:cs="ArialMT"/>
                  <w:sz w:val="22"/>
                  <w:szCs w:val="22"/>
                </w:rPr>
                <w:t xml:space="preserve"> escolares dos alunos.</w:t>
              </w:r>
            </w:ins>
          </w:p>
          <w:p w:rsidR="00EB6DDD" w:rsidRDefault="00EB6DDD" w:rsidP="0006307E">
            <w:pPr>
              <w:ind w:left="397"/>
              <w:rPr>
                <w:ins w:id="2788" w:author="User" w:date="2015-04-04T18:49:00Z"/>
                <w:rFonts w:ascii="Verdana" w:hAnsi="Verdana" w:cs="ArialMT"/>
                <w:sz w:val="22"/>
                <w:szCs w:val="22"/>
              </w:rPr>
            </w:pPr>
          </w:p>
          <w:p w:rsidR="00EB6DDD" w:rsidRDefault="00EB6DDD" w:rsidP="0006307E">
            <w:pPr>
              <w:ind w:left="397"/>
              <w:rPr>
                <w:ins w:id="2789" w:author="User" w:date="2015-04-04T18:49:00Z"/>
                <w:rFonts w:ascii="Verdana" w:hAnsi="Verdana" w:cs="ArialMT"/>
                <w:sz w:val="22"/>
                <w:szCs w:val="22"/>
              </w:rPr>
            </w:pPr>
            <w:ins w:id="2790" w:author="User" w:date="2015-04-04T18:49:00Z">
              <w:r>
                <w:rPr>
                  <w:rFonts w:ascii="Verdana" w:hAnsi="Verdana" w:cs="ArialMT"/>
                  <w:sz w:val="22"/>
                  <w:szCs w:val="22"/>
                </w:rPr>
                <w:t>Facilitar a gestão de comunicação de tarefas, boletins e ocorrências, entre professores e alunos, disponibilizadas na web</w:t>
              </w:r>
            </w:ins>
          </w:p>
          <w:p w:rsidR="00EB6DDD" w:rsidRDefault="00EB6DDD" w:rsidP="0006307E">
            <w:pPr>
              <w:ind w:left="397"/>
              <w:rPr>
                <w:ins w:id="2791" w:author="User" w:date="2015-04-04T18:49:00Z"/>
                <w:rFonts w:ascii="Verdana" w:hAnsi="Verdana" w:cs="ArialMT"/>
                <w:sz w:val="22"/>
                <w:szCs w:val="22"/>
              </w:rPr>
            </w:pPr>
          </w:p>
          <w:p w:rsidR="00EB6DDD" w:rsidRDefault="00EB6DDD" w:rsidP="0006307E">
            <w:pPr>
              <w:ind w:left="397"/>
              <w:rPr>
                <w:ins w:id="2792" w:author="User" w:date="2015-04-04T18:49:00Z"/>
                <w:rFonts w:ascii="Verdana" w:hAnsi="Verdana" w:cs="ArialMT"/>
                <w:sz w:val="22"/>
                <w:szCs w:val="22"/>
              </w:rPr>
            </w:pPr>
            <w:ins w:id="2793" w:author="User" w:date="2015-04-04T18:49:00Z">
              <w:r>
                <w:rPr>
                  <w:rFonts w:ascii="Verdana" w:hAnsi="Verdana" w:cs="ArialMT"/>
                  <w:sz w:val="22"/>
                  <w:szCs w:val="22"/>
                </w:rPr>
                <w:t>Facilitar a comunicação entre responsáveis/pais de alunos, com disponibilização das ocorrências, tarefas e boletins na web</w:t>
              </w:r>
            </w:ins>
          </w:p>
          <w:p w:rsidR="00EB6DDD" w:rsidRDefault="00EB6DDD" w:rsidP="0006307E">
            <w:pPr>
              <w:ind w:left="397"/>
              <w:rPr>
                <w:ins w:id="2794" w:author="User" w:date="2015-04-04T18:49:00Z"/>
                <w:rFonts w:ascii="Verdana" w:hAnsi="Verdana" w:cs="ArialMT"/>
                <w:sz w:val="22"/>
                <w:szCs w:val="22"/>
              </w:rPr>
            </w:pPr>
          </w:p>
          <w:p w:rsidR="00EB6DDD" w:rsidRDefault="00EB6DDD" w:rsidP="0006307E">
            <w:pPr>
              <w:ind w:left="397"/>
              <w:rPr>
                <w:ins w:id="2795" w:author="User" w:date="2015-04-04T18:49:00Z"/>
                <w:rFonts w:ascii="Verdana" w:hAnsi="Verdana" w:cs="ArialMT"/>
                <w:sz w:val="22"/>
                <w:szCs w:val="22"/>
              </w:rPr>
            </w:pPr>
            <w:ins w:id="2796" w:author="User" w:date="2015-04-04T18:49:00Z">
              <w:r w:rsidRPr="00D824A7">
                <w:rPr>
                  <w:rFonts w:ascii="Verdana" w:hAnsi="Verdana" w:cs="ArialMT"/>
                  <w:sz w:val="22"/>
                  <w:szCs w:val="22"/>
                </w:rPr>
                <w:t xml:space="preserve">Incentivar a participação e o </w:t>
              </w:r>
              <w:r w:rsidRPr="00FA4321">
                <w:rPr>
                  <w:rFonts w:ascii="Verdana" w:hAnsi="Verdana" w:cs="ArialMT"/>
                  <w:sz w:val="22"/>
                  <w:szCs w:val="22"/>
                </w:rPr>
                <w:t>comprometimento dos responsáveis e/ou pais</w:t>
              </w:r>
              <w:r>
                <w:rPr>
                  <w:rFonts w:ascii="Verdana" w:hAnsi="Verdana" w:cs="ArialMT"/>
                  <w:sz w:val="22"/>
                  <w:szCs w:val="22"/>
                </w:rPr>
                <w:t xml:space="preserve"> no</w:t>
              </w:r>
              <w:r w:rsidRPr="00D824A7">
                <w:rPr>
                  <w:rFonts w:ascii="Verdana" w:hAnsi="Verdana" w:cs="ArialMT"/>
                  <w:sz w:val="22"/>
                  <w:szCs w:val="22"/>
                </w:rPr>
                <w:t xml:space="preserve"> </w:t>
              </w:r>
              <w:r w:rsidRPr="00FA4321">
                <w:rPr>
                  <w:rFonts w:ascii="Verdana" w:hAnsi="Verdana" w:cs="ArialMT"/>
                  <w:sz w:val="22"/>
                  <w:szCs w:val="22"/>
                </w:rPr>
                <w:t>processo de comunicação entre professores e alunos, permitindo maior comprometimento e compreensão do processo escolar dos alunos</w:t>
              </w:r>
              <w:r>
                <w:rPr>
                  <w:rFonts w:ascii="Verdana" w:hAnsi="Verdana" w:cs="ArialMT"/>
                  <w:sz w:val="22"/>
                  <w:szCs w:val="22"/>
                </w:rPr>
                <w:t>.</w:t>
              </w:r>
            </w:ins>
          </w:p>
          <w:p w:rsidR="00EB6DDD" w:rsidRDefault="00EB6DDD" w:rsidP="0006307E">
            <w:pPr>
              <w:ind w:left="397"/>
              <w:rPr>
                <w:ins w:id="2797" w:author="User" w:date="2015-04-04T18:49:00Z"/>
                <w:rFonts w:ascii="Verdana" w:hAnsi="Verdana" w:cs="ArialMT"/>
                <w:sz w:val="22"/>
                <w:szCs w:val="22"/>
              </w:rPr>
            </w:pPr>
          </w:p>
          <w:p w:rsidR="00EB6DDD" w:rsidRDefault="00EB6DDD" w:rsidP="0006307E">
            <w:pPr>
              <w:ind w:left="397"/>
              <w:rPr>
                <w:ins w:id="2798" w:author="User" w:date="2015-04-04T18:49:00Z"/>
                <w:rFonts w:ascii="Verdana" w:hAnsi="Verdana" w:cs="ArialMT"/>
                <w:sz w:val="22"/>
                <w:szCs w:val="22"/>
              </w:rPr>
            </w:pPr>
            <w:ins w:id="2799" w:author="User" w:date="2015-04-04T18:49:00Z">
              <w:r w:rsidRPr="00D824A7">
                <w:rPr>
                  <w:rFonts w:ascii="Verdana" w:hAnsi="Verdana" w:cs="ArialMT"/>
                  <w:sz w:val="22"/>
                  <w:szCs w:val="22"/>
                </w:rPr>
                <w:t xml:space="preserve">Melhorar a </w:t>
              </w:r>
              <w:r>
                <w:rPr>
                  <w:rFonts w:ascii="Verdana" w:hAnsi="Verdana" w:cs="ArialMT"/>
                  <w:sz w:val="22"/>
                  <w:szCs w:val="22"/>
                </w:rPr>
                <w:t xml:space="preserve">gestão dos processos escolares, </w:t>
              </w:r>
              <w:r w:rsidRPr="00D824A7">
                <w:rPr>
                  <w:rFonts w:ascii="Verdana" w:hAnsi="Verdana" w:cs="ArialMT"/>
                  <w:sz w:val="22"/>
                  <w:szCs w:val="22"/>
                </w:rPr>
                <w:t xml:space="preserve">tendo </w:t>
              </w:r>
              <w:r>
                <w:rPr>
                  <w:rFonts w:ascii="Verdana" w:hAnsi="Verdana" w:cs="ArialMT"/>
                  <w:sz w:val="22"/>
                  <w:szCs w:val="22"/>
                </w:rPr>
                <w:t>como foco seu verdadeiro e único cliente: o aluno.</w:t>
              </w:r>
              <w:r w:rsidRPr="00D824A7">
                <w:rPr>
                  <w:rFonts w:ascii="Verdana" w:hAnsi="Verdana" w:cs="ArialMT"/>
                  <w:sz w:val="22"/>
                  <w:szCs w:val="22"/>
                </w:rPr>
                <w:t xml:space="preserve"> </w:t>
              </w:r>
            </w:ins>
          </w:p>
          <w:p w:rsidR="00EB6DDD" w:rsidRPr="00742B94" w:rsidRDefault="00EB6DDD" w:rsidP="0006307E">
            <w:pPr>
              <w:ind w:left="397"/>
              <w:rPr>
                <w:ins w:id="2800" w:author="User" w:date="2015-04-04T18:49:00Z"/>
                <w:rFonts w:ascii="Verdana" w:hAnsi="Verdana" w:cs="ArialMT"/>
                <w:sz w:val="22"/>
                <w:szCs w:val="22"/>
              </w:rPr>
            </w:pPr>
          </w:p>
        </w:tc>
      </w:tr>
      <w:tr w:rsidR="00EB6DDD" w:rsidRPr="00BC12A5" w:rsidTr="00EB6DDD">
        <w:trPr>
          <w:trHeight w:val="1399"/>
          <w:ins w:id="2801" w:author="User" w:date="2015-04-04T18:49:00Z"/>
          <w:trPrChange w:id="2802" w:author="User" w:date="2015-04-04T18:51:00Z">
            <w:trPr>
              <w:trHeight w:val="1399"/>
            </w:trPr>
          </w:trPrChange>
        </w:trPr>
        <w:tc>
          <w:tcPr>
            <w:tcW w:w="8647" w:type="dxa"/>
            <w:gridSpan w:val="2"/>
            <w:shd w:val="clear" w:color="auto" w:fill="auto"/>
            <w:tcPrChange w:id="2803"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2804" w:author="User" w:date="2015-04-04T18:49:00Z"/>
                <w:rFonts w:ascii="Verdana" w:hAnsi="Verdana" w:cs="Arial-BoldMT"/>
                <w:b/>
                <w:bCs/>
                <w:color w:val="000000"/>
                <w:sz w:val="22"/>
                <w:szCs w:val="22"/>
              </w:rPr>
            </w:pPr>
            <w:ins w:id="2805" w:author="User" w:date="2015-04-04T18:49:00Z">
              <w:r w:rsidRPr="00BC12A5">
                <w:rPr>
                  <w:rFonts w:ascii="Verdana" w:hAnsi="Verdana" w:cs="Arial-BoldMT"/>
                  <w:b/>
                  <w:bCs/>
                  <w:color w:val="000000"/>
                  <w:sz w:val="22"/>
                  <w:szCs w:val="22"/>
                </w:rPr>
                <w:lastRenderedPageBreak/>
                <w:t>Escopo do Projeto:</w:t>
              </w:r>
            </w:ins>
          </w:p>
          <w:p w:rsidR="00EB6DDD" w:rsidRDefault="00EB6DDD" w:rsidP="0006307E">
            <w:pPr>
              <w:autoSpaceDE w:val="0"/>
              <w:autoSpaceDN w:val="0"/>
              <w:adjustRightInd w:val="0"/>
              <w:ind w:left="252"/>
              <w:rPr>
                <w:ins w:id="2806" w:author="User" w:date="2015-04-04T18:49:00Z"/>
                <w:rFonts w:ascii="Verdana" w:hAnsi="Verdana" w:cs="ArialMT"/>
                <w:color w:val="0000FF"/>
                <w:sz w:val="22"/>
                <w:szCs w:val="22"/>
              </w:rPr>
            </w:pPr>
          </w:p>
          <w:p w:rsidR="00EB6DDD" w:rsidRPr="00DB45DE" w:rsidRDefault="00EB6DDD" w:rsidP="0006307E">
            <w:pPr>
              <w:numPr>
                <w:ilvl w:val="0"/>
                <w:numId w:val="60"/>
              </w:numPr>
              <w:autoSpaceDE w:val="0"/>
              <w:autoSpaceDN w:val="0"/>
              <w:adjustRightInd w:val="0"/>
              <w:spacing w:line="240" w:lineRule="auto"/>
              <w:ind w:left="641" w:hanging="357"/>
              <w:jc w:val="left"/>
              <w:rPr>
                <w:ins w:id="2807" w:author="User" w:date="2015-04-04T18:49:00Z"/>
                <w:rFonts w:ascii="Verdana" w:hAnsi="Verdana" w:cs="ArialMT"/>
                <w:sz w:val="22"/>
                <w:szCs w:val="22"/>
              </w:rPr>
            </w:pPr>
            <w:ins w:id="2808" w:author="User" w:date="2015-04-04T18:49:00Z">
              <w:r w:rsidRPr="00DB45DE">
                <w:rPr>
                  <w:rFonts w:ascii="Verdana" w:hAnsi="Verdana" w:cs="ArialMT"/>
                  <w:sz w:val="22"/>
                  <w:szCs w:val="22"/>
                </w:rPr>
                <w:t>Conceber um sistema para internet para gerenciamento de atividades escolar</w:t>
              </w:r>
            </w:ins>
          </w:p>
          <w:p w:rsidR="00EB6DDD" w:rsidRDefault="00EB6DDD" w:rsidP="0006307E">
            <w:pPr>
              <w:numPr>
                <w:ilvl w:val="0"/>
                <w:numId w:val="60"/>
              </w:numPr>
              <w:autoSpaceDE w:val="0"/>
              <w:autoSpaceDN w:val="0"/>
              <w:adjustRightInd w:val="0"/>
              <w:spacing w:line="240" w:lineRule="auto"/>
              <w:ind w:left="641" w:hanging="357"/>
              <w:jc w:val="left"/>
              <w:rPr>
                <w:ins w:id="2809" w:author="User" w:date="2015-04-04T18:49:00Z"/>
                <w:rFonts w:ascii="Verdana" w:hAnsi="Verdana" w:cs="ArialMT"/>
                <w:sz w:val="22"/>
                <w:szCs w:val="22"/>
              </w:rPr>
            </w:pPr>
            <w:ins w:id="2810" w:author="User" w:date="2015-04-04T18:49:00Z">
              <w:r>
                <w:rPr>
                  <w:rFonts w:ascii="Verdana" w:hAnsi="Verdana" w:cs="ArialMT"/>
                  <w:sz w:val="22"/>
                  <w:szCs w:val="22"/>
                </w:rPr>
                <w:t>Desenvolver</w:t>
              </w:r>
              <w:r w:rsidRPr="00DB45DE">
                <w:rPr>
                  <w:rFonts w:ascii="Verdana" w:hAnsi="Verdana" w:cs="ArialMT"/>
                  <w:sz w:val="22"/>
                  <w:szCs w:val="22"/>
                </w:rPr>
                <w:t xml:space="preserve"> um sistema na linguagem Java para WEB </w:t>
              </w:r>
            </w:ins>
          </w:p>
          <w:p w:rsidR="00EB6DDD" w:rsidRPr="00DB45DE" w:rsidRDefault="00EB6DDD" w:rsidP="0006307E">
            <w:pPr>
              <w:numPr>
                <w:ilvl w:val="0"/>
                <w:numId w:val="60"/>
              </w:numPr>
              <w:autoSpaceDE w:val="0"/>
              <w:autoSpaceDN w:val="0"/>
              <w:adjustRightInd w:val="0"/>
              <w:spacing w:line="240" w:lineRule="auto"/>
              <w:ind w:left="641" w:hanging="357"/>
              <w:jc w:val="left"/>
              <w:rPr>
                <w:ins w:id="2811" w:author="User" w:date="2015-04-04T18:49:00Z"/>
                <w:rFonts w:ascii="Verdana" w:hAnsi="Verdana" w:cs="ArialMT"/>
                <w:sz w:val="22"/>
                <w:szCs w:val="22"/>
              </w:rPr>
            </w:pPr>
            <w:ins w:id="2812" w:author="User" w:date="2015-04-04T18:49:00Z">
              <w:r>
                <w:rPr>
                  <w:rFonts w:ascii="Verdana" w:hAnsi="Verdana" w:cs="ArialMT"/>
                  <w:sz w:val="22"/>
                  <w:szCs w:val="22"/>
                </w:rPr>
                <w:t xml:space="preserve">Construir o sistema </w:t>
              </w:r>
              <w:commentRangeStart w:id="2813"/>
              <w:r w:rsidRPr="001B6053">
                <w:rPr>
                  <w:rFonts w:ascii="Verdana" w:hAnsi="Verdana" w:cs="ArialMT"/>
                  <w:sz w:val="22"/>
                  <w:szCs w:val="22"/>
                </w:rPr>
                <w:t xml:space="preserve">o framework </w:t>
              </w:r>
              <w:r>
                <w:rPr>
                  <w:rFonts w:ascii="Verdana" w:hAnsi="Verdana" w:cs="ArialMT"/>
                  <w:sz w:val="22"/>
                  <w:szCs w:val="22"/>
                </w:rPr>
                <w:t>JPA</w:t>
              </w:r>
              <w:r w:rsidRPr="001B6053">
                <w:rPr>
                  <w:rFonts w:ascii="Verdana" w:hAnsi="Verdana" w:cs="ArialMT"/>
                  <w:sz w:val="22"/>
                  <w:szCs w:val="22"/>
                </w:rPr>
                <w:t xml:space="preserve">, que engloba a Java </w:t>
              </w:r>
              <w:proofErr w:type="spellStart"/>
              <w:r w:rsidRPr="001B6053">
                <w:rPr>
                  <w:rFonts w:ascii="Verdana" w:hAnsi="Verdana" w:cs="ArialMT"/>
                  <w:sz w:val="22"/>
                  <w:szCs w:val="22"/>
                </w:rPr>
                <w:t>Servlets</w:t>
              </w:r>
              <w:proofErr w:type="spellEnd"/>
              <w:r w:rsidRPr="001B6053">
                <w:rPr>
                  <w:rFonts w:ascii="Verdana" w:hAnsi="Verdana" w:cs="ArialMT"/>
                  <w:sz w:val="22"/>
                  <w:szCs w:val="22"/>
                </w:rPr>
                <w:t xml:space="preserve"> com a camada de visualização JSP e uso do </w:t>
              </w:r>
              <w:proofErr w:type="spellStart"/>
              <w:r w:rsidRPr="001B6053">
                <w:rPr>
                  <w:rFonts w:ascii="Verdana" w:hAnsi="Verdana" w:cs="ArialMT"/>
                  <w:sz w:val="22"/>
                  <w:szCs w:val="22"/>
                </w:rPr>
                <w:t>JavaScript</w:t>
              </w:r>
              <w:proofErr w:type="spellEnd"/>
              <w:r w:rsidRPr="001B6053">
                <w:rPr>
                  <w:rFonts w:ascii="Verdana" w:hAnsi="Verdana" w:cs="ArialMT"/>
                  <w:sz w:val="22"/>
                  <w:szCs w:val="22"/>
                </w:rPr>
                <w:t xml:space="preserve"> para validação de campos</w:t>
              </w:r>
              <w:commentRangeEnd w:id="2813"/>
              <w:r>
                <w:rPr>
                  <w:rStyle w:val="Refdecomentrio"/>
                </w:rPr>
                <w:commentReference w:id="2813"/>
              </w:r>
              <w:r>
                <w:rPr>
                  <w:rFonts w:ascii="Verdana" w:hAnsi="Verdana" w:cs="ArialMT"/>
                  <w:sz w:val="22"/>
                  <w:szCs w:val="22"/>
                </w:rPr>
                <w:t>.</w:t>
              </w:r>
              <w:r w:rsidRPr="00DB45DE">
                <w:rPr>
                  <w:rFonts w:ascii="Verdana" w:hAnsi="Verdana" w:cs="ArialMT"/>
                  <w:sz w:val="22"/>
                  <w:szCs w:val="22"/>
                </w:rPr>
                <w:t xml:space="preserve"> </w:t>
              </w:r>
            </w:ins>
          </w:p>
          <w:p w:rsidR="00EB6DDD" w:rsidRDefault="00EB6DDD" w:rsidP="0006307E">
            <w:pPr>
              <w:numPr>
                <w:ilvl w:val="0"/>
                <w:numId w:val="60"/>
              </w:numPr>
              <w:autoSpaceDE w:val="0"/>
              <w:autoSpaceDN w:val="0"/>
              <w:adjustRightInd w:val="0"/>
              <w:spacing w:line="240" w:lineRule="auto"/>
              <w:ind w:left="641" w:hanging="357"/>
              <w:jc w:val="left"/>
              <w:rPr>
                <w:ins w:id="2814" w:author="User" w:date="2015-04-04T18:49:00Z"/>
                <w:rFonts w:ascii="Verdana" w:hAnsi="Verdana" w:cs="ArialMT"/>
                <w:sz w:val="22"/>
                <w:szCs w:val="22"/>
              </w:rPr>
            </w:pPr>
            <w:ins w:id="2815" w:author="User" w:date="2015-04-04T18:49:00Z">
              <w:r w:rsidRPr="00DB45DE">
                <w:rPr>
                  <w:rFonts w:ascii="Verdana" w:hAnsi="Verdana" w:cs="ArialMT"/>
                  <w:sz w:val="22"/>
                  <w:szCs w:val="22"/>
                </w:rPr>
                <w:t xml:space="preserve">Testar o sistema </w:t>
              </w:r>
              <w:r>
                <w:rPr>
                  <w:rFonts w:ascii="Verdana" w:hAnsi="Verdana" w:cs="ArialMT"/>
                  <w:sz w:val="22"/>
                  <w:szCs w:val="22"/>
                </w:rPr>
                <w:t>para inserção, verificação e manutenção dos dados escolares</w:t>
              </w:r>
            </w:ins>
          </w:p>
          <w:p w:rsidR="00EB6DDD" w:rsidRDefault="00EB6DDD" w:rsidP="0006307E">
            <w:pPr>
              <w:numPr>
                <w:ilvl w:val="0"/>
                <w:numId w:val="60"/>
              </w:numPr>
              <w:autoSpaceDE w:val="0"/>
              <w:autoSpaceDN w:val="0"/>
              <w:adjustRightInd w:val="0"/>
              <w:spacing w:line="240" w:lineRule="auto"/>
              <w:ind w:left="641" w:hanging="357"/>
              <w:jc w:val="left"/>
              <w:rPr>
                <w:ins w:id="2816" w:author="User" w:date="2015-04-04T18:49:00Z"/>
                <w:rFonts w:ascii="Verdana" w:hAnsi="Verdana" w:cs="ArialMT"/>
                <w:sz w:val="22"/>
                <w:szCs w:val="22"/>
              </w:rPr>
            </w:pPr>
            <w:ins w:id="2817" w:author="User" w:date="2015-04-04T18:49:00Z">
              <w:r>
                <w:rPr>
                  <w:rFonts w:ascii="Verdana" w:hAnsi="Verdana" w:cs="ArialMT"/>
                  <w:sz w:val="22"/>
                  <w:szCs w:val="22"/>
                </w:rPr>
                <w:t xml:space="preserve">Desenvolver interface de acordo com as </w:t>
              </w:r>
              <w:commentRangeStart w:id="2818"/>
              <w:r>
                <w:rPr>
                  <w:rFonts w:ascii="Verdana" w:hAnsi="Verdana" w:cs="ArialMT"/>
                  <w:sz w:val="22"/>
                  <w:szCs w:val="22"/>
                </w:rPr>
                <w:t>especificações do projeto</w:t>
              </w:r>
              <w:commentRangeEnd w:id="2818"/>
              <w:r>
                <w:rPr>
                  <w:rStyle w:val="Refdecomentrio"/>
                </w:rPr>
                <w:commentReference w:id="2818"/>
              </w:r>
            </w:ins>
          </w:p>
          <w:p w:rsidR="00EB6DDD" w:rsidRPr="00DB45DE" w:rsidRDefault="00EB6DDD" w:rsidP="0006307E">
            <w:pPr>
              <w:numPr>
                <w:ilvl w:val="0"/>
                <w:numId w:val="60"/>
              </w:numPr>
              <w:autoSpaceDE w:val="0"/>
              <w:autoSpaceDN w:val="0"/>
              <w:adjustRightInd w:val="0"/>
              <w:spacing w:line="240" w:lineRule="auto"/>
              <w:ind w:left="641" w:hanging="357"/>
              <w:jc w:val="left"/>
              <w:rPr>
                <w:ins w:id="2819" w:author="User" w:date="2015-04-04T18:49:00Z"/>
                <w:rFonts w:ascii="Verdana" w:hAnsi="Verdana" w:cs="ArialMT"/>
                <w:sz w:val="22"/>
                <w:szCs w:val="22"/>
              </w:rPr>
            </w:pPr>
            <w:ins w:id="2820" w:author="User" w:date="2015-04-04T18:49:00Z">
              <w:r>
                <w:rPr>
                  <w:rFonts w:ascii="Verdana" w:hAnsi="Verdana" w:cs="ArialMT"/>
                  <w:sz w:val="22"/>
                  <w:szCs w:val="22"/>
                </w:rPr>
                <w:t xml:space="preserve">Esclarecer as dúvidas dos usuários por 30 dias, após o término do Projeto, para garantir o funcionamento do sistema. </w:t>
              </w:r>
            </w:ins>
          </w:p>
          <w:p w:rsidR="00EB6DDD" w:rsidRPr="00BC12A5" w:rsidRDefault="00EB6DDD" w:rsidP="0006307E">
            <w:pPr>
              <w:autoSpaceDE w:val="0"/>
              <w:autoSpaceDN w:val="0"/>
              <w:adjustRightInd w:val="0"/>
              <w:ind w:left="641"/>
              <w:rPr>
                <w:ins w:id="2821" w:author="User" w:date="2015-04-04T18:49:00Z"/>
                <w:rFonts w:ascii="Verdana" w:hAnsi="Verdana" w:cs="Arial-BoldMT"/>
                <w:b/>
                <w:bCs/>
                <w:color w:val="000000"/>
                <w:sz w:val="22"/>
                <w:szCs w:val="22"/>
              </w:rPr>
            </w:pPr>
          </w:p>
        </w:tc>
      </w:tr>
      <w:tr w:rsidR="00EB6DDD" w:rsidRPr="00BC12A5" w:rsidTr="00EB6DDD">
        <w:trPr>
          <w:trHeight w:val="2045"/>
          <w:ins w:id="2822" w:author="User" w:date="2015-04-04T18:49:00Z"/>
          <w:trPrChange w:id="2823" w:author="User" w:date="2015-04-04T18:51:00Z">
            <w:trPr>
              <w:trHeight w:val="2045"/>
            </w:trPr>
          </w:trPrChange>
        </w:trPr>
        <w:tc>
          <w:tcPr>
            <w:tcW w:w="8647" w:type="dxa"/>
            <w:gridSpan w:val="2"/>
            <w:shd w:val="clear" w:color="auto" w:fill="auto"/>
            <w:tcPrChange w:id="2824"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2825" w:author="User" w:date="2015-04-04T18:49:00Z"/>
                <w:rFonts w:ascii="Verdana" w:hAnsi="Verdana" w:cs="Arial-BoldMT"/>
                <w:b/>
                <w:bCs/>
                <w:color w:val="000000"/>
                <w:sz w:val="22"/>
                <w:szCs w:val="22"/>
              </w:rPr>
            </w:pPr>
            <w:ins w:id="2826" w:author="User" w:date="2015-04-04T18:49:00Z">
              <w:r w:rsidRPr="00BC12A5">
                <w:rPr>
                  <w:rFonts w:ascii="Verdana" w:hAnsi="Verdana" w:cs="Arial-BoldMT"/>
                  <w:b/>
                  <w:bCs/>
                  <w:color w:val="000000"/>
                  <w:sz w:val="22"/>
                  <w:szCs w:val="22"/>
                </w:rPr>
                <w:t>Escopo do Produto:</w:t>
              </w:r>
            </w:ins>
          </w:p>
          <w:p w:rsidR="00EB6DDD" w:rsidRDefault="00EB6DDD" w:rsidP="0006307E">
            <w:pPr>
              <w:autoSpaceDE w:val="0"/>
              <w:autoSpaceDN w:val="0"/>
              <w:adjustRightInd w:val="0"/>
              <w:ind w:left="252"/>
              <w:rPr>
                <w:ins w:id="2827"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2828" w:author="User" w:date="2015-04-04T18:49:00Z"/>
                <w:rFonts w:ascii="Verdana" w:hAnsi="Verdana" w:cs="ArialMT"/>
                <w:sz w:val="22"/>
                <w:szCs w:val="22"/>
              </w:rPr>
            </w:pPr>
            <w:ins w:id="2829" w:author="User" w:date="2015-04-04T18:49:00Z">
              <w:r w:rsidRPr="001B6053">
                <w:rPr>
                  <w:rFonts w:ascii="Verdana" w:hAnsi="Verdana" w:cs="ArialMT"/>
                  <w:sz w:val="22"/>
                  <w:szCs w:val="22"/>
                </w:rPr>
                <w:t xml:space="preserve">O Sistema </w:t>
              </w:r>
              <w:r>
                <w:rPr>
                  <w:rFonts w:ascii="Verdana" w:hAnsi="Verdana" w:cs="ArialMT"/>
                  <w:sz w:val="22"/>
                  <w:szCs w:val="22"/>
                </w:rPr>
                <w:t xml:space="preserve">de Gerenciamento de Atividades Escolares Digital será WEB, e permitirá o acesso a partir de qualquer lugar via internet, e terá as seguintes funcionalidades: </w:t>
              </w:r>
            </w:ins>
          </w:p>
          <w:p w:rsidR="00EB6DDD" w:rsidRDefault="00EB6DDD" w:rsidP="0006307E">
            <w:pPr>
              <w:autoSpaceDE w:val="0"/>
              <w:autoSpaceDN w:val="0"/>
              <w:adjustRightInd w:val="0"/>
              <w:ind w:left="720"/>
              <w:rPr>
                <w:ins w:id="2830" w:author="User" w:date="2015-04-04T18:49:00Z"/>
                <w:rFonts w:ascii="Verdana" w:hAnsi="Verdana" w:cs="ArialMT"/>
                <w:sz w:val="22"/>
                <w:szCs w:val="22"/>
              </w:rPr>
            </w:pPr>
            <w:ins w:id="2831" w:author="User" w:date="2015-04-04T18:49:00Z">
              <w:r>
                <w:rPr>
                  <w:rFonts w:ascii="Verdana" w:hAnsi="Verdana" w:cs="ArialMT"/>
                  <w:sz w:val="22"/>
                  <w:szCs w:val="22"/>
                </w:rPr>
                <w:t>Cadastro de usuário  que permitirá os seguintes perfis: Aluno, Gestor, Professor, Responsável e Secretária;</w:t>
              </w:r>
            </w:ins>
          </w:p>
          <w:p w:rsidR="00EB6DDD" w:rsidRDefault="00EB6DDD" w:rsidP="0006307E">
            <w:pPr>
              <w:autoSpaceDE w:val="0"/>
              <w:autoSpaceDN w:val="0"/>
              <w:adjustRightInd w:val="0"/>
              <w:ind w:left="720"/>
              <w:rPr>
                <w:ins w:id="2832" w:author="User" w:date="2015-04-04T18:49:00Z"/>
                <w:rFonts w:ascii="Verdana" w:hAnsi="Verdana" w:cs="ArialMT"/>
                <w:sz w:val="22"/>
                <w:szCs w:val="22"/>
              </w:rPr>
            </w:pPr>
            <w:ins w:id="2833" w:author="User" w:date="2015-04-04T18:49:00Z">
              <w:r>
                <w:rPr>
                  <w:rFonts w:ascii="Verdana" w:hAnsi="Verdana" w:cs="ArialMT"/>
                  <w:sz w:val="22"/>
                  <w:szCs w:val="22"/>
                </w:rPr>
                <w:t>Cadastro de turmas que relaciona os alunos de uma mesma série/ano aos seus professores e suas respectivas disciplinas no cadastro de turmas;</w:t>
              </w:r>
            </w:ins>
          </w:p>
          <w:p w:rsidR="00EB6DDD" w:rsidRDefault="00EB6DDD" w:rsidP="0006307E">
            <w:pPr>
              <w:autoSpaceDE w:val="0"/>
              <w:autoSpaceDN w:val="0"/>
              <w:adjustRightInd w:val="0"/>
              <w:ind w:left="720"/>
              <w:rPr>
                <w:ins w:id="2834" w:author="User" w:date="2015-04-04T18:49:00Z"/>
                <w:rFonts w:ascii="Verdana" w:hAnsi="Verdana" w:cs="ArialMT"/>
                <w:sz w:val="22"/>
                <w:szCs w:val="22"/>
              </w:rPr>
            </w:pPr>
            <w:ins w:id="2835" w:author="User" w:date="2015-04-04T18:49:00Z">
              <w:r>
                <w:rPr>
                  <w:rFonts w:ascii="Verdana" w:hAnsi="Verdana" w:cs="ArialMT"/>
                  <w:sz w:val="22"/>
                  <w:szCs w:val="22"/>
                </w:rPr>
                <w:t xml:space="preserve">Cadastro de boletim que relaciona os alunos da turma, com as respectivas notas e faltas, em cada disciplina </w:t>
              </w:r>
            </w:ins>
          </w:p>
          <w:p w:rsidR="00EB6DDD" w:rsidRDefault="00EB6DDD" w:rsidP="0006307E">
            <w:pPr>
              <w:autoSpaceDE w:val="0"/>
              <w:autoSpaceDN w:val="0"/>
              <w:adjustRightInd w:val="0"/>
              <w:ind w:left="720"/>
              <w:rPr>
                <w:ins w:id="2836" w:author="User" w:date="2015-04-04T18:49:00Z"/>
                <w:rFonts w:ascii="Verdana" w:hAnsi="Verdana" w:cs="ArialMT"/>
                <w:sz w:val="22"/>
                <w:szCs w:val="22"/>
              </w:rPr>
            </w:pPr>
            <w:ins w:id="2837" w:author="User" w:date="2015-04-04T18:49:00Z">
              <w:r>
                <w:rPr>
                  <w:rFonts w:ascii="Verdana" w:hAnsi="Verdana" w:cs="ArialMT"/>
                  <w:sz w:val="22"/>
                  <w:szCs w:val="22"/>
                </w:rPr>
                <w:t>Os professores digitarão as notas e faltas de cada aluno por bimestre, produzindo um boletim por aluno, e uma lista de boletins por turma.</w:t>
              </w:r>
            </w:ins>
          </w:p>
          <w:p w:rsidR="00EB6DDD" w:rsidRDefault="00EB6DDD" w:rsidP="0006307E">
            <w:pPr>
              <w:autoSpaceDE w:val="0"/>
              <w:autoSpaceDN w:val="0"/>
              <w:adjustRightInd w:val="0"/>
              <w:ind w:left="720"/>
              <w:rPr>
                <w:ins w:id="2838" w:author="User" w:date="2015-04-04T18:49:00Z"/>
                <w:rFonts w:ascii="Verdana" w:hAnsi="Verdana" w:cs="ArialMT"/>
                <w:sz w:val="22"/>
                <w:szCs w:val="22"/>
              </w:rPr>
            </w:pPr>
            <w:ins w:id="2839" w:author="User" w:date="2015-04-04T18:49:00Z">
              <w:r>
                <w:rPr>
                  <w:rFonts w:ascii="Verdana" w:hAnsi="Verdana" w:cs="ArialMT"/>
                  <w:sz w:val="22"/>
                  <w:szCs w:val="22"/>
                </w:rPr>
                <w:t>Os professores digitarão as ocorrências (eventos relacionados a alunos com casos de sucesso, indisciplina ou comportamentos escolares), para registro em banco de dados para consulta de gestores e pais e/ou responsáveis.</w:t>
              </w:r>
            </w:ins>
          </w:p>
          <w:p w:rsidR="00EB6DDD" w:rsidRDefault="00EB6DDD" w:rsidP="0006307E">
            <w:pPr>
              <w:autoSpaceDE w:val="0"/>
              <w:autoSpaceDN w:val="0"/>
              <w:adjustRightInd w:val="0"/>
              <w:ind w:left="720"/>
              <w:rPr>
                <w:ins w:id="2840" w:author="User" w:date="2015-04-04T18:49:00Z"/>
                <w:rFonts w:ascii="Verdana" w:hAnsi="Verdana" w:cs="ArialMT"/>
                <w:sz w:val="22"/>
                <w:szCs w:val="22"/>
              </w:rPr>
            </w:pPr>
          </w:p>
          <w:p w:rsidR="00EB6DDD" w:rsidRDefault="00EB6DDD" w:rsidP="0006307E">
            <w:pPr>
              <w:autoSpaceDE w:val="0"/>
              <w:autoSpaceDN w:val="0"/>
              <w:adjustRightInd w:val="0"/>
              <w:ind w:left="720"/>
              <w:rPr>
                <w:ins w:id="2841" w:author="User" w:date="2015-04-04T18:49:00Z"/>
                <w:rFonts w:ascii="Verdana" w:hAnsi="Verdana" w:cs="ArialMT"/>
                <w:sz w:val="22"/>
                <w:szCs w:val="22"/>
              </w:rPr>
            </w:pPr>
            <w:ins w:id="2842" w:author="User" w:date="2015-04-04T18:49:00Z">
              <w:r>
                <w:rPr>
                  <w:rFonts w:ascii="Verdana" w:hAnsi="Verdana" w:cs="ArialMT"/>
                  <w:sz w:val="22"/>
                  <w:szCs w:val="22"/>
                </w:rPr>
                <w:t>Os professores digitarão as tarefas (propostas de atividades para alunos realizarem em outro período que não o escolar) para as turmas, e estarão disponíveis para cada aluno individualmente.</w:t>
              </w:r>
            </w:ins>
          </w:p>
          <w:p w:rsidR="00EB6DDD" w:rsidRDefault="00EB6DDD" w:rsidP="0006307E">
            <w:pPr>
              <w:autoSpaceDE w:val="0"/>
              <w:autoSpaceDN w:val="0"/>
              <w:adjustRightInd w:val="0"/>
              <w:ind w:left="720"/>
              <w:rPr>
                <w:ins w:id="2843" w:author="User" w:date="2015-04-04T18:49:00Z"/>
                <w:rFonts w:ascii="Verdana" w:hAnsi="Verdana" w:cs="ArialMT"/>
                <w:sz w:val="22"/>
                <w:szCs w:val="22"/>
              </w:rPr>
            </w:pPr>
          </w:p>
          <w:p w:rsidR="00EB6DDD" w:rsidRDefault="00EB6DDD" w:rsidP="0006307E">
            <w:pPr>
              <w:autoSpaceDE w:val="0"/>
              <w:autoSpaceDN w:val="0"/>
              <w:adjustRightInd w:val="0"/>
              <w:ind w:left="252"/>
              <w:rPr>
                <w:ins w:id="2844" w:author="User" w:date="2015-04-04T18:49:00Z"/>
                <w:rFonts w:ascii="Verdana" w:hAnsi="Verdana" w:cs="ArialMT"/>
                <w:sz w:val="22"/>
                <w:szCs w:val="22"/>
              </w:rPr>
            </w:pPr>
            <w:ins w:id="2845" w:author="User" w:date="2015-04-04T18:49:00Z">
              <w:r w:rsidRPr="001B6053">
                <w:rPr>
                  <w:rFonts w:ascii="Verdana" w:hAnsi="Verdana" w:cs="ArialMT"/>
                  <w:sz w:val="22"/>
                  <w:szCs w:val="22"/>
                </w:rPr>
                <w:lastRenderedPageBreak/>
                <w:t xml:space="preserve">Terá interface para </w:t>
              </w:r>
              <w:proofErr w:type="spellStart"/>
              <w:r w:rsidRPr="001B6053">
                <w:rPr>
                  <w:rFonts w:ascii="Verdana" w:hAnsi="Verdana" w:cs="ArialMT"/>
                  <w:sz w:val="22"/>
                  <w:szCs w:val="22"/>
                </w:rPr>
                <w:t>login</w:t>
              </w:r>
              <w:proofErr w:type="spellEnd"/>
              <w:r w:rsidRPr="001B6053">
                <w:rPr>
                  <w:rFonts w:ascii="Verdana" w:hAnsi="Verdana" w:cs="ArialMT"/>
                  <w:sz w:val="22"/>
                  <w:szCs w:val="22"/>
                </w:rPr>
                <w:t xml:space="preserve"> </w:t>
              </w:r>
              <w:r>
                <w:rPr>
                  <w:rFonts w:ascii="Verdana" w:hAnsi="Verdana" w:cs="ArialMT"/>
                  <w:sz w:val="22"/>
                  <w:szCs w:val="22"/>
                </w:rPr>
                <w:t xml:space="preserve">por </w:t>
              </w:r>
              <w:proofErr w:type="spellStart"/>
              <w:r>
                <w:rPr>
                  <w:rFonts w:ascii="Verdana" w:hAnsi="Verdana" w:cs="ArialMT"/>
                  <w:sz w:val="22"/>
                  <w:szCs w:val="22"/>
                </w:rPr>
                <w:t>usuárioA</w:t>
              </w:r>
              <w:proofErr w:type="spellEnd"/>
              <w:r>
                <w:rPr>
                  <w:rFonts w:ascii="Verdana" w:hAnsi="Verdana" w:cs="ArialMT"/>
                  <w:sz w:val="22"/>
                  <w:szCs w:val="22"/>
                </w:rPr>
                <w:t xml:space="preserve"> secretaria terá acesso aos cadastros e boletins. Os professores somente </w:t>
              </w:r>
              <w:proofErr w:type="spellStart"/>
              <w:r>
                <w:rPr>
                  <w:rFonts w:ascii="Verdana" w:hAnsi="Verdana" w:cs="ArialMT"/>
                  <w:sz w:val="22"/>
                  <w:szCs w:val="22"/>
                </w:rPr>
                <w:t>àsuas</w:t>
              </w:r>
              <w:proofErr w:type="spellEnd"/>
              <w:r>
                <w:rPr>
                  <w:rFonts w:ascii="Verdana" w:hAnsi="Verdana" w:cs="ArialMT"/>
                  <w:sz w:val="22"/>
                  <w:szCs w:val="22"/>
                </w:rPr>
                <w:t xml:space="preserve"> respectivas turmas e alunos.  Os pais/responsáveis visualizarão o boletim, as tarefas e as ocorrências do aluno do qual é responsável.  Os alunos visualizarão suas tarefas e boletim.</w:t>
              </w:r>
            </w:ins>
          </w:p>
          <w:p w:rsidR="00EB6DDD" w:rsidRDefault="00EB6DDD" w:rsidP="0006307E">
            <w:pPr>
              <w:autoSpaceDE w:val="0"/>
              <w:autoSpaceDN w:val="0"/>
              <w:adjustRightInd w:val="0"/>
              <w:ind w:left="252"/>
              <w:rPr>
                <w:ins w:id="2846" w:author="User" w:date="2015-04-04T18:49:00Z"/>
                <w:rFonts w:ascii="Verdana" w:hAnsi="Verdana" w:cs="ArialMT"/>
                <w:sz w:val="22"/>
                <w:szCs w:val="22"/>
              </w:rPr>
            </w:pPr>
          </w:p>
          <w:p w:rsidR="00EB6DDD" w:rsidRDefault="00EB6DDD" w:rsidP="0006307E">
            <w:pPr>
              <w:autoSpaceDE w:val="0"/>
              <w:autoSpaceDN w:val="0"/>
              <w:adjustRightInd w:val="0"/>
              <w:ind w:left="252"/>
              <w:rPr>
                <w:ins w:id="2847" w:author="User" w:date="2015-04-04T18:49:00Z"/>
                <w:rFonts w:ascii="Verdana" w:hAnsi="Verdana" w:cs="ArialMT"/>
                <w:sz w:val="22"/>
                <w:szCs w:val="22"/>
              </w:rPr>
            </w:pPr>
            <w:ins w:id="2848" w:author="User" w:date="2015-04-04T18:49:00Z">
              <w:r>
                <w:rPr>
                  <w:rFonts w:ascii="Verdana" w:hAnsi="Verdana" w:cs="ArialMT"/>
                  <w:sz w:val="22"/>
                  <w:szCs w:val="22"/>
                </w:rPr>
                <w:t>A interface será intuitiva, por isso não há necessidade de treinamento para acesso, visualização, inserção ou edição dos dados.</w:t>
              </w:r>
            </w:ins>
          </w:p>
          <w:p w:rsidR="00EB6DDD" w:rsidRDefault="00EB6DDD" w:rsidP="0006307E">
            <w:pPr>
              <w:autoSpaceDE w:val="0"/>
              <w:autoSpaceDN w:val="0"/>
              <w:adjustRightInd w:val="0"/>
              <w:ind w:left="252"/>
              <w:rPr>
                <w:ins w:id="2849" w:author="User" w:date="2015-04-04T18:49:00Z"/>
                <w:rFonts w:ascii="Verdana" w:hAnsi="Verdana" w:cs="ArialMT"/>
                <w:sz w:val="22"/>
                <w:szCs w:val="22"/>
              </w:rPr>
            </w:pPr>
          </w:p>
          <w:p w:rsidR="00EB6DDD" w:rsidRDefault="00EB6DDD" w:rsidP="0006307E">
            <w:pPr>
              <w:autoSpaceDE w:val="0"/>
              <w:autoSpaceDN w:val="0"/>
              <w:adjustRightInd w:val="0"/>
              <w:ind w:left="252"/>
              <w:rPr>
                <w:ins w:id="2850" w:author="User" w:date="2015-04-04T18:49:00Z"/>
                <w:rFonts w:ascii="Verdana" w:hAnsi="Verdana" w:cs="ArialMT"/>
                <w:sz w:val="22"/>
                <w:szCs w:val="22"/>
              </w:rPr>
            </w:pPr>
            <w:ins w:id="2851" w:author="User" w:date="2015-04-04T18:49:00Z">
              <w:r>
                <w:rPr>
                  <w:rFonts w:ascii="Verdana" w:hAnsi="Verdana" w:cs="ArialMT"/>
                  <w:sz w:val="22"/>
                  <w:szCs w:val="22"/>
                </w:rPr>
                <w:t xml:space="preserve">O relacionamento entre o banco de dados e as páginas da WEB será através do </w:t>
              </w:r>
              <w:proofErr w:type="spellStart"/>
              <w:r>
                <w:rPr>
                  <w:rFonts w:ascii="Verdana" w:hAnsi="Verdana" w:cs="ArialMT"/>
                  <w:sz w:val="22"/>
                  <w:szCs w:val="22"/>
                </w:rPr>
                <w:t>hibernate</w:t>
              </w:r>
              <w:proofErr w:type="spellEnd"/>
              <w:r>
                <w:rPr>
                  <w:rFonts w:ascii="Verdana" w:hAnsi="Verdana" w:cs="ArialMT"/>
                  <w:sz w:val="22"/>
                  <w:szCs w:val="22"/>
                </w:rPr>
                <w:t xml:space="preserve">, o que permitirá agilidade na operacionalização. </w:t>
              </w:r>
            </w:ins>
          </w:p>
          <w:p w:rsidR="00EB6DDD" w:rsidRDefault="00EB6DDD" w:rsidP="0006307E">
            <w:pPr>
              <w:autoSpaceDE w:val="0"/>
              <w:autoSpaceDN w:val="0"/>
              <w:adjustRightInd w:val="0"/>
              <w:ind w:left="252"/>
              <w:rPr>
                <w:ins w:id="2852" w:author="User" w:date="2015-04-04T18:49:00Z"/>
                <w:rFonts w:ascii="Verdana" w:hAnsi="Verdana" w:cs="ArialMT"/>
                <w:sz w:val="22"/>
                <w:szCs w:val="22"/>
              </w:rPr>
            </w:pPr>
          </w:p>
          <w:p w:rsidR="00EB6DDD" w:rsidRPr="00BC12A5" w:rsidRDefault="00EB6DDD" w:rsidP="0006307E">
            <w:pPr>
              <w:autoSpaceDE w:val="0"/>
              <w:autoSpaceDN w:val="0"/>
              <w:adjustRightInd w:val="0"/>
              <w:ind w:left="252"/>
              <w:rPr>
                <w:ins w:id="2853" w:author="User" w:date="2015-04-04T18:49:00Z"/>
                <w:rFonts w:ascii="Verdana" w:hAnsi="Verdana" w:cs="Arial-BoldMT"/>
                <w:b/>
                <w:bCs/>
                <w:color w:val="000000"/>
                <w:sz w:val="22"/>
                <w:szCs w:val="22"/>
              </w:rPr>
            </w:pPr>
          </w:p>
        </w:tc>
      </w:tr>
      <w:tr w:rsidR="00EB6DDD" w:rsidRPr="00BC12A5" w:rsidTr="00EB6DDD">
        <w:trPr>
          <w:trHeight w:val="2045"/>
          <w:ins w:id="2854" w:author="User" w:date="2015-04-04T18:49:00Z"/>
          <w:trPrChange w:id="2855" w:author="User" w:date="2015-04-04T18:51:00Z">
            <w:trPr>
              <w:trHeight w:val="2045"/>
            </w:trPr>
          </w:trPrChange>
        </w:trPr>
        <w:tc>
          <w:tcPr>
            <w:tcW w:w="8647" w:type="dxa"/>
            <w:gridSpan w:val="2"/>
            <w:shd w:val="clear" w:color="auto" w:fill="auto"/>
            <w:tcPrChange w:id="2856" w:author="User" w:date="2015-04-04T18:51:00Z">
              <w:tcPr>
                <w:tcW w:w="10260" w:type="dxa"/>
                <w:gridSpan w:val="2"/>
                <w:shd w:val="clear" w:color="auto" w:fill="auto"/>
              </w:tcPr>
            </w:tcPrChange>
          </w:tcPr>
          <w:p w:rsidR="00EB6DDD" w:rsidRDefault="00EB6DDD" w:rsidP="0006307E">
            <w:pPr>
              <w:autoSpaceDE w:val="0"/>
              <w:autoSpaceDN w:val="0"/>
              <w:adjustRightInd w:val="0"/>
              <w:rPr>
                <w:ins w:id="2857" w:author="User" w:date="2015-04-04T18:49:00Z"/>
                <w:rFonts w:ascii="Verdana" w:hAnsi="Verdana" w:cs="Arial-BoldMT"/>
                <w:b/>
                <w:bCs/>
                <w:color w:val="000000"/>
                <w:sz w:val="22"/>
                <w:szCs w:val="22"/>
              </w:rPr>
            </w:pPr>
            <w:ins w:id="2858" w:author="User" w:date="2015-04-04T18:49:00Z">
              <w:r w:rsidRPr="00BC12A5">
                <w:rPr>
                  <w:rFonts w:ascii="Verdana" w:hAnsi="Verdana" w:cs="Arial-BoldMT"/>
                  <w:b/>
                  <w:bCs/>
                  <w:color w:val="000000"/>
                  <w:sz w:val="22"/>
                  <w:szCs w:val="22"/>
                </w:rPr>
                <w:lastRenderedPageBreak/>
                <w:t>Exclusões do Projeto e do Produto:</w:t>
              </w:r>
            </w:ins>
          </w:p>
          <w:p w:rsidR="00EB6DDD" w:rsidRPr="00BC12A5" w:rsidRDefault="00EB6DDD" w:rsidP="0006307E">
            <w:pPr>
              <w:autoSpaceDE w:val="0"/>
              <w:autoSpaceDN w:val="0"/>
              <w:adjustRightInd w:val="0"/>
              <w:rPr>
                <w:ins w:id="2859" w:author="User" w:date="2015-04-04T18:49:00Z"/>
                <w:rFonts w:ascii="Verdana" w:hAnsi="Verdana" w:cs="Arial-BoldMT"/>
                <w:b/>
                <w:bCs/>
                <w:color w:val="000000"/>
                <w:sz w:val="22"/>
                <w:szCs w:val="22"/>
              </w:rPr>
            </w:pPr>
          </w:p>
          <w:p w:rsidR="00EB6DDD" w:rsidRDefault="00EB6DDD" w:rsidP="0006307E">
            <w:pPr>
              <w:autoSpaceDE w:val="0"/>
              <w:autoSpaceDN w:val="0"/>
              <w:adjustRightInd w:val="0"/>
              <w:ind w:left="252"/>
              <w:rPr>
                <w:ins w:id="2860" w:author="User" w:date="2015-04-04T18:49:00Z"/>
                <w:rFonts w:ascii="Verdana" w:hAnsi="Verdana" w:cs="ArialMT"/>
                <w:sz w:val="22"/>
                <w:szCs w:val="22"/>
              </w:rPr>
            </w:pPr>
            <w:ins w:id="2861" w:author="User" w:date="2015-04-04T18:49:00Z">
              <w:r>
                <w:rPr>
                  <w:rFonts w:ascii="Verdana" w:hAnsi="Verdana" w:cs="ArialMT"/>
                  <w:sz w:val="22"/>
                  <w:szCs w:val="22"/>
                </w:rPr>
                <w:t xml:space="preserve">O produto não terá ligação com o sistema de recursos humanos, para pagamento dos professores. </w:t>
              </w:r>
            </w:ins>
          </w:p>
          <w:p w:rsidR="00EB6DDD" w:rsidRDefault="00EB6DDD" w:rsidP="0006307E">
            <w:pPr>
              <w:autoSpaceDE w:val="0"/>
              <w:autoSpaceDN w:val="0"/>
              <w:adjustRightInd w:val="0"/>
              <w:ind w:left="252"/>
              <w:rPr>
                <w:ins w:id="2862" w:author="User" w:date="2015-04-04T18:49:00Z"/>
                <w:rFonts w:ascii="Verdana" w:hAnsi="Verdana" w:cs="ArialMT"/>
                <w:sz w:val="22"/>
                <w:szCs w:val="22"/>
              </w:rPr>
            </w:pPr>
          </w:p>
          <w:p w:rsidR="00EB6DDD" w:rsidRDefault="00EB6DDD" w:rsidP="0006307E">
            <w:pPr>
              <w:autoSpaceDE w:val="0"/>
              <w:autoSpaceDN w:val="0"/>
              <w:adjustRightInd w:val="0"/>
              <w:ind w:left="252"/>
              <w:rPr>
                <w:ins w:id="2863" w:author="User" w:date="2015-04-04T18:49:00Z"/>
                <w:rFonts w:ascii="Verdana" w:hAnsi="Verdana" w:cs="ArialMT"/>
                <w:sz w:val="22"/>
                <w:szCs w:val="22"/>
              </w:rPr>
            </w:pPr>
            <w:ins w:id="2864" w:author="User" w:date="2015-04-04T18:49:00Z">
              <w:r>
                <w:rPr>
                  <w:rFonts w:ascii="Verdana" w:hAnsi="Verdana" w:cs="ArialMT"/>
                  <w:sz w:val="22"/>
                  <w:szCs w:val="22"/>
                </w:rPr>
                <w:t>O produto não irá calcular as médias finais, como também não irá calcular o excesso de faltas;</w:t>
              </w:r>
            </w:ins>
          </w:p>
          <w:p w:rsidR="00EB6DDD" w:rsidRDefault="00EB6DDD" w:rsidP="0006307E">
            <w:pPr>
              <w:autoSpaceDE w:val="0"/>
              <w:autoSpaceDN w:val="0"/>
              <w:adjustRightInd w:val="0"/>
              <w:ind w:left="252"/>
              <w:rPr>
                <w:ins w:id="2865" w:author="User" w:date="2015-04-04T18:49:00Z"/>
                <w:rFonts w:ascii="Verdana" w:hAnsi="Verdana" w:cs="ArialMT"/>
                <w:sz w:val="22"/>
                <w:szCs w:val="22"/>
              </w:rPr>
            </w:pPr>
          </w:p>
          <w:p w:rsidR="00EB6DDD" w:rsidRDefault="00EB6DDD" w:rsidP="0006307E">
            <w:pPr>
              <w:autoSpaceDE w:val="0"/>
              <w:autoSpaceDN w:val="0"/>
              <w:adjustRightInd w:val="0"/>
              <w:ind w:left="252"/>
              <w:rPr>
                <w:ins w:id="2866" w:author="User" w:date="2015-04-04T18:49:00Z"/>
                <w:rFonts w:ascii="Verdana" w:hAnsi="Verdana" w:cs="ArialMT"/>
                <w:sz w:val="22"/>
                <w:szCs w:val="22"/>
              </w:rPr>
            </w:pPr>
            <w:ins w:id="2867" w:author="User" w:date="2015-04-04T18:49:00Z">
              <w:r>
                <w:rPr>
                  <w:rFonts w:ascii="Verdana" w:hAnsi="Verdana" w:cs="ArialMT"/>
                  <w:sz w:val="22"/>
                  <w:szCs w:val="22"/>
                </w:rPr>
                <w:t>O produto não terá ligação com o sistema de envio de emails.</w:t>
              </w:r>
            </w:ins>
          </w:p>
          <w:p w:rsidR="00EB6DDD" w:rsidRDefault="00EB6DDD" w:rsidP="0006307E">
            <w:pPr>
              <w:autoSpaceDE w:val="0"/>
              <w:autoSpaceDN w:val="0"/>
              <w:adjustRightInd w:val="0"/>
              <w:ind w:left="252"/>
              <w:rPr>
                <w:ins w:id="2868" w:author="User" w:date="2015-04-04T18:49:00Z"/>
                <w:rFonts w:ascii="Verdana" w:hAnsi="Verdana" w:cs="ArialMT"/>
                <w:sz w:val="22"/>
                <w:szCs w:val="22"/>
              </w:rPr>
            </w:pPr>
          </w:p>
          <w:p w:rsidR="00EB6DDD" w:rsidRPr="00BC12A5" w:rsidRDefault="00EB6DDD" w:rsidP="0006307E">
            <w:pPr>
              <w:autoSpaceDE w:val="0"/>
              <w:autoSpaceDN w:val="0"/>
              <w:adjustRightInd w:val="0"/>
              <w:ind w:left="252"/>
              <w:rPr>
                <w:ins w:id="2869" w:author="User" w:date="2015-04-04T18:49:00Z"/>
                <w:rFonts w:ascii="Verdana" w:hAnsi="Verdana" w:cs="Arial-BoldMT"/>
                <w:b/>
                <w:bCs/>
                <w:color w:val="000000"/>
                <w:sz w:val="22"/>
                <w:szCs w:val="22"/>
              </w:rPr>
            </w:pPr>
          </w:p>
        </w:tc>
      </w:tr>
      <w:tr w:rsidR="00EB6DDD" w:rsidRPr="00BC12A5" w:rsidTr="00EB6DDD">
        <w:trPr>
          <w:trHeight w:val="699"/>
          <w:ins w:id="2870" w:author="User" w:date="2015-04-04T18:49:00Z"/>
          <w:trPrChange w:id="2871" w:author="User" w:date="2015-04-04T18:51:00Z">
            <w:trPr>
              <w:trHeight w:val="699"/>
            </w:trPr>
          </w:trPrChange>
        </w:trPr>
        <w:tc>
          <w:tcPr>
            <w:tcW w:w="5130" w:type="dxa"/>
            <w:shd w:val="clear" w:color="auto" w:fill="auto"/>
            <w:tcPrChange w:id="2872" w:author="User" w:date="2015-04-04T18:51:00Z">
              <w:tcPr>
                <w:tcW w:w="5130" w:type="dxa"/>
                <w:shd w:val="clear" w:color="auto" w:fill="auto"/>
              </w:tcPr>
            </w:tcPrChange>
          </w:tcPr>
          <w:p w:rsidR="00EB6DDD" w:rsidRPr="00BC12A5" w:rsidRDefault="00EB6DDD" w:rsidP="0006307E">
            <w:pPr>
              <w:autoSpaceDE w:val="0"/>
              <w:autoSpaceDN w:val="0"/>
              <w:adjustRightInd w:val="0"/>
              <w:rPr>
                <w:ins w:id="2873" w:author="User" w:date="2015-04-04T18:49:00Z"/>
                <w:rFonts w:ascii="Verdana" w:hAnsi="Verdana" w:cs="Arial-BoldMT"/>
                <w:b/>
                <w:bCs/>
                <w:color w:val="000000"/>
                <w:sz w:val="22"/>
                <w:szCs w:val="22"/>
              </w:rPr>
            </w:pPr>
            <w:ins w:id="2874" w:author="User" w:date="2015-04-04T18:49:00Z">
              <w:r w:rsidRPr="00BC12A5">
                <w:rPr>
                  <w:rFonts w:ascii="Verdana" w:hAnsi="Verdana" w:cs="Arial-BoldMT"/>
                  <w:b/>
                  <w:bCs/>
                  <w:color w:val="000000"/>
                  <w:sz w:val="22"/>
                  <w:szCs w:val="22"/>
                </w:rPr>
                <w:t>Premissas do Projeto:</w:t>
              </w:r>
            </w:ins>
          </w:p>
          <w:p w:rsidR="00EB6DDD" w:rsidRPr="00BC12A5" w:rsidRDefault="00EB6DDD" w:rsidP="0006307E">
            <w:pPr>
              <w:autoSpaceDE w:val="0"/>
              <w:autoSpaceDN w:val="0"/>
              <w:adjustRightInd w:val="0"/>
              <w:ind w:left="252"/>
              <w:rPr>
                <w:ins w:id="2875"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2876" w:author="User" w:date="2015-04-04T18:49:00Z"/>
                <w:rFonts w:ascii="Verdana" w:hAnsi="Verdana" w:cs="ArialMT"/>
                <w:sz w:val="22"/>
                <w:szCs w:val="22"/>
              </w:rPr>
            </w:pPr>
            <w:ins w:id="2877" w:author="User" w:date="2015-04-04T18:49:00Z">
              <w:r w:rsidRPr="001B6053">
                <w:rPr>
                  <w:rFonts w:ascii="Verdana" w:hAnsi="Verdana" w:cs="ArialMT"/>
                  <w:sz w:val="22"/>
                  <w:szCs w:val="22"/>
                </w:rPr>
                <w:t xml:space="preserve">O Sistema </w:t>
              </w:r>
              <w:r>
                <w:rPr>
                  <w:rFonts w:ascii="Verdana" w:hAnsi="Verdana" w:cs="ArialMT"/>
                  <w:sz w:val="22"/>
                  <w:szCs w:val="22"/>
                </w:rPr>
                <w:t xml:space="preserve">de Gerenciamento de Atividades Escolar Digital será WEB </w:t>
              </w:r>
            </w:ins>
          </w:p>
          <w:p w:rsidR="00EB6DDD" w:rsidRDefault="00EB6DDD" w:rsidP="0006307E">
            <w:pPr>
              <w:autoSpaceDE w:val="0"/>
              <w:autoSpaceDN w:val="0"/>
              <w:adjustRightInd w:val="0"/>
              <w:ind w:left="252"/>
              <w:rPr>
                <w:ins w:id="2878" w:author="User" w:date="2015-04-04T18:49:00Z"/>
                <w:rFonts w:ascii="Verdana" w:hAnsi="Verdana" w:cs="ArialMT"/>
                <w:sz w:val="22"/>
                <w:szCs w:val="22"/>
              </w:rPr>
            </w:pPr>
          </w:p>
          <w:p w:rsidR="00EB6DDD" w:rsidRDefault="00EB6DDD" w:rsidP="0006307E">
            <w:pPr>
              <w:autoSpaceDE w:val="0"/>
              <w:autoSpaceDN w:val="0"/>
              <w:adjustRightInd w:val="0"/>
              <w:rPr>
                <w:ins w:id="2879" w:author="User" w:date="2015-04-04T18:49:00Z"/>
                <w:rFonts w:ascii="Verdana" w:hAnsi="Verdana"/>
                <w:sz w:val="22"/>
                <w:szCs w:val="22"/>
              </w:rPr>
            </w:pPr>
          </w:p>
          <w:p w:rsidR="00EB6DDD" w:rsidRPr="00BC12A5" w:rsidRDefault="00EB6DDD" w:rsidP="0006307E">
            <w:pPr>
              <w:autoSpaceDE w:val="0"/>
              <w:autoSpaceDN w:val="0"/>
              <w:adjustRightInd w:val="0"/>
              <w:rPr>
                <w:ins w:id="2880" w:author="User" w:date="2015-04-04T18:49:00Z"/>
                <w:rFonts w:ascii="Verdana" w:hAnsi="Verdana"/>
                <w:sz w:val="22"/>
                <w:szCs w:val="22"/>
              </w:rPr>
            </w:pPr>
          </w:p>
        </w:tc>
        <w:tc>
          <w:tcPr>
            <w:tcW w:w="3517" w:type="dxa"/>
            <w:shd w:val="clear" w:color="auto" w:fill="auto"/>
            <w:tcPrChange w:id="2881" w:author="User" w:date="2015-04-04T18:51:00Z">
              <w:tcPr>
                <w:tcW w:w="5130" w:type="dxa"/>
                <w:shd w:val="clear" w:color="auto" w:fill="auto"/>
              </w:tcPr>
            </w:tcPrChange>
          </w:tcPr>
          <w:p w:rsidR="00EB6DDD" w:rsidRPr="00BC12A5" w:rsidRDefault="00EB6DDD" w:rsidP="0006307E">
            <w:pPr>
              <w:autoSpaceDE w:val="0"/>
              <w:autoSpaceDN w:val="0"/>
              <w:adjustRightInd w:val="0"/>
              <w:rPr>
                <w:ins w:id="2882" w:author="User" w:date="2015-04-04T18:49:00Z"/>
                <w:rFonts w:ascii="Verdana" w:hAnsi="Verdana" w:cs="Arial-BoldMT"/>
                <w:b/>
                <w:bCs/>
                <w:color w:val="000000"/>
                <w:sz w:val="22"/>
                <w:szCs w:val="22"/>
              </w:rPr>
            </w:pPr>
            <w:ins w:id="2883" w:author="User" w:date="2015-04-04T18:49:00Z">
              <w:r w:rsidRPr="00BC12A5">
                <w:rPr>
                  <w:rFonts w:ascii="Verdana" w:hAnsi="Verdana" w:cs="Arial-BoldMT"/>
                  <w:b/>
                  <w:bCs/>
                  <w:color w:val="000000"/>
                  <w:sz w:val="22"/>
                  <w:szCs w:val="22"/>
                </w:rPr>
                <w:t>Restrições do Projeto:</w:t>
              </w:r>
            </w:ins>
          </w:p>
          <w:p w:rsidR="00EB6DDD" w:rsidRDefault="00EB6DDD" w:rsidP="0006307E">
            <w:pPr>
              <w:autoSpaceDE w:val="0"/>
              <w:autoSpaceDN w:val="0"/>
              <w:adjustRightInd w:val="0"/>
              <w:ind w:left="252"/>
              <w:rPr>
                <w:ins w:id="2884" w:author="User" w:date="2015-04-04T18:49:00Z"/>
                <w:rFonts w:ascii="Verdana" w:hAnsi="Verdana" w:cs="ArialMT"/>
                <w:color w:val="FF0000"/>
                <w:sz w:val="22"/>
                <w:szCs w:val="22"/>
              </w:rPr>
            </w:pPr>
          </w:p>
          <w:p w:rsidR="00EB6DDD" w:rsidRDefault="00EB6DDD" w:rsidP="0006307E">
            <w:pPr>
              <w:autoSpaceDE w:val="0"/>
              <w:autoSpaceDN w:val="0"/>
              <w:adjustRightInd w:val="0"/>
              <w:ind w:left="252"/>
              <w:rPr>
                <w:ins w:id="2885" w:author="User" w:date="2015-04-04T18:49:00Z"/>
                <w:rFonts w:ascii="Verdana" w:hAnsi="Verdana" w:cs="ArialMT"/>
                <w:sz w:val="22"/>
                <w:szCs w:val="22"/>
              </w:rPr>
            </w:pPr>
            <w:ins w:id="2886" w:author="User" w:date="2015-04-04T18:49:00Z">
              <w:r>
                <w:rPr>
                  <w:rFonts w:ascii="Verdana" w:hAnsi="Verdana" w:cs="ArialMT"/>
                  <w:sz w:val="22"/>
                  <w:szCs w:val="22"/>
                </w:rPr>
                <w:t>O sistema deverá ser implantado antes do início do ano letivo, com as informações atualizadas do respectivo ano. Caso seja implantado em outro período deverá funcionar apenas como teste</w:t>
              </w:r>
            </w:ins>
          </w:p>
          <w:p w:rsidR="00EB6DDD" w:rsidRPr="001F232E" w:rsidRDefault="00EB6DDD" w:rsidP="0006307E">
            <w:pPr>
              <w:autoSpaceDE w:val="0"/>
              <w:autoSpaceDN w:val="0"/>
              <w:adjustRightInd w:val="0"/>
              <w:ind w:left="252"/>
              <w:rPr>
                <w:ins w:id="2887" w:author="User" w:date="2015-04-04T18:49:00Z"/>
                <w:rFonts w:ascii="Verdana" w:hAnsi="Verdana" w:cs="ArialMT"/>
                <w:sz w:val="22"/>
                <w:szCs w:val="22"/>
              </w:rPr>
            </w:pPr>
          </w:p>
          <w:p w:rsidR="00EB6DDD" w:rsidRDefault="00EB6DDD" w:rsidP="0006307E">
            <w:pPr>
              <w:autoSpaceDE w:val="0"/>
              <w:autoSpaceDN w:val="0"/>
              <w:adjustRightInd w:val="0"/>
              <w:ind w:left="252"/>
              <w:rPr>
                <w:ins w:id="2888" w:author="User" w:date="2015-04-04T18:49:00Z"/>
                <w:rFonts w:ascii="Verdana" w:hAnsi="Verdana" w:cs="ArialMT"/>
                <w:color w:val="000000"/>
                <w:sz w:val="22"/>
                <w:szCs w:val="22"/>
              </w:rPr>
            </w:pPr>
            <w:ins w:id="2889" w:author="User" w:date="2015-04-04T18:49:00Z">
              <w:r>
                <w:rPr>
                  <w:rFonts w:ascii="Verdana" w:hAnsi="Verdana" w:cs="ArialMT"/>
                  <w:color w:val="000000"/>
                  <w:sz w:val="22"/>
                  <w:szCs w:val="22"/>
                </w:rPr>
                <w:t>O cliente deverá aprovar a implantação do projeto no máximo de 30 dias úteis após a implantação.</w:t>
              </w:r>
            </w:ins>
          </w:p>
          <w:p w:rsidR="00EB6DDD" w:rsidRDefault="00EB6DDD" w:rsidP="0006307E">
            <w:pPr>
              <w:autoSpaceDE w:val="0"/>
              <w:autoSpaceDN w:val="0"/>
              <w:adjustRightInd w:val="0"/>
              <w:ind w:left="252"/>
              <w:rPr>
                <w:ins w:id="2890" w:author="User" w:date="2015-04-04T18:49:00Z"/>
                <w:rFonts w:ascii="Verdana" w:hAnsi="Verdana" w:cs="ArialMT"/>
                <w:color w:val="000000"/>
                <w:sz w:val="22"/>
                <w:szCs w:val="22"/>
              </w:rPr>
            </w:pPr>
          </w:p>
          <w:p w:rsidR="00EB6DDD" w:rsidRPr="00A64FEE" w:rsidRDefault="00EB6DDD" w:rsidP="0006307E">
            <w:pPr>
              <w:autoSpaceDE w:val="0"/>
              <w:autoSpaceDN w:val="0"/>
              <w:adjustRightInd w:val="0"/>
              <w:ind w:left="252"/>
              <w:rPr>
                <w:ins w:id="2891" w:author="User" w:date="2015-04-04T18:49:00Z"/>
                <w:rFonts w:ascii="Verdana" w:hAnsi="Verdana" w:cs="ArialMT"/>
                <w:b/>
                <w:color w:val="FF0000"/>
                <w:sz w:val="22"/>
                <w:szCs w:val="22"/>
              </w:rPr>
            </w:pPr>
          </w:p>
        </w:tc>
      </w:tr>
      <w:tr w:rsidR="00EB6DDD" w:rsidRPr="00BC12A5" w:rsidTr="00EB6DDD">
        <w:trPr>
          <w:trHeight w:val="277"/>
          <w:ins w:id="2892" w:author="User" w:date="2015-04-04T18:49:00Z"/>
          <w:trPrChange w:id="2893" w:author="User" w:date="2015-04-04T18:51:00Z">
            <w:trPr>
              <w:trHeight w:val="277"/>
            </w:trPr>
          </w:trPrChange>
        </w:trPr>
        <w:tc>
          <w:tcPr>
            <w:tcW w:w="8647" w:type="dxa"/>
            <w:gridSpan w:val="2"/>
            <w:shd w:val="clear" w:color="auto" w:fill="auto"/>
            <w:tcPrChange w:id="2894"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2895" w:author="User" w:date="2015-04-04T18:49:00Z"/>
                <w:rFonts w:ascii="Verdana" w:hAnsi="Verdana" w:cs="Arial-BoldMT"/>
                <w:b/>
                <w:bCs/>
                <w:sz w:val="22"/>
                <w:szCs w:val="22"/>
              </w:rPr>
            </w:pPr>
            <w:ins w:id="2896" w:author="User" w:date="2015-04-04T18:49:00Z">
              <w:r w:rsidRPr="00BC12A5">
                <w:rPr>
                  <w:rFonts w:ascii="Verdana" w:hAnsi="Verdana" w:cs="Arial-BoldMT"/>
                  <w:b/>
                  <w:bCs/>
                  <w:sz w:val="22"/>
                  <w:szCs w:val="22"/>
                </w:rPr>
                <w:lastRenderedPageBreak/>
                <w:t>Principais Entregas/</w:t>
              </w:r>
              <w:proofErr w:type="spellStart"/>
              <w:r w:rsidRPr="00BC12A5">
                <w:rPr>
                  <w:rFonts w:ascii="Verdana" w:hAnsi="Verdana" w:cs="Arial-BoldMT"/>
                  <w:b/>
                  <w:bCs/>
                  <w:i/>
                  <w:sz w:val="22"/>
                  <w:szCs w:val="22"/>
                </w:rPr>
                <w:t>Deliverable</w:t>
              </w:r>
              <w:proofErr w:type="spellEnd"/>
              <w:r w:rsidRPr="00BC12A5">
                <w:rPr>
                  <w:rFonts w:ascii="Verdana" w:hAnsi="Verdana" w:cs="Arial-BoldMT"/>
                  <w:b/>
                  <w:bCs/>
                  <w:sz w:val="22"/>
                  <w:szCs w:val="22"/>
                </w:rPr>
                <w:t>:</w:t>
              </w:r>
            </w:ins>
          </w:p>
          <w:p w:rsidR="00EB6DDD" w:rsidRDefault="00EB6DDD" w:rsidP="0006307E">
            <w:pPr>
              <w:autoSpaceDE w:val="0"/>
              <w:autoSpaceDN w:val="0"/>
              <w:adjustRightInd w:val="0"/>
              <w:ind w:left="252"/>
              <w:rPr>
                <w:ins w:id="2897" w:author="User" w:date="2015-04-04T18:49:00Z"/>
                <w:rFonts w:ascii="Verdana" w:hAnsi="Verdana" w:cs="ArialMT"/>
                <w:sz w:val="22"/>
                <w:szCs w:val="22"/>
              </w:rPr>
            </w:pPr>
          </w:p>
          <w:p w:rsidR="00EB6DDD" w:rsidRDefault="00EB6DDD" w:rsidP="0006307E">
            <w:pPr>
              <w:numPr>
                <w:ilvl w:val="0"/>
                <w:numId w:val="61"/>
              </w:numPr>
              <w:autoSpaceDE w:val="0"/>
              <w:autoSpaceDN w:val="0"/>
              <w:adjustRightInd w:val="0"/>
              <w:spacing w:line="240" w:lineRule="auto"/>
              <w:jc w:val="left"/>
              <w:rPr>
                <w:ins w:id="2898" w:author="User" w:date="2015-04-04T18:49:00Z"/>
                <w:rFonts w:ascii="Verdana" w:hAnsi="Verdana" w:cs="ArialMT"/>
                <w:sz w:val="22"/>
                <w:szCs w:val="22"/>
              </w:rPr>
            </w:pPr>
            <w:ins w:id="2899" w:author="User" w:date="2015-04-04T18:49:00Z">
              <w:r>
                <w:rPr>
                  <w:rFonts w:ascii="Verdana" w:hAnsi="Verdana" w:cs="ArialMT"/>
                  <w:sz w:val="22"/>
                  <w:szCs w:val="22"/>
                </w:rPr>
                <w:t xml:space="preserve"> </w:t>
              </w:r>
              <w:r w:rsidRPr="0008001D">
                <w:rPr>
                  <w:rFonts w:ascii="Verdana" w:hAnsi="Verdana" w:cs="ArialMT"/>
                  <w:sz w:val="22"/>
                  <w:szCs w:val="22"/>
                </w:rPr>
                <w:t xml:space="preserve">Protótipo das funcionalidades on-line, </w:t>
              </w:r>
            </w:ins>
          </w:p>
          <w:p w:rsidR="00EB6DDD" w:rsidRDefault="00EB6DDD" w:rsidP="0006307E">
            <w:pPr>
              <w:numPr>
                <w:ilvl w:val="0"/>
                <w:numId w:val="61"/>
              </w:numPr>
              <w:autoSpaceDE w:val="0"/>
              <w:autoSpaceDN w:val="0"/>
              <w:adjustRightInd w:val="0"/>
              <w:spacing w:line="240" w:lineRule="auto"/>
              <w:jc w:val="left"/>
              <w:rPr>
                <w:ins w:id="2900" w:author="User" w:date="2015-04-04T18:49:00Z"/>
                <w:rFonts w:ascii="Verdana" w:hAnsi="Verdana" w:cs="ArialMT"/>
                <w:sz w:val="22"/>
                <w:szCs w:val="22"/>
              </w:rPr>
            </w:pPr>
            <w:ins w:id="2901" w:author="User" w:date="2015-04-04T18:49:00Z">
              <w:r>
                <w:rPr>
                  <w:rFonts w:ascii="Verdana" w:hAnsi="Verdana" w:cs="ArialMT"/>
                  <w:sz w:val="22"/>
                  <w:szCs w:val="22"/>
                </w:rPr>
                <w:t xml:space="preserve"> Sistema funcional com todas as especificações,</w:t>
              </w:r>
            </w:ins>
          </w:p>
          <w:p w:rsidR="00EB6DDD" w:rsidRDefault="00EB6DDD" w:rsidP="0006307E">
            <w:pPr>
              <w:numPr>
                <w:ilvl w:val="0"/>
                <w:numId w:val="61"/>
              </w:numPr>
              <w:autoSpaceDE w:val="0"/>
              <w:autoSpaceDN w:val="0"/>
              <w:adjustRightInd w:val="0"/>
              <w:spacing w:line="240" w:lineRule="auto"/>
              <w:ind w:left="612" w:firstLine="0"/>
              <w:jc w:val="left"/>
              <w:rPr>
                <w:ins w:id="2902" w:author="User" w:date="2015-04-04T18:49:00Z"/>
                <w:rFonts w:ascii="Verdana" w:hAnsi="Verdana" w:cs="ArialMT"/>
                <w:sz w:val="22"/>
                <w:szCs w:val="22"/>
              </w:rPr>
            </w:pPr>
            <w:ins w:id="2903" w:author="User" w:date="2015-04-04T18:49:00Z">
              <w:r w:rsidRPr="0008001D">
                <w:rPr>
                  <w:rFonts w:ascii="Verdana" w:hAnsi="Verdana" w:cs="ArialMT"/>
                  <w:sz w:val="22"/>
                  <w:szCs w:val="22"/>
                </w:rPr>
                <w:t xml:space="preserve"> Documentação de todas as fases da construção do Sistema, </w:t>
              </w:r>
              <w:r>
                <w:rPr>
                  <w:rFonts w:ascii="Verdana" w:hAnsi="Verdana" w:cs="ArialMT"/>
                  <w:sz w:val="22"/>
                  <w:szCs w:val="22"/>
                </w:rPr>
                <w:t>incluindo casos de uso, diagramas e modelagem de banco de dados.</w:t>
              </w:r>
            </w:ins>
          </w:p>
          <w:p w:rsidR="00EB6DDD" w:rsidRPr="0008001D" w:rsidRDefault="00EB6DDD" w:rsidP="0006307E">
            <w:pPr>
              <w:numPr>
                <w:ilvl w:val="0"/>
                <w:numId w:val="61"/>
              </w:numPr>
              <w:autoSpaceDE w:val="0"/>
              <w:autoSpaceDN w:val="0"/>
              <w:adjustRightInd w:val="0"/>
              <w:spacing w:line="240" w:lineRule="auto"/>
              <w:jc w:val="left"/>
              <w:rPr>
                <w:ins w:id="2904" w:author="User" w:date="2015-04-04T18:49:00Z"/>
                <w:rFonts w:ascii="Verdana" w:hAnsi="Verdana" w:cs="ArialMT"/>
                <w:sz w:val="22"/>
                <w:szCs w:val="22"/>
              </w:rPr>
            </w:pPr>
            <w:ins w:id="2905" w:author="User" w:date="2015-04-04T18:49:00Z">
              <w:r>
                <w:rPr>
                  <w:rFonts w:ascii="Verdana" w:hAnsi="Verdana" w:cs="ArialMT"/>
                  <w:sz w:val="22"/>
                  <w:szCs w:val="22"/>
                </w:rPr>
                <w:t xml:space="preserve"> Documentação para ser usada por usuários do Sistema.</w:t>
              </w:r>
            </w:ins>
          </w:p>
          <w:p w:rsidR="00EB6DDD" w:rsidRPr="00BC12A5" w:rsidRDefault="00EB6DDD" w:rsidP="0006307E">
            <w:pPr>
              <w:autoSpaceDE w:val="0"/>
              <w:autoSpaceDN w:val="0"/>
              <w:adjustRightInd w:val="0"/>
              <w:ind w:left="252"/>
              <w:rPr>
                <w:ins w:id="2906" w:author="User" w:date="2015-04-04T18:49:00Z"/>
                <w:rFonts w:ascii="Verdana" w:hAnsi="Verdana" w:cs="Arial-BoldMT"/>
                <w:bCs/>
                <w:color w:val="FF0000"/>
                <w:sz w:val="22"/>
                <w:szCs w:val="22"/>
              </w:rPr>
            </w:pPr>
          </w:p>
        </w:tc>
      </w:tr>
      <w:tr w:rsidR="00EB6DDD" w:rsidRPr="00BC12A5" w:rsidTr="00EB6DDD">
        <w:trPr>
          <w:trHeight w:val="277"/>
          <w:ins w:id="2907" w:author="User" w:date="2015-04-04T18:49:00Z"/>
          <w:trPrChange w:id="2908" w:author="User" w:date="2015-04-04T18:51:00Z">
            <w:trPr>
              <w:trHeight w:val="277"/>
            </w:trPr>
          </w:trPrChange>
        </w:trPr>
        <w:tc>
          <w:tcPr>
            <w:tcW w:w="5130" w:type="dxa"/>
            <w:shd w:val="clear" w:color="auto" w:fill="auto"/>
            <w:tcPrChange w:id="2909" w:author="User" w:date="2015-04-04T18:51:00Z">
              <w:tcPr>
                <w:tcW w:w="5130" w:type="dxa"/>
                <w:shd w:val="clear" w:color="auto" w:fill="auto"/>
              </w:tcPr>
            </w:tcPrChange>
          </w:tcPr>
          <w:p w:rsidR="00EB6DDD" w:rsidRPr="00BC12A5" w:rsidRDefault="00EB6DDD" w:rsidP="0006307E">
            <w:pPr>
              <w:autoSpaceDE w:val="0"/>
              <w:autoSpaceDN w:val="0"/>
              <w:adjustRightInd w:val="0"/>
              <w:rPr>
                <w:ins w:id="2910" w:author="User" w:date="2015-04-04T18:49:00Z"/>
                <w:rFonts w:ascii="Verdana" w:hAnsi="Verdana" w:cs="Arial-BoldMT"/>
                <w:b/>
                <w:bCs/>
                <w:sz w:val="22"/>
                <w:szCs w:val="22"/>
              </w:rPr>
            </w:pPr>
            <w:ins w:id="2911" w:author="User" w:date="2015-04-04T18:49:00Z">
              <w:r w:rsidRPr="00BC12A5">
                <w:rPr>
                  <w:rFonts w:ascii="Verdana" w:hAnsi="Verdana" w:cs="Arial-BoldMT"/>
                  <w:b/>
                  <w:bCs/>
                  <w:sz w:val="22"/>
                  <w:szCs w:val="22"/>
                </w:rPr>
                <w:t>Prazo Estimado:</w:t>
              </w:r>
            </w:ins>
          </w:p>
          <w:p w:rsidR="00EB6DDD" w:rsidRDefault="00EB6DDD" w:rsidP="0006307E">
            <w:pPr>
              <w:autoSpaceDE w:val="0"/>
              <w:autoSpaceDN w:val="0"/>
              <w:adjustRightInd w:val="0"/>
              <w:ind w:left="252"/>
              <w:rPr>
                <w:ins w:id="2912"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2913" w:author="User" w:date="2015-04-04T18:49:00Z"/>
                <w:rFonts w:ascii="Verdana" w:hAnsi="Verdana" w:cs="ArialMT"/>
                <w:sz w:val="22"/>
                <w:szCs w:val="22"/>
              </w:rPr>
            </w:pPr>
            <w:ins w:id="2914" w:author="User" w:date="2015-04-04T18:49:00Z">
              <w:r>
                <w:rPr>
                  <w:rFonts w:ascii="Verdana" w:hAnsi="Verdana" w:cs="ArialMT"/>
                  <w:sz w:val="22"/>
                  <w:szCs w:val="22"/>
                </w:rPr>
                <w:t>Estimativa pessimista: 6 meses</w:t>
              </w:r>
            </w:ins>
          </w:p>
          <w:p w:rsidR="00EB6DDD" w:rsidRDefault="00EB6DDD" w:rsidP="0006307E">
            <w:pPr>
              <w:autoSpaceDE w:val="0"/>
              <w:autoSpaceDN w:val="0"/>
              <w:adjustRightInd w:val="0"/>
              <w:ind w:left="252"/>
              <w:rPr>
                <w:ins w:id="2915" w:author="User" w:date="2015-04-04T18:49:00Z"/>
                <w:rFonts w:ascii="Verdana" w:hAnsi="Verdana" w:cs="ArialMT"/>
                <w:sz w:val="22"/>
                <w:szCs w:val="22"/>
              </w:rPr>
            </w:pPr>
            <w:ins w:id="2916" w:author="User" w:date="2015-04-04T18:49:00Z">
              <w:r>
                <w:rPr>
                  <w:rFonts w:ascii="Verdana" w:hAnsi="Verdana" w:cs="ArialMT"/>
                  <w:sz w:val="22"/>
                  <w:szCs w:val="22"/>
                </w:rPr>
                <w:t>Estimativa realista: 4 meses</w:t>
              </w:r>
            </w:ins>
          </w:p>
          <w:p w:rsidR="00EB6DDD" w:rsidRPr="00BC12A5" w:rsidRDefault="00EB6DDD" w:rsidP="0006307E">
            <w:pPr>
              <w:autoSpaceDE w:val="0"/>
              <w:autoSpaceDN w:val="0"/>
              <w:adjustRightInd w:val="0"/>
              <w:ind w:left="252"/>
              <w:rPr>
                <w:ins w:id="2917" w:author="User" w:date="2015-04-04T18:49:00Z"/>
                <w:rFonts w:ascii="Verdana" w:hAnsi="Verdana" w:cs="ArialMT"/>
                <w:color w:val="0000FF"/>
                <w:sz w:val="22"/>
                <w:szCs w:val="22"/>
              </w:rPr>
            </w:pPr>
            <w:ins w:id="2918" w:author="User" w:date="2015-04-04T18:49:00Z">
              <w:r>
                <w:rPr>
                  <w:rFonts w:ascii="Verdana" w:hAnsi="Verdana" w:cs="ArialMT"/>
                  <w:sz w:val="22"/>
                  <w:szCs w:val="22"/>
                </w:rPr>
                <w:t>Estimativa otimista: 3 meses</w:t>
              </w:r>
            </w:ins>
          </w:p>
          <w:p w:rsidR="00EB6DDD" w:rsidRPr="00BC12A5" w:rsidRDefault="00EB6DDD" w:rsidP="0006307E">
            <w:pPr>
              <w:autoSpaceDE w:val="0"/>
              <w:autoSpaceDN w:val="0"/>
              <w:adjustRightInd w:val="0"/>
              <w:ind w:left="252"/>
              <w:rPr>
                <w:ins w:id="2919" w:author="User" w:date="2015-04-04T18:49:00Z"/>
                <w:rFonts w:ascii="Verdana" w:hAnsi="Verdana" w:cs="ArialMT"/>
                <w:color w:val="0000FF"/>
                <w:sz w:val="22"/>
                <w:szCs w:val="22"/>
              </w:rPr>
            </w:pPr>
          </w:p>
        </w:tc>
        <w:tc>
          <w:tcPr>
            <w:tcW w:w="3517" w:type="dxa"/>
            <w:shd w:val="clear" w:color="auto" w:fill="auto"/>
            <w:tcPrChange w:id="2920" w:author="User" w:date="2015-04-04T18:51:00Z">
              <w:tcPr>
                <w:tcW w:w="5130" w:type="dxa"/>
                <w:shd w:val="clear" w:color="auto" w:fill="auto"/>
              </w:tcPr>
            </w:tcPrChange>
          </w:tcPr>
          <w:p w:rsidR="00EB6DDD" w:rsidRPr="00BC12A5" w:rsidRDefault="00EB6DDD" w:rsidP="0006307E">
            <w:pPr>
              <w:autoSpaceDE w:val="0"/>
              <w:autoSpaceDN w:val="0"/>
              <w:adjustRightInd w:val="0"/>
              <w:rPr>
                <w:ins w:id="2921" w:author="User" w:date="2015-04-04T18:49:00Z"/>
                <w:rFonts w:ascii="Verdana" w:hAnsi="Verdana" w:cs="Arial-BoldMT"/>
                <w:b/>
                <w:bCs/>
                <w:sz w:val="22"/>
                <w:szCs w:val="22"/>
              </w:rPr>
            </w:pPr>
            <w:ins w:id="2922" w:author="User" w:date="2015-04-04T18:49:00Z">
              <w:r w:rsidRPr="00BC12A5">
                <w:rPr>
                  <w:rFonts w:ascii="Verdana" w:hAnsi="Verdana" w:cs="Arial-BoldMT"/>
                  <w:b/>
                  <w:bCs/>
                  <w:sz w:val="22"/>
                  <w:szCs w:val="22"/>
                </w:rPr>
                <w:t>Custo Estimado:</w:t>
              </w:r>
            </w:ins>
          </w:p>
          <w:p w:rsidR="00EB6DDD" w:rsidRDefault="00EB6DDD" w:rsidP="0006307E">
            <w:pPr>
              <w:autoSpaceDE w:val="0"/>
              <w:autoSpaceDN w:val="0"/>
              <w:adjustRightInd w:val="0"/>
              <w:ind w:left="252"/>
              <w:rPr>
                <w:ins w:id="2923" w:author="User" w:date="2015-04-04T18:49:00Z"/>
                <w:rFonts w:ascii="Verdana" w:hAnsi="Verdana" w:cs="ArialMT"/>
                <w:sz w:val="22"/>
                <w:szCs w:val="22"/>
              </w:rPr>
            </w:pPr>
          </w:p>
          <w:p w:rsidR="00EB6DDD" w:rsidRPr="0008001D" w:rsidRDefault="00EB6DDD" w:rsidP="0006307E">
            <w:pPr>
              <w:autoSpaceDE w:val="0"/>
              <w:autoSpaceDN w:val="0"/>
              <w:adjustRightInd w:val="0"/>
              <w:ind w:left="252"/>
              <w:rPr>
                <w:ins w:id="2924" w:author="User" w:date="2015-04-04T18:49:00Z"/>
                <w:rFonts w:ascii="Verdana" w:hAnsi="Verdana" w:cs="ArialMT"/>
                <w:sz w:val="22"/>
                <w:szCs w:val="22"/>
              </w:rPr>
            </w:pPr>
            <w:ins w:id="2925" w:author="User" w:date="2015-04-04T18:49:00Z">
              <w:r w:rsidRPr="0008001D">
                <w:rPr>
                  <w:rFonts w:ascii="Verdana" w:hAnsi="Verdana" w:cs="ArialMT"/>
                  <w:sz w:val="22"/>
                  <w:szCs w:val="22"/>
                </w:rPr>
                <w:t>De R$</w:t>
              </w:r>
              <w:r>
                <w:rPr>
                  <w:rFonts w:ascii="Verdana" w:hAnsi="Verdana" w:cs="ArialMT"/>
                  <w:sz w:val="22"/>
                  <w:szCs w:val="22"/>
                </w:rPr>
                <w:t xml:space="preserve"> 1</w:t>
              </w:r>
              <w:r w:rsidRPr="0008001D">
                <w:rPr>
                  <w:rFonts w:ascii="Verdana" w:hAnsi="Verdana" w:cs="ArialMT"/>
                  <w:sz w:val="22"/>
                  <w:szCs w:val="22"/>
                </w:rPr>
                <w:t>.000,00 a R$</w:t>
              </w:r>
              <w:r>
                <w:rPr>
                  <w:rFonts w:ascii="Verdana" w:hAnsi="Verdana" w:cs="ArialMT"/>
                  <w:sz w:val="22"/>
                  <w:szCs w:val="22"/>
                </w:rPr>
                <w:t xml:space="preserve"> 1.500,00</w:t>
              </w:r>
            </w:ins>
          </w:p>
          <w:p w:rsidR="00EB6DDD" w:rsidRPr="00BC12A5" w:rsidRDefault="00EB6DDD" w:rsidP="0006307E">
            <w:pPr>
              <w:autoSpaceDE w:val="0"/>
              <w:autoSpaceDN w:val="0"/>
              <w:adjustRightInd w:val="0"/>
              <w:ind w:left="252"/>
              <w:rPr>
                <w:ins w:id="2926" w:author="User" w:date="2015-04-04T18:49:00Z"/>
                <w:rFonts w:ascii="Verdana" w:hAnsi="Verdana" w:cs="ArialMT"/>
                <w:color w:val="0000FF"/>
                <w:sz w:val="22"/>
                <w:szCs w:val="22"/>
              </w:rPr>
            </w:pPr>
          </w:p>
        </w:tc>
      </w:tr>
      <w:tr w:rsidR="00EB6DDD" w:rsidRPr="00BC12A5" w:rsidTr="00EB6DDD">
        <w:trPr>
          <w:trHeight w:val="277"/>
          <w:ins w:id="2927" w:author="User" w:date="2015-04-04T18:49:00Z"/>
          <w:trPrChange w:id="2928" w:author="User" w:date="2015-04-04T18:51:00Z">
            <w:trPr>
              <w:trHeight w:val="277"/>
            </w:trPr>
          </w:trPrChange>
        </w:trPr>
        <w:tc>
          <w:tcPr>
            <w:tcW w:w="8647" w:type="dxa"/>
            <w:gridSpan w:val="2"/>
            <w:shd w:val="clear" w:color="auto" w:fill="auto"/>
            <w:tcPrChange w:id="2929"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2930" w:author="User" w:date="2015-04-04T18:49:00Z"/>
                <w:rFonts w:ascii="Verdana" w:hAnsi="Verdana" w:cs="Arial-BoldMT"/>
                <w:b/>
                <w:bCs/>
                <w:sz w:val="22"/>
                <w:szCs w:val="22"/>
              </w:rPr>
            </w:pPr>
            <w:ins w:id="2931" w:author="User" w:date="2015-04-04T18:49:00Z">
              <w:r>
                <w:rPr>
                  <w:rFonts w:ascii="Verdana" w:hAnsi="Verdana" w:cs="Arial-BoldMT"/>
                  <w:b/>
                  <w:bCs/>
                  <w:sz w:val="22"/>
                  <w:szCs w:val="22"/>
                </w:rPr>
                <w:t>Equipe Estimada (Recursos Humanos)</w:t>
              </w:r>
              <w:r w:rsidRPr="00BC12A5">
                <w:rPr>
                  <w:rFonts w:ascii="Verdana" w:hAnsi="Verdana" w:cs="Arial-BoldMT"/>
                  <w:b/>
                  <w:bCs/>
                  <w:sz w:val="22"/>
                  <w:szCs w:val="22"/>
                </w:rPr>
                <w:t>:</w:t>
              </w:r>
            </w:ins>
          </w:p>
          <w:p w:rsidR="00EB6DDD" w:rsidRDefault="00EB6DDD" w:rsidP="0006307E">
            <w:pPr>
              <w:autoSpaceDE w:val="0"/>
              <w:autoSpaceDN w:val="0"/>
              <w:adjustRightInd w:val="0"/>
              <w:ind w:left="252"/>
              <w:rPr>
                <w:ins w:id="2932"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2933" w:author="User" w:date="2015-04-04T18:49:00Z"/>
                <w:rFonts w:ascii="Verdana" w:hAnsi="Verdana" w:cs="ArialMT"/>
                <w:sz w:val="22"/>
                <w:szCs w:val="22"/>
              </w:rPr>
            </w:pPr>
            <w:ins w:id="2934" w:author="User" w:date="2015-04-04T18:49:00Z">
              <w:r>
                <w:rPr>
                  <w:rFonts w:ascii="Verdana" w:hAnsi="Verdana" w:cs="ArialMT"/>
                  <w:sz w:val="22"/>
                  <w:szCs w:val="22"/>
                </w:rPr>
                <w:t>Ana Paula Siqueira</w:t>
              </w:r>
            </w:ins>
          </w:p>
          <w:p w:rsidR="00EB6DDD" w:rsidRDefault="00EB6DDD" w:rsidP="0006307E">
            <w:pPr>
              <w:autoSpaceDE w:val="0"/>
              <w:autoSpaceDN w:val="0"/>
              <w:adjustRightInd w:val="0"/>
              <w:ind w:left="252"/>
              <w:rPr>
                <w:ins w:id="2935" w:author="User" w:date="2015-04-04T18:49:00Z"/>
                <w:rFonts w:ascii="Verdana" w:hAnsi="Verdana" w:cs="ArialMT"/>
                <w:sz w:val="22"/>
                <w:szCs w:val="22"/>
              </w:rPr>
            </w:pPr>
            <w:ins w:id="2936" w:author="User" w:date="2015-04-04T18:49:00Z">
              <w:r>
                <w:rPr>
                  <w:rFonts w:ascii="Verdana" w:hAnsi="Verdana" w:cs="ArialMT"/>
                  <w:sz w:val="22"/>
                  <w:szCs w:val="22"/>
                </w:rPr>
                <w:t>Luis Fernando Brandão</w:t>
              </w:r>
            </w:ins>
          </w:p>
          <w:p w:rsidR="00EB6DDD" w:rsidRDefault="00EB6DDD" w:rsidP="0006307E">
            <w:pPr>
              <w:autoSpaceDE w:val="0"/>
              <w:autoSpaceDN w:val="0"/>
              <w:adjustRightInd w:val="0"/>
              <w:ind w:left="252"/>
              <w:rPr>
                <w:ins w:id="2937" w:author="User" w:date="2015-04-04T18:49:00Z"/>
                <w:rFonts w:ascii="Verdana" w:hAnsi="Verdana" w:cs="ArialMT"/>
                <w:sz w:val="22"/>
                <w:szCs w:val="22"/>
              </w:rPr>
            </w:pPr>
            <w:ins w:id="2938" w:author="User" w:date="2015-04-04T18:49:00Z">
              <w:r>
                <w:rPr>
                  <w:rFonts w:ascii="Verdana" w:hAnsi="Verdana" w:cs="ArialMT"/>
                  <w:sz w:val="22"/>
                  <w:szCs w:val="22"/>
                </w:rPr>
                <w:t>Luiza Helena Favaretto</w:t>
              </w:r>
            </w:ins>
          </w:p>
          <w:p w:rsidR="00EB6DDD" w:rsidRPr="007D6D2D" w:rsidRDefault="00EB6DDD" w:rsidP="0006307E">
            <w:pPr>
              <w:autoSpaceDE w:val="0"/>
              <w:autoSpaceDN w:val="0"/>
              <w:adjustRightInd w:val="0"/>
              <w:ind w:left="252"/>
              <w:rPr>
                <w:ins w:id="2939" w:author="User" w:date="2015-04-04T18:49:00Z"/>
                <w:rFonts w:ascii="Verdana" w:hAnsi="Verdana" w:cs="ArialMT"/>
                <w:sz w:val="22"/>
                <w:szCs w:val="22"/>
              </w:rPr>
            </w:pPr>
            <w:proofErr w:type="spellStart"/>
            <w:ins w:id="2940" w:author="User" w:date="2015-04-04T18:49:00Z">
              <w:r>
                <w:rPr>
                  <w:rFonts w:ascii="Verdana" w:hAnsi="Verdana" w:cs="ArialMT"/>
                  <w:sz w:val="22"/>
                  <w:szCs w:val="22"/>
                </w:rPr>
                <w:t>Waldinei</w:t>
              </w:r>
              <w:proofErr w:type="spellEnd"/>
              <w:r>
                <w:rPr>
                  <w:rFonts w:ascii="Verdana" w:hAnsi="Verdana" w:cs="ArialMT"/>
                  <w:sz w:val="22"/>
                  <w:szCs w:val="22"/>
                </w:rPr>
                <w:t xml:space="preserve"> Pereira da Silva</w:t>
              </w:r>
            </w:ins>
          </w:p>
          <w:p w:rsidR="00EB6DDD" w:rsidRPr="00BC12A5" w:rsidRDefault="00EB6DDD" w:rsidP="0006307E">
            <w:pPr>
              <w:autoSpaceDE w:val="0"/>
              <w:autoSpaceDN w:val="0"/>
              <w:adjustRightInd w:val="0"/>
              <w:ind w:left="252"/>
              <w:rPr>
                <w:ins w:id="2941" w:author="User" w:date="2015-04-04T18:49:00Z"/>
                <w:rFonts w:ascii="Verdana" w:hAnsi="Verdana" w:cs="Arial-BoldMT"/>
                <w:b/>
                <w:bCs/>
                <w:sz w:val="22"/>
                <w:szCs w:val="22"/>
              </w:rPr>
            </w:pPr>
          </w:p>
        </w:tc>
      </w:tr>
      <w:tr w:rsidR="00EB6DDD" w:rsidRPr="00BC12A5" w:rsidTr="00EB6DDD">
        <w:trPr>
          <w:trHeight w:val="277"/>
          <w:ins w:id="2942" w:author="User" w:date="2015-04-04T18:49:00Z"/>
          <w:trPrChange w:id="2943" w:author="User" w:date="2015-04-04T18:51:00Z">
            <w:trPr>
              <w:trHeight w:val="277"/>
            </w:trPr>
          </w:trPrChange>
        </w:trPr>
        <w:tc>
          <w:tcPr>
            <w:tcW w:w="5130" w:type="dxa"/>
            <w:shd w:val="clear" w:color="auto" w:fill="auto"/>
            <w:tcPrChange w:id="2944" w:author="User" w:date="2015-04-04T18:51:00Z">
              <w:tcPr>
                <w:tcW w:w="5130" w:type="dxa"/>
                <w:shd w:val="clear" w:color="auto" w:fill="auto"/>
              </w:tcPr>
            </w:tcPrChange>
          </w:tcPr>
          <w:p w:rsidR="00EB6DDD" w:rsidRDefault="00EB6DDD" w:rsidP="0006307E">
            <w:pPr>
              <w:autoSpaceDE w:val="0"/>
              <w:autoSpaceDN w:val="0"/>
              <w:adjustRightInd w:val="0"/>
              <w:rPr>
                <w:ins w:id="2945" w:author="User" w:date="2015-04-04T18:49:00Z"/>
                <w:rFonts w:ascii="Verdana" w:hAnsi="Verdana" w:cs="Arial-BoldMT"/>
                <w:b/>
                <w:bCs/>
                <w:sz w:val="22"/>
                <w:szCs w:val="22"/>
              </w:rPr>
            </w:pPr>
            <w:ins w:id="2946" w:author="User" w:date="2015-04-04T18:49:00Z">
              <w:r w:rsidRPr="00BC12A5">
                <w:rPr>
                  <w:rFonts w:ascii="Verdana" w:hAnsi="Verdana" w:cs="Arial-BoldMT"/>
                  <w:b/>
                  <w:bCs/>
                  <w:sz w:val="22"/>
                  <w:szCs w:val="22"/>
                </w:rPr>
                <w:t>Aprovação da Diretoria (data e nome):</w:t>
              </w:r>
            </w:ins>
          </w:p>
          <w:p w:rsidR="00EB6DDD" w:rsidRDefault="00EB6DDD" w:rsidP="0006307E">
            <w:pPr>
              <w:autoSpaceDE w:val="0"/>
              <w:autoSpaceDN w:val="0"/>
              <w:adjustRightInd w:val="0"/>
              <w:rPr>
                <w:ins w:id="2947" w:author="User" w:date="2015-04-04T18:49:00Z"/>
                <w:rFonts w:ascii="Verdana" w:hAnsi="Verdana" w:cs="Arial-BoldMT"/>
                <w:b/>
                <w:bCs/>
                <w:sz w:val="22"/>
                <w:szCs w:val="22"/>
              </w:rPr>
            </w:pPr>
          </w:p>
          <w:p w:rsidR="00EB6DDD" w:rsidRPr="0025565D" w:rsidRDefault="00EB6DDD" w:rsidP="0006307E">
            <w:pPr>
              <w:rPr>
                <w:ins w:id="2948" w:author="User" w:date="2015-04-04T18:49:00Z"/>
                <w:rFonts w:ascii="Vladimir Script" w:hAnsi="Vladimir Script"/>
                <w:sz w:val="44"/>
                <w:szCs w:val="22"/>
              </w:rPr>
            </w:pPr>
            <w:ins w:id="2949" w:author="User" w:date="2015-04-04T18:49:00Z">
              <w:r w:rsidRPr="0025565D">
                <w:rPr>
                  <w:rFonts w:ascii="Vladimir Script" w:hAnsi="Vladimir Script"/>
                  <w:sz w:val="44"/>
                  <w:szCs w:val="22"/>
                </w:rPr>
                <w:t xml:space="preserve">Anselmo </w:t>
              </w:r>
              <w:proofErr w:type="spellStart"/>
              <w:r w:rsidRPr="0025565D">
                <w:rPr>
                  <w:rFonts w:ascii="Vladimir Script" w:hAnsi="Vladimir Script"/>
                  <w:sz w:val="44"/>
                  <w:szCs w:val="22"/>
                </w:rPr>
                <w:t>Lotufo</w:t>
              </w:r>
              <w:proofErr w:type="spellEnd"/>
              <w:r>
                <w:rPr>
                  <w:rFonts w:ascii="Vladimir Script" w:hAnsi="Vladimir Script"/>
                  <w:sz w:val="44"/>
                  <w:szCs w:val="22"/>
                </w:rPr>
                <w:t xml:space="preserve"> </w:t>
              </w:r>
              <w:proofErr w:type="spellStart"/>
              <w:r>
                <w:rPr>
                  <w:rFonts w:ascii="Vladimir Script" w:hAnsi="Vladimir Script"/>
                  <w:sz w:val="44"/>
                  <w:szCs w:val="22"/>
                </w:rPr>
                <w:t>Conejo</w:t>
              </w:r>
              <w:proofErr w:type="spellEnd"/>
            </w:ins>
          </w:p>
          <w:p w:rsidR="00EB6DDD" w:rsidRPr="00A760E5" w:rsidRDefault="00EB6DDD" w:rsidP="0006307E">
            <w:pPr>
              <w:autoSpaceDE w:val="0"/>
              <w:autoSpaceDN w:val="0"/>
              <w:adjustRightInd w:val="0"/>
              <w:rPr>
                <w:ins w:id="2950" w:author="User" w:date="2015-04-04T18:49:00Z"/>
                <w:rFonts w:ascii="Verdana" w:hAnsi="Verdana" w:cs="Arial-BoldMT"/>
                <w:bCs/>
                <w:sz w:val="22"/>
                <w:szCs w:val="22"/>
              </w:rPr>
            </w:pPr>
            <w:ins w:id="2951" w:author="User" w:date="2015-04-04T18:49:00Z">
              <w:r>
                <w:rPr>
                  <w:rFonts w:ascii="Verdana" w:hAnsi="Verdana" w:cs="Arial-BoldMT"/>
                  <w:bCs/>
                  <w:sz w:val="22"/>
                  <w:szCs w:val="22"/>
                </w:rPr>
                <w:t>17/03/2015</w:t>
              </w:r>
            </w:ins>
          </w:p>
        </w:tc>
        <w:tc>
          <w:tcPr>
            <w:tcW w:w="3517" w:type="dxa"/>
            <w:shd w:val="clear" w:color="auto" w:fill="auto"/>
            <w:tcPrChange w:id="2952" w:author="User" w:date="2015-04-04T18:51:00Z">
              <w:tcPr>
                <w:tcW w:w="5130" w:type="dxa"/>
                <w:shd w:val="clear" w:color="auto" w:fill="auto"/>
              </w:tcPr>
            </w:tcPrChange>
          </w:tcPr>
          <w:p w:rsidR="00EB6DDD" w:rsidRDefault="00EB6DDD" w:rsidP="0006307E">
            <w:pPr>
              <w:autoSpaceDE w:val="0"/>
              <w:autoSpaceDN w:val="0"/>
              <w:adjustRightInd w:val="0"/>
              <w:rPr>
                <w:ins w:id="2953" w:author="User" w:date="2015-04-04T18:49:00Z"/>
                <w:rFonts w:ascii="Verdana" w:hAnsi="Verdana" w:cs="Arial-BoldMT"/>
                <w:b/>
                <w:bCs/>
                <w:sz w:val="22"/>
                <w:szCs w:val="22"/>
              </w:rPr>
            </w:pPr>
            <w:ins w:id="2954" w:author="User" w:date="2015-04-04T18:49:00Z">
              <w:r w:rsidRPr="00BC12A5">
                <w:rPr>
                  <w:rFonts w:ascii="Verdana" w:hAnsi="Verdana" w:cs="Arial-BoldMT"/>
                  <w:b/>
                  <w:bCs/>
                  <w:sz w:val="22"/>
                  <w:szCs w:val="22"/>
                </w:rPr>
                <w:t>Aprovação do Patrocinador (data e nome):</w:t>
              </w:r>
            </w:ins>
          </w:p>
          <w:p w:rsidR="00EB6DDD" w:rsidRPr="0025565D" w:rsidRDefault="00EB6DDD" w:rsidP="0006307E">
            <w:pPr>
              <w:rPr>
                <w:ins w:id="2955" w:author="User" w:date="2015-04-04T18:49:00Z"/>
                <w:rFonts w:ascii="Vladimir Script" w:hAnsi="Vladimir Script"/>
                <w:sz w:val="44"/>
                <w:szCs w:val="22"/>
              </w:rPr>
            </w:pPr>
            <w:ins w:id="2956" w:author="User" w:date="2015-04-04T18:49:00Z">
              <w:r w:rsidRPr="0025565D">
                <w:rPr>
                  <w:rFonts w:ascii="Vladimir Script" w:hAnsi="Vladimir Script"/>
                  <w:sz w:val="44"/>
                  <w:szCs w:val="22"/>
                </w:rPr>
                <w:t xml:space="preserve">Anselmo </w:t>
              </w:r>
              <w:proofErr w:type="spellStart"/>
              <w:r w:rsidRPr="0025565D">
                <w:rPr>
                  <w:rFonts w:ascii="Vladimir Script" w:hAnsi="Vladimir Script"/>
                  <w:sz w:val="44"/>
                  <w:szCs w:val="22"/>
                </w:rPr>
                <w:t>Lotufo</w:t>
              </w:r>
              <w:proofErr w:type="spellEnd"/>
              <w:r>
                <w:rPr>
                  <w:rFonts w:ascii="Vladimir Script" w:hAnsi="Vladimir Script"/>
                  <w:sz w:val="44"/>
                  <w:szCs w:val="22"/>
                </w:rPr>
                <w:t xml:space="preserve"> </w:t>
              </w:r>
              <w:proofErr w:type="spellStart"/>
              <w:r>
                <w:rPr>
                  <w:rFonts w:ascii="Vladimir Script" w:hAnsi="Vladimir Script"/>
                  <w:sz w:val="44"/>
                  <w:szCs w:val="22"/>
                </w:rPr>
                <w:t>Conejo</w:t>
              </w:r>
              <w:proofErr w:type="spellEnd"/>
            </w:ins>
          </w:p>
          <w:p w:rsidR="00EB6DDD" w:rsidRDefault="00EB6DDD" w:rsidP="0006307E">
            <w:pPr>
              <w:rPr>
                <w:ins w:id="2957" w:author="User" w:date="2015-04-04T18:49:00Z"/>
                <w:rFonts w:ascii="Verdana" w:hAnsi="Verdana" w:cs="Verdana"/>
                <w:sz w:val="22"/>
                <w:szCs w:val="22"/>
              </w:rPr>
            </w:pPr>
            <w:ins w:id="2958" w:author="User" w:date="2015-04-04T18:49:00Z">
              <w:r>
                <w:rPr>
                  <w:rFonts w:ascii="Verdana" w:hAnsi="Verdana" w:cs="Arial-BoldMT"/>
                  <w:bCs/>
                  <w:sz w:val="22"/>
                  <w:szCs w:val="22"/>
                </w:rPr>
                <w:t>17/03/2015</w:t>
              </w:r>
            </w:ins>
          </w:p>
          <w:p w:rsidR="00EB6DDD" w:rsidRPr="00BC12A5" w:rsidRDefault="00EB6DDD" w:rsidP="0006307E">
            <w:pPr>
              <w:rPr>
                <w:ins w:id="2959" w:author="User" w:date="2015-04-04T18:49:00Z"/>
                <w:rFonts w:ascii="Verdana" w:hAnsi="Verdana"/>
                <w:sz w:val="22"/>
                <w:szCs w:val="22"/>
              </w:rPr>
            </w:pPr>
          </w:p>
        </w:tc>
      </w:tr>
    </w:tbl>
    <w:p w:rsidR="00176A5A" w:rsidRDefault="00176A5A">
      <w:pPr>
        <w:rPr>
          <w:rPrChange w:id="2960" w:author="User" w:date="2015-04-04T18:47:00Z">
            <w:rPr>
              <w:sz w:val="28"/>
            </w:rPr>
          </w:rPrChange>
        </w:rPr>
        <w:pPrChange w:id="2961" w:author="User" w:date="2015-04-04T18:47:00Z">
          <w:pPr>
            <w:pStyle w:val="Ttulo1"/>
            <w:pageBreakBefore/>
            <w:numPr>
              <w:numId w:val="0"/>
            </w:numPr>
            <w:ind w:left="0" w:firstLine="0"/>
            <w:jc w:val="center"/>
          </w:pPr>
        </w:pPrChange>
      </w:pPr>
    </w:p>
    <w:p w:rsidR="00F40F8E" w:rsidRDefault="00CF1D36" w:rsidP="00CF1D36">
      <w:pPr>
        <w:rPr>
          <w:color w:val="FF0000"/>
        </w:rPr>
      </w:pPr>
      <w:r w:rsidRPr="00CF1D36">
        <w:rPr>
          <w:color w:val="FF0000"/>
        </w:rPr>
        <w:t>S</w:t>
      </w:r>
      <w:r w:rsidRPr="00CF1D36">
        <w:rPr>
          <w:rFonts w:hint="eastAsia"/>
          <w:color w:val="FF0000"/>
        </w:rPr>
        <w:t>ã</w:t>
      </w:r>
      <w:r w:rsidRPr="00CF1D36">
        <w:rPr>
          <w:color w:val="FF0000"/>
        </w:rPr>
        <w:t xml:space="preserve">o </w:t>
      </w:r>
      <w:r w:rsidR="000C670F" w:rsidRPr="004D494A">
        <w:rPr>
          <w:color w:val="FF0000"/>
        </w:rPr>
        <w:t>documentos</w:t>
      </w:r>
      <w:r w:rsidR="000C670F">
        <w:rPr>
          <w:color w:val="FF0000"/>
        </w:rPr>
        <w:t>/textos/figuras/</w:t>
      </w:r>
      <w:proofErr w:type="spellStart"/>
      <w:r w:rsidR="000C670F">
        <w:rPr>
          <w:color w:val="FF0000"/>
        </w:rPr>
        <w:t>tabelas</w:t>
      </w:r>
      <w:r w:rsidRPr="000C670F">
        <w:rPr>
          <w:color w:val="FF0000"/>
          <w:u w:val="single"/>
        </w:rPr>
        <w:t>complementares</w:t>
      </w:r>
      <w:proofErr w:type="spellEnd"/>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sidR="000C670F">
        <w:rPr>
          <w:color w:val="FF0000"/>
        </w:rPr>
        <w:t xml:space="preserve"> </w:t>
      </w:r>
      <w:proofErr w:type="spellStart"/>
      <w:r w:rsidR="000C670F">
        <w:rPr>
          <w:color w:val="FF0000"/>
        </w:rPr>
        <w:t>principal</w:t>
      </w:r>
      <w:r w:rsidR="000C670F">
        <w:rPr>
          <w:color w:val="FF0000"/>
          <w:u w:val="single"/>
        </w:rPr>
        <w:t>de</w:t>
      </w:r>
      <w:proofErr w:type="spellEnd"/>
      <w:r w:rsidR="000C670F">
        <w:rPr>
          <w:color w:val="FF0000"/>
          <w:u w:val="single"/>
        </w:rPr>
        <w:t xml:space="preserve"> autoria do </w:t>
      </w:r>
      <w:r w:rsidRPr="000C670F">
        <w:rPr>
          <w:color w:val="FF0000"/>
          <w:u w:val="single"/>
        </w:rPr>
        <w:t>pr</w:t>
      </w:r>
      <w:r w:rsidRPr="000C670F">
        <w:rPr>
          <w:rFonts w:hint="eastAsia"/>
          <w:color w:val="FF0000"/>
          <w:u w:val="single"/>
        </w:rPr>
        <w:t>ó</w:t>
      </w:r>
      <w:r w:rsidRPr="000C670F">
        <w:rPr>
          <w:color w:val="FF0000"/>
          <w:u w:val="single"/>
        </w:rPr>
        <w:t>prio autor</w:t>
      </w:r>
      <w:r w:rsidR="000C670F">
        <w:rPr>
          <w:color w:val="FF0000"/>
        </w:rPr>
        <w:t xml:space="preserve">. </w:t>
      </w:r>
      <w:proofErr w:type="spellStart"/>
      <w:r w:rsidR="000C670F">
        <w:rPr>
          <w:color w:val="FF0000"/>
        </w:rPr>
        <w:t>S</w:t>
      </w:r>
      <w:r w:rsidRPr="00CF1D36">
        <w:rPr>
          <w:rFonts w:hint="eastAsia"/>
          <w:color w:val="FF0000"/>
        </w:rPr>
        <w:t>ã</w:t>
      </w:r>
      <w:r w:rsidRPr="00CF1D36">
        <w:rPr>
          <w:color w:val="FF0000"/>
        </w:rPr>
        <w:t>ocentralizados</w:t>
      </w:r>
      <w:proofErr w:type="spellEnd"/>
      <w:r w:rsidRPr="00CF1D36">
        <w:rPr>
          <w:color w:val="FF0000"/>
        </w:rPr>
        <w:t xml:space="preserve"> e identificados por letras mai</w:t>
      </w:r>
      <w:r w:rsidRPr="00CF1D36">
        <w:rPr>
          <w:rFonts w:hint="eastAsia"/>
          <w:color w:val="FF0000"/>
        </w:rPr>
        <w:t>ú</w:t>
      </w:r>
      <w:r w:rsidRPr="00CF1D36">
        <w:rPr>
          <w:color w:val="FF0000"/>
        </w:rPr>
        <w:t xml:space="preserve">sculas na </w:t>
      </w:r>
      <w:r w:rsidR="000C670F" w:rsidRPr="00CF1D36">
        <w:rPr>
          <w:color w:val="FF0000"/>
        </w:rPr>
        <w:t>sequência</w:t>
      </w:r>
      <w:r w:rsidRPr="00CF1D36">
        <w:rPr>
          <w:color w:val="FF0000"/>
        </w:rPr>
        <w:t xml:space="preserve"> l</w:t>
      </w:r>
      <w:r w:rsidRPr="00CF1D36">
        <w:rPr>
          <w:rFonts w:hint="eastAsia"/>
          <w:color w:val="FF0000"/>
        </w:rPr>
        <w:t>ó</w:t>
      </w:r>
      <w:r w:rsidRPr="00CF1D36">
        <w:rPr>
          <w:color w:val="FF0000"/>
        </w:rPr>
        <w:t xml:space="preserve">gica </w:t>
      </w:r>
      <w:proofErr w:type="spellStart"/>
      <w:r w:rsidRPr="00CF1D36">
        <w:rPr>
          <w:color w:val="FF0000"/>
        </w:rPr>
        <w:t>daexposi</w:t>
      </w:r>
      <w:r w:rsidRPr="00CF1D36">
        <w:rPr>
          <w:rFonts w:hint="eastAsia"/>
          <w:color w:val="FF0000"/>
        </w:rPr>
        <w:t>çã</w:t>
      </w:r>
      <w:r w:rsidRPr="00CF1D36">
        <w:rPr>
          <w:color w:val="FF0000"/>
        </w:rPr>
        <w:t>o</w:t>
      </w:r>
      <w:proofErr w:type="spellEnd"/>
      <w:r w:rsidRPr="00CF1D36">
        <w:rPr>
          <w:color w:val="FF0000"/>
        </w:rPr>
        <w:t xml:space="preserve"> com h</w:t>
      </w:r>
      <w:r w:rsidRPr="00CF1D36">
        <w:rPr>
          <w:rFonts w:hint="eastAsia"/>
          <w:color w:val="FF0000"/>
        </w:rPr>
        <w:t>í</w:t>
      </w:r>
      <w:r w:rsidRPr="00CF1D36">
        <w:rPr>
          <w:color w:val="FF0000"/>
        </w:rPr>
        <w:t>fen e seguidos de seus respectivos t</w:t>
      </w:r>
      <w:r w:rsidRPr="00CF1D36">
        <w:rPr>
          <w:rFonts w:hint="eastAsia"/>
          <w:color w:val="FF0000"/>
        </w:rPr>
        <w:t>í</w:t>
      </w:r>
      <w:r w:rsidR="008E11B3">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sidR="00E00901">
        <w:rPr>
          <w:color w:val="FF0000"/>
        </w:rPr>
        <w:t>-</w:t>
      </w:r>
      <w:r w:rsidRPr="00CF1D36">
        <w:rPr>
          <w:color w:val="FF0000"/>
        </w:rPr>
        <w:t xml:space="preserve"> Roteiro da Entrevista). </w:t>
      </w:r>
      <w:r w:rsidRPr="00883C4F">
        <w:rPr>
          <w:color w:val="FF0000"/>
          <w:u w:val="single"/>
        </w:rPr>
        <w:t xml:space="preserve">Devem </w:t>
      </w:r>
      <w:proofErr w:type="spellStart"/>
      <w:r w:rsidRPr="00883C4F">
        <w:rPr>
          <w:color w:val="FF0000"/>
          <w:u w:val="single"/>
        </w:rPr>
        <w:t>sercitados</w:t>
      </w:r>
      <w:proofErr w:type="spellEnd"/>
      <w:r w:rsidRPr="00883C4F">
        <w:rPr>
          <w:color w:val="FF0000"/>
          <w:u w:val="single"/>
        </w:rPr>
        <w:t xml:space="preserve"> no texto</w:t>
      </w:r>
      <w:r w:rsidRPr="00CF1D36">
        <w:rPr>
          <w:color w:val="FF0000"/>
        </w:rPr>
        <w:t xml:space="preserve"> seguidos de letra de ordem, sendo apresentados </w:t>
      </w:r>
      <w:proofErr w:type="spellStart"/>
      <w:r w:rsidRPr="00CF1D36">
        <w:rPr>
          <w:color w:val="FF0000"/>
        </w:rPr>
        <w:t>entrepar</w:t>
      </w:r>
      <w:r w:rsidRPr="00CF1D36">
        <w:rPr>
          <w:rFonts w:hint="eastAsia"/>
          <w:color w:val="FF0000"/>
        </w:rPr>
        <w:t>ê</w:t>
      </w:r>
      <w:r w:rsidRPr="00CF1D36">
        <w:rPr>
          <w:color w:val="FF0000"/>
        </w:rPr>
        <w:t>nteses</w:t>
      </w:r>
      <w:proofErr w:type="spellEnd"/>
      <w:r w:rsidRPr="00CF1D36">
        <w:rPr>
          <w:color w:val="FF0000"/>
        </w:rPr>
        <w:t xml:space="preserve"> quando vierem no final da frase. Se inseridos </w:t>
      </w:r>
      <w:r w:rsidR="00E00901">
        <w:rPr>
          <w:color w:val="FF0000"/>
        </w:rPr>
        <w:t>no meio da frase</w:t>
      </w:r>
      <w:r w:rsidRPr="00CF1D36">
        <w:rPr>
          <w:color w:val="FF0000"/>
        </w:rPr>
        <w:t xml:space="preserve">, </w:t>
      </w:r>
      <w:proofErr w:type="spellStart"/>
      <w:r w:rsidRPr="00CF1D36">
        <w:rPr>
          <w:color w:val="FF0000"/>
        </w:rPr>
        <w:t>o</w:t>
      </w:r>
      <w:r w:rsidR="008E11B3">
        <w:rPr>
          <w:color w:val="FF0000"/>
        </w:rPr>
        <w:t>termo</w:t>
      </w:r>
      <w:proofErr w:type="spellEnd"/>
      <w:r w:rsidRPr="00CF1D36">
        <w:rPr>
          <w:color w:val="FF0000"/>
        </w:rPr>
        <w:t xml:space="preserve"> AP</w:t>
      </w:r>
      <w:r w:rsidRPr="00CF1D36">
        <w:rPr>
          <w:rFonts w:hint="eastAsia"/>
          <w:color w:val="FF0000"/>
        </w:rPr>
        <w:t>Ê</w:t>
      </w:r>
      <w:r w:rsidRPr="00CF1D36">
        <w:rPr>
          <w:color w:val="FF0000"/>
        </w:rPr>
        <w:t xml:space="preserve">NDICE </w:t>
      </w:r>
      <w:r w:rsidR="008E11B3" w:rsidRPr="00CF1D36">
        <w:rPr>
          <w:color w:val="FF0000"/>
        </w:rPr>
        <w:t>vem</w:t>
      </w:r>
      <w:r w:rsidRPr="00CF1D36">
        <w:rPr>
          <w:color w:val="FF0000"/>
        </w:rPr>
        <w:t xml:space="preserve"> livre dos par</w:t>
      </w:r>
      <w:r w:rsidRPr="00CF1D36">
        <w:rPr>
          <w:rFonts w:hint="eastAsia"/>
          <w:color w:val="FF0000"/>
        </w:rPr>
        <w:t>ê</w:t>
      </w:r>
      <w:r w:rsidRPr="00CF1D36">
        <w:rPr>
          <w:color w:val="FF0000"/>
        </w:rPr>
        <w:t xml:space="preserve">nteses. Caso </w:t>
      </w:r>
      <w:proofErr w:type="spellStart"/>
      <w:r w:rsidRPr="00CF1D36">
        <w:rPr>
          <w:color w:val="FF0000"/>
        </w:rPr>
        <w:t>tenhamsido</w:t>
      </w:r>
      <w:proofErr w:type="spellEnd"/>
      <w:r w:rsidRPr="00CF1D36">
        <w:rPr>
          <w:color w:val="FF0000"/>
        </w:rPr>
        <w:t xml:space="preserve">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 xml:space="preserve">sculas dobradas (Ex.: </w:t>
      </w:r>
      <w:r w:rsidR="008E11B3" w:rsidRPr="00CF1D36">
        <w:rPr>
          <w:color w:val="FF0000"/>
        </w:rPr>
        <w:t>AP</w:t>
      </w:r>
      <w:r w:rsidR="008E11B3" w:rsidRPr="00CF1D36">
        <w:rPr>
          <w:rFonts w:hint="eastAsia"/>
          <w:color w:val="FF0000"/>
        </w:rPr>
        <w:t>Ê</w:t>
      </w:r>
      <w:r w:rsidR="008E11B3" w:rsidRPr="00CF1D36">
        <w:rPr>
          <w:color w:val="FF0000"/>
        </w:rPr>
        <w:t xml:space="preserve">NDICE </w:t>
      </w:r>
      <w:r w:rsidRPr="00CF1D36">
        <w:rPr>
          <w:color w:val="FF0000"/>
        </w:rPr>
        <w:t>AA).</w:t>
      </w:r>
    </w:p>
    <w:p w:rsidR="00051E1D" w:rsidRDefault="00051E1D" w:rsidP="00CF1D36">
      <w:pPr>
        <w:rPr>
          <w:color w:val="FF0000"/>
        </w:rPr>
      </w:pPr>
    </w:p>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51E1D" w:rsidRDefault="00051E1D" w:rsidP="00CF1D36">
      <w:pPr>
        <w:rPr>
          <w:color w:val="FF0000"/>
        </w:rPr>
      </w:pPr>
    </w:p>
    <w:p w:rsidR="00F40F8E" w:rsidRDefault="00F40F8E" w:rsidP="00F40F8E">
      <w:pPr>
        <w:rPr>
          <w:color w:val="0000FF"/>
        </w:rPr>
      </w:pPr>
    </w:p>
    <w:p w:rsidR="00176A5A" w:rsidRDefault="000C670F">
      <w:pPr>
        <w:pStyle w:val="Legenda"/>
        <w:rPr>
          <w:ins w:id="2962" w:author="User" w:date="2015-04-04T18:53:00Z"/>
        </w:rPr>
        <w:pPrChange w:id="2963" w:author="User" w:date="2015-04-04T18:53:00Z">
          <w:pPr>
            <w:pStyle w:val="Ttulo1"/>
            <w:pageBreakBefore/>
            <w:numPr>
              <w:numId w:val="0"/>
            </w:numPr>
            <w:ind w:left="0" w:firstLine="0"/>
            <w:jc w:val="center"/>
          </w:pPr>
        </w:pPrChange>
      </w:pPr>
      <w:r w:rsidRPr="008C0BFE">
        <w:rPr>
          <w:sz w:val="28"/>
        </w:rPr>
        <w:t>APÊNDICE</w:t>
      </w:r>
      <w:r w:rsidR="004D494A" w:rsidRPr="004D494A">
        <w:rPr>
          <w:color w:val="0000FF"/>
          <w:sz w:val="28"/>
        </w:rPr>
        <w:t>B -</w:t>
      </w:r>
      <w:proofErr w:type="spellStart"/>
      <w:r w:rsidR="004D494A">
        <w:rPr>
          <w:color w:val="0000FF"/>
          <w:sz w:val="28"/>
        </w:rPr>
        <w:t>Nome</w:t>
      </w:r>
      <w:ins w:id="2964" w:author="User" w:date="2015-04-04T18:53:00Z">
        <w:r w:rsidR="00EB6DDD">
          <w:t>APÊNDICE</w:t>
        </w:r>
        <w:proofErr w:type="spellEnd"/>
        <w:r w:rsidR="00EB6DDD">
          <w:t xml:space="preserve"> </w:t>
        </w:r>
        <w:r w:rsidR="008A116E">
          <w:fldChar w:fldCharType="begin"/>
        </w:r>
        <w:r w:rsidR="00EB6DDD">
          <w:instrText xml:space="preserve"> SEQ APÊNDICE \* ALPHABETIC </w:instrText>
        </w:r>
      </w:ins>
      <w:r w:rsidR="008A116E">
        <w:fldChar w:fldCharType="separate"/>
      </w:r>
      <w:ins w:id="2965" w:author="User" w:date="2015-04-04T18:53:00Z">
        <w:r w:rsidR="00EB6DDD">
          <w:rPr>
            <w:noProof/>
          </w:rPr>
          <w:t>B</w:t>
        </w:r>
        <w:r w:rsidR="008A116E">
          <w:fldChar w:fldCharType="end"/>
        </w:r>
        <w:r w:rsidR="00EB6DDD">
          <w:t xml:space="preserve"> – SOW</w:t>
        </w:r>
      </w:ins>
    </w:p>
    <w:p w:rsidR="00176A5A" w:rsidRDefault="00176A5A">
      <w:pPr>
        <w:rPr>
          <w:ins w:id="2966" w:author="User" w:date="2015-04-04T18:53:00Z"/>
        </w:rPr>
        <w:pPrChange w:id="2967" w:author="User" w:date="2015-04-04T18:53:00Z">
          <w:pPr>
            <w:pStyle w:val="Ttulo1"/>
            <w:pageBreakBefore/>
            <w:numPr>
              <w:numId w:val="0"/>
            </w:numPr>
            <w:ind w:left="0" w:firstLine="0"/>
            <w:jc w:val="center"/>
          </w:pPr>
        </w:pPrChange>
      </w:pPr>
    </w:p>
    <w:p w:rsidR="00176A5A" w:rsidRDefault="00176A5A">
      <w:pPr>
        <w:rPr>
          <w:rPrChange w:id="2968" w:author="User" w:date="2015-04-04T18:53:00Z">
            <w:rPr>
              <w:sz w:val="28"/>
            </w:rPr>
          </w:rPrChange>
        </w:rPr>
        <w:pPrChange w:id="2969" w:author="User" w:date="2015-04-04T18:53:00Z">
          <w:pPr>
            <w:pStyle w:val="Ttulo1"/>
            <w:pageBreakBefore/>
            <w:numPr>
              <w:numId w:val="0"/>
            </w:numPr>
            <w:ind w:left="0" w:firstLine="0"/>
            <w:jc w:val="center"/>
          </w:pPr>
        </w:pPrChange>
      </w:pPr>
      <w:ins w:id="2970" w:author="User" w:date="2015-04-04T18:54:00Z">
        <w:r>
          <w:rPr>
            <w:noProof/>
            <w:rPrChange w:id="2971" w:author="Unknown">
              <w:rPr>
                <w:b w:val="0"/>
                <w:bCs w:val="0"/>
                <w:noProof/>
                <w:color w:val="0000FF"/>
                <w:u w:val="single"/>
              </w:rPr>
            </w:rPrChange>
          </w:rPr>
          <w:lastRenderedPageBreak/>
          <w:drawing>
            <wp:inline distT="0" distB="0" distL="0" distR="0">
              <wp:extent cx="4950460" cy="6950075"/>
              <wp:effectExtent l="19050" t="0" r="2540" b="0"/>
              <wp:docPr id="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950460" cy="6950075"/>
                      </a:xfrm>
                      <a:prstGeom prst="rect">
                        <a:avLst/>
                      </a:prstGeom>
                      <a:noFill/>
                    </pic:spPr>
                  </pic:pic>
                </a:graphicData>
              </a:graphic>
            </wp:inline>
          </w:drawing>
        </w:r>
      </w:ins>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w:t>
      </w:r>
      <w:proofErr w:type="spellStart"/>
      <w:r>
        <w:rPr>
          <w:color w:val="FF0000"/>
        </w:rPr>
        <w:t>tabelas</w:t>
      </w:r>
      <w:r w:rsidRPr="000C670F">
        <w:rPr>
          <w:color w:val="FF0000"/>
          <w:u w:val="single"/>
        </w:rPr>
        <w:t>complementares</w:t>
      </w:r>
      <w:proofErr w:type="spellEnd"/>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w:t>
      </w:r>
      <w:proofErr w:type="spellStart"/>
      <w:r>
        <w:rPr>
          <w:color w:val="FF0000"/>
        </w:rPr>
        <w:t>principal</w:t>
      </w:r>
      <w:r>
        <w:rPr>
          <w:color w:val="FF0000"/>
          <w:u w:val="single"/>
        </w:rPr>
        <w:t>de</w:t>
      </w:r>
      <w:proofErr w:type="spellEnd"/>
      <w:r>
        <w:rPr>
          <w:color w:val="FF0000"/>
          <w:u w:val="single"/>
        </w:rPr>
        <w:t xml:space="preserve"> autoria do </w:t>
      </w:r>
      <w:r w:rsidRPr="000C670F">
        <w:rPr>
          <w:color w:val="FF0000"/>
          <w:u w:val="single"/>
        </w:rPr>
        <w:t>pr</w:t>
      </w:r>
      <w:r w:rsidRPr="000C670F">
        <w:rPr>
          <w:rFonts w:hint="eastAsia"/>
          <w:color w:val="FF0000"/>
          <w:u w:val="single"/>
        </w:rPr>
        <w:t>ó</w:t>
      </w:r>
      <w:r w:rsidRPr="000C670F">
        <w:rPr>
          <w:color w:val="FF0000"/>
          <w:u w:val="single"/>
        </w:rPr>
        <w:t>prio autor</w:t>
      </w:r>
      <w:r>
        <w:rPr>
          <w:color w:val="FF0000"/>
        </w:rPr>
        <w:t xml:space="preserve">. </w:t>
      </w:r>
      <w:proofErr w:type="spellStart"/>
      <w:r>
        <w:rPr>
          <w:color w:val="FF0000"/>
        </w:rPr>
        <w:t>S</w:t>
      </w:r>
      <w:r w:rsidRPr="00CF1D36">
        <w:rPr>
          <w:rFonts w:hint="eastAsia"/>
          <w:color w:val="FF0000"/>
        </w:rPr>
        <w:t>ã</w:t>
      </w:r>
      <w:r w:rsidRPr="00CF1D36">
        <w:rPr>
          <w:color w:val="FF0000"/>
        </w:rPr>
        <w:t>ocentralizados</w:t>
      </w:r>
      <w:proofErr w:type="spellEnd"/>
      <w:r w:rsidRPr="00CF1D36">
        <w:rPr>
          <w:color w:val="FF0000"/>
        </w:rPr>
        <w:t xml:space="preserve">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 xml:space="preserve">gica </w:t>
      </w:r>
      <w:proofErr w:type="spellStart"/>
      <w:r w:rsidRPr="00CF1D36">
        <w:rPr>
          <w:color w:val="FF0000"/>
        </w:rPr>
        <w:t>daexposi</w:t>
      </w:r>
      <w:r w:rsidRPr="00CF1D36">
        <w:rPr>
          <w:rFonts w:hint="eastAsia"/>
          <w:color w:val="FF0000"/>
        </w:rPr>
        <w:t>çã</w:t>
      </w:r>
      <w:r w:rsidRPr="00CF1D36">
        <w:rPr>
          <w:color w:val="FF0000"/>
        </w:rPr>
        <w:t>o</w:t>
      </w:r>
      <w:proofErr w:type="spellEnd"/>
      <w:r w:rsidRPr="00CF1D36">
        <w:rPr>
          <w:color w:val="FF0000"/>
        </w:rPr>
        <w:t xml:space="preserve"> com h</w:t>
      </w:r>
      <w:r w:rsidRPr="00CF1D36">
        <w:rPr>
          <w:rFonts w:hint="eastAsia"/>
          <w:color w:val="FF0000"/>
        </w:rPr>
        <w:t>í</w:t>
      </w:r>
      <w:r w:rsidRPr="00CF1D36">
        <w:rPr>
          <w:color w:val="FF0000"/>
        </w:rPr>
        <w:t>fen e seguidos de seus respectivos t</w:t>
      </w:r>
      <w:r w:rsidRPr="00CF1D36">
        <w:rPr>
          <w:rFonts w:hint="eastAsia"/>
          <w:color w:val="FF0000"/>
        </w:rPr>
        <w:t>í</w:t>
      </w:r>
      <w:r>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Pr>
          <w:color w:val="FF0000"/>
        </w:rPr>
        <w:t>-</w:t>
      </w:r>
      <w:r w:rsidRPr="00CF1D36">
        <w:rPr>
          <w:color w:val="FF0000"/>
        </w:rPr>
        <w:t xml:space="preserve"> Roteiro da Entrevista). </w:t>
      </w:r>
      <w:r w:rsidRPr="00883C4F">
        <w:rPr>
          <w:color w:val="FF0000"/>
          <w:u w:val="single"/>
        </w:rPr>
        <w:t>Devem ser citados no texto</w:t>
      </w:r>
      <w:r w:rsidRPr="00CF1D36">
        <w:rPr>
          <w:color w:val="FF0000"/>
        </w:rPr>
        <w:t xml:space="preserve"> seguidos de letra de ordem, sendo apresentados </w:t>
      </w:r>
      <w:proofErr w:type="spellStart"/>
      <w:r w:rsidRPr="00CF1D36">
        <w:rPr>
          <w:color w:val="FF0000"/>
        </w:rPr>
        <w:t>entrepar</w:t>
      </w:r>
      <w:r w:rsidRPr="00CF1D36">
        <w:rPr>
          <w:rFonts w:hint="eastAsia"/>
          <w:color w:val="FF0000"/>
        </w:rPr>
        <w:t>ê</w:t>
      </w:r>
      <w:r w:rsidRPr="00CF1D36">
        <w:rPr>
          <w:color w:val="FF0000"/>
        </w:rPr>
        <w:t>nteses</w:t>
      </w:r>
      <w:proofErr w:type="spellEnd"/>
      <w:r w:rsidRPr="00CF1D36">
        <w:rPr>
          <w:color w:val="FF0000"/>
        </w:rPr>
        <w:t xml:space="preserve">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AP</w:t>
      </w:r>
      <w:r w:rsidRPr="00CF1D36">
        <w:rPr>
          <w:rFonts w:hint="eastAsia"/>
          <w:color w:val="FF0000"/>
        </w:rPr>
        <w:t>Ê</w:t>
      </w:r>
      <w:r w:rsidRPr="00CF1D36">
        <w:rPr>
          <w:color w:val="FF0000"/>
        </w:rPr>
        <w:t>NDICE vem livre dos par</w:t>
      </w:r>
      <w:r w:rsidRPr="00CF1D36">
        <w:rPr>
          <w:rFonts w:hint="eastAsia"/>
          <w:color w:val="FF0000"/>
        </w:rPr>
        <w:t>ê</w:t>
      </w:r>
      <w:r w:rsidRPr="00CF1D36">
        <w:rPr>
          <w:color w:val="FF0000"/>
        </w:rPr>
        <w:t xml:space="preserve">nteses. Caso </w:t>
      </w:r>
      <w:proofErr w:type="spellStart"/>
      <w:r w:rsidRPr="00CF1D36">
        <w:rPr>
          <w:color w:val="FF0000"/>
        </w:rPr>
        <w:t>tenhamsido</w:t>
      </w:r>
      <w:proofErr w:type="spellEnd"/>
      <w:r w:rsidRPr="00CF1D36">
        <w:rPr>
          <w:color w:val="FF0000"/>
        </w:rPr>
        <w:t xml:space="preserve"> utilizadas as </w:t>
      </w:r>
      <w:r w:rsidRPr="00CF1D36">
        <w:rPr>
          <w:color w:val="FF0000"/>
        </w:rPr>
        <w:lastRenderedPageBreak/>
        <w:t>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AP</w:t>
      </w:r>
      <w:r w:rsidRPr="00CF1D36">
        <w:rPr>
          <w:rFonts w:hint="eastAsia"/>
          <w:color w:val="FF0000"/>
        </w:rPr>
        <w:t>Ê</w:t>
      </w:r>
      <w:r w:rsidRPr="00CF1D36">
        <w:rPr>
          <w:color w:val="FF0000"/>
        </w:rPr>
        <w:t>NDICE AA).</w:t>
      </w:r>
    </w:p>
    <w:p w:rsidR="00301E38" w:rsidRDefault="00301E38" w:rsidP="002C0578"/>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301E38" w:rsidRDefault="00301E38" w:rsidP="002C0578"/>
    <w:p w:rsidR="00301E38" w:rsidRDefault="00301E38" w:rsidP="002C0578"/>
    <w:p w:rsidR="00FC40EE" w:rsidRDefault="00FC40EE">
      <w:pPr>
        <w:sectPr w:rsidR="00FC40EE">
          <w:headerReference w:type="first" r:id="rId47"/>
          <w:footerReference w:type="first" r:id="rId48"/>
          <w:pgSz w:w="11907" w:h="16840" w:code="9"/>
          <w:pgMar w:top="1701" w:right="1134" w:bottom="1134" w:left="1701" w:header="1134" w:footer="0" w:gutter="0"/>
          <w:cols w:space="720"/>
          <w:titlePg/>
        </w:sectPr>
      </w:pPr>
    </w:p>
    <w:p w:rsidR="00301E38" w:rsidRDefault="000C670F" w:rsidP="00CF1D36">
      <w:pPr>
        <w:pStyle w:val="Ttulo1"/>
        <w:numPr>
          <w:ilvl w:val="0"/>
          <w:numId w:val="0"/>
        </w:numPr>
        <w:jc w:val="center"/>
        <w:rPr>
          <w:ins w:id="2972" w:author="User" w:date="2015-04-04T01:26:00Z"/>
          <w:color w:val="0000FF"/>
          <w:sz w:val="28"/>
        </w:rPr>
      </w:pPr>
      <w:bookmarkStart w:id="2973" w:name="_Toc416018513"/>
      <w:r w:rsidRPr="00BD11F3">
        <w:rPr>
          <w:sz w:val="28"/>
        </w:rPr>
        <w:lastRenderedPageBreak/>
        <w:t xml:space="preserve">ANEXO </w:t>
      </w:r>
      <w:r w:rsidR="00301E38" w:rsidRPr="004D494A">
        <w:rPr>
          <w:color w:val="0000FF"/>
          <w:sz w:val="28"/>
        </w:rPr>
        <w:t>A</w:t>
      </w:r>
      <w:r w:rsidR="004D494A" w:rsidRPr="004D494A">
        <w:rPr>
          <w:color w:val="0000FF"/>
          <w:sz w:val="28"/>
        </w:rPr>
        <w:t xml:space="preserve"> </w:t>
      </w:r>
      <w:del w:id="2974" w:author="User" w:date="2015-04-04T01:25:00Z">
        <w:r w:rsidR="004D494A" w:rsidRPr="004D494A" w:rsidDel="00AD64EF">
          <w:rPr>
            <w:color w:val="0000FF"/>
            <w:sz w:val="28"/>
          </w:rPr>
          <w:delText>-</w:delText>
        </w:r>
      </w:del>
      <w:ins w:id="2975" w:author="User" w:date="2015-04-04T01:25:00Z">
        <w:r w:rsidR="00AD64EF">
          <w:rPr>
            <w:color w:val="0000FF"/>
            <w:sz w:val="28"/>
          </w:rPr>
          <w:t>–</w:t>
        </w:r>
      </w:ins>
      <w:r w:rsidR="004D494A" w:rsidRPr="004D494A">
        <w:rPr>
          <w:color w:val="0000FF"/>
          <w:sz w:val="28"/>
        </w:rPr>
        <w:t xml:space="preserve"> </w:t>
      </w:r>
      <w:del w:id="2976" w:author="User" w:date="2015-04-04T01:25:00Z">
        <w:r w:rsidR="004D494A" w:rsidRPr="004D494A" w:rsidDel="00AD64EF">
          <w:rPr>
            <w:color w:val="0000FF"/>
            <w:sz w:val="28"/>
          </w:rPr>
          <w:delText>Nome</w:delText>
        </w:r>
      </w:del>
      <w:bookmarkEnd w:id="2973"/>
    </w:p>
    <w:p w:rsidR="00AD64EF" w:rsidRPr="00BC12A5" w:rsidRDefault="00AD64EF" w:rsidP="00AD64EF">
      <w:pPr>
        <w:rPr>
          <w:ins w:id="2977" w:author="User" w:date="2015-04-04T01:25:00Z"/>
          <w:rFonts w:ascii="Verdana" w:hAnsi="Verdana"/>
          <w:sz w:val="22"/>
          <w:szCs w:val="22"/>
        </w:rPr>
      </w:pPr>
    </w:p>
    <w:p w:rsidR="00AD64EF" w:rsidRPr="00BC12A5" w:rsidRDefault="00AD64EF" w:rsidP="00AD64EF">
      <w:pPr>
        <w:rPr>
          <w:ins w:id="2978" w:author="User" w:date="2015-04-04T01:25:00Z"/>
          <w:rFonts w:ascii="Verdana" w:hAnsi="Verdana"/>
          <w:sz w:val="22"/>
          <w:szCs w:val="22"/>
        </w:rPr>
      </w:pPr>
    </w:p>
    <w:p w:rsidR="00176A5A" w:rsidRDefault="00176A5A">
      <w:pPr>
        <w:rPr>
          <w:rPrChange w:id="2979" w:author="User" w:date="2015-04-04T01:25:00Z">
            <w:rPr>
              <w:sz w:val="28"/>
            </w:rPr>
          </w:rPrChange>
        </w:rPr>
        <w:pPrChange w:id="2980" w:author="User" w:date="2015-04-04T01:25:00Z">
          <w:pPr>
            <w:pStyle w:val="Ttulo1"/>
            <w:numPr>
              <w:numId w:val="0"/>
            </w:numPr>
            <w:ind w:left="0" w:firstLine="0"/>
            <w:jc w:val="center"/>
          </w:pPr>
        </w:pPrChange>
      </w:pPr>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w:t>
      </w:r>
      <w:proofErr w:type="spellStart"/>
      <w:r>
        <w:rPr>
          <w:color w:val="FF0000"/>
        </w:rPr>
        <w:t>tabelas</w:t>
      </w:r>
      <w:r w:rsidRPr="000C670F">
        <w:rPr>
          <w:color w:val="FF0000"/>
          <w:u w:val="single"/>
        </w:rPr>
        <w:t>complementares</w:t>
      </w:r>
      <w:proofErr w:type="spellEnd"/>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w:t>
      </w:r>
      <w:proofErr w:type="spellStart"/>
      <w:r>
        <w:rPr>
          <w:color w:val="FF0000"/>
        </w:rPr>
        <w:t>principal</w:t>
      </w:r>
      <w:r>
        <w:rPr>
          <w:color w:val="FF0000"/>
          <w:u w:val="single"/>
        </w:rPr>
        <w:t>de</w:t>
      </w:r>
      <w:proofErr w:type="spellEnd"/>
      <w:r>
        <w:rPr>
          <w:color w:val="FF0000"/>
          <w:u w:val="single"/>
        </w:rPr>
        <w:t xml:space="preserve"> autoria de outros </w:t>
      </w:r>
      <w:r w:rsidRPr="000C670F">
        <w:rPr>
          <w:color w:val="FF0000"/>
          <w:u w:val="single"/>
        </w:rPr>
        <w:t>autor</w:t>
      </w:r>
      <w:r>
        <w:rPr>
          <w:color w:val="FF0000"/>
          <w:u w:val="single"/>
        </w:rPr>
        <w:t>es</w:t>
      </w:r>
      <w:r>
        <w:rPr>
          <w:color w:val="FF0000"/>
        </w:rPr>
        <w:t xml:space="preserve">. </w:t>
      </w:r>
      <w:proofErr w:type="spellStart"/>
      <w:r>
        <w:rPr>
          <w:color w:val="FF0000"/>
        </w:rPr>
        <w:t>S</w:t>
      </w:r>
      <w:r w:rsidRPr="00CF1D36">
        <w:rPr>
          <w:rFonts w:hint="eastAsia"/>
          <w:color w:val="FF0000"/>
        </w:rPr>
        <w:t>ã</w:t>
      </w:r>
      <w:r w:rsidRPr="00CF1D36">
        <w:rPr>
          <w:color w:val="FF0000"/>
        </w:rPr>
        <w:t>ocentralizados</w:t>
      </w:r>
      <w:proofErr w:type="spellEnd"/>
      <w:r w:rsidRPr="00CF1D36">
        <w:rPr>
          <w:color w:val="FF0000"/>
        </w:rPr>
        <w:t xml:space="preserve">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 xml:space="preserve">gica </w:t>
      </w:r>
      <w:proofErr w:type="spellStart"/>
      <w:r w:rsidRPr="00CF1D36">
        <w:rPr>
          <w:color w:val="FF0000"/>
        </w:rPr>
        <w:t>daexposi</w:t>
      </w:r>
      <w:r w:rsidRPr="00CF1D36">
        <w:rPr>
          <w:rFonts w:hint="eastAsia"/>
          <w:color w:val="FF0000"/>
        </w:rPr>
        <w:t>çã</w:t>
      </w:r>
      <w:r w:rsidRPr="00CF1D36">
        <w:rPr>
          <w:color w:val="FF0000"/>
        </w:rPr>
        <w:t>o</w:t>
      </w:r>
      <w:proofErr w:type="spellEnd"/>
      <w:r w:rsidRPr="00CF1D36">
        <w:rPr>
          <w:color w:val="FF0000"/>
        </w:rPr>
        <w:t xml:space="preserve">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w:t>
      </w:r>
      <w:proofErr w:type="spellStart"/>
      <w:r w:rsidRPr="00CF1D36">
        <w:rPr>
          <w:color w:val="FF0000"/>
        </w:rPr>
        <w:t>entrepar</w:t>
      </w:r>
      <w:r w:rsidRPr="00CF1D36">
        <w:rPr>
          <w:rFonts w:hint="eastAsia"/>
          <w:color w:val="FF0000"/>
        </w:rPr>
        <w:t>ê</w:t>
      </w:r>
      <w:r w:rsidRPr="00CF1D36">
        <w:rPr>
          <w:color w:val="FF0000"/>
        </w:rPr>
        <w:t>nteses</w:t>
      </w:r>
      <w:proofErr w:type="spellEnd"/>
      <w:r w:rsidRPr="00CF1D36">
        <w:rPr>
          <w:color w:val="FF0000"/>
        </w:rPr>
        <w:t xml:space="preserve">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 xml:space="preserve">nteses. Caso </w:t>
      </w:r>
      <w:proofErr w:type="spellStart"/>
      <w:r w:rsidRPr="00CF1D36">
        <w:rPr>
          <w:color w:val="FF0000"/>
        </w:rPr>
        <w:t>tenhamsido</w:t>
      </w:r>
      <w:proofErr w:type="spellEnd"/>
      <w:r w:rsidRPr="00CF1D36">
        <w:rPr>
          <w:color w:val="FF0000"/>
        </w:rPr>
        <w:t xml:space="preserve">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6E59BA" w:rsidRDefault="006E59BA" w:rsidP="006E59BA"/>
    <w:p w:rsidR="004D494A" w:rsidRDefault="004D494A">
      <w:pPr>
        <w:spacing w:line="240" w:lineRule="auto"/>
        <w:jc w:val="left"/>
        <w:rPr>
          <w:rFonts w:cs="Arial"/>
          <w:b/>
          <w:bCs/>
          <w:sz w:val="28"/>
          <w:szCs w:val="28"/>
        </w:rPr>
      </w:pPr>
      <w:r>
        <w:rPr>
          <w:sz w:val="28"/>
        </w:rPr>
        <w:br w:type="page"/>
      </w:r>
    </w:p>
    <w:p w:rsidR="00176A5A" w:rsidRDefault="00176A5A">
      <w:pPr>
        <w:rPr>
          <w:ins w:id="2981" w:author="User" w:date="2015-04-04T01:34:00Z"/>
        </w:rPr>
        <w:pPrChange w:id="2982" w:author="User" w:date="2015-04-04T01:33:00Z">
          <w:pPr>
            <w:pStyle w:val="Ttulo1"/>
            <w:numPr>
              <w:numId w:val="0"/>
            </w:numPr>
            <w:ind w:left="0" w:firstLine="0"/>
            <w:jc w:val="center"/>
          </w:pPr>
        </w:pPrChange>
      </w:pPr>
    </w:p>
    <w:p w:rsidR="00176A5A" w:rsidRDefault="00176A5A">
      <w:pPr>
        <w:rPr>
          <w:ins w:id="2983" w:author="User" w:date="2015-04-04T01:33:00Z"/>
        </w:rPr>
        <w:pPrChange w:id="2984" w:author="User" w:date="2015-04-04T01:33:00Z">
          <w:pPr>
            <w:pStyle w:val="Ttulo1"/>
            <w:numPr>
              <w:numId w:val="0"/>
            </w:numPr>
            <w:ind w:left="0" w:firstLine="0"/>
            <w:jc w:val="center"/>
          </w:pPr>
        </w:pPrChange>
      </w:pPr>
    </w:p>
    <w:p w:rsidR="00176A5A" w:rsidRDefault="00176A5A">
      <w:pPr>
        <w:jc w:val="center"/>
        <w:rPr>
          <w:ins w:id="2985" w:author="User" w:date="2015-04-04T01:33:00Z"/>
        </w:rPr>
        <w:pPrChange w:id="2986" w:author="User" w:date="2015-04-04T01:35:00Z">
          <w:pPr>
            <w:pStyle w:val="Ttulo1"/>
            <w:numPr>
              <w:numId w:val="0"/>
            </w:numPr>
            <w:ind w:left="0" w:firstLine="0"/>
            <w:jc w:val="center"/>
          </w:pPr>
        </w:pPrChange>
      </w:pPr>
    </w:p>
    <w:p w:rsidR="00176A5A" w:rsidRDefault="00176A5A">
      <w:pPr>
        <w:rPr>
          <w:ins w:id="2987" w:author="User" w:date="2015-04-04T01:33:00Z"/>
        </w:rPr>
        <w:pPrChange w:id="2988" w:author="User" w:date="2015-04-04T01:33:00Z">
          <w:pPr>
            <w:pStyle w:val="Ttulo1"/>
            <w:numPr>
              <w:numId w:val="0"/>
            </w:numPr>
            <w:ind w:left="0" w:firstLine="0"/>
            <w:jc w:val="center"/>
          </w:pPr>
        </w:pPrChange>
      </w:pPr>
    </w:p>
    <w:p w:rsidR="00176A5A" w:rsidRDefault="00176A5A">
      <w:pPr>
        <w:rPr>
          <w:ins w:id="2989" w:author="User" w:date="2015-04-04T01:33:00Z"/>
        </w:rPr>
        <w:pPrChange w:id="2990" w:author="User" w:date="2015-04-04T01:33:00Z">
          <w:pPr>
            <w:pStyle w:val="Ttulo1"/>
            <w:numPr>
              <w:numId w:val="0"/>
            </w:numPr>
            <w:ind w:left="0" w:firstLine="0"/>
            <w:jc w:val="center"/>
          </w:pPr>
        </w:pPrChange>
      </w:pPr>
    </w:p>
    <w:p w:rsidR="00176A5A" w:rsidRDefault="00176A5A">
      <w:pPr>
        <w:rPr>
          <w:ins w:id="2991" w:author="User" w:date="2015-04-04T01:30:00Z"/>
        </w:rPr>
        <w:pPrChange w:id="2992" w:author="User" w:date="2015-04-04T01:33:00Z">
          <w:pPr>
            <w:pStyle w:val="Ttulo1"/>
            <w:numPr>
              <w:numId w:val="0"/>
            </w:numPr>
            <w:ind w:left="0" w:firstLine="0"/>
            <w:jc w:val="center"/>
          </w:pPr>
        </w:pPrChange>
      </w:pPr>
    </w:p>
    <w:p w:rsidR="00176A5A" w:rsidRDefault="00176A5A">
      <w:pPr>
        <w:rPr>
          <w:ins w:id="2993" w:author="User" w:date="2015-04-04T01:29:00Z"/>
          <w:rPrChange w:id="2994" w:author="User" w:date="2015-04-04T01:30:00Z">
            <w:rPr>
              <w:ins w:id="2995" w:author="User" w:date="2015-04-04T01:29:00Z"/>
              <w:color w:val="0000FF"/>
              <w:sz w:val="28"/>
            </w:rPr>
          </w:rPrChange>
        </w:rPr>
        <w:pPrChange w:id="2996" w:author="User" w:date="2015-04-04T01:30:00Z">
          <w:pPr>
            <w:pStyle w:val="Ttulo1"/>
            <w:numPr>
              <w:numId w:val="0"/>
            </w:numPr>
            <w:ind w:left="0" w:firstLine="0"/>
            <w:jc w:val="center"/>
          </w:pPr>
        </w:pPrChange>
      </w:pPr>
    </w:p>
    <w:p w:rsidR="00176A5A" w:rsidRDefault="00176A5A">
      <w:pPr>
        <w:rPr>
          <w:ins w:id="2997" w:author="User" w:date="2015-04-04T01:29:00Z"/>
        </w:rPr>
        <w:pPrChange w:id="2998" w:author="User" w:date="2015-04-04T01:29:00Z">
          <w:pPr>
            <w:pStyle w:val="Ttulo1"/>
            <w:numPr>
              <w:numId w:val="0"/>
            </w:numPr>
            <w:ind w:left="0" w:firstLine="0"/>
            <w:jc w:val="center"/>
          </w:pPr>
        </w:pPrChange>
      </w:pPr>
    </w:p>
    <w:p w:rsidR="00176A5A" w:rsidRDefault="00176A5A">
      <w:pPr>
        <w:rPr>
          <w:ins w:id="2999" w:author="User" w:date="2015-04-04T01:29:00Z"/>
        </w:rPr>
        <w:pPrChange w:id="3000" w:author="User" w:date="2015-04-04T01:29:00Z">
          <w:pPr>
            <w:pStyle w:val="Ttulo1"/>
            <w:numPr>
              <w:numId w:val="0"/>
            </w:numPr>
            <w:ind w:left="0" w:firstLine="0"/>
            <w:jc w:val="center"/>
          </w:pPr>
        </w:pPrChange>
      </w:pPr>
      <w:ins w:id="3001" w:author="User" w:date="2015-04-04T01:29:00Z">
        <w:r>
          <w:rPr>
            <w:noProof/>
            <w:rPrChange w:id="3002" w:author="Unknown">
              <w:rPr>
                <w:b w:val="0"/>
                <w:bCs w:val="0"/>
                <w:noProof/>
                <w:color w:val="0000FF"/>
                <w:u w:val="single"/>
              </w:rPr>
            </w:rPrChange>
          </w:rPr>
          <w:drawing>
            <wp:inline distT="0" distB="0" distL="0" distR="0">
              <wp:extent cx="5400675" cy="347662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400675" cy="3476625"/>
                      </a:xfrm>
                      <a:prstGeom prst="rect">
                        <a:avLst/>
                      </a:prstGeom>
                      <a:noFill/>
                      <a:ln w="9525">
                        <a:noFill/>
                        <a:miter lim="800000"/>
                        <a:headEnd/>
                        <a:tailEnd/>
                      </a:ln>
                    </pic:spPr>
                  </pic:pic>
                </a:graphicData>
              </a:graphic>
            </wp:inline>
          </w:drawing>
        </w:r>
      </w:ins>
    </w:p>
    <w:p w:rsidR="00176A5A" w:rsidRDefault="00176A5A">
      <w:pPr>
        <w:rPr>
          <w:ins w:id="3003" w:author="User" w:date="2015-04-04T01:28:00Z"/>
          <w:rPrChange w:id="3004" w:author="User" w:date="2015-04-04T01:29:00Z">
            <w:rPr>
              <w:ins w:id="3005" w:author="User" w:date="2015-04-04T01:28:00Z"/>
              <w:sz w:val="28"/>
            </w:rPr>
          </w:rPrChange>
        </w:rPr>
        <w:pPrChange w:id="3006" w:author="User" w:date="2015-04-04T01:29:00Z">
          <w:pPr>
            <w:pStyle w:val="Ttulo1"/>
            <w:numPr>
              <w:numId w:val="0"/>
            </w:numPr>
            <w:ind w:left="0" w:firstLine="0"/>
            <w:jc w:val="center"/>
          </w:pPr>
        </w:pPrChange>
      </w:pPr>
    </w:p>
    <w:p w:rsidR="004D494A" w:rsidRPr="00BD11F3" w:rsidRDefault="000C670F" w:rsidP="00CF1D36">
      <w:pPr>
        <w:pStyle w:val="Ttulo1"/>
        <w:numPr>
          <w:ilvl w:val="0"/>
          <w:numId w:val="0"/>
        </w:numPr>
        <w:jc w:val="center"/>
        <w:rPr>
          <w:sz w:val="28"/>
        </w:rPr>
      </w:pPr>
      <w:bookmarkStart w:id="3007" w:name="_Toc416018514"/>
      <w:r w:rsidRPr="00BD11F3">
        <w:rPr>
          <w:sz w:val="28"/>
        </w:rPr>
        <w:t xml:space="preserve">ANEXO </w:t>
      </w:r>
      <w:r w:rsidR="004D494A">
        <w:rPr>
          <w:color w:val="0000FF"/>
          <w:sz w:val="28"/>
        </w:rPr>
        <w:t>B</w:t>
      </w:r>
      <w:r w:rsidR="004D494A" w:rsidRPr="004D494A">
        <w:rPr>
          <w:color w:val="0000FF"/>
          <w:sz w:val="28"/>
        </w:rPr>
        <w:t xml:space="preserve"> - Nome</w:t>
      </w:r>
      <w:bookmarkEnd w:id="3007"/>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w:t>
      </w:r>
      <w:proofErr w:type="spellStart"/>
      <w:r>
        <w:rPr>
          <w:color w:val="FF0000"/>
        </w:rPr>
        <w:t>tabelas</w:t>
      </w:r>
      <w:r w:rsidRPr="000C670F">
        <w:rPr>
          <w:color w:val="FF0000"/>
          <w:u w:val="single"/>
        </w:rPr>
        <w:t>complementares</w:t>
      </w:r>
      <w:proofErr w:type="spellEnd"/>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w:t>
      </w:r>
      <w:proofErr w:type="spellStart"/>
      <w:r>
        <w:rPr>
          <w:color w:val="FF0000"/>
        </w:rPr>
        <w:t>principal</w:t>
      </w:r>
      <w:r>
        <w:rPr>
          <w:color w:val="FF0000"/>
          <w:u w:val="single"/>
        </w:rPr>
        <w:t>de</w:t>
      </w:r>
      <w:proofErr w:type="spellEnd"/>
      <w:r>
        <w:rPr>
          <w:color w:val="FF0000"/>
          <w:u w:val="single"/>
        </w:rPr>
        <w:t xml:space="preserve"> autoria de outros </w:t>
      </w:r>
      <w:r w:rsidRPr="000C670F">
        <w:rPr>
          <w:color w:val="FF0000"/>
          <w:u w:val="single"/>
        </w:rPr>
        <w:t>autor</w:t>
      </w:r>
      <w:r>
        <w:rPr>
          <w:color w:val="FF0000"/>
          <w:u w:val="single"/>
        </w:rPr>
        <w:t>es</w:t>
      </w:r>
      <w:r>
        <w:rPr>
          <w:color w:val="FF0000"/>
        </w:rPr>
        <w:t xml:space="preserve">. </w:t>
      </w:r>
      <w:proofErr w:type="spellStart"/>
      <w:r>
        <w:rPr>
          <w:color w:val="FF0000"/>
        </w:rPr>
        <w:t>S</w:t>
      </w:r>
      <w:r w:rsidRPr="00CF1D36">
        <w:rPr>
          <w:rFonts w:hint="eastAsia"/>
          <w:color w:val="FF0000"/>
        </w:rPr>
        <w:t>ã</w:t>
      </w:r>
      <w:r w:rsidRPr="00CF1D36">
        <w:rPr>
          <w:color w:val="FF0000"/>
        </w:rPr>
        <w:t>ocentralizados</w:t>
      </w:r>
      <w:proofErr w:type="spellEnd"/>
      <w:r w:rsidRPr="00CF1D36">
        <w:rPr>
          <w:color w:val="FF0000"/>
        </w:rPr>
        <w:t xml:space="preserve">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 xml:space="preserve">gica </w:t>
      </w:r>
      <w:proofErr w:type="spellStart"/>
      <w:r w:rsidRPr="00CF1D36">
        <w:rPr>
          <w:color w:val="FF0000"/>
        </w:rPr>
        <w:t>daexposi</w:t>
      </w:r>
      <w:r w:rsidRPr="00CF1D36">
        <w:rPr>
          <w:rFonts w:hint="eastAsia"/>
          <w:color w:val="FF0000"/>
        </w:rPr>
        <w:t>çã</w:t>
      </w:r>
      <w:r w:rsidRPr="00CF1D36">
        <w:rPr>
          <w:color w:val="FF0000"/>
        </w:rPr>
        <w:t>o</w:t>
      </w:r>
      <w:proofErr w:type="spellEnd"/>
      <w:r w:rsidRPr="00CF1D36">
        <w:rPr>
          <w:color w:val="FF0000"/>
        </w:rPr>
        <w:t xml:space="preserve">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w:t>
      </w:r>
      <w:proofErr w:type="spellStart"/>
      <w:r w:rsidRPr="00CF1D36">
        <w:rPr>
          <w:color w:val="FF0000"/>
        </w:rPr>
        <w:t>entrepar</w:t>
      </w:r>
      <w:r w:rsidRPr="00CF1D36">
        <w:rPr>
          <w:rFonts w:hint="eastAsia"/>
          <w:color w:val="FF0000"/>
        </w:rPr>
        <w:t>ê</w:t>
      </w:r>
      <w:r w:rsidRPr="00CF1D36">
        <w:rPr>
          <w:color w:val="FF0000"/>
        </w:rPr>
        <w:t>nteses</w:t>
      </w:r>
      <w:proofErr w:type="spellEnd"/>
      <w:r w:rsidRPr="00CF1D36">
        <w:rPr>
          <w:color w:val="FF0000"/>
        </w:rPr>
        <w:t xml:space="preserve">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 xml:space="preserve">nteses. Caso </w:t>
      </w:r>
      <w:proofErr w:type="spellStart"/>
      <w:r w:rsidRPr="00CF1D36">
        <w:rPr>
          <w:color w:val="FF0000"/>
        </w:rPr>
        <w:t>tenhamsido</w:t>
      </w:r>
      <w:proofErr w:type="spellEnd"/>
      <w:r w:rsidRPr="00CF1D36">
        <w:rPr>
          <w:color w:val="FF0000"/>
        </w:rPr>
        <w:t xml:space="preserve">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lastRenderedPageBreak/>
        <w:t>[</w:t>
      </w:r>
      <w:r>
        <w:rPr>
          <w:color w:val="FF0000"/>
        </w:rPr>
        <w:t>A nomeação dos Apêndices e/ou Anexos (A, B, C, ...) deve obedecer a ordem em que eles são referenciados no texto</w:t>
      </w:r>
      <w:r w:rsidRPr="005607DD">
        <w:rPr>
          <w:color w:val="FF0000"/>
        </w:rPr>
        <w:t>]</w:t>
      </w:r>
    </w:p>
    <w:p w:rsidR="00051E1D" w:rsidRPr="006E59BA" w:rsidRDefault="00051E1D" w:rsidP="006E59BA"/>
    <w:sectPr w:rsidR="00051E1D"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13" w:author="Diney" w:date="2015-04-05T19:17:00Z" w:initials="D">
    <w:p w:rsidR="00176A5A" w:rsidRDefault="00176A5A" w:rsidP="00D71174">
      <w:pPr>
        <w:pStyle w:val="Textodecomentrio"/>
      </w:pPr>
      <w:r>
        <w:rPr>
          <w:rStyle w:val="Refdecomentrio"/>
        </w:rPr>
        <w:annotationRef/>
      </w:r>
      <w:r>
        <w:t>Computador com acesso a internet</w:t>
      </w:r>
    </w:p>
  </w:comment>
  <w:comment w:id="716" w:author="User" w:date="2015-04-05T19:17:00Z" w:initials="U">
    <w:p w:rsidR="00176A5A" w:rsidRDefault="00176A5A">
      <w:pPr>
        <w:pStyle w:val="Textodecomentrio"/>
      </w:pPr>
      <w:r>
        <w:rPr>
          <w:rStyle w:val="Refdecomentrio"/>
        </w:rPr>
        <w:annotationRef/>
      </w:r>
      <w:r>
        <w:t>Essa  funcionalidade vai existir???</w:t>
      </w:r>
    </w:p>
  </w:comment>
  <w:comment w:id="718" w:author="Diney" w:date="2015-04-05T19:17:00Z" w:initials="D">
    <w:p w:rsidR="00176A5A" w:rsidRDefault="00176A5A" w:rsidP="00D71174">
      <w:pPr>
        <w:pStyle w:val="Textodecomentrio"/>
      </w:pPr>
      <w:r>
        <w:rPr>
          <w:rStyle w:val="Refdecomentrio"/>
        </w:rPr>
        <w:annotationRef/>
      </w:r>
      <w:r>
        <w:t>Estejam em um computador com acesso a internet</w:t>
      </w:r>
    </w:p>
  </w:comment>
  <w:comment w:id="729" w:author="Diney" w:date="2015-04-05T19:17:00Z" w:initials="D">
    <w:p w:rsidR="00176A5A" w:rsidRDefault="00176A5A" w:rsidP="006E4C81">
      <w:pPr>
        <w:pStyle w:val="Textodecomentrio"/>
      </w:pPr>
      <w:r>
        <w:rPr>
          <w:rStyle w:val="Refdecomentrio"/>
        </w:rPr>
        <w:annotationRef/>
      </w:r>
      <w:r>
        <w:t>Sugiro remover</w:t>
      </w:r>
    </w:p>
  </w:comment>
  <w:comment w:id="731" w:author="User" w:date="2015-04-05T19:17:00Z" w:initials="U">
    <w:p w:rsidR="00176A5A" w:rsidRDefault="00176A5A">
      <w:pPr>
        <w:pStyle w:val="Textodecomentrio"/>
      </w:pPr>
      <w:r>
        <w:rPr>
          <w:rStyle w:val="Refdecomentrio"/>
        </w:rPr>
        <w:annotationRef/>
      </w:r>
      <w:r>
        <w:t>Qual objetivo de remover?</w:t>
      </w:r>
    </w:p>
  </w:comment>
  <w:comment w:id="730" w:author="Diney" w:date="2015-04-05T19:17:00Z" w:initials="D">
    <w:p w:rsidR="00176A5A" w:rsidRDefault="00176A5A" w:rsidP="006E4C81">
      <w:pPr>
        <w:pStyle w:val="Textodecomentrio"/>
      </w:pPr>
      <w:r>
        <w:rPr>
          <w:rStyle w:val="Refdecomentrio"/>
        </w:rPr>
        <w:annotationRef/>
      </w:r>
      <w:r>
        <w:t>Remover</w:t>
      </w:r>
    </w:p>
  </w:comment>
  <w:comment w:id="733" w:author="Diney" w:date="2015-04-05T19:17:00Z" w:initials="D">
    <w:p w:rsidR="00176A5A" w:rsidRDefault="00176A5A" w:rsidP="006E4C81">
      <w:pPr>
        <w:pStyle w:val="Textodecomentrio"/>
      </w:pPr>
      <w:r>
        <w:rPr>
          <w:rStyle w:val="Refdecomentrio"/>
        </w:rPr>
        <w:annotationRef/>
      </w:r>
      <w:r>
        <w:t>remover</w:t>
      </w:r>
    </w:p>
  </w:comment>
  <w:comment w:id="732" w:author="User" w:date="2015-04-05T19:17:00Z" w:initials="U">
    <w:p w:rsidR="00176A5A" w:rsidRDefault="00176A5A">
      <w:pPr>
        <w:pStyle w:val="Textodecomentrio"/>
      </w:pPr>
      <w:r>
        <w:rPr>
          <w:rStyle w:val="Refdecomentrio"/>
        </w:rPr>
        <w:annotationRef/>
      </w:r>
      <w:r>
        <w:br/>
        <w:t>Explicar que o professo deve postar no recurso de tarefa</w:t>
      </w:r>
    </w:p>
  </w:comment>
  <w:comment w:id="735" w:author="Diney" w:date="2015-04-05T19:17:00Z" w:initials="D">
    <w:p w:rsidR="00176A5A" w:rsidRDefault="00176A5A" w:rsidP="006E4C81">
      <w:pPr>
        <w:pStyle w:val="Textodecomentrio"/>
      </w:pPr>
      <w:r>
        <w:rPr>
          <w:rStyle w:val="Refdecomentrio"/>
        </w:rPr>
        <w:annotationRef/>
      </w:r>
      <w:r>
        <w:t>remover</w:t>
      </w:r>
    </w:p>
  </w:comment>
  <w:comment w:id="942" w:author="User" w:date="2015-04-05T19:17:00Z" w:initials="U">
    <w:p w:rsidR="00176A5A" w:rsidRDefault="00176A5A">
      <w:pPr>
        <w:pStyle w:val="Textodecomentrio"/>
      </w:pPr>
      <w:r>
        <w:rPr>
          <w:rStyle w:val="Refdecomentrio"/>
        </w:rPr>
        <w:annotationRef/>
      </w:r>
      <w:r>
        <w:t xml:space="preserve">Precisa inserir esses documentos </w:t>
      </w:r>
      <w:proofErr w:type="spellStart"/>
      <w:r>
        <w:t>solicitdos</w:t>
      </w:r>
      <w:proofErr w:type="spellEnd"/>
      <w:r>
        <w:t xml:space="preserve"> aqui</w:t>
      </w:r>
    </w:p>
  </w:comment>
  <w:comment w:id="2043" w:author="User" w:date="2015-04-05T19:17:00Z" w:initials="U">
    <w:p w:rsidR="00176A5A" w:rsidRDefault="00176A5A">
      <w:pPr>
        <w:pStyle w:val="Textodecomentrio"/>
      </w:pPr>
      <w:r>
        <w:rPr>
          <w:rStyle w:val="Refdecomentrio"/>
        </w:rPr>
        <w:annotationRef/>
      </w:r>
      <w:r>
        <w:t xml:space="preserve">Precisa inserir a </w:t>
      </w:r>
      <w:proofErr w:type="spellStart"/>
      <w:r>
        <w:t>primaeira</w:t>
      </w:r>
      <w:proofErr w:type="spellEnd"/>
      <w:r>
        <w:t xml:space="preserve"> versão do cronograma</w:t>
      </w:r>
    </w:p>
  </w:comment>
  <w:comment w:id="2053" w:author="User" w:date="2015-04-05T19:17:00Z" w:initials="U">
    <w:p w:rsidR="00176A5A" w:rsidRDefault="00176A5A" w:rsidP="00C60E05">
      <w:pPr>
        <w:pStyle w:val="Textodecomentrio"/>
      </w:pPr>
      <w:r>
        <w:rPr>
          <w:rStyle w:val="Refdecomentrio"/>
        </w:rPr>
        <w:annotationRef/>
      </w:r>
      <w:r>
        <w:t>Precisa inserir a Matriz de Risco que está sendo revisada.</w:t>
      </w:r>
    </w:p>
  </w:comment>
  <w:comment w:id="2061" w:author="User" w:date="2015-04-05T19:17:00Z" w:initials="U">
    <w:p w:rsidR="00176A5A" w:rsidRDefault="00176A5A">
      <w:pPr>
        <w:pStyle w:val="Textodecomentrio"/>
      </w:pPr>
      <w:r>
        <w:rPr>
          <w:rStyle w:val="Refdecomentrio"/>
        </w:rPr>
        <w:annotationRef/>
      </w:r>
      <w:r>
        <w:t>Incluir alguma história do gerenciamento aqui</w:t>
      </w:r>
    </w:p>
  </w:comment>
  <w:comment w:id="2066" w:author="User" w:date="2015-04-05T19:17:00Z" w:initials="U">
    <w:p w:rsidR="00176A5A" w:rsidRDefault="00176A5A">
      <w:pPr>
        <w:pStyle w:val="Textodecomentrio"/>
      </w:pPr>
      <w:r>
        <w:rPr>
          <w:rStyle w:val="Refdecomentrio"/>
        </w:rPr>
        <w:annotationRef/>
      </w:r>
      <w:r>
        <w:t>Também algumas histórias aqui</w:t>
      </w:r>
    </w:p>
  </w:comment>
  <w:comment w:id="2076" w:author="User" w:date="2015-04-05T19:17:00Z" w:initials="U">
    <w:p w:rsidR="00176A5A" w:rsidRDefault="00176A5A">
      <w:pPr>
        <w:pStyle w:val="Textodecomentrio"/>
      </w:pPr>
      <w:r>
        <w:rPr>
          <w:rStyle w:val="Refdecomentrio"/>
        </w:rPr>
        <w:annotationRef/>
      </w:r>
      <w:r>
        <w:t xml:space="preserve">Incluir a história do </w:t>
      </w:r>
      <w:proofErr w:type="spellStart"/>
      <w:r>
        <w:t>hibernate</w:t>
      </w:r>
      <w:proofErr w:type="spellEnd"/>
      <w:r>
        <w:t xml:space="preserve"> e </w:t>
      </w:r>
      <w:proofErr w:type="spellStart"/>
      <w:r>
        <w:t>selenium</w:t>
      </w:r>
      <w:proofErr w:type="spellEnd"/>
    </w:p>
  </w:comment>
  <w:comment w:id="2457" w:author="User" w:date="2015-04-05T19:17:00Z" w:initials="U">
    <w:p w:rsidR="00176A5A" w:rsidRDefault="00176A5A" w:rsidP="006571E6">
      <w:pPr>
        <w:pStyle w:val="Textodecomentrio"/>
      </w:pPr>
      <w:r>
        <w:rPr>
          <w:rStyle w:val="Refdecomentrio"/>
        </w:rPr>
        <w:annotationRef/>
      </w:r>
    </w:p>
    <w:p w:rsidR="00176A5A" w:rsidRDefault="00176A5A" w:rsidP="006571E6">
      <w:pPr>
        <w:pStyle w:val="Textodecomentrio"/>
      </w:pPr>
      <w:r>
        <w:t>Será que não são dois casos de fluxo ?</w:t>
      </w:r>
    </w:p>
  </w:comment>
  <w:comment w:id="2813" w:author="User" w:date="2015-04-05T19:17:00Z" w:initials="U">
    <w:p w:rsidR="00176A5A" w:rsidRPr="00A8737C" w:rsidRDefault="00176A5A" w:rsidP="00EB6DDD">
      <w:pPr>
        <w:pStyle w:val="Textodecomentrio"/>
      </w:pPr>
      <w:r>
        <w:rPr>
          <w:rStyle w:val="Refdecomentrio"/>
        </w:rPr>
        <w:annotationRef/>
      </w:r>
      <w:r w:rsidRPr="00A8737C">
        <w:t xml:space="preserve">Precisamos alterar. O framework é </w:t>
      </w:r>
      <w:proofErr w:type="spellStart"/>
      <w:r w:rsidRPr="00A8737C">
        <w:t>hibernet</w:t>
      </w:r>
      <w:proofErr w:type="spellEnd"/>
      <w:r w:rsidRPr="00A8737C">
        <w:t>.</w:t>
      </w:r>
    </w:p>
  </w:comment>
  <w:comment w:id="2818" w:author="User" w:date="2015-04-05T19:17:00Z" w:initials="U">
    <w:p w:rsidR="00176A5A" w:rsidRDefault="00176A5A" w:rsidP="00EB6DDD">
      <w:pPr>
        <w:pStyle w:val="Textodecomentrio"/>
      </w:pPr>
      <w:r>
        <w:rPr>
          <w:rStyle w:val="Refdecomentrio"/>
        </w:rPr>
        <w:annotationRef/>
      </w:r>
    </w:p>
    <w:p w:rsidR="00176A5A" w:rsidRDefault="00176A5A" w:rsidP="00EB6DDD">
      <w:pPr>
        <w:pStyle w:val="Textodecomentrio"/>
      </w:pPr>
      <w:r>
        <w:t>e normas de usabilidade.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BF0" w:rsidRDefault="00CC5BF0">
      <w:r>
        <w:separator/>
      </w:r>
    </w:p>
  </w:endnote>
  <w:endnote w:type="continuationSeparator" w:id="0">
    <w:p w:rsidR="00CC5BF0" w:rsidRDefault="00CC5BF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MT">
    <w:panose1 w:val="00000000000000000000"/>
    <w:charset w:val="00"/>
    <w:family w:val="swiss"/>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rsidP="00D32F11">
    <w:pPr>
      <w:pStyle w:val="Rodap"/>
      <w:tabs>
        <w:tab w:val="left" w:pos="4275"/>
      </w:tabs>
    </w:pPr>
  </w:p>
  <w:p w:rsidR="00176A5A" w:rsidRPr="00931C9A" w:rsidRDefault="00176A5A">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BF0" w:rsidRDefault="00CC5BF0">
      <w:r>
        <w:separator/>
      </w:r>
    </w:p>
  </w:footnote>
  <w:footnote w:type="continuationSeparator" w:id="0">
    <w:p w:rsidR="00CC5BF0" w:rsidRDefault="00CC5BF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176A5A" w:rsidRDefault="00176A5A">
    <w:pPr>
      <w:pStyle w:val="Cabealho"/>
      <w:framePr w:wrap="auto" w:vAnchor="text" w:hAnchor="margin" w:xAlign="right" w:y="1"/>
      <w:ind w:right="360"/>
      <w:rPr>
        <w:rStyle w:val="Nmerodepgina"/>
      </w:rPr>
    </w:pPr>
  </w:p>
  <w:p w:rsidR="00176A5A" w:rsidRDefault="00176A5A">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pPr>
      <w:pStyle w:val="Cabealho"/>
      <w:framePr w:wrap="auto" w:vAnchor="text" w:hAnchor="margin" w:xAlign="right" w:y="1"/>
      <w:jc w:val="right"/>
      <w:rPr>
        <w:rStyle w:val="Nmerodepgina"/>
        <w:color w:val="000000"/>
      </w:rPr>
    </w:pPr>
  </w:p>
  <w:p w:rsidR="00176A5A" w:rsidRDefault="00176A5A">
    <w:pPr>
      <w:pStyle w:val="Cabealho"/>
      <w:framePr w:wrap="auto" w:vAnchor="text" w:hAnchor="margin" w:xAlign="right" w:y="1"/>
      <w:ind w:right="360"/>
      <w:rPr>
        <w:rStyle w:val="Nmerodepgina"/>
      </w:rPr>
    </w:pPr>
  </w:p>
  <w:p w:rsidR="00176A5A" w:rsidRDefault="00176A5A">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11664"/>
      <w:docPartObj>
        <w:docPartGallery w:val="Page Numbers (Top of Page)"/>
        <w:docPartUnique/>
      </w:docPartObj>
    </w:sdtPr>
    <w:sdtContent>
      <w:p w:rsidR="00176A5A" w:rsidRDefault="00176A5A" w:rsidP="00564278">
        <w:pPr>
          <w:pStyle w:val="Cabealho"/>
          <w:jc w:val="right"/>
        </w:pPr>
        <w:fldSimple w:instr="PAGE   \* MERGEFORMAT">
          <w:r w:rsidR="00607D10">
            <w:rPr>
              <w:noProof/>
            </w:rPr>
            <w:t>28</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Pr="00931C9A" w:rsidRDefault="00176A5A"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2629030"/>
      <w:docPartObj>
        <w:docPartGallery w:val="Page Numbers (Top of Page)"/>
        <w:docPartUnique/>
      </w:docPartObj>
    </w:sdtPr>
    <w:sdtContent>
      <w:p w:rsidR="00176A5A" w:rsidRPr="00321C8F" w:rsidRDefault="00176A5A" w:rsidP="00321C8F">
        <w:pPr>
          <w:pStyle w:val="Cabealho"/>
          <w:jc w:val="right"/>
        </w:pPr>
        <w:fldSimple w:instr="PAGE   \* MERGEFORMAT">
          <w:r>
            <w:rPr>
              <w:noProof/>
            </w:rPr>
            <w:t>111</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A35AF"/>
    <w:multiLevelType w:val="hybridMultilevel"/>
    <w:tmpl w:val="5F54AB9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
    <w:nsid w:val="04501CF5"/>
    <w:multiLevelType w:val="multilevel"/>
    <w:tmpl w:val="10422AA4"/>
    <w:lvl w:ilvl="0">
      <w:start w:val="1"/>
      <w:numFmt w:val="decimal"/>
      <w:lvlText w:val="%1."/>
      <w:lvlJc w:val="left"/>
      <w:pPr>
        <w:ind w:left="360" w:hanging="360"/>
      </w:pPr>
      <w:rPr>
        <w:rFonts w:hint="default"/>
      </w:rPr>
    </w:lvl>
    <w:lvl w:ilvl="1">
      <w:start w:val="1"/>
      <w:numFmt w:val="decimal"/>
      <w:isLgl/>
      <w:lvlText w:val="%1.%2"/>
      <w:lvlJc w:val="left"/>
      <w:pPr>
        <w:ind w:left="1428"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81008E5"/>
    <w:multiLevelType w:val="hybridMultilevel"/>
    <w:tmpl w:val="CFCA304A"/>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3">
    <w:nsid w:val="1D643DB8"/>
    <w:multiLevelType w:val="hybridMultilevel"/>
    <w:tmpl w:val="D30CFBD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5">
    <w:nsid w:val="20C56938"/>
    <w:multiLevelType w:val="hybridMultilevel"/>
    <w:tmpl w:val="CC14AAAA"/>
    <w:lvl w:ilvl="0" w:tplc="04160001">
      <w:start w:val="1"/>
      <w:numFmt w:val="bullet"/>
      <w:lvlText w:val=""/>
      <w:lvlJc w:val="left"/>
      <w:pPr>
        <w:ind w:left="972" w:hanging="360"/>
      </w:pPr>
      <w:rPr>
        <w:rFonts w:ascii="Symbol" w:hAnsi="Symbol" w:hint="default"/>
      </w:rPr>
    </w:lvl>
    <w:lvl w:ilvl="1" w:tplc="04160003" w:tentative="1">
      <w:start w:val="1"/>
      <w:numFmt w:val="bullet"/>
      <w:lvlText w:val="o"/>
      <w:lvlJc w:val="left"/>
      <w:pPr>
        <w:ind w:left="1692" w:hanging="360"/>
      </w:pPr>
      <w:rPr>
        <w:rFonts w:ascii="Courier New" w:hAnsi="Courier New" w:cs="Courier New" w:hint="default"/>
      </w:rPr>
    </w:lvl>
    <w:lvl w:ilvl="2" w:tplc="04160005" w:tentative="1">
      <w:start w:val="1"/>
      <w:numFmt w:val="bullet"/>
      <w:lvlText w:val=""/>
      <w:lvlJc w:val="left"/>
      <w:pPr>
        <w:ind w:left="2412" w:hanging="360"/>
      </w:pPr>
      <w:rPr>
        <w:rFonts w:ascii="Wingdings" w:hAnsi="Wingdings" w:hint="default"/>
      </w:rPr>
    </w:lvl>
    <w:lvl w:ilvl="3" w:tplc="04160001" w:tentative="1">
      <w:start w:val="1"/>
      <w:numFmt w:val="bullet"/>
      <w:lvlText w:val=""/>
      <w:lvlJc w:val="left"/>
      <w:pPr>
        <w:ind w:left="3132" w:hanging="360"/>
      </w:pPr>
      <w:rPr>
        <w:rFonts w:ascii="Symbol" w:hAnsi="Symbol" w:hint="default"/>
      </w:rPr>
    </w:lvl>
    <w:lvl w:ilvl="4" w:tplc="04160003" w:tentative="1">
      <w:start w:val="1"/>
      <w:numFmt w:val="bullet"/>
      <w:lvlText w:val="o"/>
      <w:lvlJc w:val="left"/>
      <w:pPr>
        <w:ind w:left="3852" w:hanging="360"/>
      </w:pPr>
      <w:rPr>
        <w:rFonts w:ascii="Courier New" w:hAnsi="Courier New" w:cs="Courier New" w:hint="default"/>
      </w:rPr>
    </w:lvl>
    <w:lvl w:ilvl="5" w:tplc="04160005" w:tentative="1">
      <w:start w:val="1"/>
      <w:numFmt w:val="bullet"/>
      <w:lvlText w:val=""/>
      <w:lvlJc w:val="left"/>
      <w:pPr>
        <w:ind w:left="4572" w:hanging="360"/>
      </w:pPr>
      <w:rPr>
        <w:rFonts w:ascii="Wingdings" w:hAnsi="Wingdings" w:hint="default"/>
      </w:rPr>
    </w:lvl>
    <w:lvl w:ilvl="6" w:tplc="04160001" w:tentative="1">
      <w:start w:val="1"/>
      <w:numFmt w:val="bullet"/>
      <w:lvlText w:val=""/>
      <w:lvlJc w:val="left"/>
      <w:pPr>
        <w:ind w:left="5292" w:hanging="360"/>
      </w:pPr>
      <w:rPr>
        <w:rFonts w:ascii="Symbol" w:hAnsi="Symbol" w:hint="default"/>
      </w:rPr>
    </w:lvl>
    <w:lvl w:ilvl="7" w:tplc="04160003" w:tentative="1">
      <w:start w:val="1"/>
      <w:numFmt w:val="bullet"/>
      <w:lvlText w:val="o"/>
      <w:lvlJc w:val="left"/>
      <w:pPr>
        <w:ind w:left="6012" w:hanging="360"/>
      </w:pPr>
      <w:rPr>
        <w:rFonts w:ascii="Courier New" w:hAnsi="Courier New" w:cs="Courier New" w:hint="default"/>
      </w:rPr>
    </w:lvl>
    <w:lvl w:ilvl="8" w:tplc="04160005" w:tentative="1">
      <w:start w:val="1"/>
      <w:numFmt w:val="bullet"/>
      <w:lvlText w:val=""/>
      <w:lvlJc w:val="left"/>
      <w:pPr>
        <w:ind w:left="6732" w:hanging="360"/>
      </w:pPr>
      <w:rPr>
        <w:rFonts w:ascii="Wingdings" w:hAnsi="Wingdings" w:hint="default"/>
      </w:rPr>
    </w:lvl>
  </w:abstractNum>
  <w:abstractNum w:abstractNumId="6">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7">
    <w:nsid w:val="279A67AA"/>
    <w:multiLevelType w:val="hybridMultilevel"/>
    <w:tmpl w:val="40CE8F8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FF03A07"/>
    <w:multiLevelType w:val="hybridMultilevel"/>
    <w:tmpl w:val="DAB27784"/>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9">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B2B2572"/>
    <w:multiLevelType w:val="hybridMultilevel"/>
    <w:tmpl w:val="97202D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407461D6"/>
    <w:multiLevelType w:val="hybridMultilevel"/>
    <w:tmpl w:val="17D6C59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2EA4B02"/>
    <w:multiLevelType w:val="multilevel"/>
    <w:tmpl w:val="A1FC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6A7C84"/>
    <w:multiLevelType w:val="hybridMultilevel"/>
    <w:tmpl w:val="8A708FAC"/>
    <w:lvl w:ilvl="0" w:tplc="0416000F">
      <w:start w:val="1"/>
      <w:numFmt w:val="decimal"/>
      <w:lvlText w:val="%1."/>
      <w:lvlJc w:val="left"/>
      <w:pPr>
        <w:tabs>
          <w:tab w:val="num" w:pos="360"/>
        </w:tabs>
        <w:ind w:left="360" w:hanging="360"/>
      </w:pPr>
    </w:lvl>
    <w:lvl w:ilvl="1" w:tplc="04160001">
      <w:start w:val="1"/>
      <w:numFmt w:val="bullet"/>
      <w:lvlText w:val=""/>
      <w:lvlJc w:val="left"/>
      <w:pPr>
        <w:tabs>
          <w:tab w:val="num" w:pos="720"/>
        </w:tabs>
        <w:ind w:left="720" w:hanging="360"/>
      </w:pPr>
      <w:rPr>
        <w:rFonts w:ascii="Symbol" w:hAnsi="Symbol" w:hint="default"/>
      </w:rPr>
    </w:lvl>
    <w:lvl w:ilvl="2" w:tplc="04160001">
      <w:start w:val="1"/>
      <w:numFmt w:val="bullet"/>
      <w:lvlText w:val=""/>
      <w:lvlJc w:val="left"/>
      <w:pPr>
        <w:tabs>
          <w:tab w:val="num" w:pos="1620"/>
        </w:tabs>
        <w:ind w:left="1620" w:hanging="360"/>
      </w:pPr>
      <w:rPr>
        <w:rFonts w:ascii="Symbol" w:hAnsi="Symbol" w:hint="default"/>
      </w:rPr>
    </w:lvl>
    <w:lvl w:ilvl="3" w:tplc="0416000F" w:tentative="1">
      <w:start w:val="1"/>
      <w:numFmt w:val="decimal"/>
      <w:lvlText w:val="%4."/>
      <w:lvlJc w:val="left"/>
      <w:pPr>
        <w:tabs>
          <w:tab w:val="num" w:pos="2160"/>
        </w:tabs>
        <w:ind w:left="2160" w:hanging="360"/>
      </w:pPr>
    </w:lvl>
    <w:lvl w:ilvl="4" w:tplc="04160019" w:tentative="1">
      <w:start w:val="1"/>
      <w:numFmt w:val="lowerLetter"/>
      <w:lvlText w:val="%5."/>
      <w:lvlJc w:val="left"/>
      <w:pPr>
        <w:tabs>
          <w:tab w:val="num" w:pos="2880"/>
        </w:tabs>
        <w:ind w:left="2880" w:hanging="360"/>
      </w:pPr>
    </w:lvl>
    <w:lvl w:ilvl="5" w:tplc="0416001B" w:tentative="1">
      <w:start w:val="1"/>
      <w:numFmt w:val="lowerRoman"/>
      <w:lvlText w:val="%6."/>
      <w:lvlJc w:val="right"/>
      <w:pPr>
        <w:tabs>
          <w:tab w:val="num" w:pos="3600"/>
        </w:tabs>
        <w:ind w:left="3600" w:hanging="180"/>
      </w:pPr>
    </w:lvl>
    <w:lvl w:ilvl="6" w:tplc="0416000F" w:tentative="1">
      <w:start w:val="1"/>
      <w:numFmt w:val="decimal"/>
      <w:lvlText w:val="%7."/>
      <w:lvlJc w:val="left"/>
      <w:pPr>
        <w:tabs>
          <w:tab w:val="num" w:pos="4320"/>
        </w:tabs>
        <w:ind w:left="4320" w:hanging="360"/>
      </w:pPr>
    </w:lvl>
    <w:lvl w:ilvl="7" w:tplc="04160019" w:tentative="1">
      <w:start w:val="1"/>
      <w:numFmt w:val="lowerLetter"/>
      <w:lvlText w:val="%8."/>
      <w:lvlJc w:val="left"/>
      <w:pPr>
        <w:tabs>
          <w:tab w:val="num" w:pos="5040"/>
        </w:tabs>
        <w:ind w:left="5040" w:hanging="360"/>
      </w:pPr>
    </w:lvl>
    <w:lvl w:ilvl="8" w:tplc="0416001B" w:tentative="1">
      <w:start w:val="1"/>
      <w:numFmt w:val="lowerRoman"/>
      <w:lvlText w:val="%9."/>
      <w:lvlJc w:val="right"/>
      <w:pPr>
        <w:tabs>
          <w:tab w:val="num" w:pos="5760"/>
        </w:tabs>
        <w:ind w:left="5760" w:hanging="180"/>
      </w:pPr>
    </w:lvl>
  </w:abstractNum>
  <w:abstractNum w:abstractNumId="16">
    <w:nsid w:val="49EF22AB"/>
    <w:multiLevelType w:val="hybridMultilevel"/>
    <w:tmpl w:val="448C15C2"/>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17">
    <w:nsid w:val="4C4D6007"/>
    <w:multiLevelType w:val="hybridMultilevel"/>
    <w:tmpl w:val="4CCC9DE6"/>
    <w:lvl w:ilvl="0" w:tplc="812A875A">
      <w:start w:val="1"/>
      <w:numFmt w:val="bullet"/>
      <w:lvlText w:val="•"/>
      <w:lvlJc w:val="left"/>
      <w:pPr>
        <w:tabs>
          <w:tab w:val="num" w:pos="1140"/>
        </w:tabs>
        <w:ind w:left="1140" w:hanging="360"/>
      </w:pPr>
      <w:rPr>
        <w:rFonts w:ascii="Times New Roman" w:hAnsi="Times New Roman"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nsid w:val="4CB2022C"/>
    <w:multiLevelType w:val="hybridMultilevel"/>
    <w:tmpl w:val="11205810"/>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1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4E391F90"/>
    <w:multiLevelType w:val="hybridMultilevel"/>
    <w:tmpl w:val="3842AC6E"/>
    <w:lvl w:ilvl="0" w:tplc="812A875A">
      <w:start w:val="1"/>
      <w:numFmt w:val="bullet"/>
      <w:lvlText w:val="•"/>
      <w:lvlJc w:val="left"/>
      <w:pPr>
        <w:tabs>
          <w:tab w:val="num" w:pos="1080"/>
        </w:tabs>
        <w:ind w:left="1080" w:hanging="360"/>
      </w:pPr>
      <w:rPr>
        <w:rFonts w:ascii="Times New Roman" w:hAnsi="Times New Roman" w:hint="default"/>
      </w:rPr>
    </w:lvl>
    <w:lvl w:ilvl="1" w:tplc="164A63E4">
      <w:start w:val="1"/>
      <w:numFmt w:val="bullet"/>
      <w:lvlText w:val="•"/>
      <w:lvlJc w:val="left"/>
      <w:pPr>
        <w:tabs>
          <w:tab w:val="num" w:pos="1800"/>
        </w:tabs>
        <w:ind w:left="1800" w:hanging="360"/>
      </w:pPr>
      <w:rPr>
        <w:rFonts w:ascii="Times New Roman" w:hAnsi="Times New Roman" w:hint="default"/>
      </w:rPr>
    </w:lvl>
    <w:lvl w:ilvl="2" w:tplc="BDD8B816">
      <w:start w:val="167"/>
      <w:numFmt w:val="bullet"/>
      <w:lvlText w:val="•"/>
      <w:lvlJc w:val="left"/>
      <w:pPr>
        <w:tabs>
          <w:tab w:val="num" w:pos="2520"/>
        </w:tabs>
        <w:ind w:left="2520" w:hanging="360"/>
      </w:pPr>
      <w:rPr>
        <w:rFonts w:ascii="Times New Roman" w:hAnsi="Times New Roman" w:hint="default"/>
      </w:rPr>
    </w:lvl>
    <w:lvl w:ilvl="3" w:tplc="D696CEC6">
      <w:start w:val="1"/>
      <w:numFmt w:val="bullet"/>
      <w:lvlText w:val="•"/>
      <w:lvlJc w:val="left"/>
      <w:pPr>
        <w:tabs>
          <w:tab w:val="num" w:pos="3240"/>
        </w:tabs>
        <w:ind w:left="3240" w:hanging="360"/>
      </w:pPr>
      <w:rPr>
        <w:rFonts w:ascii="Times New Roman" w:hAnsi="Times New Roman" w:hint="default"/>
      </w:rPr>
    </w:lvl>
    <w:lvl w:ilvl="4" w:tplc="F860326A" w:tentative="1">
      <w:start w:val="1"/>
      <w:numFmt w:val="bullet"/>
      <w:lvlText w:val="•"/>
      <w:lvlJc w:val="left"/>
      <w:pPr>
        <w:tabs>
          <w:tab w:val="num" w:pos="3960"/>
        </w:tabs>
        <w:ind w:left="3960" w:hanging="360"/>
      </w:pPr>
      <w:rPr>
        <w:rFonts w:ascii="Times New Roman" w:hAnsi="Times New Roman" w:hint="default"/>
      </w:rPr>
    </w:lvl>
    <w:lvl w:ilvl="5" w:tplc="9B1CED78" w:tentative="1">
      <w:start w:val="1"/>
      <w:numFmt w:val="bullet"/>
      <w:lvlText w:val="•"/>
      <w:lvlJc w:val="left"/>
      <w:pPr>
        <w:tabs>
          <w:tab w:val="num" w:pos="4680"/>
        </w:tabs>
        <w:ind w:left="4680" w:hanging="360"/>
      </w:pPr>
      <w:rPr>
        <w:rFonts w:ascii="Times New Roman" w:hAnsi="Times New Roman" w:hint="default"/>
      </w:rPr>
    </w:lvl>
    <w:lvl w:ilvl="6" w:tplc="D63674CE" w:tentative="1">
      <w:start w:val="1"/>
      <w:numFmt w:val="bullet"/>
      <w:lvlText w:val="•"/>
      <w:lvlJc w:val="left"/>
      <w:pPr>
        <w:tabs>
          <w:tab w:val="num" w:pos="5400"/>
        </w:tabs>
        <w:ind w:left="5400" w:hanging="360"/>
      </w:pPr>
      <w:rPr>
        <w:rFonts w:ascii="Times New Roman" w:hAnsi="Times New Roman" w:hint="default"/>
      </w:rPr>
    </w:lvl>
    <w:lvl w:ilvl="7" w:tplc="6CB4AB98" w:tentative="1">
      <w:start w:val="1"/>
      <w:numFmt w:val="bullet"/>
      <w:lvlText w:val="•"/>
      <w:lvlJc w:val="left"/>
      <w:pPr>
        <w:tabs>
          <w:tab w:val="num" w:pos="6120"/>
        </w:tabs>
        <w:ind w:left="6120" w:hanging="360"/>
      </w:pPr>
      <w:rPr>
        <w:rFonts w:ascii="Times New Roman" w:hAnsi="Times New Roman" w:hint="default"/>
      </w:rPr>
    </w:lvl>
    <w:lvl w:ilvl="8" w:tplc="672ED376" w:tentative="1">
      <w:start w:val="1"/>
      <w:numFmt w:val="bullet"/>
      <w:lvlText w:val="•"/>
      <w:lvlJc w:val="left"/>
      <w:pPr>
        <w:tabs>
          <w:tab w:val="num" w:pos="6840"/>
        </w:tabs>
        <w:ind w:left="6840" w:hanging="360"/>
      </w:pPr>
      <w:rPr>
        <w:rFonts w:ascii="Times New Roman" w:hAnsi="Times New Roman" w:hint="default"/>
      </w:rPr>
    </w:lvl>
  </w:abstractNum>
  <w:abstractNum w:abstractNumId="21">
    <w:nsid w:val="50FA5233"/>
    <w:multiLevelType w:val="hybridMultilevel"/>
    <w:tmpl w:val="B41E56BC"/>
    <w:lvl w:ilvl="0" w:tplc="04160011">
      <w:start w:val="1"/>
      <w:numFmt w:val="decimal"/>
      <w:lvlText w:val="%1)"/>
      <w:lvlJc w:val="left"/>
      <w:pPr>
        <w:tabs>
          <w:tab w:val="num" w:pos="360"/>
        </w:tabs>
        <w:ind w:left="360" w:hanging="360"/>
      </w:pPr>
      <w:rPr>
        <w:rFonts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2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4">
    <w:nsid w:val="57186BC7"/>
    <w:multiLevelType w:val="multilevel"/>
    <w:tmpl w:val="5F9EA306"/>
    <w:lvl w:ilvl="0">
      <w:start w:val="1"/>
      <w:numFmt w:val="decimal"/>
      <w:lvlText w:val="%1."/>
      <w:lvlJc w:val="left"/>
      <w:pPr>
        <w:ind w:left="720" w:hanging="360"/>
      </w:pPr>
      <w:rPr>
        <w:rFonts w:hint="default"/>
        <w:b/>
      </w:rPr>
    </w:lvl>
    <w:lvl w:ilvl="1">
      <w:start w:val="1"/>
      <w:numFmt w:val="decimal"/>
      <w:isLgl/>
      <w:lvlText w:val="%1.%2"/>
      <w:lvlJc w:val="left"/>
      <w:pPr>
        <w:ind w:left="1155" w:hanging="43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8772381"/>
    <w:multiLevelType w:val="hybridMultilevel"/>
    <w:tmpl w:val="6C7070FA"/>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26">
    <w:nsid w:val="5DF30E75"/>
    <w:multiLevelType w:val="hybridMultilevel"/>
    <w:tmpl w:val="BB4CC7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60445BE3"/>
    <w:multiLevelType w:val="hybridMultilevel"/>
    <w:tmpl w:val="DBA49FA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nsid w:val="64903384"/>
    <w:multiLevelType w:val="hybridMultilevel"/>
    <w:tmpl w:val="198ED248"/>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29">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30">
    <w:nsid w:val="70262E00"/>
    <w:multiLevelType w:val="hybridMultilevel"/>
    <w:tmpl w:val="5C2C7DB0"/>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31">
    <w:nsid w:val="70E1404F"/>
    <w:multiLevelType w:val="hybridMultilevel"/>
    <w:tmpl w:val="B55E4C4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72EF7FAE"/>
    <w:multiLevelType w:val="hybridMultilevel"/>
    <w:tmpl w:val="29643C0C"/>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33">
    <w:nsid w:val="784B18E6"/>
    <w:multiLevelType w:val="hybridMultilevel"/>
    <w:tmpl w:val="CCCC437E"/>
    <w:lvl w:ilvl="0" w:tplc="04160001">
      <w:start w:val="1"/>
      <w:numFmt w:val="bullet"/>
      <w:lvlText w:val=""/>
      <w:lvlJc w:val="left"/>
      <w:pPr>
        <w:ind w:left="1935" w:hanging="360"/>
      </w:pPr>
      <w:rPr>
        <w:rFonts w:ascii="Symbol" w:hAnsi="Symbol" w:hint="default"/>
      </w:rPr>
    </w:lvl>
    <w:lvl w:ilvl="1" w:tplc="04160003" w:tentative="1">
      <w:start w:val="1"/>
      <w:numFmt w:val="bullet"/>
      <w:lvlText w:val="o"/>
      <w:lvlJc w:val="left"/>
      <w:pPr>
        <w:ind w:left="2655" w:hanging="360"/>
      </w:pPr>
      <w:rPr>
        <w:rFonts w:ascii="Courier New" w:hAnsi="Courier New" w:cs="Courier New" w:hint="default"/>
      </w:rPr>
    </w:lvl>
    <w:lvl w:ilvl="2" w:tplc="04160005" w:tentative="1">
      <w:start w:val="1"/>
      <w:numFmt w:val="bullet"/>
      <w:lvlText w:val=""/>
      <w:lvlJc w:val="left"/>
      <w:pPr>
        <w:ind w:left="3375" w:hanging="360"/>
      </w:pPr>
      <w:rPr>
        <w:rFonts w:ascii="Wingdings" w:hAnsi="Wingdings" w:hint="default"/>
      </w:rPr>
    </w:lvl>
    <w:lvl w:ilvl="3" w:tplc="04160001" w:tentative="1">
      <w:start w:val="1"/>
      <w:numFmt w:val="bullet"/>
      <w:lvlText w:val=""/>
      <w:lvlJc w:val="left"/>
      <w:pPr>
        <w:ind w:left="4095" w:hanging="360"/>
      </w:pPr>
      <w:rPr>
        <w:rFonts w:ascii="Symbol" w:hAnsi="Symbol" w:hint="default"/>
      </w:rPr>
    </w:lvl>
    <w:lvl w:ilvl="4" w:tplc="04160003" w:tentative="1">
      <w:start w:val="1"/>
      <w:numFmt w:val="bullet"/>
      <w:lvlText w:val="o"/>
      <w:lvlJc w:val="left"/>
      <w:pPr>
        <w:ind w:left="4815" w:hanging="360"/>
      </w:pPr>
      <w:rPr>
        <w:rFonts w:ascii="Courier New" w:hAnsi="Courier New" w:cs="Courier New" w:hint="default"/>
      </w:rPr>
    </w:lvl>
    <w:lvl w:ilvl="5" w:tplc="04160005" w:tentative="1">
      <w:start w:val="1"/>
      <w:numFmt w:val="bullet"/>
      <w:lvlText w:val=""/>
      <w:lvlJc w:val="left"/>
      <w:pPr>
        <w:ind w:left="5535" w:hanging="360"/>
      </w:pPr>
      <w:rPr>
        <w:rFonts w:ascii="Wingdings" w:hAnsi="Wingdings" w:hint="default"/>
      </w:rPr>
    </w:lvl>
    <w:lvl w:ilvl="6" w:tplc="04160001" w:tentative="1">
      <w:start w:val="1"/>
      <w:numFmt w:val="bullet"/>
      <w:lvlText w:val=""/>
      <w:lvlJc w:val="left"/>
      <w:pPr>
        <w:ind w:left="6255" w:hanging="360"/>
      </w:pPr>
      <w:rPr>
        <w:rFonts w:ascii="Symbol" w:hAnsi="Symbol" w:hint="default"/>
      </w:rPr>
    </w:lvl>
    <w:lvl w:ilvl="7" w:tplc="04160003" w:tentative="1">
      <w:start w:val="1"/>
      <w:numFmt w:val="bullet"/>
      <w:lvlText w:val="o"/>
      <w:lvlJc w:val="left"/>
      <w:pPr>
        <w:ind w:left="6975" w:hanging="360"/>
      </w:pPr>
      <w:rPr>
        <w:rFonts w:ascii="Courier New" w:hAnsi="Courier New" w:cs="Courier New" w:hint="default"/>
      </w:rPr>
    </w:lvl>
    <w:lvl w:ilvl="8" w:tplc="04160005" w:tentative="1">
      <w:start w:val="1"/>
      <w:numFmt w:val="bullet"/>
      <w:lvlText w:val=""/>
      <w:lvlJc w:val="left"/>
      <w:pPr>
        <w:ind w:left="7695" w:hanging="360"/>
      </w:pPr>
      <w:rPr>
        <w:rFonts w:ascii="Wingdings" w:hAnsi="Wingdings" w:hint="default"/>
      </w:rPr>
    </w:lvl>
  </w:abstractNum>
  <w:abstractNum w:abstractNumId="34">
    <w:nsid w:val="7E491225"/>
    <w:multiLevelType w:val="hybridMultilevel"/>
    <w:tmpl w:val="AF16829C"/>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num w:numId="1">
    <w:abstractNumId w:val="4"/>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2"/>
  </w:num>
  <w:num w:numId="6">
    <w:abstractNumId w:val="29"/>
  </w:num>
  <w:num w:numId="7">
    <w:abstractNumId w:val="10"/>
  </w:num>
  <w:num w:numId="8">
    <w:abstractNumId w:val="9"/>
  </w:num>
  <w:num w:numId="9">
    <w:abstractNumId w:val="19"/>
  </w:num>
  <w:num w:numId="10">
    <w:abstractNumId w:val="29"/>
  </w:num>
  <w:num w:numId="11">
    <w:abstractNumId w:val="4"/>
  </w:num>
  <w:num w:numId="12">
    <w:abstractNumId w:val="20"/>
  </w:num>
  <w:num w:numId="13">
    <w:abstractNumId w:val="15"/>
  </w:num>
  <w:num w:numId="14">
    <w:abstractNumId w:val="29"/>
  </w:num>
  <w:num w:numId="15">
    <w:abstractNumId w:val="29"/>
  </w:num>
  <w:num w:numId="16">
    <w:abstractNumId w:val="29"/>
  </w:num>
  <w:num w:numId="17">
    <w:abstractNumId w:val="29"/>
  </w:num>
  <w:num w:numId="18">
    <w:abstractNumId w:val="29"/>
  </w:num>
  <w:num w:numId="19">
    <w:abstractNumId w:val="29"/>
  </w:num>
  <w:num w:numId="20">
    <w:abstractNumId w:val="29"/>
  </w:num>
  <w:num w:numId="21">
    <w:abstractNumId w:val="29"/>
  </w:num>
  <w:num w:numId="22">
    <w:abstractNumId w:val="29"/>
  </w:num>
  <w:num w:numId="23">
    <w:abstractNumId w:val="29"/>
  </w:num>
  <w:num w:numId="24">
    <w:abstractNumId w:val="29"/>
  </w:num>
  <w:num w:numId="25">
    <w:abstractNumId w:val="29"/>
  </w:num>
  <w:num w:numId="26">
    <w:abstractNumId w:val="29"/>
  </w:num>
  <w:num w:numId="27">
    <w:abstractNumId w:val="29"/>
  </w:num>
  <w:num w:numId="28">
    <w:abstractNumId w:val="29"/>
  </w:num>
  <w:num w:numId="29">
    <w:abstractNumId w:val="29"/>
  </w:num>
  <w:num w:numId="30">
    <w:abstractNumId w:val="29"/>
  </w:num>
  <w:num w:numId="31">
    <w:abstractNumId w:val="29"/>
  </w:num>
  <w:num w:numId="32">
    <w:abstractNumId w:val="26"/>
  </w:num>
  <w:num w:numId="33">
    <w:abstractNumId w:val="29"/>
  </w:num>
  <w:num w:numId="34">
    <w:abstractNumId w:val="29"/>
  </w:num>
  <w:num w:numId="35">
    <w:abstractNumId w:val="17"/>
  </w:num>
  <w:num w:numId="36">
    <w:abstractNumId w:val="29"/>
  </w:num>
  <w:num w:numId="37">
    <w:abstractNumId w:val="21"/>
  </w:num>
  <w:num w:numId="38">
    <w:abstractNumId w:val="29"/>
  </w:num>
  <w:num w:numId="39">
    <w:abstractNumId w:val="29"/>
  </w:num>
  <w:num w:numId="40">
    <w:abstractNumId w:val="29"/>
  </w:num>
  <w:num w:numId="41">
    <w:abstractNumId w:val="14"/>
  </w:num>
  <w:num w:numId="42">
    <w:abstractNumId w:val="1"/>
  </w:num>
  <w:num w:numId="43">
    <w:abstractNumId w:val="24"/>
  </w:num>
  <w:num w:numId="44">
    <w:abstractNumId w:val="2"/>
  </w:num>
  <w:num w:numId="45">
    <w:abstractNumId w:val="30"/>
  </w:num>
  <w:num w:numId="46">
    <w:abstractNumId w:val="18"/>
  </w:num>
  <w:num w:numId="47">
    <w:abstractNumId w:val="28"/>
  </w:num>
  <w:num w:numId="48">
    <w:abstractNumId w:val="32"/>
  </w:num>
  <w:num w:numId="49">
    <w:abstractNumId w:val="13"/>
  </w:num>
  <w:num w:numId="50">
    <w:abstractNumId w:val="3"/>
  </w:num>
  <w:num w:numId="51">
    <w:abstractNumId w:val="25"/>
  </w:num>
  <w:num w:numId="52">
    <w:abstractNumId w:val="7"/>
  </w:num>
  <w:num w:numId="53">
    <w:abstractNumId w:val="11"/>
  </w:num>
  <w:num w:numId="54">
    <w:abstractNumId w:val="33"/>
  </w:num>
  <w:num w:numId="55">
    <w:abstractNumId w:val="34"/>
  </w:num>
  <w:num w:numId="56">
    <w:abstractNumId w:val="8"/>
  </w:num>
  <w:num w:numId="57">
    <w:abstractNumId w:val="16"/>
  </w:num>
  <w:num w:numId="58">
    <w:abstractNumId w:val="31"/>
  </w:num>
  <w:num w:numId="59">
    <w:abstractNumId w:val="0"/>
  </w:num>
  <w:num w:numId="60">
    <w:abstractNumId w:val="27"/>
  </w:num>
  <w:num w:numId="61">
    <w:abstractNumId w:val="5"/>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5"/>
  <w:embedSystemFonts/>
  <w:proofState w:spelling="clean"/>
  <w:trackRevision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14338"/>
  </w:hdrShapeDefaults>
  <w:footnotePr>
    <w:footnote w:id="-1"/>
    <w:footnote w:id="0"/>
  </w:footnotePr>
  <w:endnotePr>
    <w:endnote w:id="-1"/>
    <w:endnote w:id="0"/>
  </w:endnotePr>
  <w:compat/>
  <w:rsids>
    <w:rsidRoot w:val="00301E38"/>
    <w:rsid w:val="00001041"/>
    <w:rsid w:val="00004090"/>
    <w:rsid w:val="00007B6E"/>
    <w:rsid w:val="00010ABB"/>
    <w:rsid w:val="000156AA"/>
    <w:rsid w:val="000156CA"/>
    <w:rsid w:val="00023014"/>
    <w:rsid w:val="000247B7"/>
    <w:rsid w:val="00024D8A"/>
    <w:rsid w:val="0004101A"/>
    <w:rsid w:val="00044A15"/>
    <w:rsid w:val="00051E1D"/>
    <w:rsid w:val="0006307A"/>
    <w:rsid w:val="0006307E"/>
    <w:rsid w:val="0006315B"/>
    <w:rsid w:val="000635A4"/>
    <w:rsid w:val="00064949"/>
    <w:rsid w:val="000671E4"/>
    <w:rsid w:val="00092364"/>
    <w:rsid w:val="000A49DA"/>
    <w:rsid w:val="000B6E94"/>
    <w:rsid w:val="000B72CF"/>
    <w:rsid w:val="000C147A"/>
    <w:rsid w:val="000C670F"/>
    <w:rsid w:val="000D44B2"/>
    <w:rsid w:val="000D6CDA"/>
    <w:rsid w:val="000E0E05"/>
    <w:rsid w:val="000E1F39"/>
    <w:rsid w:val="000E7F6E"/>
    <w:rsid w:val="000F1B36"/>
    <w:rsid w:val="000F54E3"/>
    <w:rsid w:val="00103138"/>
    <w:rsid w:val="001116B4"/>
    <w:rsid w:val="00117D3E"/>
    <w:rsid w:val="0012260D"/>
    <w:rsid w:val="001325A4"/>
    <w:rsid w:val="00145B0C"/>
    <w:rsid w:val="00147751"/>
    <w:rsid w:val="00147FBC"/>
    <w:rsid w:val="00155A58"/>
    <w:rsid w:val="00167EA7"/>
    <w:rsid w:val="00176A5A"/>
    <w:rsid w:val="00182AFB"/>
    <w:rsid w:val="00194E7D"/>
    <w:rsid w:val="001A395E"/>
    <w:rsid w:val="001B2DB6"/>
    <w:rsid w:val="001B53AD"/>
    <w:rsid w:val="001C01A3"/>
    <w:rsid w:val="001D6CBC"/>
    <w:rsid w:val="001F2CDB"/>
    <w:rsid w:val="001F46C7"/>
    <w:rsid w:val="001F4BE6"/>
    <w:rsid w:val="001F5051"/>
    <w:rsid w:val="00200019"/>
    <w:rsid w:val="002013AE"/>
    <w:rsid w:val="0020255E"/>
    <w:rsid w:val="00204410"/>
    <w:rsid w:val="00206134"/>
    <w:rsid w:val="00216AAD"/>
    <w:rsid w:val="002236A6"/>
    <w:rsid w:val="00240627"/>
    <w:rsid w:val="00243E1C"/>
    <w:rsid w:val="00255476"/>
    <w:rsid w:val="00271F89"/>
    <w:rsid w:val="002820F5"/>
    <w:rsid w:val="002846BA"/>
    <w:rsid w:val="00291ABD"/>
    <w:rsid w:val="00291E46"/>
    <w:rsid w:val="00296EE9"/>
    <w:rsid w:val="002A3647"/>
    <w:rsid w:val="002B1853"/>
    <w:rsid w:val="002B4B30"/>
    <w:rsid w:val="002B7D4A"/>
    <w:rsid w:val="002C0578"/>
    <w:rsid w:val="002E1474"/>
    <w:rsid w:val="002E2BF3"/>
    <w:rsid w:val="002E52F1"/>
    <w:rsid w:val="002E5FE3"/>
    <w:rsid w:val="002F0E7A"/>
    <w:rsid w:val="002F11F8"/>
    <w:rsid w:val="00300088"/>
    <w:rsid w:val="00301E38"/>
    <w:rsid w:val="00301F0A"/>
    <w:rsid w:val="00302A9D"/>
    <w:rsid w:val="00303604"/>
    <w:rsid w:val="00314FF5"/>
    <w:rsid w:val="00317F6E"/>
    <w:rsid w:val="00321C8F"/>
    <w:rsid w:val="003229E5"/>
    <w:rsid w:val="003234FD"/>
    <w:rsid w:val="00325588"/>
    <w:rsid w:val="00327547"/>
    <w:rsid w:val="0033128D"/>
    <w:rsid w:val="003313C2"/>
    <w:rsid w:val="0034770D"/>
    <w:rsid w:val="003662F9"/>
    <w:rsid w:val="00366693"/>
    <w:rsid w:val="00377E25"/>
    <w:rsid w:val="003850E7"/>
    <w:rsid w:val="00393DA9"/>
    <w:rsid w:val="00396A14"/>
    <w:rsid w:val="003B70D3"/>
    <w:rsid w:val="003C7048"/>
    <w:rsid w:val="003D4761"/>
    <w:rsid w:val="003D5DB9"/>
    <w:rsid w:val="003E2A3F"/>
    <w:rsid w:val="003E2A6A"/>
    <w:rsid w:val="003E312D"/>
    <w:rsid w:val="003E5C64"/>
    <w:rsid w:val="003E691D"/>
    <w:rsid w:val="00414648"/>
    <w:rsid w:val="00417819"/>
    <w:rsid w:val="00422AE9"/>
    <w:rsid w:val="00434852"/>
    <w:rsid w:val="00441F71"/>
    <w:rsid w:val="0046072B"/>
    <w:rsid w:val="0046461D"/>
    <w:rsid w:val="00465C1A"/>
    <w:rsid w:val="004A00E8"/>
    <w:rsid w:val="004A0334"/>
    <w:rsid w:val="004A2827"/>
    <w:rsid w:val="004A456F"/>
    <w:rsid w:val="004A46AC"/>
    <w:rsid w:val="004B76E7"/>
    <w:rsid w:val="004C6A35"/>
    <w:rsid w:val="004C7509"/>
    <w:rsid w:val="004D2F1F"/>
    <w:rsid w:val="004D494A"/>
    <w:rsid w:val="004D7B6A"/>
    <w:rsid w:val="004E1604"/>
    <w:rsid w:val="004E3F7C"/>
    <w:rsid w:val="004E4411"/>
    <w:rsid w:val="004F0CD6"/>
    <w:rsid w:val="004F57C7"/>
    <w:rsid w:val="00501685"/>
    <w:rsid w:val="0050732B"/>
    <w:rsid w:val="00510C16"/>
    <w:rsid w:val="00511EEA"/>
    <w:rsid w:val="00516492"/>
    <w:rsid w:val="00526156"/>
    <w:rsid w:val="00531BC4"/>
    <w:rsid w:val="00535365"/>
    <w:rsid w:val="00536500"/>
    <w:rsid w:val="005523CC"/>
    <w:rsid w:val="00556F32"/>
    <w:rsid w:val="00557C10"/>
    <w:rsid w:val="00557F33"/>
    <w:rsid w:val="005607DD"/>
    <w:rsid w:val="00564278"/>
    <w:rsid w:val="0057572E"/>
    <w:rsid w:val="00583787"/>
    <w:rsid w:val="00583AD4"/>
    <w:rsid w:val="0058450A"/>
    <w:rsid w:val="005873C7"/>
    <w:rsid w:val="00590206"/>
    <w:rsid w:val="005941F8"/>
    <w:rsid w:val="005A0CF0"/>
    <w:rsid w:val="005A52D3"/>
    <w:rsid w:val="005B135D"/>
    <w:rsid w:val="005B2D8F"/>
    <w:rsid w:val="005B4D84"/>
    <w:rsid w:val="005D61A9"/>
    <w:rsid w:val="005F7D49"/>
    <w:rsid w:val="00600142"/>
    <w:rsid w:val="00600BEC"/>
    <w:rsid w:val="00607D10"/>
    <w:rsid w:val="00617235"/>
    <w:rsid w:val="00645CF3"/>
    <w:rsid w:val="006462CD"/>
    <w:rsid w:val="00646FFF"/>
    <w:rsid w:val="00650476"/>
    <w:rsid w:val="00653883"/>
    <w:rsid w:val="006571E6"/>
    <w:rsid w:val="006606FF"/>
    <w:rsid w:val="00660808"/>
    <w:rsid w:val="00671397"/>
    <w:rsid w:val="00682056"/>
    <w:rsid w:val="00685730"/>
    <w:rsid w:val="00691F40"/>
    <w:rsid w:val="006A2115"/>
    <w:rsid w:val="006B2D12"/>
    <w:rsid w:val="006C4D7B"/>
    <w:rsid w:val="006C6FD3"/>
    <w:rsid w:val="006D003F"/>
    <w:rsid w:val="006D201F"/>
    <w:rsid w:val="006D2549"/>
    <w:rsid w:val="006D25B7"/>
    <w:rsid w:val="006D58DD"/>
    <w:rsid w:val="006E2F71"/>
    <w:rsid w:val="006E4C81"/>
    <w:rsid w:val="006E59BA"/>
    <w:rsid w:val="006F78ED"/>
    <w:rsid w:val="00701869"/>
    <w:rsid w:val="00702C9A"/>
    <w:rsid w:val="00707C1E"/>
    <w:rsid w:val="00725B02"/>
    <w:rsid w:val="00725F5C"/>
    <w:rsid w:val="00726253"/>
    <w:rsid w:val="00727298"/>
    <w:rsid w:val="00730E86"/>
    <w:rsid w:val="00732A6F"/>
    <w:rsid w:val="007728FA"/>
    <w:rsid w:val="00775F67"/>
    <w:rsid w:val="00784EC4"/>
    <w:rsid w:val="00786B62"/>
    <w:rsid w:val="00787681"/>
    <w:rsid w:val="00790A1C"/>
    <w:rsid w:val="007A57D5"/>
    <w:rsid w:val="007A73CB"/>
    <w:rsid w:val="007B59AD"/>
    <w:rsid w:val="007C0240"/>
    <w:rsid w:val="007D0A62"/>
    <w:rsid w:val="007D3EA8"/>
    <w:rsid w:val="007D59F5"/>
    <w:rsid w:val="007F1045"/>
    <w:rsid w:val="007F2903"/>
    <w:rsid w:val="007F2D5A"/>
    <w:rsid w:val="007F352A"/>
    <w:rsid w:val="007F3800"/>
    <w:rsid w:val="007F3E5B"/>
    <w:rsid w:val="007F5BC9"/>
    <w:rsid w:val="0080198C"/>
    <w:rsid w:val="00803E9C"/>
    <w:rsid w:val="00807707"/>
    <w:rsid w:val="008118FC"/>
    <w:rsid w:val="008123A3"/>
    <w:rsid w:val="00814A28"/>
    <w:rsid w:val="00825FD7"/>
    <w:rsid w:val="0083119D"/>
    <w:rsid w:val="008469B0"/>
    <w:rsid w:val="008522D6"/>
    <w:rsid w:val="0085319F"/>
    <w:rsid w:val="00863461"/>
    <w:rsid w:val="00870B15"/>
    <w:rsid w:val="00883C4F"/>
    <w:rsid w:val="008A116E"/>
    <w:rsid w:val="008A2F7C"/>
    <w:rsid w:val="008C0BFE"/>
    <w:rsid w:val="008D5521"/>
    <w:rsid w:val="008D7102"/>
    <w:rsid w:val="008E11B3"/>
    <w:rsid w:val="008E1C1C"/>
    <w:rsid w:val="008E305B"/>
    <w:rsid w:val="008E3B2F"/>
    <w:rsid w:val="008F46DB"/>
    <w:rsid w:val="008F62B9"/>
    <w:rsid w:val="009007CF"/>
    <w:rsid w:val="00901456"/>
    <w:rsid w:val="009047CD"/>
    <w:rsid w:val="009072FC"/>
    <w:rsid w:val="009101FD"/>
    <w:rsid w:val="0091175B"/>
    <w:rsid w:val="00913B99"/>
    <w:rsid w:val="00921AC8"/>
    <w:rsid w:val="00924A08"/>
    <w:rsid w:val="00931C9A"/>
    <w:rsid w:val="00937E62"/>
    <w:rsid w:val="00950EC1"/>
    <w:rsid w:val="00960570"/>
    <w:rsid w:val="009677AE"/>
    <w:rsid w:val="00971824"/>
    <w:rsid w:val="0099207A"/>
    <w:rsid w:val="00997046"/>
    <w:rsid w:val="009B1104"/>
    <w:rsid w:val="009C146E"/>
    <w:rsid w:val="009C218F"/>
    <w:rsid w:val="009C3BC4"/>
    <w:rsid w:val="009C3C06"/>
    <w:rsid w:val="009C6EE2"/>
    <w:rsid w:val="009D3DB6"/>
    <w:rsid w:val="009D55CC"/>
    <w:rsid w:val="009E7A0C"/>
    <w:rsid w:val="009F3F54"/>
    <w:rsid w:val="009F5755"/>
    <w:rsid w:val="009F57A5"/>
    <w:rsid w:val="00A030A8"/>
    <w:rsid w:val="00A05BAC"/>
    <w:rsid w:val="00A12C9D"/>
    <w:rsid w:val="00A21756"/>
    <w:rsid w:val="00A2201E"/>
    <w:rsid w:val="00A24E4B"/>
    <w:rsid w:val="00A278B1"/>
    <w:rsid w:val="00A33A86"/>
    <w:rsid w:val="00A57D79"/>
    <w:rsid w:val="00A61A8E"/>
    <w:rsid w:val="00A8014E"/>
    <w:rsid w:val="00A82050"/>
    <w:rsid w:val="00A96874"/>
    <w:rsid w:val="00AA6AF8"/>
    <w:rsid w:val="00AB4EFF"/>
    <w:rsid w:val="00AB7D00"/>
    <w:rsid w:val="00AD64EF"/>
    <w:rsid w:val="00AE086F"/>
    <w:rsid w:val="00AE1535"/>
    <w:rsid w:val="00AE206C"/>
    <w:rsid w:val="00AE4362"/>
    <w:rsid w:val="00AF539F"/>
    <w:rsid w:val="00B016AC"/>
    <w:rsid w:val="00B0240F"/>
    <w:rsid w:val="00B0437E"/>
    <w:rsid w:val="00B10CE8"/>
    <w:rsid w:val="00B11938"/>
    <w:rsid w:val="00B14DBF"/>
    <w:rsid w:val="00B22EC8"/>
    <w:rsid w:val="00B25680"/>
    <w:rsid w:val="00B327CF"/>
    <w:rsid w:val="00B37F95"/>
    <w:rsid w:val="00B444CA"/>
    <w:rsid w:val="00B44D2E"/>
    <w:rsid w:val="00B4545F"/>
    <w:rsid w:val="00B50308"/>
    <w:rsid w:val="00B50ACF"/>
    <w:rsid w:val="00B56DB1"/>
    <w:rsid w:val="00B66C40"/>
    <w:rsid w:val="00B71CEA"/>
    <w:rsid w:val="00B77CD5"/>
    <w:rsid w:val="00B82BAE"/>
    <w:rsid w:val="00B861B4"/>
    <w:rsid w:val="00BB3488"/>
    <w:rsid w:val="00BB74A3"/>
    <w:rsid w:val="00BC05DD"/>
    <w:rsid w:val="00BC07C1"/>
    <w:rsid w:val="00BD0DE1"/>
    <w:rsid w:val="00BD11B9"/>
    <w:rsid w:val="00BD11F3"/>
    <w:rsid w:val="00BD311A"/>
    <w:rsid w:val="00BD6247"/>
    <w:rsid w:val="00BE0E40"/>
    <w:rsid w:val="00BE71C9"/>
    <w:rsid w:val="00BE7AA4"/>
    <w:rsid w:val="00BF0BF7"/>
    <w:rsid w:val="00BF10CB"/>
    <w:rsid w:val="00BF5254"/>
    <w:rsid w:val="00C06BF6"/>
    <w:rsid w:val="00C177D0"/>
    <w:rsid w:val="00C20E81"/>
    <w:rsid w:val="00C27EA6"/>
    <w:rsid w:val="00C31BDA"/>
    <w:rsid w:val="00C31F87"/>
    <w:rsid w:val="00C36C27"/>
    <w:rsid w:val="00C42AEF"/>
    <w:rsid w:val="00C465E4"/>
    <w:rsid w:val="00C468C7"/>
    <w:rsid w:val="00C54670"/>
    <w:rsid w:val="00C57F6A"/>
    <w:rsid w:val="00C60E05"/>
    <w:rsid w:val="00C6115E"/>
    <w:rsid w:val="00C630F3"/>
    <w:rsid w:val="00C6578A"/>
    <w:rsid w:val="00C84620"/>
    <w:rsid w:val="00C85DEC"/>
    <w:rsid w:val="00C92E4A"/>
    <w:rsid w:val="00C93F19"/>
    <w:rsid w:val="00CC1E30"/>
    <w:rsid w:val="00CC5BF0"/>
    <w:rsid w:val="00CC7E54"/>
    <w:rsid w:val="00CD267D"/>
    <w:rsid w:val="00CE2BB1"/>
    <w:rsid w:val="00CF1972"/>
    <w:rsid w:val="00CF1D36"/>
    <w:rsid w:val="00D0131B"/>
    <w:rsid w:val="00D06849"/>
    <w:rsid w:val="00D07DE4"/>
    <w:rsid w:val="00D22A72"/>
    <w:rsid w:val="00D22C70"/>
    <w:rsid w:val="00D32F11"/>
    <w:rsid w:val="00D400CE"/>
    <w:rsid w:val="00D45ED4"/>
    <w:rsid w:val="00D577A6"/>
    <w:rsid w:val="00D61FC4"/>
    <w:rsid w:val="00D6459D"/>
    <w:rsid w:val="00D64EF2"/>
    <w:rsid w:val="00D657C6"/>
    <w:rsid w:val="00D71174"/>
    <w:rsid w:val="00D73345"/>
    <w:rsid w:val="00D7611F"/>
    <w:rsid w:val="00D80149"/>
    <w:rsid w:val="00D95434"/>
    <w:rsid w:val="00D96B00"/>
    <w:rsid w:val="00DA02F6"/>
    <w:rsid w:val="00DA187B"/>
    <w:rsid w:val="00DA583F"/>
    <w:rsid w:val="00DA5E8A"/>
    <w:rsid w:val="00DA6250"/>
    <w:rsid w:val="00DB5E7A"/>
    <w:rsid w:val="00DC400E"/>
    <w:rsid w:val="00DD02B5"/>
    <w:rsid w:val="00DD1BCC"/>
    <w:rsid w:val="00DD545C"/>
    <w:rsid w:val="00DD71F1"/>
    <w:rsid w:val="00DE0071"/>
    <w:rsid w:val="00DE72A6"/>
    <w:rsid w:val="00DF34AA"/>
    <w:rsid w:val="00DF3F14"/>
    <w:rsid w:val="00DF46DA"/>
    <w:rsid w:val="00E00901"/>
    <w:rsid w:val="00E02FD8"/>
    <w:rsid w:val="00E0771C"/>
    <w:rsid w:val="00E14DD1"/>
    <w:rsid w:val="00E17F76"/>
    <w:rsid w:val="00E255C1"/>
    <w:rsid w:val="00E357C3"/>
    <w:rsid w:val="00E36CB2"/>
    <w:rsid w:val="00E370D6"/>
    <w:rsid w:val="00E3716E"/>
    <w:rsid w:val="00E37A1B"/>
    <w:rsid w:val="00E5090E"/>
    <w:rsid w:val="00E52E91"/>
    <w:rsid w:val="00E61772"/>
    <w:rsid w:val="00E640C8"/>
    <w:rsid w:val="00E776E4"/>
    <w:rsid w:val="00E83139"/>
    <w:rsid w:val="00E868C5"/>
    <w:rsid w:val="00E9228C"/>
    <w:rsid w:val="00E94141"/>
    <w:rsid w:val="00E95892"/>
    <w:rsid w:val="00EA1324"/>
    <w:rsid w:val="00EA3155"/>
    <w:rsid w:val="00EB30C4"/>
    <w:rsid w:val="00EB4855"/>
    <w:rsid w:val="00EB4C5D"/>
    <w:rsid w:val="00EB6DDD"/>
    <w:rsid w:val="00EF6243"/>
    <w:rsid w:val="00F04DAE"/>
    <w:rsid w:val="00F05159"/>
    <w:rsid w:val="00F0518C"/>
    <w:rsid w:val="00F0668C"/>
    <w:rsid w:val="00F12F17"/>
    <w:rsid w:val="00F228E2"/>
    <w:rsid w:val="00F25506"/>
    <w:rsid w:val="00F30120"/>
    <w:rsid w:val="00F33F7D"/>
    <w:rsid w:val="00F40075"/>
    <w:rsid w:val="00F40F8E"/>
    <w:rsid w:val="00F435DB"/>
    <w:rsid w:val="00F44212"/>
    <w:rsid w:val="00F53152"/>
    <w:rsid w:val="00F56471"/>
    <w:rsid w:val="00F5748F"/>
    <w:rsid w:val="00F6503E"/>
    <w:rsid w:val="00F678DA"/>
    <w:rsid w:val="00F71731"/>
    <w:rsid w:val="00F72234"/>
    <w:rsid w:val="00F7426C"/>
    <w:rsid w:val="00F853D5"/>
    <w:rsid w:val="00F856C3"/>
    <w:rsid w:val="00F91571"/>
    <w:rsid w:val="00F91B58"/>
    <w:rsid w:val="00F969C5"/>
    <w:rsid w:val="00F96C8F"/>
    <w:rsid w:val="00FA61C1"/>
    <w:rsid w:val="00FA7A60"/>
    <w:rsid w:val="00FA7F83"/>
    <w:rsid w:val="00FB1106"/>
    <w:rsid w:val="00FB1A04"/>
    <w:rsid w:val="00FC1B71"/>
    <w:rsid w:val="00FC40EE"/>
    <w:rsid w:val="00FD0762"/>
    <w:rsid w:val="00FD2372"/>
    <w:rsid w:val="00FE1545"/>
    <w:rsid w:val="00FE3975"/>
    <w:rsid w:val="00FE7D2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annotation text" w:uiPriority="0"/>
    <w:lsdException w:name="header" w:uiPriority="0"/>
    <w:lsdException w:name="caption" w:semiHidden="0" w:qFormat="1"/>
    <w:lsdException w:name="annotation reference" w:uiPriority="0"/>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uiPriority w:val="99"/>
    <w:rsid w:val="007F2903"/>
    <w:rPr>
      <w:rFonts w:ascii="Times New Roman" w:hAnsi="Times New Roman" w:cs="Arial"/>
      <w:b/>
      <w:bCs/>
      <w:sz w:val="24"/>
      <w:szCs w:val="28"/>
    </w:rPr>
  </w:style>
  <w:style w:type="character" w:customStyle="1" w:styleId="Ttulo4Char">
    <w:name w:val="Título 4 Char"/>
    <w:basedOn w:val="Fontepargpadro"/>
    <w:link w:val="Ttulo4"/>
    <w:uiPriority w:val="99"/>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34"/>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 w:type="character" w:styleId="Refdecomentrio">
    <w:name w:val="annotation reference"/>
    <w:basedOn w:val="Fontepargpadro"/>
    <w:unhideWhenUsed/>
    <w:rsid w:val="00D71174"/>
    <w:rPr>
      <w:sz w:val="16"/>
      <w:szCs w:val="16"/>
    </w:rPr>
  </w:style>
  <w:style w:type="paragraph" w:styleId="Textodecomentrio">
    <w:name w:val="annotation text"/>
    <w:basedOn w:val="Normal"/>
    <w:link w:val="TextodecomentrioChar"/>
    <w:unhideWhenUsed/>
    <w:rsid w:val="00D71174"/>
    <w:pPr>
      <w:spacing w:line="240" w:lineRule="auto"/>
    </w:pPr>
    <w:rPr>
      <w:sz w:val="20"/>
      <w:szCs w:val="20"/>
    </w:rPr>
  </w:style>
  <w:style w:type="character" w:customStyle="1" w:styleId="TextodecomentrioChar">
    <w:name w:val="Texto de comentário Char"/>
    <w:basedOn w:val="Fontepargpadro"/>
    <w:link w:val="Textodecomentrio"/>
    <w:rsid w:val="00D71174"/>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6571E6"/>
    <w:rPr>
      <w:b/>
      <w:bCs/>
    </w:rPr>
  </w:style>
  <w:style w:type="character" w:customStyle="1" w:styleId="AssuntodocomentrioChar">
    <w:name w:val="Assunto do comentário Char"/>
    <w:basedOn w:val="TextodecomentrioChar"/>
    <w:link w:val="Assuntodocomentrio"/>
    <w:uiPriority w:val="99"/>
    <w:semiHidden/>
    <w:rsid w:val="006571E6"/>
    <w:rPr>
      <w:rFonts w:ascii="Times New Roman" w:hAnsi="Times New Roman"/>
      <w:b/>
      <w:bCs/>
    </w:rPr>
  </w:style>
</w:styles>
</file>

<file path=word/webSettings.xml><?xml version="1.0" encoding="utf-8"?>
<w:webSettings xmlns:r="http://schemas.openxmlformats.org/officeDocument/2006/relationships" xmlns:w="http://schemas.openxmlformats.org/wordprocessingml/2006/main">
  <w:divs>
    <w:div w:id="422189249">
      <w:bodyDiv w:val="1"/>
      <w:marLeft w:val="0"/>
      <w:marRight w:val="0"/>
      <w:marTop w:val="0"/>
      <w:marBottom w:val="0"/>
      <w:divBdr>
        <w:top w:val="none" w:sz="0" w:space="0" w:color="auto"/>
        <w:left w:val="none" w:sz="0" w:space="0" w:color="auto"/>
        <w:bottom w:val="none" w:sz="0" w:space="0" w:color="auto"/>
        <w:right w:val="none" w:sz="0" w:space="0" w:color="auto"/>
      </w:divBdr>
    </w:div>
    <w:div w:id="670833521">
      <w:bodyDiv w:val="1"/>
      <w:marLeft w:val="0"/>
      <w:marRight w:val="0"/>
      <w:marTop w:val="0"/>
      <w:marBottom w:val="0"/>
      <w:divBdr>
        <w:top w:val="none" w:sz="0" w:space="0" w:color="auto"/>
        <w:left w:val="none" w:sz="0" w:space="0" w:color="auto"/>
        <w:bottom w:val="none" w:sz="0" w:space="0" w:color="auto"/>
        <w:right w:val="none" w:sz="0" w:space="0" w:color="auto"/>
      </w:divBdr>
    </w:div>
    <w:div w:id="1061903984">
      <w:bodyDiv w:val="1"/>
      <w:marLeft w:val="0"/>
      <w:marRight w:val="0"/>
      <w:marTop w:val="0"/>
      <w:marBottom w:val="0"/>
      <w:divBdr>
        <w:top w:val="none" w:sz="0" w:space="0" w:color="auto"/>
        <w:left w:val="none" w:sz="0" w:space="0" w:color="auto"/>
        <w:bottom w:val="none" w:sz="0" w:space="0" w:color="auto"/>
        <w:right w:val="none" w:sz="0" w:space="0" w:color="auto"/>
      </w:divBdr>
    </w:div>
    <w:div w:id="1307124187">
      <w:bodyDiv w:val="1"/>
      <w:marLeft w:val="0"/>
      <w:marRight w:val="0"/>
      <w:marTop w:val="0"/>
      <w:marBottom w:val="0"/>
      <w:divBdr>
        <w:top w:val="none" w:sz="0" w:space="0" w:color="auto"/>
        <w:left w:val="none" w:sz="0" w:space="0" w:color="auto"/>
        <w:bottom w:val="none" w:sz="0" w:space="0" w:color="auto"/>
        <w:right w:val="none" w:sz="0" w:space="0" w:color="auto"/>
      </w:divBdr>
    </w:div>
    <w:div w:id="136544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package" Target="embeddings/Documento_do_Microsoft_Office_Word3.docx"/><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package" Target="embeddings/Documento_do_Microsoft_Office_Word1.docx"/><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gif"/><Relationship Id="rId25" Type="http://schemas.openxmlformats.org/officeDocument/2006/relationships/image" Target="media/image11.emf"/><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Documento_do_Microsoft_Office_Word2.doc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emf"/><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footer" Target="footer2.xm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2</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3</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4</b:RefOrder>
  </b:Source>
  <b:Source>
    <b:Tag>htt</b:Tag>
    <b:SourceType>InternetSite</b:SourceType>
    <b:Guid>{B713D418-A2F3-4166-89AC-AE5789B28C38}</b:Guid>
    <b:LCID>0</b:LCID>
    <b:Title>http://www.scrum.org/Portals/0/Documents/Scrum%20Guides/Scrum_Guide.pdf</b:Title>
    <b:DayAccessed>06 de abril de 2014</b:DayAccessed>
    <b:RefOrder>1</b:RefOrder>
  </b:Source>
</b:Sources>
</file>

<file path=customXml/itemProps1.xml><?xml version="1.0" encoding="utf-8"?>
<ds:datastoreItem xmlns:ds="http://schemas.openxmlformats.org/officeDocument/2006/customXml" ds:itemID="{14BF3B0E-9525-470B-A7BB-95B296938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110</Pages>
  <Words>19695</Words>
  <Characters>106356</Characters>
  <Application>Microsoft Office Word</Application>
  <DocSecurity>0</DocSecurity>
  <Lines>886</Lines>
  <Paragraphs>251</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125800</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dc:description/>
  <cp:lastModifiedBy>User</cp:lastModifiedBy>
  <cp:revision>8</cp:revision>
  <cp:lastPrinted>2007-10-23T21:29:00Z</cp:lastPrinted>
  <dcterms:created xsi:type="dcterms:W3CDTF">2014-05-12T21:45:00Z</dcterms:created>
  <dcterms:modified xsi:type="dcterms:W3CDTF">2015-04-07T01:57:00Z</dcterms:modified>
  <cp:category>IBTA</cp:category>
</cp:coreProperties>
</file>