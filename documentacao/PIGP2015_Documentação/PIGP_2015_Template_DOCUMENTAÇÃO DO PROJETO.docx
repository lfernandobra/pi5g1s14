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76" w:rsidRDefault="009101FD"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671397" w:rsidRPr="000F54E3" w:rsidRDefault="00E17F76" w:rsidP="00E17F76">
      <w:pPr>
        <w:widowControl w:val="0"/>
        <w:jc w:val="right"/>
      </w:pPr>
      <w:r w:rsidRPr="00E0771C">
        <w:rPr>
          <w:sz w:val="28"/>
          <w:szCs w:val="28"/>
        </w:rPr>
        <w:br/>
      </w:r>
      <w:r w:rsidR="000F54E3" w:rsidRPr="000F54E3">
        <w:t xml:space="preserve">Ana Paula </w:t>
      </w:r>
      <w:r w:rsidR="00301E38" w:rsidRPr="000F54E3">
        <w:rPr>
          <w:b/>
        </w:rPr>
        <w:t>S</w:t>
      </w:r>
      <w:r w:rsidR="000F54E3" w:rsidRPr="000F54E3">
        <w:rPr>
          <w:b/>
        </w:rPr>
        <w:t>IQUEIRA</w:t>
      </w:r>
    </w:p>
    <w:p w:rsidR="00671397" w:rsidRPr="000F54E3" w:rsidRDefault="000F54E3">
      <w:pPr>
        <w:widowControl w:val="0"/>
        <w:jc w:val="right"/>
        <w:rPr>
          <w:b/>
          <w:bCs/>
        </w:rPr>
      </w:pPr>
      <w:r w:rsidRPr="000F54E3">
        <w:t xml:space="preserve">Luis Fernando </w:t>
      </w:r>
      <w:r w:rsidRPr="000F54E3">
        <w:rPr>
          <w:b/>
          <w:bCs/>
        </w:rPr>
        <w:t>BRANDÃO</w:t>
      </w:r>
    </w:p>
    <w:p w:rsidR="00671397" w:rsidRPr="000F54E3" w:rsidRDefault="000F54E3">
      <w:pPr>
        <w:widowControl w:val="0"/>
        <w:jc w:val="right"/>
        <w:rPr>
          <w:b/>
          <w:bCs/>
        </w:rPr>
      </w:pPr>
      <w:r w:rsidRPr="000F54E3">
        <w:t xml:space="preserve">Luiza Helena </w:t>
      </w:r>
      <w:r w:rsidRPr="000F54E3">
        <w:rPr>
          <w:b/>
          <w:bCs/>
        </w:rPr>
        <w:t>FAVARETTO</w:t>
      </w:r>
    </w:p>
    <w:p w:rsidR="00671397" w:rsidRPr="000F54E3" w:rsidRDefault="000F54E3" w:rsidP="00671397">
      <w:pPr>
        <w:widowControl w:val="0"/>
        <w:jc w:val="right"/>
        <w:rPr>
          <w:b/>
          <w:bCs/>
        </w:rPr>
      </w:pPr>
      <w:proofErr w:type="spellStart"/>
      <w:r w:rsidRPr="000F54E3">
        <w:t>Waldinei</w:t>
      </w:r>
      <w:proofErr w:type="spellEnd"/>
      <w:r w:rsidRPr="000F54E3">
        <w:t xml:space="preserve">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0F54E3" w:rsidRDefault="000F54E3" w:rsidP="000F54E3">
      <w:pPr>
        <w:widowControl w:val="0"/>
        <w:jc w:val="center"/>
        <w:rPr>
          <w:sz w:val="28"/>
          <w:szCs w:val="28"/>
        </w:rPr>
      </w:pPr>
      <w:r>
        <w:rPr>
          <w:sz w:val="28"/>
          <w:szCs w:val="28"/>
        </w:rPr>
        <w:t xml:space="preserve">GAED - GERENCIADOR DE ATIVIDADES ESCOLAR DIGITAL: Gerenciamento de tarefas, ocorrências e boletins de </w:t>
      </w:r>
      <w:proofErr w:type="gramStart"/>
      <w:r>
        <w:rPr>
          <w:sz w:val="28"/>
          <w:szCs w:val="28"/>
        </w:rPr>
        <w:t>alunos</w:t>
      </w:r>
      <w:proofErr w:type="gramEnd"/>
    </w:p>
    <w:p w:rsidR="002F0E7A" w:rsidRDefault="00301E38">
      <w:pPr>
        <w:widowControl w:val="0"/>
        <w:jc w:val="center"/>
        <w:rPr>
          <w:sz w:val="28"/>
          <w:szCs w:val="28"/>
        </w:rPr>
      </w:pPr>
      <w:r>
        <w:rPr>
          <w:sz w:val="28"/>
          <w:szCs w:val="28"/>
        </w:rPr>
        <w:br/>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8"/>
          <w:headerReference w:type="first" r:id="rId9"/>
          <w:pgSz w:w="11907" w:h="16840" w:code="9"/>
          <w:pgMar w:top="1701" w:right="1134" w:bottom="1134" w:left="1701" w:header="1134" w:footer="0" w:gutter="0"/>
          <w:pgNumType w:start="0"/>
          <w:cols w:space="720"/>
          <w:vAlign w:val="both"/>
          <w:titlePg/>
        </w:sectPr>
      </w:pPr>
      <w:r>
        <w:lastRenderedPageBreak/>
        <w:t>CAMPINAS</w:t>
      </w:r>
      <w:r>
        <w:br/>
      </w:r>
      <w:r w:rsidR="000F54E3" w:rsidRPr="000F54E3">
        <w:t>2015</w:t>
      </w:r>
    </w:p>
    <w:p w:rsidR="0091175B" w:rsidRPr="00BD311A" w:rsidRDefault="000F54E3" w:rsidP="0091175B">
      <w:pPr>
        <w:widowControl w:val="0"/>
        <w:spacing w:before="100" w:beforeAutospacing="1" w:after="100" w:afterAutospacing="1"/>
        <w:jc w:val="center"/>
        <w:rPr>
          <w:b/>
          <w:bCs/>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proofErr w:type="spellStart"/>
      <w:r>
        <w:rPr>
          <w:color w:val="000000"/>
        </w:rPr>
        <w:t>Waldinei</w:t>
      </w:r>
      <w:proofErr w:type="spellEnd"/>
      <w:r>
        <w:rPr>
          <w:color w:val="000000"/>
        </w:rPr>
        <w:t xml:space="preserve"> </w:t>
      </w:r>
      <w:r w:rsidRPr="000F54E3">
        <w:rPr>
          <w:b/>
          <w:bCs/>
          <w:color w:val="000000"/>
        </w:rPr>
        <w:t>PEREIRA DA SILVA</w:t>
      </w:r>
      <w:r w:rsidRPr="009378AD">
        <w:rPr>
          <w:color w:val="000000"/>
        </w:rPr>
        <w:br/>
      </w:r>
    </w:p>
    <w:p w:rsidR="00301E38" w:rsidRDefault="00301E38">
      <w:pPr>
        <w:jc w:val="center"/>
      </w:pPr>
    </w:p>
    <w:p w:rsidR="00301E38" w:rsidRDefault="000F54E3">
      <w:pPr>
        <w:jc w:val="center"/>
        <w:rPr>
          <w:b/>
          <w:bCs/>
          <w:color w:val="000000"/>
        </w:rPr>
      </w:pPr>
      <w:r>
        <w:rPr>
          <w:sz w:val="28"/>
          <w:szCs w:val="28"/>
        </w:rPr>
        <w:t>GAED - GERENCIADOR DE ATIVIDADES ESCOLAR DIGITAL</w:t>
      </w:r>
      <w:r w:rsidR="00702C9A" w:rsidRPr="00BD311A">
        <w:rPr>
          <w:color w:val="FF0000"/>
          <w:sz w:val="28"/>
          <w:szCs w:val="28"/>
        </w:rPr>
        <w:br/>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proofErr w:type="spellStart"/>
      <w:r w:rsidR="0091175B">
        <w:rPr>
          <w:color w:val="FF0000"/>
        </w:rPr>
        <w:t>dd</w:t>
      </w:r>
      <w:proofErr w:type="spellEnd"/>
      <w:r w:rsidR="0091175B">
        <w:rPr>
          <w:color w:val="FF0000"/>
        </w:rPr>
        <w:t>/mm/</w:t>
      </w:r>
      <w:proofErr w:type="spellStart"/>
      <w:r w:rsidR="0091175B">
        <w:rPr>
          <w:color w:val="FF0000"/>
        </w:rPr>
        <w:t>aaaa</w:t>
      </w:r>
      <w:proofErr w:type="spellEnd"/>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 xml:space="preserve">Prof. Esp. Anselmo </w:t>
      </w:r>
      <w:proofErr w:type="spellStart"/>
      <w:r w:rsidR="00E17F76" w:rsidRPr="00E17F76">
        <w:t>Lotufo</w:t>
      </w:r>
      <w:proofErr w:type="spellEnd"/>
      <w:r w:rsidR="00E17F76" w:rsidRPr="00E17F76">
        <w:t xml:space="preserve"> </w:t>
      </w:r>
      <w:proofErr w:type="spellStart"/>
      <w:r w:rsidR="00E17F76" w:rsidRPr="00E17F76">
        <w:t>Conejo</w:t>
      </w:r>
      <w:proofErr w:type="spellEnd"/>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proofErr w:type="gramStart"/>
      <w:r w:rsidR="00E61772">
        <w:t>Prof.</w:t>
      </w:r>
      <w:proofErr w:type="gramEnd"/>
      <w:r w:rsidR="00001041" w:rsidRPr="0091175B">
        <w:rPr>
          <w:color w:val="FF0000"/>
        </w:rPr>
        <w:t>(</w:t>
      </w:r>
      <w:proofErr w:type="spellStart"/>
      <w:r w:rsidR="00001041">
        <w:rPr>
          <w:color w:val="FF0000"/>
        </w:rPr>
        <w:t>Esp</w:t>
      </w:r>
      <w:proofErr w:type="spellEnd"/>
      <w:r w:rsidR="00001041">
        <w:rPr>
          <w:color w:val="FF0000"/>
        </w:rPr>
        <w:t>/MS/</w:t>
      </w:r>
      <w:proofErr w:type="spellStart"/>
      <w:r w:rsidR="00001041" w:rsidRPr="0091175B">
        <w:rPr>
          <w:color w:val="FF0000"/>
        </w:rPr>
        <w:t>Dr</w:t>
      </w:r>
      <w:proofErr w:type="spellEnd"/>
      <w:r w:rsidR="00001041" w:rsidRPr="0091175B">
        <w:rPr>
          <w:color w:val="FF0000"/>
        </w:rPr>
        <w:t>)</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0"/>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B14DBF" w:rsidRDefault="009101FD">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15779771" w:history="1">
        <w:r w:rsidR="00B14DBF" w:rsidRPr="00E13F9F">
          <w:rPr>
            <w:rStyle w:val="Hyperlink"/>
            <w:noProof/>
          </w:rPr>
          <w:t>Figura 1 - Diagrama de Caso de Uso do Aluno</w:t>
        </w:r>
        <w:r w:rsidR="00B14DBF">
          <w:rPr>
            <w:noProof/>
            <w:webHidden/>
          </w:rPr>
          <w:tab/>
        </w:r>
        <w:r>
          <w:rPr>
            <w:noProof/>
            <w:webHidden/>
          </w:rPr>
          <w:fldChar w:fldCharType="begin"/>
        </w:r>
        <w:r w:rsidR="00B14DBF">
          <w:rPr>
            <w:noProof/>
            <w:webHidden/>
          </w:rPr>
          <w:instrText xml:space="preserve"> PAGEREF _Toc415779771 \h </w:instrText>
        </w:r>
        <w:r>
          <w:rPr>
            <w:noProof/>
            <w:webHidden/>
          </w:rPr>
        </w:r>
        <w:r>
          <w:rPr>
            <w:noProof/>
            <w:webHidden/>
          </w:rPr>
          <w:fldChar w:fldCharType="separate"/>
        </w:r>
        <w:r w:rsidR="00B14DBF">
          <w:rPr>
            <w:noProof/>
            <w:webHidden/>
          </w:rPr>
          <w:t>29</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2" w:history="1">
        <w:r w:rsidR="00B14DBF" w:rsidRPr="00E13F9F">
          <w:rPr>
            <w:rStyle w:val="Hyperlink"/>
            <w:noProof/>
          </w:rPr>
          <w:t>Figura 2 - Diagrama de Caso de Uso do Responsável</w:t>
        </w:r>
        <w:r w:rsidR="00B14DBF">
          <w:rPr>
            <w:noProof/>
            <w:webHidden/>
          </w:rPr>
          <w:tab/>
        </w:r>
        <w:r>
          <w:rPr>
            <w:noProof/>
            <w:webHidden/>
          </w:rPr>
          <w:fldChar w:fldCharType="begin"/>
        </w:r>
        <w:r w:rsidR="00B14DBF">
          <w:rPr>
            <w:noProof/>
            <w:webHidden/>
          </w:rPr>
          <w:instrText xml:space="preserve"> PAGEREF _Toc415779772 \h </w:instrText>
        </w:r>
        <w:r>
          <w:rPr>
            <w:noProof/>
            <w:webHidden/>
          </w:rPr>
        </w:r>
        <w:r>
          <w:rPr>
            <w:noProof/>
            <w:webHidden/>
          </w:rPr>
          <w:fldChar w:fldCharType="separate"/>
        </w:r>
        <w:r w:rsidR="00B14DBF">
          <w:rPr>
            <w:noProof/>
            <w:webHidden/>
          </w:rPr>
          <w:t>30</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3" w:history="1">
        <w:r w:rsidR="00B14DBF" w:rsidRPr="00E13F9F">
          <w:rPr>
            <w:rStyle w:val="Hyperlink"/>
            <w:noProof/>
          </w:rPr>
          <w:t>Figura 3 - Diagrama de Caso de Uso - Professor</w:t>
        </w:r>
        <w:r w:rsidR="00B14DBF">
          <w:rPr>
            <w:noProof/>
            <w:webHidden/>
          </w:rPr>
          <w:tab/>
        </w:r>
        <w:r>
          <w:rPr>
            <w:noProof/>
            <w:webHidden/>
          </w:rPr>
          <w:fldChar w:fldCharType="begin"/>
        </w:r>
        <w:r w:rsidR="00B14DBF">
          <w:rPr>
            <w:noProof/>
            <w:webHidden/>
          </w:rPr>
          <w:instrText xml:space="preserve"> PAGEREF _Toc415779773 \h </w:instrText>
        </w:r>
        <w:r>
          <w:rPr>
            <w:noProof/>
            <w:webHidden/>
          </w:rPr>
        </w:r>
        <w:r>
          <w:rPr>
            <w:noProof/>
            <w:webHidden/>
          </w:rPr>
          <w:fldChar w:fldCharType="separate"/>
        </w:r>
        <w:r w:rsidR="00B14DBF">
          <w:rPr>
            <w:noProof/>
            <w:webHidden/>
          </w:rPr>
          <w:t>31</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4" w:history="1">
        <w:r w:rsidR="00B14DBF" w:rsidRPr="00E13F9F">
          <w:rPr>
            <w:rStyle w:val="Hyperlink"/>
            <w:noProof/>
          </w:rPr>
          <w:t>Figura 4 - Diagrama de Caso de Uso - Secretaria</w:t>
        </w:r>
        <w:r w:rsidR="00B14DBF">
          <w:rPr>
            <w:noProof/>
            <w:webHidden/>
          </w:rPr>
          <w:tab/>
        </w:r>
        <w:r>
          <w:rPr>
            <w:noProof/>
            <w:webHidden/>
          </w:rPr>
          <w:fldChar w:fldCharType="begin"/>
        </w:r>
        <w:r w:rsidR="00B14DBF">
          <w:rPr>
            <w:noProof/>
            <w:webHidden/>
          </w:rPr>
          <w:instrText xml:space="preserve"> PAGEREF _Toc415779774 \h </w:instrText>
        </w:r>
        <w:r>
          <w:rPr>
            <w:noProof/>
            <w:webHidden/>
          </w:rPr>
        </w:r>
        <w:r>
          <w:rPr>
            <w:noProof/>
            <w:webHidden/>
          </w:rPr>
          <w:fldChar w:fldCharType="separate"/>
        </w:r>
        <w:r w:rsidR="00B14DBF">
          <w:rPr>
            <w:noProof/>
            <w:webHidden/>
          </w:rPr>
          <w:t>32</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5" w:history="1">
        <w:r w:rsidR="00B14DBF" w:rsidRPr="00E13F9F">
          <w:rPr>
            <w:rStyle w:val="Hyperlink"/>
            <w:noProof/>
          </w:rPr>
          <w:t>Figura 5 - Diagrama de Caso de Uso Gestor</w:t>
        </w:r>
        <w:r w:rsidR="00B14DBF">
          <w:rPr>
            <w:noProof/>
            <w:webHidden/>
          </w:rPr>
          <w:tab/>
        </w:r>
        <w:r>
          <w:rPr>
            <w:noProof/>
            <w:webHidden/>
          </w:rPr>
          <w:fldChar w:fldCharType="begin"/>
        </w:r>
        <w:r w:rsidR="00B14DBF">
          <w:rPr>
            <w:noProof/>
            <w:webHidden/>
          </w:rPr>
          <w:instrText xml:space="preserve"> PAGEREF _Toc415779775 \h </w:instrText>
        </w:r>
        <w:r>
          <w:rPr>
            <w:noProof/>
            <w:webHidden/>
          </w:rPr>
        </w:r>
        <w:r>
          <w:rPr>
            <w:noProof/>
            <w:webHidden/>
          </w:rPr>
          <w:fldChar w:fldCharType="separate"/>
        </w:r>
        <w:r w:rsidR="00B14DBF">
          <w:rPr>
            <w:noProof/>
            <w:webHidden/>
          </w:rPr>
          <w:t>33</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6" w:history="1">
        <w:r w:rsidR="00B14DBF" w:rsidRPr="00E13F9F">
          <w:rPr>
            <w:rStyle w:val="Hyperlink"/>
            <w:noProof/>
          </w:rPr>
          <w:t>Figura 6 - Diagrama Entidade Relacionamento gerado pela ferramenta brModelo v. 2.0</w:t>
        </w:r>
        <w:r w:rsidR="00B14DBF">
          <w:rPr>
            <w:noProof/>
            <w:webHidden/>
          </w:rPr>
          <w:tab/>
        </w:r>
        <w:r>
          <w:rPr>
            <w:noProof/>
            <w:webHidden/>
          </w:rPr>
          <w:fldChar w:fldCharType="begin"/>
        </w:r>
        <w:r w:rsidR="00B14DBF">
          <w:rPr>
            <w:noProof/>
            <w:webHidden/>
          </w:rPr>
          <w:instrText xml:space="preserve"> PAGEREF _Toc415779776 \h </w:instrText>
        </w:r>
        <w:r>
          <w:rPr>
            <w:noProof/>
            <w:webHidden/>
          </w:rPr>
        </w:r>
        <w:r>
          <w:rPr>
            <w:noProof/>
            <w:webHidden/>
          </w:rPr>
          <w:fldChar w:fldCharType="separate"/>
        </w:r>
        <w:r w:rsidR="00B14DBF">
          <w:rPr>
            <w:noProof/>
            <w:webHidden/>
          </w:rPr>
          <w:t>36</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7" w:history="1">
        <w:r w:rsidR="00B14DBF" w:rsidRPr="00E13F9F">
          <w:rPr>
            <w:rStyle w:val="Hyperlink"/>
            <w:noProof/>
          </w:rPr>
          <w:t>Figura 7-Arquitetura do Sistema</w:t>
        </w:r>
        <w:r w:rsidR="00B14DBF">
          <w:rPr>
            <w:noProof/>
            <w:webHidden/>
          </w:rPr>
          <w:tab/>
        </w:r>
        <w:r>
          <w:rPr>
            <w:noProof/>
            <w:webHidden/>
          </w:rPr>
          <w:fldChar w:fldCharType="begin"/>
        </w:r>
        <w:r w:rsidR="00B14DBF">
          <w:rPr>
            <w:noProof/>
            <w:webHidden/>
          </w:rPr>
          <w:instrText xml:space="preserve"> PAGEREF _Toc415779777 \h </w:instrText>
        </w:r>
        <w:r>
          <w:rPr>
            <w:noProof/>
            <w:webHidden/>
          </w:rPr>
        </w:r>
        <w:r>
          <w:rPr>
            <w:noProof/>
            <w:webHidden/>
          </w:rPr>
          <w:fldChar w:fldCharType="separate"/>
        </w:r>
        <w:r w:rsidR="00B14DBF">
          <w:rPr>
            <w:noProof/>
            <w:webHidden/>
          </w:rPr>
          <w:t>37</w:t>
        </w:r>
        <w:r>
          <w:rPr>
            <w:noProof/>
            <w:webHidden/>
          </w:rPr>
          <w:fldChar w:fldCharType="end"/>
        </w:r>
      </w:hyperlink>
    </w:p>
    <w:p w:rsidR="00B14DBF" w:rsidRDefault="009101FD">
      <w:pPr>
        <w:pStyle w:val="ndicedeilustraes"/>
        <w:tabs>
          <w:tab w:val="right" w:leader="dot" w:pos="9269"/>
        </w:tabs>
        <w:rPr>
          <w:rFonts w:asciiTheme="minorHAnsi" w:eastAsiaTheme="minorEastAsia" w:hAnsiTheme="minorHAnsi" w:cstheme="minorBidi"/>
          <w:noProof/>
          <w:sz w:val="22"/>
          <w:szCs w:val="22"/>
        </w:rPr>
      </w:pPr>
      <w:hyperlink w:anchor="_Toc415779778" w:history="1">
        <w:r w:rsidR="00B14DBF" w:rsidRPr="00E13F9F">
          <w:rPr>
            <w:rStyle w:val="Hyperlink"/>
            <w:noProof/>
          </w:rPr>
          <w:t>Figura 8 - Modelo Lógico de Banco de Dados</w:t>
        </w:r>
        <w:r w:rsidR="00B14DBF">
          <w:rPr>
            <w:noProof/>
            <w:webHidden/>
          </w:rPr>
          <w:tab/>
        </w:r>
        <w:r>
          <w:rPr>
            <w:noProof/>
            <w:webHidden/>
          </w:rPr>
          <w:fldChar w:fldCharType="begin"/>
        </w:r>
        <w:r w:rsidR="00B14DBF">
          <w:rPr>
            <w:noProof/>
            <w:webHidden/>
          </w:rPr>
          <w:instrText xml:space="preserve"> PAGEREF _Toc415779778 \h </w:instrText>
        </w:r>
        <w:r>
          <w:rPr>
            <w:noProof/>
            <w:webHidden/>
          </w:rPr>
        </w:r>
        <w:r>
          <w:rPr>
            <w:noProof/>
            <w:webHidden/>
          </w:rPr>
          <w:fldChar w:fldCharType="separate"/>
        </w:r>
        <w:r w:rsidR="00B14DBF">
          <w:rPr>
            <w:noProof/>
            <w:webHidden/>
          </w:rPr>
          <w:t>39</w:t>
        </w:r>
        <w:r>
          <w:rPr>
            <w:noProof/>
            <w:webHidden/>
          </w:rPr>
          <w:fldChar w:fldCharType="end"/>
        </w:r>
      </w:hyperlink>
    </w:p>
    <w:p w:rsidR="00301E38" w:rsidRDefault="009101FD">
      <w:pPr>
        <w:spacing w:line="240" w:lineRule="auto"/>
        <w:jc w:val="left"/>
        <w:rPr>
          <w:b/>
          <w:bCs/>
          <w:color w:val="000000"/>
        </w:rPr>
      </w:pPr>
      <w:r w:rsidRPr="00E94141">
        <w:rPr>
          <w:b/>
          <w:bCs/>
          <w:color w:val="000000"/>
        </w:rPr>
        <w:fldChar w:fldCharType="end"/>
      </w:r>
      <w:bookmarkStart w:id="0" w:name="_Toc6508669"/>
      <w:bookmarkStart w:id="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0"/>
      <w:bookmarkEnd w:id="1"/>
    </w:p>
    <w:p w:rsidR="00301E38" w:rsidRDefault="00301E38">
      <w:pPr>
        <w:pStyle w:val="Corpodetexto"/>
        <w:spacing w:line="480" w:lineRule="auto"/>
        <w:jc w:val="center"/>
        <w:rPr>
          <w:b/>
          <w:bCs/>
          <w:color w:val="000000"/>
        </w:rPr>
      </w:pPr>
    </w:p>
    <w:p w:rsidR="00787681" w:rsidRDefault="009101FD">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787681">
        <w:rPr>
          <w:noProof/>
        </w:rPr>
        <w:t>Tabela 1-Principais Necessidades dos Usuários</w:t>
      </w:r>
      <w:r w:rsidR="00787681">
        <w:rPr>
          <w:noProof/>
        </w:rPr>
        <w:tab/>
      </w:r>
      <w:r>
        <w:rPr>
          <w:noProof/>
        </w:rPr>
        <w:fldChar w:fldCharType="begin"/>
      </w:r>
      <w:r w:rsidR="00787681">
        <w:rPr>
          <w:noProof/>
        </w:rPr>
        <w:instrText xml:space="preserve"> PAGEREF _Toc415782046 \h </w:instrText>
      </w:r>
      <w:r>
        <w:rPr>
          <w:noProof/>
        </w:rPr>
      </w:r>
      <w:r>
        <w:rPr>
          <w:noProof/>
        </w:rPr>
        <w:fldChar w:fldCharType="separate"/>
      </w:r>
      <w:r w:rsidR="00787681">
        <w:rPr>
          <w:noProof/>
        </w:rPr>
        <w:t>27</w:t>
      </w:r>
      <w:r>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sidR="009101FD">
        <w:rPr>
          <w:noProof/>
        </w:rPr>
        <w:fldChar w:fldCharType="begin"/>
      </w:r>
      <w:r>
        <w:rPr>
          <w:noProof/>
        </w:rPr>
        <w:instrText xml:space="preserve"> PAGEREF _Toc415782047 \h </w:instrText>
      </w:r>
      <w:r w:rsidR="009101FD">
        <w:rPr>
          <w:noProof/>
        </w:rPr>
      </w:r>
      <w:r w:rsidR="009101FD">
        <w:rPr>
          <w:noProof/>
        </w:rPr>
        <w:fldChar w:fldCharType="separate"/>
      </w:r>
      <w:r>
        <w:rPr>
          <w:noProof/>
        </w:rPr>
        <w:t>34</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3 - UC01 – Login</w:t>
      </w:r>
      <w:r>
        <w:rPr>
          <w:noProof/>
        </w:rPr>
        <w:tab/>
      </w:r>
      <w:r w:rsidR="009101FD">
        <w:rPr>
          <w:noProof/>
        </w:rPr>
        <w:fldChar w:fldCharType="begin"/>
      </w:r>
      <w:r>
        <w:rPr>
          <w:noProof/>
        </w:rPr>
        <w:instrText xml:space="preserve"> PAGEREF _Toc415782048 \h </w:instrText>
      </w:r>
      <w:r w:rsidR="009101FD">
        <w:rPr>
          <w:noProof/>
        </w:rPr>
      </w:r>
      <w:r w:rsidR="009101FD">
        <w:rPr>
          <w:noProof/>
        </w:rPr>
        <w:fldChar w:fldCharType="separate"/>
      </w:r>
      <w:r>
        <w:rPr>
          <w:noProof/>
        </w:rPr>
        <w:t>35</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4 – UC02 – Configurar Bimestre</w:t>
      </w:r>
      <w:r>
        <w:rPr>
          <w:noProof/>
        </w:rPr>
        <w:tab/>
      </w:r>
      <w:r w:rsidR="009101FD">
        <w:rPr>
          <w:noProof/>
        </w:rPr>
        <w:fldChar w:fldCharType="begin"/>
      </w:r>
      <w:r>
        <w:rPr>
          <w:noProof/>
        </w:rPr>
        <w:instrText xml:space="preserve"> PAGEREF _Toc415782049 \h </w:instrText>
      </w:r>
      <w:r w:rsidR="009101FD">
        <w:rPr>
          <w:noProof/>
        </w:rPr>
      </w:r>
      <w:r w:rsidR="009101FD">
        <w:rPr>
          <w:noProof/>
        </w:rPr>
        <w:fldChar w:fldCharType="separate"/>
      </w:r>
      <w:r>
        <w:rPr>
          <w:noProof/>
        </w:rPr>
        <w:t>36</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5 – UC03 – Criar Boletim</w:t>
      </w:r>
      <w:r>
        <w:rPr>
          <w:noProof/>
        </w:rPr>
        <w:tab/>
      </w:r>
      <w:r w:rsidR="009101FD">
        <w:rPr>
          <w:noProof/>
        </w:rPr>
        <w:fldChar w:fldCharType="begin"/>
      </w:r>
      <w:r>
        <w:rPr>
          <w:noProof/>
        </w:rPr>
        <w:instrText xml:space="preserve"> PAGEREF _Toc415782050 \h </w:instrText>
      </w:r>
      <w:r w:rsidR="009101FD">
        <w:rPr>
          <w:noProof/>
        </w:rPr>
      </w:r>
      <w:r w:rsidR="009101FD">
        <w:rPr>
          <w:noProof/>
        </w:rPr>
        <w:fldChar w:fldCharType="separate"/>
      </w:r>
      <w:r>
        <w:rPr>
          <w:noProof/>
        </w:rPr>
        <w:t>37</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6 – UC04 – Inserir Notas/Faltas</w:t>
      </w:r>
      <w:r>
        <w:rPr>
          <w:noProof/>
        </w:rPr>
        <w:tab/>
      </w:r>
      <w:r w:rsidR="009101FD">
        <w:rPr>
          <w:noProof/>
        </w:rPr>
        <w:fldChar w:fldCharType="begin"/>
      </w:r>
      <w:r>
        <w:rPr>
          <w:noProof/>
        </w:rPr>
        <w:instrText xml:space="preserve"> PAGEREF _Toc415782051 \h </w:instrText>
      </w:r>
      <w:r w:rsidR="009101FD">
        <w:rPr>
          <w:noProof/>
        </w:rPr>
      </w:r>
      <w:r w:rsidR="009101FD">
        <w:rPr>
          <w:noProof/>
        </w:rPr>
        <w:fldChar w:fldCharType="separate"/>
      </w:r>
      <w:r>
        <w:rPr>
          <w:noProof/>
        </w:rPr>
        <w:t>38</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7 - UC05 – Visualizar Boletim</w:t>
      </w:r>
      <w:r>
        <w:rPr>
          <w:noProof/>
        </w:rPr>
        <w:tab/>
      </w:r>
      <w:r w:rsidR="009101FD">
        <w:rPr>
          <w:noProof/>
        </w:rPr>
        <w:fldChar w:fldCharType="begin"/>
      </w:r>
      <w:r>
        <w:rPr>
          <w:noProof/>
        </w:rPr>
        <w:instrText xml:space="preserve"> PAGEREF _Toc415782052 \h </w:instrText>
      </w:r>
      <w:r w:rsidR="009101FD">
        <w:rPr>
          <w:noProof/>
        </w:rPr>
      </w:r>
      <w:r w:rsidR="009101FD">
        <w:rPr>
          <w:noProof/>
        </w:rPr>
        <w:fldChar w:fldCharType="separate"/>
      </w:r>
      <w:r>
        <w:rPr>
          <w:noProof/>
        </w:rPr>
        <w:t>39</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8 - UC06 – Alterar Notas/Faltas</w:t>
      </w:r>
      <w:r>
        <w:rPr>
          <w:noProof/>
        </w:rPr>
        <w:tab/>
      </w:r>
      <w:r w:rsidR="009101FD">
        <w:rPr>
          <w:noProof/>
        </w:rPr>
        <w:fldChar w:fldCharType="begin"/>
      </w:r>
      <w:r>
        <w:rPr>
          <w:noProof/>
        </w:rPr>
        <w:instrText xml:space="preserve"> PAGEREF _Toc415782053 \h </w:instrText>
      </w:r>
      <w:r w:rsidR="009101FD">
        <w:rPr>
          <w:noProof/>
        </w:rPr>
      </w:r>
      <w:r w:rsidR="009101FD">
        <w:rPr>
          <w:noProof/>
        </w:rPr>
        <w:fldChar w:fldCharType="separate"/>
      </w:r>
      <w:r>
        <w:rPr>
          <w:noProof/>
        </w:rPr>
        <w:t>40</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9 - UC07 – Criar Tarefas</w:t>
      </w:r>
      <w:r>
        <w:rPr>
          <w:noProof/>
        </w:rPr>
        <w:tab/>
      </w:r>
      <w:r w:rsidR="009101FD">
        <w:rPr>
          <w:noProof/>
        </w:rPr>
        <w:fldChar w:fldCharType="begin"/>
      </w:r>
      <w:r>
        <w:rPr>
          <w:noProof/>
        </w:rPr>
        <w:instrText xml:space="preserve"> PAGEREF _Toc415782054 \h </w:instrText>
      </w:r>
      <w:r w:rsidR="009101FD">
        <w:rPr>
          <w:noProof/>
        </w:rPr>
      </w:r>
      <w:r w:rsidR="009101FD">
        <w:rPr>
          <w:noProof/>
        </w:rPr>
        <w:fldChar w:fldCharType="separate"/>
      </w:r>
      <w:r>
        <w:rPr>
          <w:noProof/>
        </w:rPr>
        <w:t>41</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10 - UC08 – Alterar Tarefas</w:t>
      </w:r>
      <w:r>
        <w:rPr>
          <w:noProof/>
        </w:rPr>
        <w:tab/>
      </w:r>
      <w:r w:rsidR="009101FD">
        <w:rPr>
          <w:noProof/>
        </w:rPr>
        <w:fldChar w:fldCharType="begin"/>
      </w:r>
      <w:r>
        <w:rPr>
          <w:noProof/>
        </w:rPr>
        <w:instrText xml:space="preserve"> PAGEREF _Toc415782055 \h </w:instrText>
      </w:r>
      <w:r w:rsidR="009101FD">
        <w:rPr>
          <w:noProof/>
        </w:rPr>
      </w:r>
      <w:r w:rsidR="009101FD">
        <w:rPr>
          <w:noProof/>
        </w:rPr>
        <w:fldChar w:fldCharType="separate"/>
      </w:r>
      <w:r>
        <w:rPr>
          <w:noProof/>
        </w:rPr>
        <w:t>42</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11 -  UC09 – Visualizar Tarefas</w:t>
      </w:r>
      <w:r>
        <w:rPr>
          <w:noProof/>
        </w:rPr>
        <w:tab/>
      </w:r>
      <w:r w:rsidR="009101FD">
        <w:rPr>
          <w:noProof/>
        </w:rPr>
        <w:fldChar w:fldCharType="begin"/>
      </w:r>
      <w:r>
        <w:rPr>
          <w:noProof/>
        </w:rPr>
        <w:instrText xml:space="preserve"> PAGEREF _Toc415782056 \h </w:instrText>
      </w:r>
      <w:r w:rsidR="009101FD">
        <w:rPr>
          <w:noProof/>
        </w:rPr>
      </w:r>
      <w:r w:rsidR="009101FD">
        <w:rPr>
          <w:noProof/>
        </w:rPr>
        <w:fldChar w:fldCharType="separate"/>
      </w:r>
      <w:r>
        <w:rPr>
          <w:noProof/>
        </w:rPr>
        <w:t>43</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12 - UC10 – Excluir Tarefas</w:t>
      </w:r>
      <w:r>
        <w:rPr>
          <w:noProof/>
        </w:rPr>
        <w:tab/>
      </w:r>
      <w:r w:rsidR="009101FD">
        <w:rPr>
          <w:noProof/>
        </w:rPr>
        <w:fldChar w:fldCharType="begin"/>
      </w:r>
      <w:r>
        <w:rPr>
          <w:noProof/>
        </w:rPr>
        <w:instrText xml:space="preserve"> PAGEREF _Toc415782057 \h </w:instrText>
      </w:r>
      <w:r w:rsidR="009101FD">
        <w:rPr>
          <w:noProof/>
        </w:rPr>
      </w:r>
      <w:r w:rsidR="009101FD">
        <w:rPr>
          <w:noProof/>
        </w:rPr>
        <w:fldChar w:fldCharType="separate"/>
      </w:r>
      <w:r>
        <w:rPr>
          <w:noProof/>
        </w:rPr>
        <w:t>44</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13 - UC11 – Cadastrar Ocorrência</w:t>
      </w:r>
      <w:r>
        <w:rPr>
          <w:noProof/>
        </w:rPr>
        <w:tab/>
      </w:r>
      <w:r w:rsidR="009101FD">
        <w:rPr>
          <w:noProof/>
        </w:rPr>
        <w:fldChar w:fldCharType="begin"/>
      </w:r>
      <w:r>
        <w:rPr>
          <w:noProof/>
        </w:rPr>
        <w:instrText xml:space="preserve"> PAGEREF _Toc415782058 \h </w:instrText>
      </w:r>
      <w:r w:rsidR="009101FD">
        <w:rPr>
          <w:noProof/>
        </w:rPr>
      </w:r>
      <w:r w:rsidR="009101FD">
        <w:rPr>
          <w:noProof/>
        </w:rPr>
        <w:fldChar w:fldCharType="separate"/>
      </w:r>
      <w:r>
        <w:rPr>
          <w:noProof/>
        </w:rPr>
        <w:t>44</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14 - UC12 – Alterar Ocorrência</w:t>
      </w:r>
      <w:r>
        <w:rPr>
          <w:noProof/>
        </w:rPr>
        <w:tab/>
      </w:r>
      <w:r w:rsidR="009101FD">
        <w:rPr>
          <w:noProof/>
        </w:rPr>
        <w:fldChar w:fldCharType="begin"/>
      </w:r>
      <w:r>
        <w:rPr>
          <w:noProof/>
        </w:rPr>
        <w:instrText xml:space="preserve"> PAGEREF _Toc415782059 \h </w:instrText>
      </w:r>
      <w:r w:rsidR="009101FD">
        <w:rPr>
          <w:noProof/>
        </w:rPr>
      </w:r>
      <w:r w:rsidR="009101FD">
        <w:rPr>
          <w:noProof/>
        </w:rPr>
        <w:fldChar w:fldCharType="separate"/>
      </w:r>
      <w:r>
        <w:rPr>
          <w:noProof/>
        </w:rPr>
        <w:t>45</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15 - UC13– Visualizar Ocorrência</w:t>
      </w:r>
      <w:r>
        <w:rPr>
          <w:noProof/>
        </w:rPr>
        <w:tab/>
      </w:r>
      <w:r w:rsidR="009101FD">
        <w:rPr>
          <w:noProof/>
        </w:rPr>
        <w:fldChar w:fldCharType="begin"/>
      </w:r>
      <w:r>
        <w:rPr>
          <w:noProof/>
        </w:rPr>
        <w:instrText xml:space="preserve"> PAGEREF _Toc415782060 \h </w:instrText>
      </w:r>
      <w:r w:rsidR="009101FD">
        <w:rPr>
          <w:noProof/>
        </w:rPr>
      </w:r>
      <w:r w:rsidR="009101FD">
        <w:rPr>
          <w:noProof/>
        </w:rPr>
        <w:fldChar w:fldCharType="separate"/>
      </w:r>
      <w:r>
        <w:rPr>
          <w:noProof/>
        </w:rPr>
        <w:t>46</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16 -  UC14 – Cadastrar Aluno</w:t>
      </w:r>
      <w:r>
        <w:rPr>
          <w:noProof/>
        </w:rPr>
        <w:tab/>
      </w:r>
      <w:r w:rsidR="009101FD">
        <w:rPr>
          <w:noProof/>
        </w:rPr>
        <w:fldChar w:fldCharType="begin"/>
      </w:r>
      <w:r>
        <w:rPr>
          <w:noProof/>
        </w:rPr>
        <w:instrText xml:space="preserve"> PAGEREF _Toc415782061 \h </w:instrText>
      </w:r>
      <w:r w:rsidR="009101FD">
        <w:rPr>
          <w:noProof/>
        </w:rPr>
      </w:r>
      <w:r w:rsidR="009101FD">
        <w:rPr>
          <w:noProof/>
        </w:rPr>
        <w:fldChar w:fldCharType="separate"/>
      </w:r>
      <w:r>
        <w:rPr>
          <w:noProof/>
        </w:rPr>
        <w:t>47</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17 - UC15 – Cadastrar Responsável</w:t>
      </w:r>
      <w:r>
        <w:rPr>
          <w:noProof/>
        </w:rPr>
        <w:tab/>
      </w:r>
      <w:r w:rsidR="009101FD">
        <w:rPr>
          <w:noProof/>
        </w:rPr>
        <w:fldChar w:fldCharType="begin"/>
      </w:r>
      <w:r>
        <w:rPr>
          <w:noProof/>
        </w:rPr>
        <w:instrText xml:space="preserve"> PAGEREF _Toc415782062 \h </w:instrText>
      </w:r>
      <w:r w:rsidR="009101FD">
        <w:rPr>
          <w:noProof/>
        </w:rPr>
      </w:r>
      <w:r w:rsidR="009101FD">
        <w:rPr>
          <w:noProof/>
        </w:rPr>
        <w:fldChar w:fldCharType="separate"/>
      </w:r>
      <w:r>
        <w:rPr>
          <w:noProof/>
        </w:rPr>
        <w:t>48</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18 - UC16 – Cadastrar Professor</w:t>
      </w:r>
      <w:r>
        <w:rPr>
          <w:noProof/>
        </w:rPr>
        <w:tab/>
      </w:r>
      <w:r w:rsidR="009101FD">
        <w:rPr>
          <w:noProof/>
        </w:rPr>
        <w:fldChar w:fldCharType="begin"/>
      </w:r>
      <w:r>
        <w:rPr>
          <w:noProof/>
        </w:rPr>
        <w:instrText xml:space="preserve"> PAGEREF _Toc415782063 \h </w:instrText>
      </w:r>
      <w:r w:rsidR="009101FD">
        <w:rPr>
          <w:noProof/>
        </w:rPr>
      </w:r>
      <w:r w:rsidR="009101FD">
        <w:rPr>
          <w:noProof/>
        </w:rPr>
        <w:fldChar w:fldCharType="separate"/>
      </w:r>
      <w:r>
        <w:rPr>
          <w:noProof/>
        </w:rPr>
        <w:t>49</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19 - UC17 – Cadastrar Gestor</w:t>
      </w:r>
      <w:r>
        <w:rPr>
          <w:noProof/>
        </w:rPr>
        <w:tab/>
      </w:r>
      <w:r w:rsidR="009101FD">
        <w:rPr>
          <w:noProof/>
        </w:rPr>
        <w:fldChar w:fldCharType="begin"/>
      </w:r>
      <w:r>
        <w:rPr>
          <w:noProof/>
        </w:rPr>
        <w:instrText xml:space="preserve"> PAGEREF _Toc415782064 \h </w:instrText>
      </w:r>
      <w:r w:rsidR="009101FD">
        <w:rPr>
          <w:noProof/>
        </w:rPr>
      </w:r>
      <w:r w:rsidR="009101FD">
        <w:rPr>
          <w:noProof/>
        </w:rPr>
        <w:fldChar w:fldCharType="separate"/>
      </w:r>
      <w:r>
        <w:rPr>
          <w:noProof/>
        </w:rPr>
        <w:t>50</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20 - UC18 – Cadastrar Gestor</w:t>
      </w:r>
      <w:r>
        <w:rPr>
          <w:noProof/>
        </w:rPr>
        <w:tab/>
      </w:r>
      <w:r w:rsidR="009101FD">
        <w:rPr>
          <w:noProof/>
        </w:rPr>
        <w:fldChar w:fldCharType="begin"/>
      </w:r>
      <w:r>
        <w:rPr>
          <w:noProof/>
        </w:rPr>
        <w:instrText xml:space="preserve"> PAGEREF _Toc415782065 \h </w:instrText>
      </w:r>
      <w:r w:rsidR="009101FD">
        <w:rPr>
          <w:noProof/>
        </w:rPr>
      </w:r>
      <w:r w:rsidR="009101FD">
        <w:rPr>
          <w:noProof/>
        </w:rPr>
        <w:fldChar w:fldCharType="separate"/>
      </w:r>
      <w:r>
        <w:rPr>
          <w:noProof/>
        </w:rPr>
        <w:t>51</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21 - UC19 – Cadastrar Turma</w:t>
      </w:r>
      <w:r>
        <w:rPr>
          <w:noProof/>
        </w:rPr>
        <w:tab/>
      </w:r>
      <w:r w:rsidR="009101FD">
        <w:rPr>
          <w:noProof/>
        </w:rPr>
        <w:fldChar w:fldCharType="begin"/>
      </w:r>
      <w:r>
        <w:rPr>
          <w:noProof/>
        </w:rPr>
        <w:instrText xml:space="preserve"> PAGEREF _Toc415782066 \h </w:instrText>
      </w:r>
      <w:r w:rsidR="009101FD">
        <w:rPr>
          <w:noProof/>
        </w:rPr>
      </w:r>
      <w:r w:rsidR="009101FD">
        <w:rPr>
          <w:noProof/>
        </w:rPr>
        <w:fldChar w:fldCharType="separate"/>
      </w:r>
      <w:r>
        <w:rPr>
          <w:noProof/>
        </w:rPr>
        <w:t>52</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22 - UC20 – Alocar Turma</w:t>
      </w:r>
      <w:r>
        <w:rPr>
          <w:noProof/>
        </w:rPr>
        <w:tab/>
      </w:r>
      <w:r w:rsidR="009101FD">
        <w:rPr>
          <w:noProof/>
        </w:rPr>
        <w:fldChar w:fldCharType="begin"/>
      </w:r>
      <w:r>
        <w:rPr>
          <w:noProof/>
        </w:rPr>
        <w:instrText xml:space="preserve"> PAGEREF _Toc415782067 \h </w:instrText>
      </w:r>
      <w:r w:rsidR="009101FD">
        <w:rPr>
          <w:noProof/>
        </w:rPr>
      </w:r>
      <w:r w:rsidR="009101FD">
        <w:rPr>
          <w:noProof/>
        </w:rPr>
        <w:fldChar w:fldCharType="separate"/>
      </w:r>
      <w:r>
        <w:rPr>
          <w:noProof/>
        </w:rPr>
        <w:t>53</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23 - UC21 – Alterar Turma</w:t>
      </w:r>
      <w:r>
        <w:rPr>
          <w:noProof/>
        </w:rPr>
        <w:tab/>
      </w:r>
      <w:r w:rsidR="009101FD">
        <w:rPr>
          <w:noProof/>
        </w:rPr>
        <w:fldChar w:fldCharType="begin"/>
      </w:r>
      <w:r>
        <w:rPr>
          <w:noProof/>
        </w:rPr>
        <w:instrText xml:space="preserve"> PAGEREF _Toc415782068 \h </w:instrText>
      </w:r>
      <w:r w:rsidR="009101FD">
        <w:rPr>
          <w:noProof/>
        </w:rPr>
      </w:r>
      <w:r w:rsidR="009101FD">
        <w:rPr>
          <w:noProof/>
        </w:rPr>
        <w:fldChar w:fldCharType="separate"/>
      </w:r>
      <w:r>
        <w:rPr>
          <w:noProof/>
        </w:rPr>
        <w:t>54</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24- Escopo do Sistema</w:t>
      </w:r>
      <w:r>
        <w:rPr>
          <w:noProof/>
        </w:rPr>
        <w:tab/>
      </w:r>
      <w:r w:rsidR="009101FD">
        <w:rPr>
          <w:noProof/>
        </w:rPr>
        <w:fldChar w:fldCharType="begin"/>
      </w:r>
      <w:r>
        <w:rPr>
          <w:noProof/>
        </w:rPr>
        <w:instrText xml:space="preserve"> PAGEREF _Toc415782069 \h </w:instrText>
      </w:r>
      <w:r w:rsidR="009101FD">
        <w:rPr>
          <w:noProof/>
        </w:rPr>
      </w:r>
      <w:r w:rsidR="009101FD">
        <w:rPr>
          <w:noProof/>
        </w:rPr>
        <w:fldChar w:fldCharType="separate"/>
      </w:r>
      <w:r>
        <w:rPr>
          <w:noProof/>
        </w:rPr>
        <w:t>55</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25 - Modelo para descrição das Tabelas do Banco de Dados</w:t>
      </w:r>
      <w:r>
        <w:rPr>
          <w:noProof/>
        </w:rPr>
        <w:tab/>
      </w:r>
      <w:r w:rsidR="009101FD">
        <w:rPr>
          <w:noProof/>
        </w:rPr>
        <w:fldChar w:fldCharType="begin"/>
      </w:r>
      <w:r>
        <w:rPr>
          <w:noProof/>
        </w:rPr>
        <w:instrText xml:space="preserve"> PAGEREF _Toc415782070 \h </w:instrText>
      </w:r>
      <w:r w:rsidR="009101FD">
        <w:rPr>
          <w:noProof/>
        </w:rPr>
      </w:r>
      <w:r w:rsidR="009101FD">
        <w:rPr>
          <w:noProof/>
        </w:rPr>
        <w:fldChar w:fldCharType="separate"/>
      </w:r>
      <w:r>
        <w:rPr>
          <w:noProof/>
        </w:rPr>
        <w:t>60</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26 - Modelo para Planejamento e Execução dos Testes Unitários</w:t>
      </w:r>
      <w:r>
        <w:rPr>
          <w:noProof/>
        </w:rPr>
        <w:tab/>
      </w:r>
      <w:r w:rsidR="009101FD">
        <w:rPr>
          <w:noProof/>
        </w:rPr>
        <w:fldChar w:fldCharType="begin"/>
      </w:r>
      <w:r>
        <w:rPr>
          <w:noProof/>
        </w:rPr>
        <w:instrText xml:space="preserve"> PAGEREF _Toc415782071 \h </w:instrText>
      </w:r>
      <w:r w:rsidR="009101FD">
        <w:rPr>
          <w:noProof/>
        </w:rPr>
      </w:r>
      <w:r w:rsidR="009101FD">
        <w:rPr>
          <w:noProof/>
        </w:rPr>
        <w:fldChar w:fldCharType="separate"/>
      </w:r>
      <w:r>
        <w:rPr>
          <w:noProof/>
        </w:rPr>
        <w:t>61</w:t>
      </w:r>
      <w:r w:rsidR="009101FD">
        <w:rPr>
          <w:noProof/>
        </w:rPr>
        <w:fldChar w:fldCharType="end"/>
      </w:r>
    </w:p>
    <w:p w:rsidR="00787681" w:rsidRDefault="00787681">
      <w:pPr>
        <w:pStyle w:val="ndicedeilustraes"/>
        <w:tabs>
          <w:tab w:val="right" w:leader="dot" w:pos="9269"/>
        </w:tabs>
        <w:rPr>
          <w:rFonts w:asciiTheme="minorHAnsi" w:eastAsiaTheme="minorEastAsia" w:hAnsiTheme="minorHAnsi" w:cstheme="minorBidi"/>
          <w:noProof/>
          <w:sz w:val="22"/>
          <w:szCs w:val="22"/>
        </w:rPr>
      </w:pPr>
      <w:r>
        <w:rPr>
          <w:noProof/>
        </w:rPr>
        <w:t>Tabela 27 - Modelo para Planejamento e Execução dos Testes Integrados</w:t>
      </w:r>
      <w:r>
        <w:rPr>
          <w:noProof/>
        </w:rPr>
        <w:tab/>
      </w:r>
      <w:r w:rsidR="009101FD">
        <w:rPr>
          <w:noProof/>
        </w:rPr>
        <w:fldChar w:fldCharType="begin"/>
      </w:r>
      <w:r>
        <w:rPr>
          <w:noProof/>
        </w:rPr>
        <w:instrText xml:space="preserve"> PAGEREF _Toc415782072 \h </w:instrText>
      </w:r>
      <w:r w:rsidR="009101FD">
        <w:rPr>
          <w:noProof/>
        </w:rPr>
      </w:r>
      <w:r w:rsidR="009101FD">
        <w:rPr>
          <w:noProof/>
        </w:rPr>
        <w:fldChar w:fldCharType="separate"/>
      </w:r>
      <w:r>
        <w:rPr>
          <w:noProof/>
        </w:rPr>
        <w:t>62</w:t>
      </w:r>
      <w:r w:rsidR="009101FD">
        <w:rPr>
          <w:noProof/>
        </w:rPr>
        <w:fldChar w:fldCharType="end"/>
      </w:r>
    </w:p>
    <w:p w:rsidR="00301E38" w:rsidRDefault="009101FD">
      <w:pPr>
        <w:spacing w:line="240" w:lineRule="auto"/>
        <w:jc w:val="left"/>
        <w:rPr>
          <w:b/>
          <w:bCs/>
        </w:rPr>
      </w:pPr>
      <w:r w:rsidRPr="00E94141">
        <w:rPr>
          <w:b/>
          <w:bCs/>
        </w:rPr>
        <w:fldChar w:fldCharType="end"/>
      </w:r>
      <w:bookmarkStart w:id="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
      <w:r>
        <w:rPr>
          <w:b/>
          <w:bCs/>
        </w:rPr>
        <w:t>ABREVIATURAS E SIGLAS</w:t>
      </w:r>
    </w:p>
    <w:p w:rsidR="00301E38" w:rsidRDefault="00301E38"/>
    <w:tbl>
      <w:tblPr>
        <w:tblW w:w="0" w:type="auto"/>
        <w:tblInd w:w="-106" w:type="dxa"/>
        <w:tblLook w:val="0000"/>
      </w:tblPr>
      <w:tblGrid>
        <w:gridCol w:w="1809"/>
        <w:gridCol w:w="7513"/>
      </w:tblGrid>
      <w:tr w:rsidR="00EA1324" w:rsidRPr="002F62F4" w:rsidTr="00BF0BF7">
        <w:tc>
          <w:tcPr>
            <w:tcW w:w="1809" w:type="dxa"/>
            <w:tcBorders>
              <w:top w:val="nil"/>
              <w:left w:val="nil"/>
              <w:bottom w:val="nil"/>
              <w:right w:val="nil"/>
            </w:tcBorders>
          </w:tcPr>
          <w:p w:rsidR="00EA1324" w:rsidRPr="002F62F4" w:rsidRDefault="00EA1324" w:rsidP="00BF0BF7">
            <w:pPr>
              <w:rPr>
                <w:color w:val="0000FF"/>
              </w:rPr>
            </w:pPr>
            <w:r>
              <w:t>GAED</w:t>
            </w:r>
          </w:p>
        </w:tc>
        <w:tc>
          <w:tcPr>
            <w:tcW w:w="7513" w:type="dxa"/>
            <w:tcBorders>
              <w:top w:val="nil"/>
              <w:left w:val="nil"/>
              <w:bottom w:val="nil"/>
              <w:right w:val="nil"/>
            </w:tcBorders>
          </w:tcPr>
          <w:p w:rsidR="00EA1324" w:rsidRPr="002F62F4" w:rsidRDefault="00EA1324" w:rsidP="00BF0BF7">
            <w:pPr>
              <w:rPr>
                <w:color w:val="0000FF"/>
              </w:rPr>
            </w:pPr>
            <w:r>
              <w:t>Gerenciamento de Atividades Escolar Digital</w:t>
            </w:r>
          </w:p>
        </w:tc>
      </w:tr>
      <w:tr w:rsidR="00EA1324" w:rsidRPr="001116B4" w:rsidTr="00BF0BF7">
        <w:tc>
          <w:tcPr>
            <w:tcW w:w="1809" w:type="dxa"/>
            <w:tcBorders>
              <w:top w:val="nil"/>
              <w:left w:val="nil"/>
              <w:bottom w:val="nil"/>
              <w:right w:val="nil"/>
            </w:tcBorders>
          </w:tcPr>
          <w:p w:rsidR="00EA1324" w:rsidRDefault="00EA1324" w:rsidP="00BF0BF7">
            <w:r>
              <w:t>RA</w:t>
            </w:r>
          </w:p>
          <w:p w:rsidR="00EA1324" w:rsidRPr="005B135D" w:rsidRDefault="00EA1324" w:rsidP="00BF0BF7">
            <w:pPr>
              <w:rPr>
                <w:i/>
                <w:color w:val="0000FF"/>
              </w:rPr>
            </w:pPr>
            <w:r w:rsidRPr="005B135D">
              <w:rPr>
                <w:i/>
              </w:rPr>
              <w:t>WEB</w:t>
            </w:r>
          </w:p>
        </w:tc>
        <w:tc>
          <w:tcPr>
            <w:tcW w:w="7513" w:type="dxa"/>
            <w:tcBorders>
              <w:top w:val="nil"/>
              <w:left w:val="nil"/>
              <w:bottom w:val="nil"/>
              <w:right w:val="nil"/>
            </w:tcBorders>
          </w:tcPr>
          <w:p w:rsidR="00EA1324" w:rsidRPr="00227268" w:rsidRDefault="00EA1324" w:rsidP="00BF0BF7">
            <w:pPr>
              <w:rPr>
                <w:lang w:val="en-US"/>
              </w:rPr>
            </w:pPr>
            <w:proofErr w:type="spellStart"/>
            <w:r w:rsidRPr="00227268">
              <w:rPr>
                <w:lang w:val="en-US"/>
              </w:rPr>
              <w:t>Registro</w:t>
            </w:r>
            <w:proofErr w:type="spellEnd"/>
            <w:r>
              <w:rPr>
                <w:lang w:val="en-US"/>
              </w:rPr>
              <w:t xml:space="preserve"> </w:t>
            </w:r>
            <w:proofErr w:type="spellStart"/>
            <w:r w:rsidRPr="00227268">
              <w:rPr>
                <w:lang w:val="en-US"/>
              </w:rPr>
              <w:t>Acadêmico</w:t>
            </w:r>
            <w:proofErr w:type="spellEnd"/>
          </w:p>
          <w:p w:rsidR="00EA1324" w:rsidRPr="00A27206" w:rsidRDefault="00EA1324" w:rsidP="00BF0BF7">
            <w:pPr>
              <w:rPr>
                <w:color w:val="0000FF"/>
                <w:lang w:val="en-US"/>
              </w:rPr>
            </w:pPr>
            <w:r w:rsidRPr="00227268">
              <w:rPr>
                <w:lang w:val="en-US"/>
              </w:rPr>
              <w:t>World Wide Web</w:t>
            </w:r>
          </w:p>
        </w:tc>
      </w:tr>
      <w:tr w:rsidR="00EA1324" w:rsidRPr="003D4761" w:rsidTr="00BF0BF7">
        <w:tc>
          <w:tcPr>
            <w:tcW w:w="1809" w:type="dxa"/>
            <w:tcBorders>
              <w:top w:val="nil"/>
              <w:left w:val="nil"/>
              <w:bottom w:val="nil"/>
              <w:right w:val="nil"/>
            </w:tcBorders>
          </w:tcPr>
          <w:p w:rsidR="00EA1324" w:rsidRPr="003D4761" w:rsidRDefault="00EA1324" w:rsidP="00BF0BF7">
            <w:r>
              <w:t>CPF</w:t>
            </w:r>
          </w:p>
        </w:tc>
        <w:tc>
          <w:tcPr>
            <w:tcW w:w="7513" w:type="dxa"/>
            <w:tcBorders>
              <w:top w:val="nil"/>
              <w:left w:val="nil"/>
              <w:bottom w:val="nil"/>
              <w:right w:val="nil"/>
            </w:tcBorders>
          </w:tcPr>
          <w:p w:rsidR="00EA1324" w:rsidRPr="003D4761" w:rsidRDefault="00EA1324" w:rsidP="00BF0BF7">
            <w:proofErr w:type="spellStart"/>
            <w:r>
              <w:rPr>
                <w:lang w:val="en-US"/>
              </w:rPr>
              <w:t>Cadastro</w:t>
            </w:r>
            <w:proofErr w:type="spellEnd"/>
            <w:r>
              <w:rPr>
                <w:lang w:val="en-US"/>
              </w:rPr>
              <w:t xml:space="preserve"> Pessoa </w:t>
            </w:r>
            <w:proofErr w:type="spellStart"/>
            <w:r>
              <w:rPr>
                <w:lang w:val="en-US"/>
              </w:rPr>
              <w:t>Fí</w:t>
            </w:r>
            <w:r w:rsidRPr="00E87D50">
              <w:rPr>
                <w:lang w:val="en-US"/>
              </w:rPr>
              <w:t>sica</w:t>
            </w:r>
            <w:proofErr w:type="spellEnd"/>
          </w:p>
        </w:tc>
      </w:tr>
    </w:tbl>
    <w:p w:rsidR="00317F6E" w:rsidRPr="00FE3975" w:rsidRDefault="00317F6E">
      <w:pPr>
        <w:rPr>
          <w:color w:val="FF0000"/>
        </w:rPr>
      </w:pPr>
    </w:p>
    <w:p w:rsidR="005607DD" w:rsidRPr="005607DD" w:rsidRDefault="005607DD">
      <w:pPr>
        <w:rPr>
          <w:color w:val="FF0000"/>
        </w:rPr>
      </w:pPr>
    </w:p>
    <w:p w:rsidR="00301E38" w:rsidRDefault="00301E38">
      <w:pPr>
        <w:sectPr w:rsidR="00301E38">
          <w:headerReference w:type="default" r:id="rId11"/>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B14DBF" w:rsidRDefault="009101FD">
      <w:pPr>
        <w:pStyle w:val="Sumrio1"/>
        <w:rPr>
          <w:rFonts w:asciiTheme="minorHAnsi" w:eastAsiaTheme="minorEastAsia" w:hAnsiTheme="minorHAnsi" w:cstheme="minorBidi"/>
          <w:b w:val="0"/>
          <w:bCs w:val="0"/>
          <w:caps w:val="0"/>
          <w:noProof/>
          <w:sz w:val="22"/>
          <w:szCs w:val="22"/>
        </w:rPr>
      </w:pPr>
      <w:r w:rsidRPr="009101FD">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9101FD">
        <w:rPr>
          <w:rFonts w:ascii="Times New Roman" w:hAnsi="Times New Roman" w:cs="Times New Roman"/>
          <w:sz w:val="24"/>
          <w:szCs w:val="24"/>
        </w:rPr>
        <w:fldChar w:fldCharType="separate"/>
      </w:r>
      <w:hyperlink w:anchor="_Toc415779789" w:history="1">
        <w:r w:rsidR="00B14DBF" w:rsidRPr="00714D55">
          <w:rPr>
            <w:rStyle w:val="Hyperlink"/>
            <w:noProof/>
          </w:rPr>
          <w:t>1</w:t>
        </w:r>
        <w:r w:rsidR="00B14DBF">
          <w:rPr>
            <w:rFonts w:asciiTheme="minorHAnsi" w:eastAsiaTheme="minorEastAsia" w:hAnsiTheme="minorHAnsi" w:cstheme="minorBidi"/>
            <w:b w:val="0"/>
            <w:bCs w:val="0"/>
            <w:caps w:val="0"/>
            <w:noProof/>
            <w:sz w:val="22"/>
            <w:szCs w:val="22"/>
          </w:rPr>
          <w:tab/>
        </w:r>
        <w:r w:rsidR="00B14DBF" w:rsidRPr="00714D55">
          <w:rPr>
            <w:rStyle w:val="Hyperlink"/>
            <w:noProof/>
          </w:rPr>
          <w:t>Introdução</w:t>
        </w:r>
        <w:r w:rsidR="00B14DBF">
          <w:rPr>
            <w:noProof/>
            <w:webHidden/>
          </w:rPr>
          <w:tab/>
        </w:r>
        <w:r>
          <w:rPr>
            <w:noProof/>
            <w:webHidden/>
          </w:rPr>
          <w:fldChar w:fldCharType="begin"/>
        </w:r>
        <w:r w:rsidR="00B14DBF">
          <w:rPr>
            <w:noProof/>
            <w:webHidden/>
          </w:rPr>
          <w:instrText xml:space="preserve"> PAGEREF _Toc415779789 \h </w:instrText>
        </w:r>
        <w:r>
          <w:rPr>
            <w:noProof/>
            <w:webHidden/>
          </w:rPr>
        </w:r>
        <w:r>
          <w:rPr>
            <w:noProof/>
            <w:webHidden/>
          </w:rPr>
          <w:fldChar w:fldCharType="separate"/>
        </w:r>
        <w:r w:rsidR="00B14DBF">
          <w:rPr>
            <w:noProof/>
            <w:webHidden/>
          </w:rPr>
          <w:t>15</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790" w:history="1">
        <w:r w:rsidR="00B14DBF" w:rsidRPr="00714D55">
          <w:rPr>
            <w:rStyle w:val="Hyperlink"/>
            <w:noProof/>
          </w:rPr>
          <w:t>1.1</w:t>
        </w:r>
        <w:r w:rsidR="00B14DBF">
          <w:rPr>
            <w:rFonts w:asciiTheme="minorHAnsi" w:eastAsiaTheme="minorEastAsia" w:hAnsiTheme="minorHAnsi" w:cstheme="minorBidi"/>
            <w:smallCaps w:val="0"/>
            <w:noProof/>
            <w:sz w:val="22"/>
            <w:szCs w:val="22"/>
          </w:rPr>
          <w:tab/>
        </w:r>
        <w:r w:rsidR="00B14DBF" w:rsidRPr="00714D55">
          <w:rPr>
            <w:rStyle w:val="Hyperlink"/>
            <w:noProof/>
          </w:rPr>
          <w:t>Apresentação do Tema</w:t>
        </w:r>
        <w:r w:rsidR="00B14DBF">
          <w:rPr>
            <w:noProof/>
            <w:webHidden/>
          </w:rPr>
          <w:tab/>
        </w:r>
        <w:r>
          <w:rPr>
            <w:noProof/>
            <w:webHidden/>
          </w:rPr>
          <w:fldChar w:fldCharType="begin"/>
        </w:r>
        <w:r w:rsidR="00B14DBF">
          <w:rPr>
            <w:noProof/>
            <w:webHidden/>
          </w:rPr>
          <w:instrText xml:space="preserve"> PAGEREF _Toc415779790 \h </w:instrText>
        </w:r>
        <w:r>
          <w:rPr>
            <w:noProof/>
            <w:webHidden/>
          </w:rPr>
        </w:r>
        <w:r>
          <w:rPr>
            <w:noProof/>
            <w:webHidden/>
          </w:rPr>
          <w:fldChar w:fldCharType="separate"/>
        </w:r>
        <w:r w:rsidR="00B14DBF">
          <w:rPr>
            <w:noProof/>
            <w:webHidden/>
          </w:rPr>
          <w:t>15</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791" w:history="1">
        <w:r w:rsidR="00B14DBF" w:rsidRPr="00714D55">
          <w:rPr>
            <w:rStyle w:val="Hyperlink"/>
            <w:noProof/>
          </w:rPr>
          <w:t>1.2</w:t>
        </w:r>
        <w:r w:rsidR="00B14DBF">
          <w:rPr>
            <w:rFonts w:asciiTheme="minorHAnsi" w:eastAsiaTheme="minorEastAsia" w:hAnsiTheme="minorHAnsi" w:cstheme="minorBidi"/>
            <w:smallCaps w:val="0"/>
            <w:noProof/>
            <w:sz w:val="22"/>
            <w:szCs w:val="22"/>
          </w:rPr>
          <w:tab/>
        </w:r>
        <w:r w:rsidR="00B14DBF" w:rsidRPr="00714D55">
          <w:rPr>
            <w:rStyle w:val="Hyperlink"/>
            <w:noProof/>
          </w:rPr>
          <w:t>Objetivos</w:t>
        </w:r>
        <w:r w:rsidR="00B14DBF">
          <w:rPr>
            <w:noProof/>
            <w:webHidden/>
          </w:rPr>
          <w:tab/>
        </w:r>
        <w:r>
          <w:rPr>
            <w:noProof/>
            <w:webHidden/>
          </w:rPr>
          <w:fldChar w:fldCharType="begin"/>
        </w:r>
        <w:r w:rsidR="00B14DBF">
          <w:rPr>
            <w:noProof/>
            <w:webHidden/>
          </w:rPr>
          <w:instrText xml:space="preserve"> PAGEREF _Toc415779791 \h </w:instrText>
        </w:r>
        <w:r>
          <w:rPr>
            <w:noProof/>
            <w:webHidden/>
          </w:rPr>
        </w:r>
        <w:r>
          <w:rPr>
            <w:noProof/>
            <w:webHidden/>
          </w:rPr>
          <w:fldChar w:fldCharType="separate"/>
        </w:r>
        <w:r w:rsidR="00B14DBF">
          <w:rPr>
            <w:noProof/>
            <w:webHidden/>
          </w:rPr>
          <w:t>16</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792" w:history="1">
        <w:r w:rsidR="00B14DBF" w:rsidRPr="00714D55">
          <w:rPr>
            <w:rStyle w:val="Hyperlink"/>
            <w:noProof/>
          </w:rPr>
          <w:t>1.3</w:t>
        </w:r>
        <w:r w:rsidR="00B14DBF">
          <w:rPr>
            <w:rFonts w:asciiTheme="minorHAnsi" w:eastAsiaTheme="minorEastAsia" w:hAnsiTheme="minorHAnsi" w:cstheme="minorBidi"/>
            <w:smallCaps w:val="0"/>
            <w:noProof/>
            <w:sz w:val="22"/>
            <w:szCs w:val="22"/>
          </w:rPr>
          <w:tab/>
        </w:r>
        <w:r w:rsidR="00B14DBF" w:rsidRPr="00714D55">
          <w:rPr>
            <w:rStyle w:val="Hyperlink"/>
            <w:noProof/>
          </w:rPr>
          <w:t>Justificativa</w:t>
        </w:r>
        <w:r w:rsidR="00B14DBF">
          <w:rPr>
            <w:noProof/>
            <w:webHidden/>
          </w:rPr>
          <w:tab/>
        </w:r>
        <w:r>
          <w:rPr>
            <w:noProof/>
            <w:webHidden/>
          </w:rPr>
          <w:fldChar w:fldCharType="begin"/>
        </w:r>
        <w:r w:rsidR="00B14DBF">
          <w:rPr>
            <w:noProof/>
            <w:webHidden/>
          </w:rPr>
          <w:instrText xml:space="preserve"> PAGEREF _Toc415779792 \h </w:instrText>
        </w:r>
        <w:r>
          <w:rPr>
            <w:noProof/>
            <w:webHidden/>
          </w:rPr>
        </w:r>
        <w:r>
          <w:rPr>
            <w:noProof/>
            <w:webHidden/>
          </w:rPr>
          <w:fldChar w:fldCharType="separate"/>
        </w:r>
        <w:r w:rsidR="00B14DBF">
          <w:rPr>
            <w:noProof/>
            <w:webHidden/>
          </w:rPr>
          <w:t>17</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793" w:history="1">
        <w:r w:rsidR="00B14DBF" w:rsidRPr="00714D55">
          <w:rPr>
            <w:rStyle w:val="Hyperlink"/>
            <w:noProof/>
          </w:rPr>
          <w:t>2</w:t>
        </w:r>
        <w:r w:rsidR="00B14DBF">
          <w:rPr>
            <w:rFonts w:asciiTheme="minorHAnsi" w:eastAsiaTheme="minorEastAsia" w:hAnsiTheme="minorHAnsi" w:cstheme="minorBidi"/>
            <w:b w:val="0"/>
            <w:bCs w:val="0"/>
            <w:caps w:val="0"/>
            <w:noProof/>
            <w:sz w:val="22"/>
            <w:szCs w:val="22"/>
          </w:rPr>
          <w:tab/>
        </w:r>
        <w:r w:rsidR="00B14DBF" w:rsidRPr="00714D55">
          <w:rPr>
            <w:rStyle w:val="Hyperlink"/>
            <w:noProof/>
          </w:rPr>
          <w:t>Gerenciamento do Projeto</w:t>
        </w:r>
        <w:r w:rsidR="00B14DBF">
          <w:rPr>
            <w:noProof/>
            <w:webHidden/>
          </w:rPr>
          <w:tab/>
        </w:r>
        <w:r>
          <w:rPr>
            <w:noProof/>
            <w:webHidden/>
          </w:rPr>
          <w:fldChar w:fldCharType="begin"/>
        </w:r>
        <w:r w:rsidR="00B14DBF">
          <w:rPr>
            <w:noProof/>
            <w:webHidden/>
          </w:rPr>
          <w:instrText xml:space="preserve"> PAGEREF _Toc415779793 \h </w:instrText>
        </w:r>
        <w:r>
          <w:rPr>
            <w:noProof/>
            <w:webHidden/>
          </w:rPr>
        </w:r>
        <w:r>
          <w:rPr>
            <w:noProof/>
            <w:webHidden/>
          </w:rPr>
          <w:fldChar w:fldCharType="separate"/>
        </w:r>
        <w:r w:rsidR="00B14DBF">
          <w:rPr>
            <w:noProof/>
            <w:webHidden/>
          </w:rPr>
          <w:t>19</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794" w:history="1">
        <w:r w:rsidR="00B14DBF" w:rsidRPr="00714D55">
          <w:rPr>
            <w:rStyle w:val="Hyperlink"/>
            <w:noProof/>
            <w:lang w:val="fr-FR"/>
          </w:rPr>
          <w:t>2.1</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Grupo de Processos de INICIAÇÃO</w:t>
        </w:r>
        <w:r w:rsidR="00B14DBF">
          <w:rPr>
            <w:noProof/>
            <w:webHidden/>
          </w:rPr>
          <w:tab/>
        </w:r>
        <w:r>
          <w:rPr>
            <w:noProof/>
            <w:webHidden/>
          </w:rPr>
          <w:fldChar w:fldCharType="begin"/>
        </w:r>
        <w:r w:rsidR="00B14DBF">
          <w:rPr>
            <w:noProof/>
            <w:webHidden/>
          </w:rPr>
          <w:instrText xml:space="preserve"> PAGEREF _Toc415779794 \h </w:instrText>
        </w:r>
        <w:r>
          <w:rPr>
            <w:noProof/>
            <w:webHidden/>
          </w:rPr>
        </w:r>
        <w:r>
          <w:rPr>
            <w:noProof/>
            <w:webHidden/>
          </w:rPr>
          <w:fldChar w:fldCharType="separate"/>
        </w:r>
        <w:r w:rsidR="00B14DBF">
          <w:rPr>
            <w:noProof/>
            <w:webHidden/>
          </w:rPr>
          <w:t>19</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795" w:history="1">
        <w:r w:rsidR="00B14DBF" w:rsidRPr="00714D55">
          <w:rPr>
            <w:rStyle w:val="Hyperlink"/>
            <w:noProof/>
          </w:rPr>
          <w:t>2.1.1</w:t>
        </w:r>
        <w:r w:rsidR="00B14DBF">
          <w:rPr>
            <w:rFonts w:asciiTheme="minorHAnsi" w:eastAsiaTheme="minorEastAsia" w:hAnsiTheme="minorHAnsi" w:cstheme="minorBidi"/>
            <w:i w:val="0"/>
            <w:iCs w:val="0"/>
            <w:noProof/>
            <w:sz w:val="22"/>
            <w:szCs w:val="22"/>
          </w:rPr>
          <w:tab/>
        </w:r>
        <w:r w:rsidR="00B14DBF" w:rsidRPr="00714D55">
          <w:rPr>
            <w:rStyle w:val="Hyperlink"/>
            <w:noProof/>
          </w:rPr>
          <w:t>Detalhamento dos Stakeholders</w:t>
        </w:r>
        <w:r w:rsidR="00B14DBF">
          <w:rPr>
            <w:noProof/>
            <w:webHidden/>
          </w:rPr>
          <w:tab/>
        </w:r>
        <w:r>
          <w:rPr>
            <w:noProof/>
            <w:webHidden/>
          </w:rPr>
          <w:fldChar w:fldCharType="begin"/>
        </w:r>
        <w:r w:rsidR="00B14DBF">
          <w:rPr>
            <w:noProof/>
            <w:webHidden/>
          </w:rPr>
          <w:instrText xml:space="preserve"> PAGEREF _Toc415779795 \h </w:instrText>
        </w:r>
        <w:r>
          <w:rPr>
            <w:noProof/>
            <w:webHidden/>
          </w:rPr>
        </w:r>
        <w:r>
          <w:rPr>
            <w:noProof/>
            <w:webHidden/>
          </w:rPr>
          <w:fldChar w:fldCharType="separate"/>
        </w:r>
        <w:r w:rsidR="00B14DBF">
          <w:rPr>
            <w:noProof/>
            <w:webHidden/>
          </w:rPr>
          <w:t>19</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796" w:history="1">
        <w:r w:rsidR="00B14DBF" w:rsidRPr="00714D55">
          <w:rPr>
            <w:rStyle w:val="Hyperlink"/>
            <w:noProof/>
            <w:lang w:val="fr-FR"/>
          </w:rPr>
          <w:t>2.2</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Grupo de Processos de PLANEJAMENTO</w:t>
        </w:r>
        <w:r w:rsidR="00B14DBF">
          <w:rPr>
            <w:noProof/>
            <w:webHidden/>
          </w:rPr>
          <w:tab/>
        </w:r>
        <w:r>
          <w:rPr>
            <w:noProof/>
            <w:webHidden/>
          </w:rPr>
          <w:fldChar w:fldCharType="begin"/>
        </w:r>
        <w:r w:rsidR="00B14DBF">
          <w:rPr>
            <w:noProof/>
            <w:webHidden/>
          </w:rPr>
          <w:instrText xml:space="preserve"> PAGEREF _Toc415779796 \h </w:instrText>
        </w:r>
        <w:r>
          <w:rPr>
            <w:noProof/>
            <w:webHidden/>
          </w:rPr>
        </w:r>
        <w:r>
          <w:rPr>
            <w:noProof/>
            <w:webHidden/>
          </w:rPr>
          <w:fldChar w:fldCharType="separate"/>
        </w:r>
        <w:r w:rsidR="00B14DBF">
          <w:rPr>
            <w:noProof/>
            <w:webHidden/>
          </w:rPr>
          <w:t>20</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797" w:history="1">
        <w:r w:rsidR="00B14DBF" w:rsidRPr="00714D55">
          <w:rPr>
            <w:rStyle w:val="Hyperlink"/>
            <w:noProof/>
          </w:rPr>
          <w:t>2.2.1</w:t>
        </w:r>
        <w:r w:rsidR="00B14DBF">
          <w:rPr>
            <w:rFonts w:asciiTheme="minorHAnsi" w:eastAsiaTheme="minorEastAsia" w:hAnsiTheme="minorHAnsi" w:cstheme="minorBidi"/>
            <w:i w:val="0"/>
            <w:iCs w:val="0"/>
            <w:noProof/>
            <w:sz w:val="22"/>
            <w:szCs w:val="22"/>
          </w:rPr>
          <w:tab/>
        </w:r>
        <w:r w:rsidR="00B14DBF" w:rsidRPr="00714D55">
          <w:rPr>
            <w:rStyle w:val="Hyperlink"/>
            <w:noProof/>
          </w:rPr>
          <w:t>DECLARAÇÃO DO ESCOPO</w:t>
        </w:r>
        <w:r w:rsidR="00B14DBF">
          <w:rPr>
            <w:noProof/>
            <w:webHidden/>
          </w:rPr>
          <w:tab/>
        </w:r>
        <w:r>
          <w:rPr>
            <w:noProof/>
            <w:webHidden/>
          </w:rPr>
          <w:fldChar w:fldCharType="begin"/>
        </w:r>
        <w:r w:rsidR="00B14DBF">
          <w:rPr>
            <w:noProof/>
            <w:webHidden/>
          </w:rPr>
          <w:instrText xml:space="preserve"> PAGEREF _Toc415779797 \h </w:instrText>
        </w:r>
        <w:r>
          <w:rPr>
            <w:noProof/>
            <w:webHidden/>
          </w:rPr>
        </w:r>
        <w:r>
          <w:rPr>
            <w:noProof/>
            <w:webHidden/>
          </w:rPr>
          <w:fldChar w:fldCharType="separate"/>
        </w:r>
        <w:r w:rsidR="00B14DBF">
          <w:rPr>
            <w:noProof/>
            <w:webHidden/>
          </w:rPr>
          <w:t>20</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798" w:history="1">
        <w:r w:rsidR="00B14DBF" w:rsidRPr="00714D55">
          <w:rPr>
            <w:rStyle w:val="Hyperlink"/>
            <w:noProof/>
          </w:rPr>
          <w:t>2.2.2</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DO ESCOPO</w:t>
        </w:r>
        <w:r w:rsidR="00B14DBF">
          <w:rPr>
            <w:noProof/>
            <w:webHidden/>
          </w:rPr>
          <w:tab/>
        </w:r>
        <w:r>
          <w:rPr>
            <w:noProof/>
            <w:webHidden/>
          </w:rPr>
          <w:fldChar w:fldCharType="begin"/>
        </w:r>
        <w:r w:rsidR="00B14DBF">
          <w:rPr>
            <w:noProof/>
            <w:webHidden/>
          </w:rPr>
          <w:instrText xml:space="preserve"> PAGEREF _Toc415779798 \h </w:instrText>
        </w:r>
        <w:r>
          <w:rPr>
            <w:noProof/>
            <w:webHidden/>
          </w:rPr>
        </w:r>
        <w:r>
          <w:rPr>
            <w:noProof/>
            <w:webHidden/>
          </w:rPr>
          <w:fldChar w:fldCharType="separate"/>
        </w:r>
        <w:r w:rsidR="00B14DBF">
          <w:rPr>
            <w:noProof/>
            <w:webHidden/>
          </w:rPr>
          <w:t>20</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799" w:history="1">
        <w:r w:rsidR="00B14DBF" w:rsidRPr="00714D55">
          <w:rPr>
            <w:rStyle w:val="Hyperlink"/>
            <w:noProof/>
          </w:rPr>
          <w:t>2.2.3</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DO TEMPO</w:t>
        </w:r>
        <w:r w:rsidR="00B14DBF">
          <w:rPr>
            <w:noProof/>
            <w:webHidden/>
          </w:rPr>
          <w:tab/>
        </w:r>
        <w:r>
          <w:rPr>
            <w:noProof/>
            <w:webHidden/>
          </w:rPr>
          <w:fldChar w:fldCharType="begin"/>
        </w:r>
        <w:r w:rsidR="00B14DBF">
          <w:rPr>
            <w:noProof/>
            <w:webHidden/>
          </w:rPr>
          <w:instrText xml:space="preserve"> PAGEREF _Toc415779799 \h </w:instrText>
        </w:r>
        <w:r>
          <w:rPr>
            <w:noProof/>
            <w:webHidden/>
          </w:rPr>
        </w:r>
        <w:r>
          <w:rPr>
            <w:noProof/>
            <w:webHidden/>
          </w:rPr>
          <w:fldChar w:fldCharType="separate"/>
        </w:r>
        <w:r w:rsidR="00B14DBF">
          <w:rPr>
            <w:noProof/>
            <w:webHidden/>
          </w:rPr>
          <w:t>21</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00" w:history="1">
        <w:r w:rsidR="00B14DBF" w:rsidRPr="00714D55">
          <w:rPr>
            <w:rStyle w:val="Hyperlink"/>
            <w:noProof/>
          </w:rPr>
          <w:t>2.2.4</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DOS CUSTOS</w:t>
        </w:r>
        <w:r w:rsidR="00B14DBF">
          <w:rPr>
            <w:noProof/>
            <w:webHidden/>
          </w:rPr>
          <w:tab/>
        </w:r>
        <w:r>
          <w:rPr>
            <w:noProof/>
            <w:webHidden/>
          </w:rPr>
          <w:fldChar w:fldCharType="begin"/>
        </w:r>
        <w:r w:rsidR="00B14DBF">
          <w:rPr>
            <w:noProof/>
            <w:webHidden/>
          </w:rPr>
          <w:instrText xml:space="preserve"> PAGEREF _Toc415779800 \h </w:instrText>
        </w:r>
        <w:r>
          <w:rPr>
            <w:noProof/>
            <w:webHidden/>
          </w:rPr>
        </w:r>
        <w:r>
          <w:rPr>
            <w:noProof/>
            <w:webHidden/>
          </w:rPr>
          <w:fldChar w:fldCharType="separate"/>
        </w:r>
        <w:r w:rsidR="00B14DBF">
          <w:rPr>
            <w:noProof/>
            <w:webHidden/>
          </w:rPr>
          <w:t>21</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01" w:history="1">
        <w:r w:rsidR="00B14DBF" w:rsidRPr="00714D55">
          <w:rPr>
            <w:rStyle w:val="Hyperlink"/>
            <w:noProof/>
          </w:rPr>
          <w:t>2.2.5</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DA QUALIDADE</w:t>
        </w:r>
        <w:r w:rsidR="00B14DBF">
          <w:rPr>
            <w:noProof/>
            <w:webHidden/>
          </w:rPr>
          <w:tab/>
        </w:r>
        <w:r>
          <w:rPr>
            <w:noProof/>
            <w:webHidden/>
          </w:rPr>
          <w:fldChar w:fldCharType="begin"/>
        </w:r>
        <w:r w:rsidR="00B14DBF">
          <w:rPr>
            <w:noProof/>
            <w:webHidden/>
          </w:rPr>
          <w:instrText xml:space="preserve"> PAGEREF _Toc415779801 \h </w:instrText>
        </w:r>
        <w:r>
          <w:rPr>
            <w:noProof/>
            <w:webHidden/>
          </w:rPr>
        </w:r>
        <w:r>
          <w:rPr>
            <w:noProof/>
            <w:webHidden/>
          </w:rPr>
          <w:fldChar w:fldCharType="separate"/>
        </w:r>
        <w:r w:rsidR="00B14DBF">
          <w:rPr>
            <w:noProof/>
            <w:webHidden/>
          </w:rPr>
          <w:t>22</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02" w:history="1">
        <w:r w:rsidR="00B14DBF" w:rsidRPr="00714D55">
          <w:rPr>
            <w:rStyle w:val="Hyperlink"/>
            <w:noProof/>
          </w:rPr>
          <w:t>2.2.6</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DOS RECURSOS HUMANOS</w:t>
        </w:r>
        <w:r w:rsidR="00B14DBF">
          <w:rPr>
            <w:noProof/>
            <w:webHidden/>
          </w:rPr>
          <w:tab/>
        </w:r>
        <w:r>
          <w:rPr>
            <w:noProof/>
            <w:webHidden/>
          </w:rPr>
          <w:fldChar w:fldCharType="begin"/>
        </w:r>
        <w:r w:rsidR="00B14DBF">
          <w:rPr>
            <w:noProof/>
            <w:webHidden/>
          </w:rPr>
          <w:instrText xml:space="preserve"> PAGEREF _Toc415779802 \h </w:instrText>
        </w:r>
        <w:r>
          <w:rPr>
            <w:noProof/>
            <w:webHidden/>
          </w:rPr>
        </w:r>
        <w:r>
          <w:rPr>
            <w:noProof/>
            <w:webHidden/>
          </w:rPr>
          <w:fldChar w:fldCharType="separate"/>
        </w:r>
        <w:r w:rsidR="00B14DBF">
          <w:rPr>
            <w:noProof/>
            <w:webHidden/>
          </w:rPr>
          <w:t>22</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03" w:history="1">
        <w:r w:rsidR="00B14DBF" w:rsidRPr="00714D55">
          <w:rPr>
            <w:rStyle w:val="Hyperlink"/>
            <w:noProof/>
          </w:rPr>
          <w:t>2.2.7</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DAS COMUNICAÇÕES</w:t>
        </w:r>
        <w:r w:rsidR="00B14DBF">
          <w:rPr>
            <w:noProof/>
            <w:webHidden/>
          </w:rPr>
          <w:tab/>
        </w:r>
        <w:r>
          <w:rPr>
            <w:noProof/>
            <w:webHidden/>
          </w:rPr>
          <w:fldChar w:fldCharType="begin"/>
        </w:r>
        <w:r w:rsidR="00B14DBF">
          <w:rPr>
            <w:noProof/>
            <w:webHidden/>
          </w:rPr>
          <w:instrText xml:space="preserve"> PAGEREF _Toc415779803 \h </w:instrText>
        </w:r>
        <w:r>
          <w:rPr>
            <w:noProof/>
            <w:webHidden/>
          </w:rPr>
        </w:r>
        <w:r>
          <w:rPr>
            <w:noProof/>
            <w:webHidden/>
          </w:rPr>
          <w:fldChar w:fldCharType="separate"/>
        </w:r>
        <w:r w:rsidR="00B14DBF">
          <w:rPr>
            <w:noProof/>
            <w:webHidden/>
          </w:rPr>
          <w:t>23</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04" w:history="1">
        <w:r w:rsidR="00B14DBF" w:rsidRPr="00714D55">
          <w:rPr>
            <w:rStyle w:val="Hyperlink"/>
            <w:noProof/>
          </w:rPr>
          <w:t>2.2.8</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DOS RISCOS</w:t>
        </w:r>
        <w:r w:rsidR="00B14DBF">
          <w:rPr>
            <w:noProof/>
            <w:webHidden/>
          </w:rPr>
          <w:tab/>
        </w:r>
        <w:r>
          <w:rPr>
            <w:noProof/>
            <w:webHidden/>
          </w:rPr>
          <w:fldChar w:fldCharType="begin"/>
        </w:r>
        <w:r w:rsidR="00B14DBF">
          <w:rPr>
            <w:noProof/>
            <w:webHidden/>
          </w:rPr>
          <w:instrText xml:space="preserve"> PAGEREF _Toc415779804 \h </w:instrText>
        </w:r>
        <w:r>
          <w:rPr>
            <w:noProof/>
            <w:webHidden/>
          </w:rPr>
        </w:r>
        <w:r>
          <w:rPr>
            <w:noProof/>
            <w:webHidden/>
          </w:rPr>
          <w:fldChar w:fldCharType="separate"/>
        </w:r>
        <w:r w:rsidR="00B14DBF">
          <w:rPr>
            <w:noProof/>
            <w:webHidden/>
          </w:rPr>
          <w:t>23</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05" w:history="1">
        <w:r w:rsidR="00B14DBF" w:rsidRPr="00714D55">
          <w:rPr>
            <w:rStyle w:val="Hyperlink"/>
            <w:noProof/>
          </w:rPr>
          <w:t>2.2.9</w:t>
        </w:r>
        <w:r w:rsidR="00B14DBF">
          <w:rPr>
            <w:rFonts w:asciiTheme="minorHAnsi" w:eastAsiaTheme="minorEastAsia" w:hAnsiTheme="minorHAnsi" w:cstheme="minorBidi"/>
            <w:i w:val="0"/>
            <w:iCs w:val="0"/>
            <w:noProof/>
            <w:sz w:val="22"/>
            <w:szCs w:val="22"/>
          </w:rPr>
          <w:tab/>
        </w:r>
        <w:r w:rsidR="00B14DBF" w:rsidRPr="00714D55">
          <w:rPr>
            <w:rStyle w:val="Hyperlink"/>
            <w:noProof/>
          </w:rPr>
          <w:t>PLANO DE GERENCIAMENTO DAS AQUISIÇÕES</w:t>
        </w:r>
        <w:r w:rsidR="00B14DBF">
          <w:rPr>
            <w:noProof/>
            <w:webHidden/>
          </w:rPr>
          <w:tab/>
        </w:r>
        <w:r>
          <w:rPr>
            <w:noProof/>
            <w:webHidden/>
          </w:rPr>
          <w:fldChar w:fldCharType="begin"/>
        </w:r>
        <w:r w:rsidR="00B14DBF">
          <w:rPr>
            <w:noProof/>
            <w:webHidden/>
          </w:rPr>
          <w:instrText xml:space="preserve"> PAGEREF _Toc415779805 \h </w:instrText>
        </w:r>
        <w:r>
          <w:rPr>
            <w:noProof/>
            <w:webHidden/>
          </w:rPr>
        </w:r>
        <w:r>
          <w:rPr>
            <w:noProof/>
            <w:webHidden/>
          </w:rPr>
          <w:fldChar w:fldCharType="separate"/>
        </w:r>
        <w:r w:rsidR="00B14DBF">
          <w:rPr>
            <w:noProof/>
            <w:webHidden/>
          </w:rPr>
          <w:t>23</w:t>
        </w:r>
        <w:r>
          <w:rPr>
            <w:noProof/>
            <w:webHidden/>
          </w:rPr>
          <w:fldChar w:fldCharType="end"/>
        </w:r>
      </w:hyperlink>
    </w:p>
    <w:p w:rsidR="00B14DBF" w:rsidRDefault="009101F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5779806" w:history="1">
        <w:r w:rsidR="00B14DBF" w:rsidRPr="00714D55">
          <w:rPr>
            <w:rStyle w:val="Hyperlink"/>
            <w:noProof/>
          </w:rPr>
          <w:t>2.2.10</w:t>
        </w:r>
        <w:r w:rsidR="00B14DBF">
          <w:rPr>
            <w:rFonts w:asciiTheme="minorHAnsi" w:eastAsiaTheme="minorEastAsia" w:hAnsiTheme="minorHAnsi" w:cstheme="minorBidi"/>
            <w:i w:val="0"/>
            <w:iCs w:val="0"/>
            <w:noProof/>
            <w:sz w:val="22"/>
            <w:szCs w:val="22"/>
          </w:rPr>
          <w:tab/>
        </w:r>
        <w:r w:rsidR="00B14DBF" w:rsidRPr="00714D55">
          <w:rPr>
            <w:rStyle w:val="Hyperlink"/>
            <w:noProof/>
          </w:rPr>
          <w:t>CRONOGRAMA DO PROJETO</w:t>
        </w:r>
        <w:r w:rsidR="00B14DBF">
          <w:rPr>
            <w:noProof/>
            <w:webHidden/>
          </w:rPr>
          <w:tab/>
        </w:r>
        <w:r>
          <w:rPr>
            <w:noProof/>
            <w:webHidden/>
          </w:rPr>
          <w:fldChar w:fldCharType="begin"/>
        </w:r>
        <w:r w:rsidR="00B14DBF">
          <w:rPr>
            <w:noProof/>
            <w:webHidden/>
          </w:rPr>
          <w:instrText xml:space="preserve"> PAGEREF _Toc415779806 \h </w:instrText>
        </w:r>
        <w:r>
          <w:rPr>
            <w:noProof/>
            <w:webHidden/>
          </w:rPr>
        </w:r>
        <w:r>
          <w:rPr>
            <w:noProof/>
            <w:webHidden/>
          </w:rPr>
          <w:fldChar w:fldCharType="separate"/>
        </w:r>
        <w:r w:rsidR="00B14DBF">
          <w:rPr>
            <w:noProof/>
            <w:webHidden/>
          </w:rPr>
          <w:t>24</w:t>
        </w:r>
        <w:r>
          <w:rPr>
            <w:noProof/>
            <w:webHidden/>
          </w:rPr>
          <w:fldChar w:fldCharType="end"/>
        </w:r>
      </w:hyperlink>
    </w:p>
    <w:p w:rsidR="00B14DBF" w:rsidRDefault="009101F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5779807" w:history="1">
        <w:r w:rsidR="00B14DBF" w:rsidRPr="00714D55">
          <w:rPr>
            <w:rStyle w:val="Hyperlink"/>
            <w:noProof/>
          </w:rPr>
          <w:t>2.2.11</w:t>
        </w:r>
        <w:r w:rsidR="00B14DBF">
          <w:rPr>
            <w:rFonts w:asciiTheme="minorHAnsi" w:eastAsiaTheme="minorEastAsia" w:hAnsiTheme="minorHAnsi" w:cstheme="minorBidi"/>
            <w:i w:val="0"/>
            <w:iCs w:val="0"/>
            <w:noProof/>
            <w:sz w:val="22"/>
            <w:szCs w:val="22"/>
          </w:rPr>
          <w:tab/>
        </w:r>
        <w:r w:rsidR="00B14DBF" w:rsidRPr="00714D55">
          <w:rPr>
            <w:rStyle w:val="Hyperlink"/>
            <w:noProof/>
          </w:rPr>
          <w:t>REGISTRO DOS RISCOS DO PROJETO</w:t>
        </w:r>
        <w:r w:rsidR="00B14DBF">
          <w:rPr>
            <w:noProof/>
            <w:webHidden/>
          </w:rPr>
          <w:tab/>
        </w:r>
        <w:r>
          <w:rPr>
            <w:noProof/>
            <w:webHidden/>
          </w:rPr>
          <w:fldChar w:fldCharType="begin"/>
        </w:r>
        <w:r w:rsidR="00B14DBF">
          <w:rPr>
            <w:noProof/>
            <w:webHidden/>
          </w:rPr>
          <w:instrText xml:space="preserve"> PAGEREF _Toc415779807 \h </w:instrText>
        </w:r>
        <w:r>
          <w:rPr>
            <w:noProof/>
            <w:webHidden/>
          </w:rPr>
        </w:r>
        <w:r>
          <w:rPr>
            <w:noProof/>
            <w:webHidden/>
          </w:rPr>
          <w:fldChar w:fldCharType="separate"/>
        </w:r>
        <w:r w:rsidR="00B14DBF">
          <w:rPr>
            <w:noProof/>
            <w:webHidden/>
          </w:rPr>
          <w:t>24</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08" w:history="1">
        <w:r w:rsidR="00B14DBF" w:rsidRPr="00714D55">
          <w:rPr>
            <w:rStyle w:val="Hyperlink"/>
            <w:noProof/>
            <w:lang w:val="fr-FR"/>
          </w:rPr>
          <w:t>2.3</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Grupo de Processos de EXECUÇÃO</w:t>
        </w:r>
        <w:r w:rsidR="00B14DBF">
          <w:rPr>
            <w:noProof/>
            <w:webHidden/>
          </w:rPr>
          <w:tab/>
        </w:r>
        <w:r>
          <w:rPr>
            <w:noProof/>
            <w:webHidden/>
          </w:rPr>
          <w:fldChar w:fldCharType="begin"/>
        </w:r>
        <w:r w:rsidR="00B14DBF">
          <w:rPr>
            <w:noProof/>
            <w:webHidden/>
          </w:rPr>
          <w:instrText xml:space="preserve"> PAGEREF _Toc415779808 \h </w:instrText>
        </w:r>
        <w:r>
          <w:rPr>
            <w:noProof/>
            <w:webHidden/>
          </w:rPr>
        </w:r>
        <w:r>
          <w:rPr>
            <w:noProof/>
            <w:webHidden/>
          </w:rPr>
          <w:fldChar w:fldCharType="separate"/>
        </w:r>
        <w:r w:rsidR="00B14DBF">
          <w:rPr>
            <w:noProof/>
            <w:webHidden/>
          </w:rPr>
          <w:t>24</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09" w:history="1">
        <w:r w:rsidR="00B14DBF" w:rsidRPr="00714D55">
          <w:rPr>
            <w:rStyle w:val="Hyperlink"/>
            <w:noProof/>
            <w:lang w:val="fr-FR"/>
          </w:rPr>
          <w:t>2.4</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Grupo de Processos de MONITORAMENTO E CONTROLE</w:t>
        </w:r>
        <w:r w:rsidR="00B14DBF">
          <w:rPr>
            <w:noProof/>
            <w:webHidden/>
          </w:rPr>
          <w:tab/>
        </w:r>
        <w:r>
          <w:rPr>
            <w:noProof/>
            <w:webHidden/>
          </w:rPr>
          <w:fldChar w:fldCharType="begin"/>
        </w:r>
        <w:r w:rsidR="00B14DBF">
          <w:rPr>
            <w:noProof/>
            <w:webHidden/>
          </w:rPr>
          <w:instrText xml:space="preserve"> PAGEREF _Toc415779809 \h </w:instrText>
        </w:r>
        <w:r>
          <w:rPr>
            <w:noProof/>
            <w:webHidden/>
          </w:rPr>
        </w:r>
        <w:r>
          <w:rPr>
            <w:noProof/>
            <w:webHidden/>
          </w:rPr>
          <w:fldChar w:fldCharType="separate"/>
        </w:r>
        <w:r w:rsidR="00B14DBF">
          <w:rPr>
            <w:noProof/>
            <w:webHidden/>
          </w:rPr>
          <w:t>24</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10" w:history="1">
        <w:r w:rsidR="00B14DBF" w:rsidRPr="00714D55">
          <w:rPr>
            <w:rStyle w:val="Hyperlink"/>
            <w:noProof/>
            <w:lang w:val="fr-FR"/>
          </w:rPr>
          <w:t>2.5</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Grupo de Processos de ENCERRAMENTO</w:t>
        </w:r>
        <w:r w:rsidR="00B14DBF">
          <w:rPr>
            <w:noProof/>
            <w:webHidden/>
          </w:rPr>
          <w:tab/>
        </w:r>
        <w:r>
          <w:rPr>
            <w:noProof/>
            <w:webHidden/>
          </w:rPr>
          <w:fldChar w:fldCharType="begin"/>
        </w:r>
        <w:r w:rsidR="00B14DBF">
          <w:rPr>
            <w:noProof/>
            <w:webHidden/>
          </w:rPr>
          <w:instrText xml:space="preserve"> PAGEREF _Toc415779810 \h </w:instrText>
        </w:r>
        <w:r>
          <w:rPr>
            <w:noProof/>
            <w:webHidden/>
          </w:rPr>
        </w:r>
        <w:r>
          <w:rPr>
            <w:noProof/>
            <w:webHidden/>
          </w:rPr>
          <w:fldChar w:fldCharType="separate"/>
        </w:r>
        <w:r w:rsidR="00B14DBF">
          <w:rPr>
            <w:noProof/>
            <w:webHidden/>
          </w:rPr>
          <w:t>25</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11" w:history="1">
        <w:r w:rsidR="00B14DBF" w:rsidRPr="00714D55">
          <w:rPr>
            <w:rStyle w:val="Hyperlink"/>
            <w:noProof/>
          </w:rPr>
          <w:t>3</w:t>
        </w:r>
        <w:r w:rsidR="00B14DBF">
          <w:rPr>
            <w:rFonts w:asciiTheme="minorHAnsi" w:eastAsiaTheme="minorEastAsia" w:hAnsiTheme="minorHAnsi" w:cstheme="minorBidi"/>
            <w:b w:val="0"/>
            <w:bCs w:val="0"/>
            <w:caps w:val="0"/>
            <w:noProof/>
            <w:sz w:val="22"/>
            <w:szCs w:val="22"/>
          </w:rPr>
          <w:tab/>
        </w:r>
        <w:r w:rsidR="00B14DBF" w:rsidRPr="00714D55">
          <w:rPr>
            <w:rStyle w:val="Hyperlink"/>
            <w:noProof/>
          </w:rPr>
          <w:t>Desenvolvimento do Sistema de Informações</w:t>
        </w:r>
        <w:r w:rsidR="00B14DBF">
          <w:rPr>
            <w:noProof/>
            <w:webHidden/>
          </w:rPr>
          <w:tab/>
        </w:r>
        <w:r>
          <w:rPr>
            <w:noProof/>
            <w:webHidden/>
          </w:rPr>
          <w:fldChar w:fldCharType="begin"/>
        </w:r>
        <w:r w:rsidR="00B14DBF">
          <w:rPr>
            <w:noProof/>
            <w:webHidden/>
          </w:rPr>
          <w:instrText xml:space="preserve"> PAGEREF _Toc415779811 \h </w:instrText>
        </w:r>
        <w:r>
          <w:rPr>
            <w:noProof/>
            <w:webHidden/>
          </w:rPr>
        </w:r>
        <w:r>
          <w:rPr>
            <w:noProof/>
            <w:webHidden/>
          </w:rPr>
          <w:fldChar w:fldCharType="separate"/>
        </w:r>
        <w:r w:rsidR="00B14DBF">
          <w:rPr>
            <w:noProof/>
            <w:webHidden/>
          </w:rPr>
          <w:t>26</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12" w:history="1">
        <w:r w:rsidR="00B14DBF" w:rsidRPr="00714D55">
          <w:rPr>
            <w:rStyle w:val="Hyperlink"/>
            <w:noProof/>
            <w:lang w:val="fr-FR"/>
          </w:rPr>
          <w:t>3.1</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Produtos da Etapa de ANALISE</w:t>
        </w:r>
        <w:r w:rsidR="00B14DBF">
          <w:rPr>
            <w:noProof/>
            <w:webHidden/>
          </w:rPr>
          <w:tab/>
        </w:r>
        <w:r>
          <w:rPr>
            <w:noProof/>
            <w:webHidden/>
          </w:rPr>
          <w:fldChar w:fldCharType="begin"/>
        </w:r>
        <w:r w:rsidR="00B14DBF">
          <w:rPr>
            <w:noProof/>
            <w:webHidden/>
          </w:rPr>
          <w:instrText xml:space="preserve"> PAGEREF _Toc415779812 \h </w:instrText>
        </w:r>
        <w:r>
          <w:rPr>
            <w:noProof/>
            <w:webHidden/>
          </w:rPr>
        </w:r>
        <w:r>
          <w:rPr>
            <w:noProof/>
            <w:webHidden/>
          </w:rPr>
          <w:fldChar w:fldCharType="separate"/>
        </w:r>
        <w:r w:rsidR="00B14DBF">
          <w:rPr>
            <w:noProof/>
            <w:webHidden/>
          </w:rPr>
          <w:t>26</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3" w:history="1">
        <w:r w:rsidR="00B14DBF" w:rsidRPr="00714D55">
          <w:rPr>
            <w:rStyle w:val="Hyperlink"/>
            <w:noProof/>
          </w:rPr>
          <w:t>3.1.1</w:t>
        </w:r>
        <w:r w:rsidR="00B14DBF">
          <w:rPr>
            <w:rFonts w:asciiTheme="minorHAnsi" w:eastAsiaTheme="minorEastAsia" w:hAnsiTheme="minorHAnsi" w:cstheme="minorBidi"/>
            <w:i w:val="0"/>
            <w:iCs w:val="0"/>
            <w:noProof/>
            <w:sz w:val="22"/>
            <w:szCs w:val="22"/>
          </w:rPr>
          <w:tab/>
        </w:r>
        <w:r w:rsidR="00B14DBF" w:rsidRPr="00714D55">
          <w:rPr>
            <w:rStyle w:val="Hyperlink"/>
            <w:noProof/>
          </w:rPr>
          <w:t>Ambiente do Usuário</w:t>
        </w:r>
        <w:r w:rsidR="00B14DBF">
          <w:rPr>
            <w:noProof/>
            <w:webHidden/>
          </w:rPr>
          <w:tab/>
        </w:r>
        <w:r>
          <w:rPr>
            <w:noProof/>
            <w:webHidden/>
          </w:rPr>
          <w:fldChar w:fldCharType="begin"/>
        </w:r>
        <w:r w:rsidR="00B14DBF">
          <w:rPr>
            <w:noProof/>
            <w:webHidden/>
          </w:rPr>
          <w:instrText xml:space="preserve"> PAGEREF _Toc415779813 \h </w:instrText>
        </w:r>
        <w:r>
          <w:rPr>
            <w:noProof/>
            <w:webHidden/>
          </w:rPr>
        </w:r>
        <w:r>
          <w:rPr>
            <w:noProof/>
            <w:webHidden/>
          </w:rPr>
          <w:fldChar w:fldCharType="separate"/>
        </w:r>
        <w:r w:rsidR="00B14DBF">
          <w:rPr>
            <w:noProof/>
            <w:webHidden/>
          </w:rPr>
          <w:t>26</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4" w:history="1">
        <w:r w:rsidR="00B14DBF" w:rsidRPr="00714D55">
          <w:rPr>
            <w:rStyle w:val="Hyperlink"/>
            <w:noProof/>
          </w:rPr>
          <w:t>3.1.2</w:t>
        </w:r>
        <w:r w:rsidR="00B14DBF">
          <w:rPr>
            <w:rFonts w:asciiTheme="minorHAnsi" w:eastAsiaTheme="minorEastAsia" w:hAnsiTheme="minorHAnsi" w:cstheme="minorBidi"/>
            <w:i w:val="0"/>
            <w:iCs w:val="0"/>
            <w:noProof/>
            <w:sz w:val="22"/>
            <w:szCs w:val="22"/>
          </w:rPr>
          <w:tab/>
        </w:r>
        <w:r w:rsidR="00B14DBF" w:rsidRPr="00714D55">
          <w:rPr>
            <w:rStyle w:val="Hyperlink"/>
            <w:noProof/>
          </w:rPr>
          <w:t>Resumo das Principais Necessidades dos Usuários</w:t>
        </w:r>
        <w:r w:rsidR="00B14DBF">
          <w:rPr>
            <w:noProof/>
            <w:webHidden/>
          </w:rPr>
          <w:tab/>
        </w:r>
        <w:r>
          <w:rPr>
            <w:noProof/>
            <w:webHidden/>
          </w:rPr>
          <w:fldChar w:fldCharType="begin"/>
        </w:r>
        <w:r w:rsidR="00B14DBF">
          <w:rPr>
            <w:noProof/>
            <w:webHidden/>
          </w:rPr>
          <w:instrText xml:space="preserve"> PAGEREF _Toc415779814 \h </w:instrText>
        </w:r>
        <w:r>
          <w:rPr>
            <w:noProof/>
            <w:webHidden/>
          </w:rPr>
        </w:r>
        <w:r>
          <w:rPr>
            <w:noProof/>
            <w:webHidden/>
          </w:rPr>
          <w:fldChar w:fldCharType="separate"/>
        </w:r>
        <w:r w:rsidR="00B14DBF">
          <w:rPr>
            <w:noProof/>
            <w:webHidden/>
          </w:rPr>
          <w:t>26</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5" w:history="1">
        <w:r w:rsidR="00B14DBF" w:rsidRPr="00714D55">
          <w:rPr>
            <w:rStyle w:val="Hyperlink"/>
            <w:noProof/>
          </w:rPr>
          <w:t>3.1.3</w:t>
        </w:r>
        <w:r w:rsidR="00B14DBF">
          <w:rPr>
            <w:rFonts w:asciiTheme="minorHAnsi" w:eastAsiaTheme="minorEastAsia" w:hAnsiTheme="minorHAnsi" w:cstheme="minorBidi"/>
            <w:i w:val="0"/>
            <w:iCs w:val="0"/>
            <w:noProof/>
            <w:sz w:val="22"/>
            <w:szCs w:val="22"/>
          </w:rPr>
          <w:tab/>
        </w:r>
        <w:r w:rsidR="00B14DBF" w:rsidRPr="00714D55">
          <w:rPr>
            <w:rStyle w:val="Hyperlink"/>
            <w:noProof/>
          </w:rPr>
          <w:t>Alternativas e Concorrência</w:t>
        </w:r>
        <w:r w:rsidR="00B14DBF">
          <w:rPr>
            <w:noProof/>
            <w:webHidden/>
          </w:rPr>
          <w:tab/>
        </w:r>
        <w:r>
          <w:rPr>
            <w:noProof/>
            <w:webHidden/>
          </w:rPr>
          <w:fldChar w:fldCharType="begin"/>
        </w:r>
        <w:r w:rsidR="00B14DBF">
          <w:rPr>
            <w:noProof/>
            <w:webHidden/>
          </w:rPr>
          <w:instrText xml:space="preserve"> PAGEREF _Toc415779815 \h </w:instrText>
        </w:r>
        <w:r>
          <w:rPr>
            <w:noProof/>
            <w:webHidden/>
          </w:rPr>
        </w:r>
        <w:r>
          <w:rPr>
            <w:noProof/>
            <w:webHidden/>
          </w:rPr>
          <w:fldChar w:fldCharType="separate"/>
        </w:r>
        <w:r w:rsidR="00B14DBF">
          <w:rPr>
            <w:noProof/>
            <w:webHidden/>
          </w:rPr>
          <w:t>27</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6" w:history="1">
        <w:r w:rsidR="00B14DBF" w:rsidRPr="00714D55">
          <w:rPr>
            <w:rStyle w:val="Hyperlink"/>
            <w:noProof/>
          </w:rPr>
          <w:t>3.1.4</w:t>
        </w:r>
        <w:r w:rsidR="00B14DBF">
          <w:rPr>
            <w:rFonts w:asciiTheme="minorHAnsi" w:eastAsiaTheme="minorEastAsia" w:hAnsiTheme="minorHAnsi" w:cstheme="minorBidi"/>
            <w:i w:val="0"/>
            <w:iCs w:val="0"/>
            <w:noProof/>
            <w:sz w:val="22"/>
            <w:szCs w:val="22"/>
          </w:rPr>
          <w:tab/>
        </w:r>
        <w:r w:rsidR="00B14DBF" w:rsidRPr="00714D55">
          <w:rPr>
            <w:rStyle w:val="Hyperlink"/>
            <w:noProof/>
          </w:rPr>
          <w:t>Visão Geral do Produto</w:t>
        </w:r>
        <w:r w:rsidR="00B14DBF">
          <w:rPr>
            <w:noProof/>
            <w:webHidden/>
          </w:rPr>
          <w:tab/>
        </w:r>
        <w:r>
          <w:rPr>
            <w:noProof/>
            <w:webHidden/>
          </w:rPr>
          <w:fldChar w:fldCharType="begin"/>
        </w:r>
        <w:r w:rsidR="00B14DBF">
          <w:rPr>
            <w:noProof/>
            <w:webHidden/>
          </w:rPr>
          <w:instrText xml:space="preserve"> PAGEREF _Toc415779816 \h </w:instrText>
        </w:r>
        <w:r>
          <w:rPr>
            <w:noProof/>
            <w:webHidden/>
          </w:rPr>
        </w:r>
        <w:r>
          <w:rPr>
            <w:noProof/>
            <w:webHidden/>
          </w:rPr>
          <w:fldChar w:fldCharType="separate"/>
        </w:r>
        <w:r w:rsidR="00B14DBF">
          <w:rPr>
            <w:noProof/>
            <w:webHidden/>
          </w:rPr>
          <w:t>27</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7" w:history="1">
        <w:r w:rsidR="00B14DBF" w:rsidRPr="00714D55">
          <w:rPr>
            <w:rStyle w:val="Hyperlink"/>
            <w:noProof/>
          </w:rPr>
          <w:t>3.1.5</w:t>
        </w:r>
        <w:r w:rsidR="00B14DBF">
          <w:rPr>
            <w:rFonts w:asciiTheme="minorHAnsi" w:eastAsiaTheme="minorEastAsia" w:hAnsiTheme="minorHAnsi" w:cstheme="minorBidi"/>
            <w:i w:val="0"/>
            <w:iCs w:val="0"/>
            <w:noProof/>
            <w:sz w:val="22"/>
            <w:szCs w:val="22"/>
          </w:rPr>
          <w:tab/>
        </w:r>
        <w:r w:rsidR="00B14DBF" w:rsidRPr="00714D55">
          <w:rPr>
            <w:rStyle w:val="Hyperlink"/>
            <w:noProof/>
          </w:rPr>
          <w:t>RequisitosFuncionais do Produto</w:t>
        </w:r>
        <w:r w:rsidR="00B14DBF">
          <w:rPr>
            <w:noProof/>
            <w:webHidden/>
          </w:rPr>
          <w:tab/>
        </w:r>
        <w:r>
          <w:rPr>
            <w:noProof/>
            <w:webHidden/>
          </w:rPr>
          <w:fldChar w:fldCharType="begin"/>
        </w:r>
        <w:r w:rsidR="00B14DBF">
          <w:rPr>
            <w:noProof/>
            <w:webHidden/>
          </w:rPr>
          <w:instrText xml:space="preserve"> PAGEREF _Toc415779817 \h </w:instrText>
        </w:r>
        <w:r>
          <w:rPr>
            <w:noProof/>
            <w:webHidden/>
          </w:rPr>
        </w:r>
        <w:r>
          <w:rPr>
            <w:noProof/>
            <w:webHidden/>
          </w:rPr>
          <w:fldChar w:fldCharType="separate"/>
        </w:r>
        <w:r w:rsidR="00B14DBF">
          <w:rPr>
            <w:noProof/>
            <w:webHidden/>
          </w:rPr>
          <w:t>28</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8" w:history="1">
        <w:r w:rsidR="00B14DBF" w:rsidRPr="00714D55">
          <w:rPr>
            <w:rStyle w:val="Hyperlink"/>
            <w:noProof/>
          </w:rPr>
          <w:t>3.1.6</w:t>
        </w:r>
        <w:r w:rsidR="00B14DBF">
          <w:rPr>
            <w:rFonts w:asciiTheme="minorHAnsi" w:eastAsiaTheme="minorEastAsia" w:hAnsiTheme="minorHAnsi" w:cstheme="minorBidi"/>
            <w:i w:val="0"/>
            <w:iCs w:val="0"/>
            <w:noProof/>
            <w:sz w:val="22"/>
            <w:szCs w:val="22"/>
          </w:rPr>
          <w:tab/>
        </w:r>
        <w:r w:rsidR="00B14DBF" w:rsidRPr="00714D55">
          <w:rPr>
            <w:rStyle w:val="Hyperlink"/>
            <w:noProof/>
          </w:rPr>
          <w:t>Requisitos Não Funcionais do Produto</w:t>
        </w:r>
        <w:r w:rsidR="00B14DBF">
          <w:rPr>
            <w:noProof/>
            <w:webHidden/>
          </w:rPr>
          <w:tab/>
        </w:r>
        <w:r>
          <w:rPr>
            <w:noProof/>
            <w:webHidden/>
          </w:rPr>
          <w:fldChar w:fldCharType="begin"/>
        </w:r>
        <w:r w:rsidR="00B14DBF">
          <w:rPr>
            <w:noProof/>
            <w:webHidden/>
          </w:rPr>
          <w:instrText xml:space="preserve"> PAGEREF _Toc415779818 \h </w:instrText>
        </w:r>
        <w:r>
          <w:rPr>
            <w:noProof/>
            <w:webHidden/>
          </w:rPr>
        </w:r>
        <w:r>
          <w:rPr>
            <w:noProof/>
            <w:webHidden/>
          </w:rPr>
          <w:fldChar w:fldCharType="separate"/>
        </w:r>
        <w:r w:rsidR="00B14DBF">
          <w:rPr>
            <w:noProof/>
            <w:webHidden/>
          </w:rPr>
          <w:t>28</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19" w:history="1">
        <w:r w:rsidR="00B14DBF" w:rsidRPr="00714D55">
          <w:rPr>
            <w:rStyle w:val="Hyperlink"/>
            <w:noProof/>
          </w:rPr>
          <w:t>3.1.7</w:t>
        </w:r>
        <w:r w:rsidR="00B14DBF">
          <w:rPr>
            <w:rFonts w:asciiTheme="minorHAnsi" w:eastAsiaTheme="minorEastAsia" w:hAnsiTheme="minorHAnsi" w:cstheme="minorBidi"/>
            <w:i w:val="0"/>
            <w:iCs w:val="0"/>
            <w:noProof/>
            <w:sz w:val="22"/>
            <w:szCs w:val="22"/>
          </w:rPr>
          <w:tab/>
        </w:r>
        <w:r w:rsidR="00B14DBF" w:rsidRPr="00714D55">
          <w:rPr>
            <w:rStyle w:val="Hyperlink"/>
            <w:noProof/>
          </w:rPr>
          <w:t>Diagrama de Casos de Uso</w:t>
        </w:r>
        <w:r w:rsidR="00B14DBF">
          <w:rPr>
            <w:noProof/>
            <w:webHidden/>
          </w:rPr>
          <w:tab/>
        </w:r>
        <w:r>
          <w:rPr>
            <w:noProof/>
            <w:webHidden/>
          </w:rPr>
          <w:fldChar w:fldCharType="begin"/>
        </w:r>
        <w:r w:rsidR="00B14DBF">
          <w:rPr>
            <w:noProof/>
            <w:webHidden/>
          </w:rPr>
          <w:instrText xml:space="preserve"> PAGEREF _Toc415779819 \h </w:instrText>
        </w:r>
        <w:r>
          <w:rPr>
            <w:noProof/>
            <w:webHidden/>
          </w:rPr>
        </w:r>
        <w:r>
          <w:rPr>
            <w:noProof/>
            <w:webHidden/>
          </w:rPr>
          <w:fldChar w:fldCharType="separate"/>
        </w:r>
        <w:r w:rsidR="00B14DBF">
          <w:rPr>
            <w:noProof/>
            <w:webHidden/>
          </w:rPr>
          <w:t>29</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20" w:history="1">
        <w:r w:rsidR="00B14DBF" w:rsidRPr="00714D55">
          <w:rPr>
            <w:rStyle w:val="Hyperlink"/>
            <w:noProof/>
          </w:rPr>
          <w:t>3.1.8</w:t>
        </w:r>
        <w:r w:rsidR="00B14DBF">
          <w:rPr>
            <w:rFonts w:asciiTheme="minorHAnsi" w:eastAsiaTheme="minorEastAsia" w:hAnsiTheme="minorHAnsi" w:cstheme="minorBidi"/>
            <w:i w:val="0"/>
            <w:iCs w:val="0"/>
            <w:noProof/>
            <w:sz w:val="22"/>
            <w:szCs w:val="22"/>
          </w:rPr>
          <w:tab/>
        </w:r>
        <w:r w:rsidR="00B14DBF" w:rsidRPr="00714D55">
          <w:rPr>
            <w:rStyle w:val="Hyperlink"/>
            <w:noProof/>
          </w:rPr>
          <w:t>Descrição dos Atores</w:t>
        </w:r>
        <w:r w:rsidR="00B14DBF">
          <w:rPr>
            <w:noProof/>
            <w:webHidden/>
          </w:rPr>
          <w:tab/>
        </w:r>
        <w:r>
          <w:rPr>
            <w:noProof/>
            <w:webHidden/>
          </w:rPr>
          <w:fldChar w:fldCharType="begin"/>
        </w:r>
        <w:r w:rsidR="00B14DBF">
          <w:rPr>
            <w:noProof/>
            <w:webHidden/>
          </w:rPr>
          <w:instrText xml:space="preserve"> PAGEREF _Toc415779820 \h </w:instrText>
        </w:r>
        <w:r>
          <w:rPr>
            <w:noProof/>
            <w:webHidden/>
          </w:rPr>
        </w:r>
        <w:r>
          <w:rPr>
            <w:noProof/>
            <w:webHidden/>
          </w:rPr>
          <w:fldChar w:fldCharType="separate"/>
        </w:r>
        <w:r w:rsidR="00B14DBF">
          <w:rPr>
            <w:noProof/>
            <w:webHidden/>
          </w:rPr>
          <w:t>34</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21" w:history="1">
        <w:r w:rsidR="00B14DBF" w:rsidRPr="00714D55">
          <w:rPr>
            <w:rStyle w:val="Hyperlink"/>
            <w:noProof/>
          </w:rPr>
          <w:t>3.1.9</w:t>
        </w:r>
        <w:r w:rsidR="00B14DBF">
          <w:rPr>
            <w:rFonts w:asciiTheme="minorHAnsi" w:eastAsiaTheme="minorEastAsia" w:hAnsiTheme="minorHAnsi" w:cstheme="minorBidi"/>
            <w:i w:val="0"/>
            <w:iCs w:val="0"/>
            <w:noProof/>
            <w:sz w:val="22"/>
            <w:szCs w:val="22"/>
          </w:rPr>
          <w:tab/>
        </w:r>
        <w:r w:rsidR="00B14DBF" w:rsidRPr="00714D55">
          <w:rPr>
            <w:rStyle w:val="Hyperlink"/>
            <w:noProof/>
          </w:rPr>
          <w:t>Descrição dos Casos de Uso</w:t>
        </w:r>
        <w:r w:rsidR="00B14DBF">
          <w:rPr>
            <w:noProof/>
            <w:webHidden/>
          </w:rPr>
          <w:tab/>
        </w:r>
        <w:r>
          <w:rPr>
            <w:noProof/>
            <w:webHidden/>
          </w:rPr>
          <w:fldChar w:fldCharType="begin"/>
        </w:r>
        <w:r w:rsidR="00B14DBF">
          <w:rPr>
            <w:noProof/>
            <w:webHidden/>
          </w:rPr>
          <w:instrText xml:space="preserve"> PAGEREF _Toc415779821 \h </w:instrText>
        </w:r>
        <w:r>
          <w:rPr>
            <w:noProof/>
            <w:webHidden/>
          </w:rPr>
        </w:r>
        <w:r>
          <w:rPr>
            <w:noProof/>
            <w:webHidden/>
          </w:rPr>
          <w:fldChar w:fldCharType="separate"/>
        </w:r>
        <w:r w:rsidR="00B14DBF">
          <w:rPr>
            <w:noProof/>
            <w:webHidden/>
          </w:rPr>
          <w:t>34</w:t>
        </w:r>
        <w:r>
          <w:rPr>
            <w:noProof/>
            <w:webHidden/>
          </w:rPr>
          <w:fldChar w:fldCharType="end"/>
        </w:r>
      </w:hyperlink>
    </w:p>
    <w:p w:rsidR="00B14DBF" w:rsidRDefault="009101F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5779822" w:history="1">
        <w:r w:rsidR="00B14DBF" w:rsidRPr="00714D55">
          <w:rPr>
            <w:rStyle w:val="Hyperlink"/>
            <w:noProof/>
          </w:rPr>
          <w:t>3.1.10</w:t>
        </w:r>
        <w:r w:rsidR="00B14DBF">
          <w:rPr>
            <w:rFonts w:asciiTheme="minorHAnsi" w:eastAsiaTheme="minorEastAsia" w:hAnsiTheme="minorHAnsi" w:cstheme="minorBidi"/>
            <w:i w:val="0"/>
            <w:iCs w:val="0"/>
            <w:noProof/>
            <w:sz w:val="22"/>
            <w:szCs w:val="22"/>
          </w:rPr>
          <w:tab/>
        </w:r>
        <w:r w:rsidR="00B14DBF" w:rsidRPr="00714D55">
          <w:rPr>
            <w:rStyle w:val="Hyperlink"/>
            <w:noProof/>
          </w:rPr>
          <w:t>Delimitação do Escopo do Sistema</w:t>
        </w:r>
        <w:r w:rsidR="00B14DBF">
          <w:rPr>
            <w:noProof/>
            <w:webHidden/>
          </w:rPr>
          <w:tab/>
        </w:r>
        <w:r>
          <w:rPr>
            <w:noProof/>
            <w:webHidden/>
          </w:rPr>
          <w:fldChar w:fldCharType="begin"/>
        </w:r>
        <w:r w:rsidR="00B14DBF">
          <w:rPr>
            <w:noProof/>
            <w:webHidden/>
          </w:rPr>
          <w:instrText xml:space="preserve"> PAGEREF _Toc415779822 \h </w:instrText>
        </w:r>
        <w:r>
          <w:rPr>
            <w:noProof/>
            <w:webHidden/>
          </w:rPr>
        </w:r>
        <w:r>
          <w:rPr>
            <w:noProof/>
            <w:webHidden/>
          </w:rPr>
          <w:fldChar w:fldCharType="separate"/>
        </w:r>
        <w:r w:rsidR="00B14DBF">
          <w:rPr>
            <w:noProof/>
            <w:webHidden/>
          </w:rPr>
          <w:t>35</w:t>
        </w:r>
        <w:r>
          <w:rPr>
            <w:noProof/>
            <w:webHidden/>
          </w:rPr>
          <w:fldChar w:fldCharType="end"/>
        </w:r>
      </w:hyperlink>
    </w:p>
    <w:p w:rsidR="00B14DBF" w:rsidRDefault="009101F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5779823" w:history="1">
        <w:r w:rsidR="00B14DBF" w:rsidRPr="00714D55">
          <w:rPr>
            <w:rStyle w:val="Hyperlink"/>
            <w:noProof/>
          </w:rPr>
          <w:t>3.1.11</w:t>
        </w:r>
        <w:r w:rsidR="00B14DBF">
          <w:rPr>
            <w:rFonts w:asciiTheme="minorHAnsi" w:eastAsiaTheme="minorEastAsia" w:hAnsiTheme="minorHAnsi" w:cstheme="minorBidi"/>
            <w:i w:val="0"/>
            <w:iCs w:val="0"/>
            <w:noProof/>
            <w:sz w:val="22"/>
            <w:szCs w:val="22"/>
          </w:rPr>
          <w:tab/>
        </w:r>
        <w:r w:rsidR="00B14DBF" w:rsidRPr="00714D55">
          <w:rPr>
            <w:rStyle w:val="Hyperlink"/>
            <w:noProof/>
          </w:rPr>
          <w:t>Análise dos Dados- Modelo Conceitual dos Dados</w:t>
        </w:r>
        <w:r w:rsidR="00B14DBF">
          <w:rPr>
            <w:noProof/>
            <w:webHidden/>
          </w:rPr>
          <w:tab/>
        </w:r>
        <w:r>
          <w:rPr>
            <w:noProof/>
            <w:webHidden/>
          </w:rPr>
          <w:fldChar w:fldCharType="begin"/>
        </w:r>
        <w:r w:rsidR="00B14DBF">
          <w:rPr>
            <w:noProof/>
            <w:webHidden/>
          </w:rPr>
          <w:instrText xml:space="preserve"> PAGEREF _Toc415779823 \h </w:instrText>
        </w:r>
        <w:r>
          <w:rPr>
            <w:noProof/>
            <w:webHidden/>
          </w:rPr>
        </w:r>
        <w:r>
          <w:rPr>
            <w:noProof/>
            <w:webHidden/>
          </w:rPr>
          <w:fldChar w:fldCharType="separate"/>
        </w:r>
        <w:r w:rsidR="00B14DBF">
          <w:rPr>
            <w:noProof/>
            <w:webHidden/>
          </w:rPr>
          <w:t>35</w:t>
        </w:r>
        <w:r>
          <w:rPr>
            <w:noProof/>
            <w:webHidden/>
          </w:rPr>
          <w:fldChar w:fldCharType="end"/>
        </w:r>
      </w:hyperlink>
    </w:p>
    <w:p w:rsidR="00B14DBF" w:rsidRDefault="009101F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5779824" w:history="1">
        <w:r w:rsidR="00B14DBF" w:rsidRPr="00714D55">
          <w:rPr>
            <w:rStyle w:val="Hyperlink"/>
            <w:noProof/>
          </w:rPr>
          <w:t>3.1.12</w:t>
        </w:r>
        <w:r w:rsidR="00B14DBF">
          <w:rPr>
            <w:rFonts w:asciiTheme="minorHAnsi" w:eastAsiaTheme="minorEastAsia" w:hAnsiTheme="minorHAnsi" w:cstheme="minorBidi"/>
            <w:i w:val="0"/>
            <w:iCs w:val="0"/>
            <w:noProof/>
            <w:sz w:val="22"/>
            <w:szCs w:val="22"/>
          </w:rPr>
          <w:tab/>
        </w:r>
        <w:r w:rsidR="00B14DBF" w:rsidRPr="00714D55">
          <w:rPr>
            <w:rStyle w:val="Hyperlink"/>
            <w:noProof/>
          </w:rPr>
          <w:t>Diagrama de Classes</w:t>
        </w:r>
        <w:r w:rsidR="00B14DBF">
          <w:rPr>
            <w:noProof/>
            <w:webHidden/>
          </w:rPr>
          <w:tab/>
        </w:r>
        <w:r>
          <w:rPr>
            <w:noProof/>
            <w:webHidden/>
          </w:rPr>
          <w:fldChar w:fldCharType="begin"/>
        </w:r>
        <w:r w:rsidR="00B14DBF">
          <w:rPr>
            <w:noProof/>
            <w:webHidden/>
          </w:rPr>
          <w:instrText xml:space="preserve"> PAGEREF _Toc415779824 \h </w:instrText>
        </w:r>
        <w:r>
          <w:rPr>
            <w:noProof/>
            <w:webHidden/>
          </w:rPr>
        </w:r>
        <w:r>
          <w:rPr>
            <w:noProof/>
            <w:webHidden/>
          </w:rPr>
          <w:fldChar w:fldCharType="separate"/>
        </w:r>
        <w:r w:rsidR="00B14DBF">
          <w:rPr>
            <w:noProof/>
            <w:webHidden/>
          </w:rPr>
          <w:t>36</w:t>
        </w:r>
        <w:r>
          <w:rPr>
            <w:noProof/>
            <w:webHidden/>
          </w:rPr>
          <w:fldChar w:fldCharType="end"/>
        </w:r>
      </w:hyperlink>
    </w:p>
    <w:p w:rsidR="00B14DBF" w:rsidRDefault="009101F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5779825" w:history="1">
        <w:r w:rsidR="00B14DBF" w:rsidRPr="00714D55">
          <w:rPr>
            <w:rStyle w:val="Hyperlink"/>
            <w:noProof/>
          </w:rPr>
          <w:t>3.1.13</w:t>
        </w:r>
        <w:r w:rsidR="00B14DBF">
          <w:rPr>
            <w:rFonts w:asciiTheme="minorHAnsi" w:eastAsiaTheme="minorEastAsia" w:hAnsiTheme="minorHAnsi" w:cstheme="minorBidi"/>
            <w:i w:val="0"/>
            <w:iCs w:val="0"/>
            <w:noProof/>
            <w:sz w:val="22"/>
            <w:szCs w:val="22"/>
          </w:rPr>
          <w:tab/>
        </w:r>
        <w:r w:rsidR="00B14DBF" w:rsidRPr="00714D55">
          <w:rPr>
            <w:rStyle w:val="Hyperlink"/>
            <w:noProof/>
          </w:rPr>
          <w:t>Protótipo das Telas - Baixa Fidelidade</w:t>
        </w:r>
        <w:r w:rsidR="00B14DBF">
          <w:rPr>
            <w:noProof/>
            <w:webHidden/>
          </w:rPr>
          <w:tab/>
        </w:r>
        <w:r>
          <w:rPr>
            <w:noProof/>
            <w:webHidden/>
          </w:rPr>
          <w:fldChar w:fldCharType="begin"/>
        </w:r>
        <w:r w:rsidR="00B14DBF">
          <w:rPr>
            <w:noProof/>
            <w:webHidden/>
          </w:rPr>
          <w:instrText xml:space="preserve"> PAGEREF _Toc415779825 \h </w:instrText>
        </w:r>
        <w:r>
          <w:rPr>
            <w:noProof/>
            <w:webHidden/>
          </w:rPr>
        </w:r>
        <w:r>
          <w:rPr>
            <w:noProof/>
            <w:webHidden/>
          </w:rPr>
          <w:fldChar w:fldCharType="separate"/>
        </w:r>
        <w:r w:rsidR="00B14DBF">
          <w:rPr>
            <w:noProof/>
            <w:webHidden/>
          </w:rPr>
          <w:t>36</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26" w:history="1">
        <w:r w:rsidR="00B14DBF" w:rsidRPr="00714D55">
          <w:rPr>
            <w:rStyle w:val="Hyperlink"/>
            <w:noProof/>
            <w:lang w:val="fr-FR"/>
          </w:rPr>
          <w:t>3.2</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 xml:space="preserve">Produtos da Etapa de </w:t>
        </w:r>
        <w:r w:rsidR="00B14DBF" w:rsidRPr="00714D55">
          <w:rPr>
            <w:rStyle w:val="Hyperlink"/>
            <w:i/>
            <w:noProof/>
            <w:lang w:val="fr-FR"/>
          </w:rPr>
          <w:t>DESIGN</w:t>
        </w:r>
        <w:r w:rsidR="00B14DBF">
          <w:rPr>
            <w:noProof/>
            <w:webHidden/>
          </w:rPr>
          <w:tab/>
        </w:r>
        <w:r>
          <w:rPr>
            <w:noProof/>
            <w:webHidden/>
          </w:rPr>
          <w:fldChar w:fldCharType="begin"/>
        </w:r>
        <w:r w:rsidR="00B14DBF">
          <w:rPr>
            <w:noProof/>
            <w:webHidden/>
          </w:rPr>
          <w:instrText xml:space="preserve"> PAGEREF _Toc415779826 \h </w:instrText>
        </w:r>
        <w:r>
          <w:rPr>
            <w:noProof/>
            <w:webHidden/>
          </w:rPr>
        </w:r>
        <w:r>
          <w:rPr>
            <w:noProof/>
            <w:webHidden/>
          </w:rPr>
          <w:fldChar w:fldCharType="separate"/>
        </w:r>
        <w:r w:rsidR="00B14DBF">
          <w:rPr>
            <w:noProof/>
            <w:webHidden/>
          </w:rPr>
          <w:t>36</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27" w:history="1">
        <w:r w:rsidR="00B14DBF" w:rsidRPr="00714D55">
          <w:rPr>
            <w:rStyle w:val="Hyperlink"/>
            <w:noProof/>
          </w:rPr>
          <w:t>3.2.1</w:t>
        </w:r>
        <w:r w:rsidR="00B14DBF">
          <w:rPr>
            <w:rFonts w:asciiTheme="minorHAnsi" w:eastAsiaTheme="minorEastAsia" w:hAnsiTheme="minorHAnsi" w:cstheme="minorBidi"/>
            <w:i w:val="0"/>
            <w:iCs w:val="0"/>
            <w:noProof/>
            <w:sz w:val="22"/>
            <w:szCs w:val="22"/>
          </w:rPr>
          <w:tab/>
        </w:r>
        <w:r w:rsidR="00B14DBF" w:rsidRPr="00714D55">
          <w:rPr>
            <w:rStyle w:val="Hyperlink"/>
            <w:noProof/>
          </w:rPr>
          <w:t>Arquitetura do Sistema</w:t>
        </w:r>
        <w:r w:rsidR="00B14DBF">
          <w:rPr>
            <w:noProof/>
            <w:webHidden/>
          </w:rPr>
          <w:tab/>
        </w:r>
        <w:r>
          <w:rPr>
            <w:noProof/>
            <w:webHidden/>
          </w:rPr>
          <w:fldChar w:fldCharType="begin"/>
        </w:r>
        <w:r w:rsidR="00B14DBF">
          <w:rPr>
            <w:noProof/>
            <w:webHidden/>
          </w:rPr>
          <w:instrText xml:space="preserve"> PAGEREF _Toc415779827 \h </w:instrText>
        </w:r>
        <w:r>
          <w:rPr>
            <w:noProof/>
            <w:webHidden/>
          </w:rPr>
        </w:r>
        <w:r>
          <w:rPr>
            <w:noProof/>
            <w:webHidden/>
          </w:rPr>
          <w:fldChar w:fldCharType="separate"/>
        </w:r>
        <w:r w:rsidR="00B14DBF">
          <w:rPr>
            <w:noProof/>
            <w:webHidden/>
          </w:rPr>
          <w:t>37</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28" w:history="1">
        <w:r w:rsidR="00B14DBF" w:rsidRPr="00714D55">
          <w:rPr>
            <w:rStyle w:val="Hyperlink"/>
            <w:noProof/>
          </w:rPr>
          <w:t>3.2.2</w:t>
        </w:r>
        <w:r w:rsidR="00B14DBF">
          <w:rPr>
            <w:rFonts w:asciiTheme="minorHAnsi" w:eastAsiaTheme="minorEastAsia" w:hAnsiTheme="minorHAnsi" w:cstheme="minorBidi"/>
            <w:i w:val="0"/>
            <w:iCs w:val="0"/>
            <w:noProof/>
            <w:sz w:val="22"/>
            <w:szCs w:val="22"/>
          </w:rPr>
          <w:tab/>
        </w:r>
        <w:r w:rsidR="00B14DBF" w:rsidRPr="00714D55">
          <w:rPr>
            <w:rStyle w:val="Hyperlink"/>
            <w:noProof/>
          </w:rPr>
          <w:t>Tecnologias utilizadas do Sistema</w:t>
        </w:r>
        <w:r w:rsidR="00B14DBF">
          <w:rPr>
            <w:noProof/>
            <w:webHidden/>
          </w:rPr>
          <w:tab/>
        </w:r>
        <w:r>
          <w:rPr>
            <w:noProof/>
            <w:webHidden/>
          </w:rPr>
          <w:fldChar w:fldCharType="begin"/>
        </w:r>
        <w:r w:rsidR="00B14DBF">
          <w:rPr>
            <w:noProof/>
            <w:webHidden/>
          </w:rPr>
          <w:instrText xml:space="preserve"> PAGEREF _Toc415779828 \h </w:instrText>
        </w:r>
        <w:r>
          <w:rPr>
            <w:noProof/>
            <w:webHidden/>
          </w:rPr>
        </w:r>
        <w:r>
          <w:rPr>
            <w:noProof/>
            <w:webHidden/>
          </w:rPr>
          <w:fldChar w:fldCharType="separate"/>
        </w:r>
        <w:r w:rsidR="00B14DBF">
          <w:rPr>
            <w:noProof/>
            <w:webHidden/>
          </w:rPr>
          <w:t>37</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29" w:history="1">
        <w:r w:rsidR="00B14DBF" w:rsidRPr="00714D55">
          <w:rPr>
            <w:rStyle w:val="Hyperlink"/>
            <w:noProof/>
          </w:rPr>
          <w:t>3.2.3</w:t>
        </w:r>
        <w:r w:rsidR="00B14DBF">
          <w:rPr>
            <w:rFonts w:asciiTheme="minorHAnsi" w:eastAsiaTheme="minorEastAsia" w:hAnsiTheme="minorHAnsi" w:cstheme="minorBidi"/>
            <w:i w:val="0"/>
            <w:iCs w:val="0"/>
            <w:noProof/>
            <w:sz w:val="22"/>
            <w:szCs w:val="22"/>
          </w:rPr>
          <w:tab/>
        </w:r>
        <w:r w:rsidR="00B14DBF" w:rsidRPr="00714D55">
          <w:rPr>
            <w:rStyle w:val="Hyperlink"/>
            <w:noProof/>
          </w:rPr>
          <w:t>Protótipo das Telas- Alta Fidelidade</w:t>
        </w:r>
        <w:r w:rsidR="00B14DBF">
          <w:rPr>
            <w:noProof/>
            <w:webHidden/>
          </w:rPr>
          <w:tab/>
        </w:r>
        <w:r>
          <w:rPr>
            <w:noProof/>
            <w:webHidden/>
          </w:rPr>
          <w:fldChar w:fldCharType="begin"/>
        </w:r>
        <w:r w:rsidR="00B14DBF">
          <w:rPr>
            <w:noProof/>
            <w:webHidden/>
          </w:rPr>
          <w:instrText xml:space="preserve"> PAGEREF _Toc415779829 \h </w:instrText>
        </w:r>
        <w:r>
          <w:rPr>
            <w:noProof/>
            <w:webHidden/>
          </w:rPr>
        </w:r>
        <w:r>
          <w:rPr>
            <w:noProof/>
            <w:webHidden/>
          </w:rPr>
          <w:fldChar w:fldCharType="separate"/>
        </w:r>
        <w:r w:rsidR="00B14DBF">
          <w:rPr>
            <w:noProof/>
            <w:webHidden/>
          </w:rPr>
          <w:t>38</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0" w:history="1">
        <w:r w:rsidR="00B14DBF" w:rsidRPr="00714D55">
          <w:rPr>
            <w:rStyle w:val="Hyperlink"/>
            <w:noProof/>
          </w:rPr>
          <w:t>3.2.4</w:t>
        </w:r>
        <w:r w:rsidR="00B14DBF">
          <w:rPr>
            <w:rFonts w:asciiTheme="minorHAnsi" w:eastAsiaTheme="minorEastAsia" w:hAnsiTheme="minorHAnsi" w:cstheme="minorBidi"/>
            <w:i w:val="0"/>
            <w:iCs w:val="0"/>
            <w:noProof/>
            <w:sz w:val="22"/>
            <w:szCs w:val="22"/>
          </w:rPr>
          <w:tab/>
        </w:r>
        <w:r w:rsidR="00B14DBF" w:rsidRPr="00714D55">
          <w:rPr>
            <w:rStyle w:val="Hyperlink"/>
            <w:noProof/>
          </w:rPr>
          <w:t>Diagrama de Sequencia</w:t>
        </w:r>
        <w:r w:rsidR="00B14DBF">
          <w:rPr>
            <w:noProof/>
            <w:webHidden/>
          </w:rPr>
          <w:tab/>
        </w:r>
        <w:r>
          <w:rPr>
            <w:noProof/>
            <w:webHidden/>
          </w:rPr>
          <w:fldChar w:fldCharType="begin"/>
        </w:r>
        <w:r w:rsidR="00B14DBF">
          <w:rPr>
            <w:noProof/>
            <w:webHidden/>
          </w:rPr>
          <w:instrText xml:space="preserve"> PAGEREF _Toc415779830 \h </w:instrText>
        </w:r>
        <w:r>
          <w:rPr>
            <w:noProof/>
            <w:webHidden/>
          </w:rPr>
        </w:r>
        <w:r>
          <w:rPr>
            <w:noProof/>
            <w:webHidden/>
          </w:rPr>
          <w:fldChar w:fldCharType="separate"/>
        </w:r>
        <w:r w:rsidR="00B14DBF">
          <w:rPr>
            <w:noProof/>
            <w:webHidden/>
          </w:rPr>
          <w:t>38</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1" w:history="1">
        <w:r w:rsidR="00B14DBF" w:rsidRPr="00714D55">
          <w:rPr>
            <w:rStyle w:val="Hyperlink"/>
            <w:noProof/>
          </w:rPr>
          <w:t>3.2.5</w:t>
        </w:r>
        <w:r w:rsidR="00B14DBF">
          <w:rPr>
            <w:rFonts w:asciiTheme="minorHAnsi" w:eastAsiaTheme="minorEastAsia" w:hAnsiTheme="minorHAnsi" w:cstheme="minorBidi"/>
            <w:i w:val="0"/>
            <w:iCs w:val="0"/>
            <w:noProof/>
            <w:sz w:val="22"/>
            <w:szCs w:val="22"/>
          </w:rPr>
          <w:tab/>
        </w:r>
        <w:r w:rsidR="00B14DBF" w:rsidRPr="00714D55">
          <w:rPr>
            <w:rStyle w:val="Hyperlink"/>
            <w:noProof/>
          </w:rPr>
          <w:t>Diagrama de Componentes</w:t>
        </w:r>
        <w:r w:rsidR="00B14DBF">
          <w:rPr>
            <w:noProof/>
            <w:webHidden/>
          </w:rPr>
          <w:tab/>
        </w:r>
        <w:r>
          <w:rPr>
            <w:noProof/>
            <w:webHidden/>
          </w:rPr>
          <w:fldChar w:fldCharType="begin"/>
        </w:r>
        <w:r w:rsidR="00B14DBF">
          <w:rPr>
            <w:noProof/>
            <w:webHidden/>
          </w:rPr>
          <w:instrText xml:space="preserve"> PAGEREF _Toc415779831 \h </w:instrText>
        </w:r>
        <w:r>
          <w:rPr>
            <w:noProof/>
            <w:webHidden/>
          </w:rPr>
        </w:r>
        <w:r>
          <w:rPr>
            <w:noProof/>
            <w:webHidden/>
          </w:rPr>
          <w:fldChar w:fldCharType="separate"/>
        </w:r>
        <w:r w:rsidR="00B14DBF">
          <w:rPr>
            <w:noProof/>
            <w:webHidden/>
          </w:rPr>
          <w:t>38</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2" w:history="1">
        <w:r w:rsidR="00B14DBF" w:rsidRPr="00714D55">
          <w:rPr>
            <w:rStyle w:val="Hyperlink"/>
            <w:noProof/>
          </w:rPr>
          <w:t>3.2.6</w:t>
        </w:r>
        <w:r w:rsidR="00B14DBF">
          <w:rPr>
            <w:rFonts w:asciiTheme="minorHAnsi" w:eastAsiaTheme="minorEastAsia" w:hAnsiTheme="minorHAnsi" w:cstheme="minorBidi"/>
            <w:i w:val="0"/>
            <w:iCs w:val="0"/>
            <w:noProof/>
            <w:sz w:val="22"/>
            <w:szCs w:val="22"/>
          </w:rPr>
          <w:tab/>
        </w:r>
        <w:r w:rsidR="00B14DBF" w:rsidRPr="00714D55">
          <w:rPr>
            <w:rStyle w:val="Hyperlink"/>
            <w:noProof/>
          </w:rPr>
          <w:t>Diagrama de Atividades</w:t>
        </w:r>
        <w:r w:rsidR="00B14DBF">
          <w:rPr>
            <w:noProof/>
            <w:webHidden/>
          </w:rPr>
          <w:tab/>
        </w:r>
        <w:r>
          <w:rPr>
            <w:noProof/>
            <w:webHidden/>
          </w:rPr>
          <w:fldChar w:fldCharType="begin"/>
        </w:r>
        <w:r w:rsidR="00B14DBF">
          <w:rPr>
            <w:noProof/>
            <w:webHidden/>
          </w:rPr>
          <w:instrText xml:space="preserve"> PAGEREF _Toc415779832 \h </w:instrText>
        </w:r>
        <w:r>
          <w:rPr>
            <w:noProof/>
            <w:webHidden/>
          </w:rPr>
        </w:r>
        <w:r>
          <w:rPr>
            <w:noProof/>
            <w:webHidden/>
          </w:rPr>
          <w:fldChar w:fldCharType="separate"/>
        </w:r>
        <w:r w:rsidR="00B14DBF">
          <w:rPr>
            <w:noProof/>
            <w:webHidden/>
          </w:rPr>
          <w:t>38</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3" w:history="1">
        <w:r w:rsidR="00B14DBF" w:rsidRPr="00714D55">
          <w:rPr>
            <w:rStyle w:val="Hyperlink"/>
            <w:noProof/>
          </w:rPr>
          <w:t>3.2.7</w:t>
        </w:r>
        <w:r w:rsidR="00B14DBF">
          <w:rPr>
            <w:rFonts w:asciiTheme="minorHAnsi" w:eastAsiaTheme="minorEastAsia" w:hAnsiTheme="minorHAnsi" w:cstheme="minorBidi"/>
            <w:i w:val="0"/>
            <w:iCs w:val="0"/>
            <w:noProof/>
            <w:sz w:val="22"/>
            <w:szCs w:val="22"/>
          </w:rPr>
          <w:tab/>
        </w:r>
        <w:r w:rsidR="00B14DBF" w:rsidRPr="00714D55">
          <w:rPr>
            <w:rStyle w:val="Hyperlink"/>
            <w:noProof/>
          </w:rPr>
          <w:t>Projeto do Banco de Dados</w:t>
        </w:r>
        <w:r w:rsidR="00B14DBF">
          <w:rPr>
            <w:noProof/>
            <w:webHidden/>
          </w:rPr>
          <w:tab/>
        </w:r>
        <w:r>
          <w:rPr>
            <w:noProof/>
            <w:webHidden/>
          </w:rPr>
          <w:fldChar w:fldCharType="begin"/>
        </w:r>
        <w:r w:rsidR="00B14DBF">
          <w:rPr>
            <w:noProof/>
            <w:webHidden/>
          </w:rPr>
          <w:instrText xml:space="preserve"> PAGEREF _Toc415779833 \h </w:instrText>
        </w:r>
        <w:r>
          <w:rPr>
            <w:noProof/>
            <w:webHidden/>
          </w:rPr>
        </w:r>
        <w:r>
          <w:rPr>
            <w:noProof/>
            <w:webHidden/>
          </w:rPr>
          <w:fldChar w:fldCharType="separate"/>
        </w:r>
        <w:r w:rsidR="00B14DBF">
          <w:rPr>
            <w:noProof/>
            <w:webHidden/>
          </w:rPr>
          <w:t>38</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34" w:history="1">
        <w:r w:rsidR="00B14DBF" w:rsidRPr="00714D55">
          <w:rPr>
            <w:rStyle w:val="Hyperlink"/>
            <w:noProof/>
            <w:lang w:val="fr-FR"/>
          </w:rPr>
          <w:t>3.3</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Produtos da Etapa de CODIFICAÇÃO E TESTES</w:t>
        </w:r>
        <w:r w:rsidR="00B14DBF">
          <w:rPr>
            <w:noProof/>
            <w:webHidden/>
          </w:rPr>
          <w:tab/>
        </w:r>
        <w:r>
          <w:rPr>
            <w:noProof/>
            <w:webHidden/>
          </w:rPr>
          <w:fldChar w:fldCharType="begin"/>
        </w:r>
        <w:r w:rsidR="00B14DBF">
          <w:rPr>
            <w:noProof/>
            <w:webHidden/>
          </w:rPr>
          <w:instrText xml:space="preserve"> PAGEREF _Toc415779834 \h </w:instrText>
        </w:r>
        <w:r>
          <w:rPr>
            <w:noProof/>
            <w:webHidden/>
          </w:rPr>
        </w:r>
        <w:r>
          <w:rPr>
            <w:noProof/>
            <w:webHidden/>
          </w:rPr>
          <w:fldChar w:fldCharType="separate"/>
        </w:r>
        <w:r w:rsidR="00B14DBF">
          <w:rPr>
            <w:noProof/>
            <w:webHidden/>
          </w:rPr>
          <w:t>40</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5" w:history="1">
        <w:r w:rsidR="00B14DBF" w:rsidRPr="00714D55">
          <w:rPr>
            <w:rStyle w:val="Hyperlink"/>
            <w:noProof/>
          </w:rPr>
          <w:t>3.3.1</w:t>
        </w:r>
        <w:r w:rsidR="00B14DBF">
          <w:rPr>
            <w:rFonts w:asciiTheme="minorHAnsi" w:eastAsiaTheme="minorEastAsia" w:hAnsiTheme="minorHAnsi" w:cstheme="minorBidi"/>
            <w:i w:val="0"/>
            <w:iCs w:val="0"/>
            <w:noProof/>
            <w:sz w:val="22"/>
            <w:szCs w:val="22"/>
          </w:rPr>
          <w:tab/>
        </w:r>
        <w:r w:rsidR="00B14DBF" w:rsidRPr="00714D55">
          <w:rPr>
            <w:rStyle w:val="Hyperlink"/>
            <w:noProof/>
          </w:rPr>
          <w:t>Relação dos Artefatos ou Componentes de Software</w:t>
        </w:r>
        <w:r w:rsidR="00B14DBF">
          <w:rPr>
            <w:noProof/>
            <w:webHidden/>
          </w:rPr>
          <w:tab/>
        </w:r>
        <w:r>
          <w:rPr>
            <w:noProof/>
            <w:webHidden/>
          </w:rPr>
          <w:fldChar w:fldCharType="begin"/>
        </w:r>
        <w:r w:rsidR="00B14DBF">
          <w:rPr>
            <w:noProof/>
            <w:webHidden/>
          </w:rPr>
          <w:instrText xml:space="preserve"> PAGEREF _Toc415779835 \h </w:instrText>
        </w:r>
        <w:r>
          <w:rPr>
            <w:noProof/>
            <w:webHidden/>
          </w:rPr>
        </w:r>
        <w:r>
          <w:rPr>
            <w:noProof/>
            <w:webHidden/>
          </w:rPr>
          <w:fldChar w:fldCharType="separate"/>
        </w:r>
        <w:r w:rsidR="00B14DBF">
          <w:rPr>
            <w:noProof/>
            <w:webHidden/>
          </w:rPr>
          <w:t>40</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6" w:history="1">
        <w:r w:rsidR="00B14DBF" w:rsidRPr="00714D55">
          <w:rPr>
            <w:rStyle w:val="Hyperlink"/>
            <w:noProof/>
          </w:rPr>
          <w:t>3.3.2</w:t>
        </w:r>
        <w:r w:rsidR="00B14DBF">
          <w:rPr>
            <w:rFonts w:asciiTheme="minorHAnsi" w:eastAsiaTheme="minorEastAsia" w:hAnsiTheme="minorHAnsi" w:cstheme="minorBidi"/>
            <w:i w:val="0"/>
            <w:iCs w:val="0"/>
            <w:noProof/>
            <w:sz w:val="22"/>
            <w:szCs w:val="22"/>
          </w:rPr>
          <w:tab/>
        </w:r>
        <w:r w:rsidR="00B14DBF" w:rsidRPr="00714D55">
          <w:rPr>
            <w:rStyle w:val="Hyperlink"/>
            <w:noProof/>
          </w:rPr>
          <w:t>Planejamento e Execução dos Testes Unitários</w:t>
        </w:r>
        <w:r w:rsidR="00B14DBF">
          <w:rPr>
            <w:noProof/>
            <w:webHidden/>
          </w:rPr>
          <w:tab/>
        </w:r>
        <w:r>
          <w:rPr>
            <w:noProof/>
            <w:webHidden/>
          </w:rPr>
          <w:fldChar w:fldCharType="begin"/>
        </w:r>
        <w:r w:rsidR="00B14DBF">
          <w:rPr>
            <w:noProof/>
            <w:webHidden/>
          </w:rPr>
          <w:instrText xml:space="preserve"> PAGEREF _Toc415779836 \h </w:instrText>
        </w:r>
        <w:r>
          <w:rPr>
            <w:noProof/>
            <w:webHidden/>
          </w:rPr>
        </w:r>
        <w:r>
          <w:rPr>
            <w:noProof/>
            <w:webHidden/>
          </w:rPr>
          <w:fldChar w:fldCharType="separate"/>
        </w:r>
        <w:r w:rsidR="00B14DBF">
          <w:rPr>
            <w:noProof/>
            <w:webHidden/>
          </w:rPr>
          <w:t>40</w:t>
        </w:r>
        <w:r>
          <w:rPr>
            <w:noProof/>
            <w:webHidden/>
          </w:rPr>
          <w:fldChar w:fldCharType="end"/>
        </w:r>
      </w:hyperlink>
    </w:p>
    <w:p w:rsidR="00B14DBF" w:rsidRDefault="009101F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5779837" w:history="1">
        <w:r w:rsidR="00B14DBF" w:rsidRPr="00714D55">
          <w:rPr>
            <w:rStyle w:val="Hyperlink"/>
            <w:noProof/>
            <w:lang w:val="fr-FR"/>
          </w:rPr>
          <w:t>3.4</w:t>
        </w:r>
        <w:r w:rsidR="00B14DBF">
          <w:rPr>
            <w:rFonts w:asciiTheme="minorHAnsi" w:eastAsiaTheme="minorEastAsia" w:hAnsiTheme="minorHAnsi" w:cstheme="minorBidi"/>
            <w:smallCaps w:val="0"/>
            <w:noProof/>
            <w:sz w:val="22"/>
            <w:szCs w:val="22"/>
          </w:rPr>
          <w:tab/>
        </w:r>
        <w:r w:rsidR="00B14DBF" w:rsidRPr="00714D55">
          <w:rPr>
            <w:rStyle w:val="Hyperlink"/>
            <w:noProof/>
            <w:lang w:val="fr-FR"/>
          </w:rPr>
          <w:t>Produtos da Etapa de TESTES INTEGRADOS</w:t>
        </w:r>
        <w:r w:rsidR="00B14DBF">
          <w:rPr>
            <w:noProof/>
            <w:webHidden/>
          </w:rPr>
          <w:tab/>
        </w:r>
        <w:r>
          <w:rPr>
            <w:noProof/>
            <w:webHidden/>
          </w:rPr>
          <w:fldChar w:fldCharType="begin"/>
        </w:r>
        <w:r w:rsidR="00B14DBF">
          <w:rPr>
            <w:noProof/>
            <w:webHidden/>
          </w:rPr>
          <w:instrText xml:space="preserve"> PAGEREF _Toc415779837 \h </w:instrText>
        </w:r>
        <w:r>
          <w:rPr>
            <w:noProof/>
            <w:webHidden/>
          </w:rPr>
        </w:r>
        <w:r>
          <w:rPr>
            <w:noProof/>
            <w:webHidden/>
          </w:rPr>
          <w:fldChar w:fldCharType="separate"/>
        </w:r>
        <w:r w:rsidR="00B14DBF">
          <w:rPr>
            <w:noProof/>
            <w:webHidden/>
          </w:rPr>
          <w:t>41</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8" w:history="1">
        <w:r w:rsidR="00B14DBF" w:rsidRPr="00714D55">
          <w:rPr>
            <w:rStyle w:val="Hyperlink"/>
            <w:noProof/>
          </w:rPr>
          <w:t>3.4.1</w:t>
        </w:r>
        <w:r w:rsidR="00B14DBF">
          <w:rPr>
            <w:rFonts w:asciiTheme="minorHAnsi" w:eastAsiaTheme="minorEastAsia" w:hAnsiTheme="minorHAnsi" w:cstheme="minorBidi"/>
            <w:i w:val="0"/>
            <w:iCs w:val="0"/>
            <w:noProof/>
            <w:sz w:val="22"/>
            <w:szCs w:val="22"/>
          </w:rPr>
          <w:tab/>
        </w:r>
        <w:r w:rsidR="00B14DBF" w:rsidRPr="00714D55">
          <w:rPr>
            <w:rStyle w:val="Hyperlink"/>
            <w:noProof/>
          </w:rPr>
          <w:t>Relação das Integrações e Interfaces com outros Sistemas e Aplicativos</w:t>
        </w:r>
        <w:r w:rsidR="00B14DBF">
          <w:rPr>
            <w:noProof/>
            <w:webHidden/>
          </w:rPr>
          <w:tab/>
        </w:r>
        <w:r>
          <w:rPr>
            <w:noProof/>
            <w:webHidden/>
          </w:rPr>
          <w:fldChar w:fldCharType="begin"/>
        </w:r>
        <w:r w:rsidR="00B14DBF">
          <w:rPr>
            <w:noProof/>
            <w:webHidden/>
          </w:rPr>
          <w:instrText xml:space="preserve"> PAGEREF _Toc415779838 \h </w:instrText>
        </w:r>
        <w:r>
          <w:rPr>
            <w:noProof/>
            <w:webHidden/>
          </w:rPr>
        </w:r>
        <w:r>
          <w:rPr>
            <w:noProof/>
            <w:webHidden/>
          </w:rPr>
          <w:fldChar w:fldCharType="separate"/>
        </w:r>
        <w:r w:rsidR="00B14DBF">
          <w:rPr>
            <w:noProof/>
            <w:webHidden/>
          </w:rPr>
          <w:t>41</w:t>
        </w:r>
        <w:r>
          <w:rPr>
            <w:noProof/>
            <w:webHidden/>
          </w:rPr>
          <w:fldChar w:fldCharType="end"/>
        </w:r>
      </w:hyperlink>
    </w:p>
    <w:p w:rsidR="00B14DBF" w:rsidRDefault="009101F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5779839" w:history="1">
        <w:r w:rsidR="00B14DBF" w:rsidRPr="00714D55">
          <w:rPr>
            <w:rStyle w:val="Hyperlink"/>
            <w:noProof/>
          </w:rPr>
          <w:t>3.4.2</w:t>
        </w:r>
        <w:r w:rsidR="00B14DBF">
          <w:rPr>
            <w:rFonts w:asciiTheme="minorHAnsi" w:eastAsiaTheme="minorEastAsia" w:hAnsiTheme="minorHAnsi" w:cstheme="minorBidi"/>
            <w:i w:val="0"/>
            <w:iCs w:val="0"/>
            <w:noProof/>
            <w:sz w:val="22"/>
            <w:szCs w:val="22"/>
          </w:rPr>
          <w:tab/>
        </w:r>
        <w:r w:rsidR="00B14DBF" w:rsidRPr="00714D55">
          <w:rPr>
            <w:rStyle w:val="Hyperlink"/>
            <w:noProof/>
          </w:rPr>
          <w:t>Planejamento e Execução dos Testes Integrados</w:t>
        </w:r>
        <w:r w:rsidR="00B14DBF">
          <w:rPr>
            <w:noProof/>
            <w:webHidden/>
          </w:rPr>
          <w:tab/>
        </w:r>
        <w:r>
          <w:rPr>
            <w:noProof/>
            <w:webHidden/>
          </w:rPr>
          <w:fldChar w:fldCharType="begin"/>
        </w:r>
        <w:r w:rsidR="00B14DBF">
          <w:rPr>
            <w:noProof/>
            <w:webHidden/>
          </w:rPr>
          <w:instrText xml:space="preserve"> PAGEREF _Toc415779839 \h </w:instrText>
        </w:r>
        <w:r>
          <w:rPr>
            <w:noProof/>
            <w:webHidden/>
          </w:rPr>
        </w:r>
        <w:r>
          <w:rPr>
            <w:noProof/>
            <w:webHidden/>
          </w:rPr>
          <w:fldChar w:fldCharType="separate"/>
        </w:r>
        <w:r w:rsidR="00B14DBF">
          <w:rPr>
            <w:noProof/>
            <w:webHidden/>
          </w:rPr>
          <w:t>41</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0" w:history="1">
        <w:r w:rsidR="00B14DBF" w:rsidRPr="00714D55">
          <w:rPr>
            <w:rStyle w:val="Hyperlink"/>
            <w:noProof/>
          </w:rPr>
          <w:t>4</w:t>
        </w:r>
        <w:r w:rsidR="00B14DBF">
          <w:rPr>
            <w:rFonts w:asciiTheme="minorHAnsi" w:eastAsiaTheme="minorEastAsia" w:hAnsiTheme="minorHAnsi" w:cstheme="minorBidi"/>
            <w:b w:val="0"/>
            <w:bCs w:val="0"/>
            <w:caps w:val="0"/>
            <w:noProof/>
            <w:sz w:val="22"/>
            <w:szCs w:val="22"/>
          </w:rPr>
          <w:tab/>
        </w:r>
        <w:r w:rsidR="00B14DBF" w:rsidRPr="00714D55">
          <w:rPr>
            <w:rStyle w:val="Hyperlink"/>
            <w:noProof/>
          </w:rPr>
          <w:t>Plano de Implantação</w:t>
        </w:r>
        <w:r w:rsidR="00B14DBF">
          <w:rPr>
            <w:noProof/>
            <w:webHidden/>
          </w:rPr>
          <w:tab/>
        </w:r>
        <w:r>
          <w:rPr>
            <w:noProof/>
            <w:webHidden/>
          </w:rPr>
          <w:fldChar w:fldCharType="begin"/>
        </w:r>
        <w:r w:rsidR="00B14DBF">
          <w:rPr>
            <w:noProof/>
            <w:webHidden/>
          </w:rPr>
          <w:instrText xml:space="preserve"> PAGEREF _Toc415779840 \h </w:instrText>
        </w:r>
        <w:r>
          <w:rPr>
            <w:noProof/>
            <w:webHidden/>
          </w:rPr>
        </w:r>
        <w:r>
          <w:rPr>
            <w:noProof/>
            <w:webHidden/>
          </w:rPr>
          <w:fldChar w:fldCharType="separate"/>
        </w:r>
        <w:r w:rsidR="00B14DBF">
          <w:rPr>
            <w:noProof/>
            <w:webHidden/>
          </w:rPr>
          <w:t>43</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1" w:history="1">
        <w:r w:rsidR="00B14DBF" w:rsidRPr="00714D55">
          <w:rPr>
            <w:rStyle w:val="Hyperlink"/>
            <w:noProof/>
          </w:rPr>
          <w:t>5</w:t>
        </w:r>
        <w:r w:rsidR="00B14DBF">
          <w:rPr>
            <w:rFonts w:asciiTheme="minorHAnsi" w:eastAsiaTheme="minorEastAsia" w:hAnsiTheme="minorHAnsi" w:cstheme="minorBidi"/>
            <w:b w:val="0"/>
            <w:bCs w:val="0"/>
            <w:caps w:val="0"/>
            <w:noProof/>
            <w:sz w:val="22"/>
            <w:szCs w:val="22"/>
          </w:rPr>
          <w:tab/>
        </w:r>
        <w:r w:rsidR="00B14DBF" w:rsidRPr="00714D55">
          <w:rPr>
            <w:rStyle w:val="Hyperlink"/>
            <w:noProof/>
          </w:rPr>
          <w:t>Conclusão</w:t>
        </w:r>
        <w:r w:rsidR="00B14DBF">
          <w:rPr>
            <w:noProof/>
            <w:webHidden/>
          </w:rPr>
          <w:tab/>
        </w:r>
        <w:r>
          <w:rPr>
            <w:noProof/>
            <w:webHidden/>
          </w:rPr>
          <w:fldChar w:fldCharType="begin"/>
        </w:r>
        <w:r w:rsidR="00B14DBF">
          <w:rPr>
            <w:noProof/>
            <w:webHidden/>
          </w:rPr>
          <w:instrText xml:space="preserve"> PAGEREF _Toc415779841 \h </w:instrText>
        </w:r>
        <w:r>
          <w:rPr>
            <w:noProof/>
            <w:webHidden/>
          </w:rPr>
        </w:r>
        <w:r>
          <w:rPr>
            <w:noProof/>
            <w:webHidden/>
          </w:rPr>
          <w:fldChar w:fldCharType="separate"/>
        </w:r>
        <w:r w:rsidR="00B14DBF">
          <w:rPr>
            <w:noProof/>
            <w:webHidden/>
          </w:rPr>
          <w:t>44</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2" w:history="1">
        <w:r w:rsidR="00B14DBF" w:rsidRPr="00714D55">
          <w:rPr>
            <w:rStyle w:val="Hyperlink"/>
            <w:noProof/>
          </w:rPr>
          <w:t>6</w:t>
        </w:r>
        <w:r w:rsidR="00B14DBF">
          <w:rPr>
            <w:rFonts w:asciiTheme="minorHAnsi" w:eastAsiaTheme="minorEastAsia" w:hAnsiTheme="minorHAnsi" w:cstheme="minorBidi"/>
            <w:b w:val="0"/>
            <w:bCs w:val="0"/>
            <w:caps w:val="0"/>
            <w:noProof/>
            <w:sz w:val="22"/>
            <w:szCs w:val="22"/>
          </w:rPr>
          <w:tab/>
        </w:r>
        <w:r w:rsidR="00B14DBF" w:rsidRPr="00714D55">
          <w:rPr>
            <w:rStyle w:val="Hyperlink"/>
            <w:noProof/>
          </w:rPr>
          <w:t>Bibliografia</w:t>
        </w:r>
        <w:r w:rsidR="00B14DBF">
          <w:rPr>
            <w:noProof/>
            <w:webHidden/>
          </w:rPr>
          <w:tab/>
        </w:r>
        <w:r>
          <w:rPr>
            <w:noProof/>
            <w:webHidden/>
          </w:rPr>
          <w:fldChar w:fldCharType="begin"/>
        </w:r>
        <w:r w:rsidR="00B14DBF">
          <w:rPr>
            <w:noProof/>
            <w:webHidden/>
          </w:rPr>
          <w:instrText xml:space="preserve"> PAGEREF _Toc415779842 \h </w:instrText>
        </w:r>
        <w:r>
          <w:rPr>
            <w:noProof/>
            <w:webHidden/>
          </w:rPr>
        </w:r>
        <w:r>
          <w:rPr>
            <w:noProof/>
            <w:webHidden/>
          </w:rPr>
          <w:fldChar w:fldCharType="separate"/>
        </w:r>
        <w:r w:rsidR="00B14DBF">
          <w:rPr>
            <w:noProof/>
            <w:webHidden/>
          </w:rPr>
          <w:t>45</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3" w:history="1">
        <w:r w:rsidR="00B14DBF" w:rsidRPr="00714D55">
          <w:rPr>
            <w:rStyle w:val="Hyperlink"/>
            <w:noProof/>
          </w:rPr>
          <w:t>APÊNDICEA -Nome</w:t>
        </w:r>
        <w:r w:rsidR="00B14DBF">
          <w:rPr>
            <w:noProof/>
            <w:webHidden/>
          </w:rPr>
          <w:tab/>
        </w:r>
        <w:r>
          <w:rPr>
            <w:noProof/>
            <w:webHidden/>
          </w:rPr>
          <w:fldChar w:fldCharType="begin"/>
        </w:r>
        <w:r w:rsidR="00B14DBF">
          <w:rPr>
            <w:noProof/>
            <w:webHidden/>
          </w:rPr>
          <w:instrText xml:space="preserve"> PAGEREF _Toc415779843 \h </w:instrText>
        </w:r>
        <w:r>
          <w:rPr>
            <w:noProof/>
            <w:webHidden/>
          </w:rPr>
        </w:r>
        <w:r>
          <w:rPr>
            <w:noProof/>
            <w:webHidden/>
          </w:rPr>
          <w:fldChar w:fldCharType="separate"/>
        </w:r>
        <w:r w:rsidR="00B14DBF">
          <w:rPr>
            <w:noProof/>
            <w:webHidden/>
          </w:rPr>
          <w:t>46</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4" w:history="1">
        <w:r w:rsidR="00B14DBF" w:rsidRPr="00714D55">
          <w:rPr>
            <w:rStyle w:val="Hyperlink"/>
            <w:noProof/>
          </w:rPr>
          <w:t>APÊNDICEB -Nome</w:t>
        </w:r>
        <w:r w:rsidR="00B14DBF">
          <w:rPr>
            <w:noProof/>
            <w:webHidden/>
          </w:rPr>
          <w:tab/>
        </w:r>
        <w:r>
          <w:rPr>
            <w:noProof/>
            <w:webHidden/>
          </w:rPr>
          <w:fldChar w:fldCharType="begin"/>
        </w:r>
        <w:r w:rsidR="00B14DBF">
          <w:rPr>
            <w:noProof/>
            <w:webHidden/>
          </w:rPr>
          <w:instrText xml:space="preserve"> PAGEREF _Toc415779844 \h </w:instrText>
        </w:r>
        <w:r>
          <w:rPr>
            <w:noProof/>
            <w:webHidden/>
          </w:rPr>
        </w:r>
        <w:r>
          <w:rPr>
            <w:noProof/>
            <w:webHidden/>
          </w:rPr>
          <w:fldChar w:fldCharType="separate"/>
        </w:r>
        <w:r w:rsidR="00B14DBF">
          <w:rPr>
            <w:noProof/>
            <w:webHidden/>
          </w:rPr>
          <w:t>47</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5" w:history="1">
        <w:r w:rsidR="00B14DBF" w:rsidRPr="00714D55">
          <w:rPr>
            <w:rStyle w:val="Hyperlink"/>
            <w:noProof/>
          </w:rPr>
          <w:t>ANEXO A - Nome</w:t>
        </w:r>
        <w:r w:rsidR="00B14DBF">
          <w:rPr>
            <w:noProof/>
            <w:webHidden/>
          </w:rPr>
          <w:tab/>
        </w:r>
        <w:r>
          <w:rPr>
            <w:noProof/>
            <w:webHidden/>
          </w:rPr>
          <w:fldChar w:fldCharType="begin"/>
        </w:r>
        <w:r w:rsidR="00B14DBF">
          <w:rPr>
            <w:noProof/>
            <w:webHidden/>
          </w:rPr>
          <w:instrText xml:space="preserve"> PAGEREF _Toc415779845 \h </w:instrText>
        </w:r>
        <w:r>
          <w:rPr>
            <w:noProof/>
            <w:webHidden/>
          </w:rPr>
        </w:r>
        <w:r>
          <w:rPr>
            <w:noProof/>
            <w:webHidden/>
          </w:rPr>
          <w:fldChar w:fldCharType="separate"/>
        </w:r>
        <w:r w:rsidR="00B14DBF">
          <w:rPr>
            <w:noProof/>
            <w:webHidden/>
          </w:rPr>
          <w:t>48</w:t>
        </w:r>
        <w:r>
          <w:rPr>
            <w:noProof/>
            <w:webHidden/>
          </w:rPr>
          <w:fldChar w:fldCharType="end"/>
        </w:r>
      </w:hyperlink>
    </w:p>
    <w:p w:rsidR="00B14DBF" w:rsidRDefault="009101FD">
      <w:pPr>
        <w:pStyle w:val="Sumrio1"/>
        <w:rPr>
          <w:rFonts w:asciiTheme="minorHAnsi" w:eastAsiaTheme="minorEastAsia" w:hAnsiTheme="minorHAnsi" w:cstheme="minorBidi"/>
          <w:b w:val="0"/>
          <w:bCs w:val="0"/>
          <w:caps w:val="0"/>
          <w:noProof/>
          <w:sz w:val="22"/>
          <w:szCs w:val="22"/>
        </w:rPr>
      </w:pPr>
      <w:hyperlink w:anchor="_Toc415779846" w:history="1">
        <w:r w:rsidR="00B14DBF" w:rsidRPr="00714D55">
          <w:rPr>
            <w:rStyle w:val="Hyperlink"/>
            <w:noProof/>
          </w:rPr>
          <w:t>ANEXO B - Nome</w:t>
        </w:r>
        <w:r w:rsidR="00B14DBF">
          <w:rPr>
            <w:noProof/>
            <w:webHidden/>
          </w:rPr>
          <w:tab/>
        </w:r>
        <w:r>
          <w:rPr>
            <w:noProof/>
            <w:webHidden/>
          </w:rPr>
          <w:fldChar w:fldCharType="begin"/>
        </w:r>
        <w:r w:rsidR="00B14DBF">
          <w:rPr>
            <w:noProof/>
            <w:webHidden/>
          </w:rPr>
          <w:instrText xml:space="preserve"> PAGEREF _Toc415779846 \h </w:instrText>
        </w:r>
        <w:r>
          <w:rPr>
            <w:noProof/>
            <w:webHidden/>
          </w:rPr>
        </w:r>
        <w:r>
          <w:rPr>
            <w:noProof/>
            <w:webHidden/>
          </w:rPr>
          <w:fldChar w:fldCharType="separate"/>
        </w:r>
        <w:r w:rsidR="00B14DBF">
          <w:rPr>
            <w:noProof/>
            <w:webHidden/>
          </w:rPr>
          <w:t>49</w:t>
        </w:r>
        <w:r>
          <w:rPr>
            <w:noProof/>
            <w:webHidden/>
          </w:rPr>
          <w:fldChar w:fldCharType="end"/>
        </w:r>
      </w:hyperlink>
    </w:p>
    <w:p w:rsidR="00301E38" w:rsidRDefault="009101FD"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p>
    <w:p w:rsidR="00092364" w:rsidRDefault="00092364" w:rsidP="00092364">
      <w:pPr>
        <w:rPr>
          <w:color w:val="FF0000"/>
        </w:rPr>
      </w:pPr>
      <w:r w:rsidRPr="005607DD">
        <w:rPr>
          <w:color w:val="FF0000"/>
        </w:rPr>
        <w:t>[</w:t>
      </w:r>
      <w:r>
        <w:rPr>
          <w:color w:val="FF0000"/>
        </w:rPr>
        <w:t>A nomeação dos Apêndices e/ou Anexos (A, B, C</w:t>
      </w:r>
      <w:proofErr w:type="gramStart"/>
      <w:r>
        <w:rPr>
          <w:color w:val="FF0000"/>
        </w:rPr>
        <w:t>, ...</w:t>
      </w:r>
      <w:proofErr w:type="gramEnd"/>
      <w:r>
        <w:rPr>
          <w:color w:val="FF0000"/>
        </w:rPr>
        <w:t>) deve obedecer a ordem em que eles são referenciados no texto</w:t>
      </w:r>
      <w:r w:rsidRPr="005607DD">
        <w:rPr>
          <w:color w:val="FF0000"/>
        </w:rPr>
        <w:t>]</w:t>
      </w:r>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9101FD">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9101FD">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3" w:name="_Toc16689521"/>
      <w:bookmarkStart w:id="4" w:name="_Toc193166270"/>
      <w:bookmarkStart w:id="5" w:name="_Toc269327100"/>
      <w:bookmarkStart w:id="6" w:name="_Toc269327223"/>
      <w:bookmarkStart w:id="7" w:name="_Toc415779789"/>
      <w:r w:rsidRPr="00B4545F">
        <w:rPr>
          <w:sz w:val="28"/>
        </w:rPr>
        <w:lastRenderedPageBreak/>
        <w:t>I</w:t>
      </w:r>
      <w:bookmarkEnd w:id="3"/>
      <w:bookmarkEnd w:id="4"/>
      <w:bookmarkEnd w:id="5"/>
      <w:bookmarkEnd w:id="6"/>
      <w:r w:rsidRPr="00B4545F">
        <w:rPr>
          <w:sz w:val="28"/>
        </w:rPr>
        <w:t>ntrodução</w:t>
      </w:r>
      <w:bookmarkEnd w:id="7"/>
    </w:p>
    <w:p w:rsidR="00D71174" w:rsidRDefault="00D71174" w:rsidP="00D71174">
      <w:pPr>
        <w:pStyle w:val="Corpodetexto"/>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del w:id="8" w:author="User" w:date="2015-04-04T15:11:00Z">
        <w:r w:rsidDel="003E5C64">
          <w:delText xml:space="preserve"> </w:delText>
        </w:r>
        <w:commentRangeStart w:id="9"/>
        <w:r w:rsidDel="003E5C64">
          <w:delText>lugar e qualquer hora</w:delText>
        </w:r>
        <w:commentRangeEnd w:id="9"/>
        <w:r w:rsidDel="003E5C64">
          <w:rPr>
            <w:rStyle w:val="Refdecomentrio"/>
          </w:rPr>
          <w:commentReference w:id="9"/>
        </w:r>
      </w:del>
      <w:ins w:id="10" w:author="User" w:date="2015-04-04T15:11:00Z">
        <w:r w:rsidR="003E5C64" w:rsidRPr="003E5C64">
          <w:t xml:space="preserve"> </w:t>
        </w:r>
        <w:r w:rsidR="003E5C64">
          <w:t>computador com acesso a internet</w:t>
        </w:r>
      </w:ins>
      <w:r>
        <w:t xml:space="preserve">, sem a necessidade do responsável do aluno ir até a escola. </w:t>
      </w:r>
    </w:p>
    <w:p w:rsidR="00D71174" w:rsidRDefault="00D71174" w:rsidP="00D71174">
      <w:pPr>
        <w:pStyle w:val="Corpodetexto"/>
      </w:pPr>
      <w:r>
        <w:tab/>
        <w:t xml:space="preserve"> Outro objetivo é permitir o registro cronológico e centralizado de informações fundamentais para controle e acompanhamento do desempenho escolar dos alunos como notas, faltas, ocorrências, </w:t>
      </w:r>
      <w:proofErr w:type="gramStart"/>
      <w:r>
        <w:t>tarefas,</w:t>
      </w:r>
      <w:proofErr w:type="gramEnd"/>
      <w:del w:id="11" w:author="User" w:date="2015-04-04T15:11:00Z">
        <w:r w:rsidDel="003E5C64">
          <w:delText xml:space="preserve"> </w:delText>
        </w:r>
        <w:commentRangeStart w:id="12"/>
        <w:r w:rsidDel="003E5C64">
          <w:delText>bem como quando o responsável acessou essas informações</w:delText>
        </w:r>
        <w:commentRangeEnd w:id="12"/>
        <w:r w:rsidR="00BF0BF7" w:rsidDel="003E5C64">
          <w:rPr>
            <w:rStyle w:val="Refdecomentrio"/>
          </w:rPr>
          <w:commentReference w:id="12"/>
        </w:r>
      </w:del>
      <w:r>
        <w:t xml:space="preserve">. Os professores terão a possibilidade de registrar as tarefas, eventos que ocorram com o aluno, além das notas e frequência. </w:t>
      </w:r>
    </w:p>
    <w:p w:rsidR="00D71174" w:rsidRDefault="00D71174" w:rsidP="00D71174">
      <w:pPr>
        <w:pStyle w:val="Corpodetexto"/>
      </w:pPr>
      <w:r>
        <w:tab/>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w:t>
      </w:r>
      <w:proofErr w:type="gramStart"/>
      <w:r>
        <w:t>na</w:t>
      </w:r>
      <w:proofErr w:type="gramEnd"/>
      <w:r>
        <w:t xml:space="preserve"> </w:t>
      </w:r>
    </w:p>
    <w:p w:rsidR="00D71174" w:rsidRDefault="00D71174" w:rsidP="00D71174">
      <w:pPr>
        <w:pStyle w:val="Corpodetexto"/>
      </w:pPr>
      <w:proofErr w:type="gramStart"/>
      <w:r>
        <w:t>data</w:t>
      </w:r>
      <w:proofErr w:type="gramEnd"/>
      <w:r>
        <w:t xml:space="preserve"> que o professor postar. </w:t>
      </w:r>
    </w:p>
    <w:p w:rsidR="00D71174" w:rsidRDefault="00D71174" w:rsidP="00D71174">
      <w:pPr>
        <w:pStyle w:val="Corpodetexto"/>
      </w:pPr>
      <w:r>
        <w:tab/>
        <w:t>A flexibilidade de acesso trará comodidade e satisfação. Os dados organizados contribuem para organização e transparência nas informações e nos processos de comunicação de algumas ações das unidades escolares.</w:t>
      </w:r>
    </w:p>
    <w:p w:rsidR="001A395E" w:rsidRDefault="001A395E" w:rsidP="001A395E">
      <w:pPr>
        <w:pStyle w:val="Fontedotexto"/>
        <w:widowControl w:val="0"/>
        <w:spacing w:before="0" w:after="0" w:line="360" w:lineRule="auto"/>
        <w:ind w:firstLine="0"/>
      </w:pPr>
    </w:p>
    <w:p w:rsidR="001A395E" w:rsidRDefault="00301F0A" w:rsidP="001A395E">
      <w:pPr>
        <w:pStyle w:val="Ttulo2"/>
      </w:pPr>
      <w:bookmarkStart w:id="13" w:name="_Toc415779790"/>
      <w:r>
        <w:t>Apresentação do Tema</w:t>
      </w:r>
      <w:bookmarkEnd w:id="13"/>
    </w:p>
    <w:p w:rsidR="00D71174" w:rsidRDefault="00D71174" w:rsidP="00D71174">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enfrentados pela equipe de ensino. </w:t>
      </w:r>
      <w:r>
        <w:t xml:space="preserve">Dentre </w:t>
      </w:r>
      <w:r w:rsidRPr="003F2298">
        <w:t>eles a dificuldade no processo de gestão, pois o excesso de tarefas e process</w:t>
      </w:r>
      <w:r>
        <w:t xml:space="preserve">o de controle manual gera </w:t>
      </w:r>
      <w:r w:rsidRPr="003F2298">
        <w:t xml:space="preserve">lentidão na organização no todo. </w:t>
      </w:r>
    </w:p>
    <w:p w:rsidR="00D71174" w:rsidRDefault="00D71174" w:rsidP="00D71174">
      <w:r>
        <w:tab/>
        <w:t xml:space="preserve">Os professores têm muitos afazeres e atividades a serem realizadas. Com o grande número de tarefas, muitos professores não conseguem ter um controle satisfatório do processo de ensino de cada aluno. </w:t>
      </w:r>
    </w:p>
    <w:p w:rsidR="00D71174" w:rsidRDefault="00D71174" w:rsidP="00D71174">
      <w:pPr>
        <w:rPr>
          <w:color w:val="0000FF"/>
        </w:rPr>
      </w:pPr>
      <w:r>
        <w:tab/>
      </w:r>
      <w:r w:rsidRPr="003F2298">
        <w:t>Gestores e secretários, sempre com muitos papéis para guardarem e organizarem, trazendo um grande excesso de documentos importantes, que ficam muitas das vezes ocultos.</w:t>
      </w:r>
    </w:p>
    <w:p w:rsidR="00D71174" w:rsidRDefault="00D71174" w:rsidP="00D71174">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D71174" w:rsidRDefault="00D71174" w:rsidP="00D71174">
      <w:r>
        <w:lastRenderedPageBreak/>
        <w:tab/>
        <w:t xml:space="preserve">Gestores, professores e pais necessitam da comodidade que a tecnologia oferece de acessar de informações em qualquer lugar que </w:t>
      </w:r>
      <w:commentRangeStart w:id="14"/>
      <w:r>
        <w:t>estejam</w:t>
      </w:r>
      <w:commentRangeEnd w:id="14"/>
      <w:r>
        <w:rPr>
          <w:rStyle w:val="Refdecomentrio"/>
        </w:rPr>
        <w:commentReference w:id="14"/>
      </w:r>
      <w:r>
        <w:t xml:space="preserve"> </w:t>
      </w:r>
      <w:ins w:id="15" w:author="User" w:date="2015-04-04T15:11:00Z">
        <w:r w:rsidR="003E5C64">
          <w:t>em um computador com acesso a internet</w:t>
        </w:r>
      </w:ins>
      <w:r>
        <w:t>. 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D71174" w:rsidRDefault="00D71174" w:rsidP="00D71174">
      <w:r>
        <w:tab/>
        <w:t>O objetivo é aperfeiçoar e facilitar o processo das muitas pessoas que trabalham nas escolas, evitando repetição de tarefas e desperdício de tempo.</w:t>
      </w:r>
    </w:p>
    <w:p w:rsidR="00D71174" w:rsidRDefault="00D71174" w:rsidP="00D71174">
      <w:r>
        <w:tab/>
        <w:t xml:space="preserve">Com o foco principal na melhoria da educação, o grande diferencial do nosso </w:t>
      </w:r>
      <w:proofErr w:type="spellStart"/>
      <w:r>
        <w:t>sistema</w:t>
      </w:r>
      <w:del w:id="16" w:author="User" w:date="2015-04-04T15:11:00Z">
        <w:r w:rsidDel="003E5C64">
          <w:delText xml:space="preserve">, </w:delText>
        </w:r>
      </w:del>
      <w:r>
        <w:t>será</w:t>
      </w:r>
      <w:proofErr w:type="spellEnd"/>
      <w:r>
        <w:t xml:space="preserve"> </w:t>
      </w:r>
      <w:del w:id="17" w:author="User" w:date="2015-04-04T15:12:00Z">
        <w:r w:rsidDel="003E5C64">
          <w:delText xml:space="preserve">o </w:delText>
        </w:r>
      </w:del>
      <w:proofErr w:type="gramStart"/>
      <w:ins w:id="18" w:author="User" w:date="2015-04-04T15:12:00Z">
        <w:r w:rsidR="003E5C64">
          <w:t>um ambiente web</w:t>
        </w:r>
        <w:proofErr w:type="gramEnd"/>
        <w:r w:rsidR="003E5C64">
          <w:t xml:space="preserve"> para </w:t>
        </w:r>
      </w:ins>
      <w:del w:id="19" w:author="User" w:date="2015-04-04T15:13:00Z">
        <w:r w:rsidDel="003E5C64">
          <w:delText xml:space="preserve">acesso dos </w:delText>
        </w:r>
      </w:del>
      <w:proofErr w:type="spellStart"/>
      <w:ins w:id="20" w:author="User" w:date="2015-04-04T15:13:00Z">
        <w:r w:rsidR="003E5C64">
          <w:t>para</w:t>
        </w:r>
        <w:proofErr w:type="spellEnd"/>
        <w:r w:rsidR="003E5C64">
          <w:t xml:space="preserve"> que </w:t>
        </w:r>
      </w:ins>
      <w:r>
        <w:t xml:space="preserve">pais de cada aluno </w:t>
      </w:r>
      <w:ins w:id="21" w:author="User" w:date="2015-04-04T15:13:00Z">
        <w:r w:rsidR="003E5C64">
          <w:t xml:space="preserve">acessem as </w:t>
        </w:r>
        <w:proofErr w:type="spellStart"/>
        <w:r w:rsidR="003E5C64">
          <w:t>atividades</w:t>
        </w:r>
      </w:ins>
      <w:del w:id="22" w:author="User" w:date="2015-04-04T15:13:00Z">
        <w:r w:rsidDel="003E5C64">
          <w:delText xml:space="preserve">a um ambiente web </w:delText>
        </w:r>
      </w:del>
      <w:r>
        <w:t>direcionado</w:t>
      </w:r>
      <w:proofErr w:type="spellEnd"/>
      <w:r>
        <w:t xml:space="preserve"> somente a eles, que contém todas as informações necessárias sobre seu filho, e assim cada pai/mãe poderão ajudar na evolução do aprendizado do aluno, e cada um fazendo e acessando sua parte, o resultado será positivo para ambas as partes, escola e família.</w:t>
      </w:r>
    </w:p>
    <w:p w:rsidR="00301F0A" w:rsidRPr="004E3F7C" w:rsidRDefault="00D71174" w:rsidP="00D71174">
      <w:pPr>
        <w:rPr>
          <w:color w:val="FF0000"/>
        </w:rPr>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23" w:name="_Toc269829180"/>
      <w:bookmarkStart w:id="24" w:name="_Toc415779791"/>
      <w:r>
        <w:t>Objetivos</w:t>
      </w:r>
      <w:bookmarkEnd w:id="23"/>
      <w:bookmarkEnd w:id="24"/>
    </w:p>
    <w:p w:rsidR="006E4C81" w:rsidRDefault="006E4C81" w:rsidP="006E4C81">
      <w:pPr>
        <w:ind w:firstLine="578"/>
      </w:pPr>
      <w:r>
        <w:t>Implantar um sistema de Gerenciamento de Atividades Escolar Digital, com objetivo de aperfeiçoar o processo de gestão das escolas, com registro de professores, alunos, turmas e responsáveis e/ou pais.</w:t>
      </w:r>
    </w:p>
    <w:p w:rsidR="006E4C81" w:rsidRDefault="006E4C81" w:rsidP="006E4C81">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E4C81" w:rsidRDefault="006E4C81" w:rsidP="006E4C81">
      <w:pPr>
        <w:ind w:firstLine="578"/>
      </w:pPr>
    </w:p>
    <w:p w:rsidR="006E4C81" w:rsidRDefault="006E4C81" w:rsidP="006E4C81">
      <w:pPr>
        <w:ind w:firstLine="578"/>
      </w:pPr>
      <w:commentRangeStart w:id="25"/>
      <w:r w:rsidRPr="00344174">
        <w:t xml:space="preserve">Este </w:t>
      </w:r>
      <w:r>
        <w:t xml:space="preserve">projeto tem por objetivo geral o estudo e implementação do Sistema de Gerenciamento Escolar Digital, para escolas que utilizam o processo manual de </w:t>
      </w:r>
      <w:proofErr w:type="gramStart"/>
      <w:r>
        <w:t>gestão.</w:t>
      </w:r>
      <w:commentRangeEnd w:id="25"/>
      <w:proofErr w:type="gramEnd"/>
      <w:r>
        <w:rPr>
          <w:rStyle w:val="Refdecomentrio"/>
        </w:rPr>
        <w:commentReference w:id="25"/>
      </w:r>
    </w:p>
    <w:p w:rsidR="006E4C81" w:rsidRDefault="006E4C81" w:rsidP="006E4C81">
      <w:r>
        <w:tab/>
        <w:t xml:space="preserve">O intuito é oferecer um acesso prático a esse sistema, um Sistema Web para que seja possível a inserção, alteração e consulta seja realizada em qualquer lugar. </w:t>
      </w:r>
    </w:p>
    <w:p w:rsidR="006E4C81" w:rsidRDefault="006E4C81" w:rsidP="006E4C81">
      <w:r>
        <w:tab/>
      </w:r>
      <w:commentRangeStart w:id="26"/>
      <w:r>
        <w:t xml:space="preserve">O </w:t>
      </w:r>
      <w:commentRangeStart w:id="27"/>
      <w:r>
        <w:t xml:space="preserve">serviço </w:t>
      </w:r>
      <w:proofErr w:type="spellStart"/>
      <w:r>
        <w:t>Mobile</w:t>
      </w:r>
      <w:proofErr w:type="spellEnd"/>
      <w:r>
        <w:t xml:space="preserve"> também será disponibilizado, para que facilite o acesso para os professores nas salas de aulas, usando apenas um </w:t>
      </w:r>
      <w:proofErr w:type="spellStart"/>
      <w:r>
        <w:t>tablet</w:t>
      </w:r>
      <w:proofErr w:type="spellEnd"/>
      <w:r>
        <w:t xml:space="preserve"> ou </w:t>
      </w:r>
      <w:proofErr w:type="spellStart"/>
      <w:r>
        <w:t>smartphone</w:t>
      </w:r>
      <w:proofErr w:type="spellEnd"/>
      <w:r>
        <w:t xml:space="preserve"> e para que os responsáveis também acessem com praticidade</w:t>
      </w:r>
      <w:commentRangeEnd w:id="27"/>
      <w:r w:rsidR="00BF0BF7">
        <w:rPr>
          <w:rStyle w:val="Refdecomentrio"/>
        </w:rPr>
        <w:commentReference w:id="27"/>
      </w:r>
      <w:proofErr w:type="gramStart"/>
      <w:r>
        <w:t>.</w:t>
      </w:r>
      <w:commentRangeEnd w:id="26"/>
      <w:proofErr w:type="gramEnd"/>
      <w:r>
        <w:rPr>
          <w:rStyle w:val="Refdecomentrio"/>
        </w:rPr>
        <w:commentReference w:id="26"/>
      </w:r>
    </w:p>
    <w:p w:rsidR="006E4C81" w:rsidRDefault="006E4C81" w:rsidP="006E4C81">
      <w:r>
        <w:lastRenderedPageBreak/>
        <w:tab/>
      </w:r>
      <w:commentRangeStart w:id="28"/>
      <w:r>
        <w:t xml:space="preserve">Os professores poderão organizar suas atividades, tais como: provas, trabalhos ou seminários, </w:t>
      </w:r>
      <w:commentRangeStart w:id="29"/>
      <w:r>
        <w:t xml:space="preserve">e comunicar-se diretamente com os pais de cada aluno por um ambiente de mensagens que o sistema </w:t>
      </w:r>
      <w:proofErr w:type="gramStart"/>
      <w:r>
        <w:t>fornecerá.</w:t>
      </w:r>
      <w:commentRangeEnd w:id="29"/>
      <w:proofErr w:type="gramEnd"/>
      <w:r>
        <w:rPr>
          <w:rStyle w:val="Refdecomentrio"/>
        </w:rPr>
        <w:commentReference w:id="29"/>
      </w:r>
      <w:commentRangeEnd w:id="28"/>
      <w:r w:rsidR="00BF0BF7">
        <w:rPr>
          <w:rStyle w:val="Refdecomentrio"/>
        </w:rPr>
        <w:commentReference w:id="28"/>
      </w:r>
    </w:p>
    <w:p w:rsidR="006E4C81" w:rsidRDefault="006E4C81" w:rsidP="006E4C81">
      <w:pPr>
        <w:pStyle w:val="Fontedotexto"/>
        <w:widowControl w:val="0"/>
        <w:spacing w:before="0" w:after="0" w:line="360" w:lineRule="auto"/>
        <w:ind w:firstLine="0"/>
      </w:pPr>
      <w:r>
        <w:tab/>
        <w:t>Além de aperfeiçoar todo processo de gestão, esse sistema atenderá primordialmente aos pais e/ou responsáveis dos alunos. Eles terão acesso ao desempenho dos alunos, sendo notas, frequências, ocorrências e avisos de cada professor, que ficará disponível no sistema na data que o professor postar. A flexibilidade de acesso trará comodidade e satisfação.</w:t>
      </w:r>
    </w:p>
    <w:p w:rsidR="006E4C81" w:rsidRDefault="006E4C81" w:rsidP="006E4C81">
      <w:pPr>
        <w:pStyle w:val="Fontedotexto"/>
        <w:widowControl w:val="0"/>
        <w:spacing w:before="0" w:after="0" w:line="360" w:lineRule="auto"/>
        <w:ind w:firstLine="0"/>
      </w:pPr>
    </w:p>
    <w:p w:rsidR="006E4C81" w:rsidRDefault="006E4C81" w:rsidP="006E4C81">
      <w:pPr>
        <w:ind w:firstLine="720"/>
      </w:pPr>
      <w:proofErr w:type="gramStart"/>
      <w:r w:rsidRPr="00976E93">
        <w:t>I</w:t>
      </w:r>
      <w:r>
        <w:t>mplementar</w:t>
      </w:r>
      <w:proofErr w:type="gramEnd"/>
      <w:r>
        <w:t xml:space="preserve"> o sistema de gerenciamento que seja de fácil manuseio, que atenda as expectativas e necessidades dos clientes. Os recursos disponibilizados devem estimular aos usuários a utilizar o sistema. </w:t>
      </w:r>
    </w:p>
    <w:p w:rsidR="006E4C81" w:rsidRDefault="006E4C81" w:rsidP="006E4C81">
      <w:pPr>
        <w:ind w:firstLine="720"/>
      </w:pPr>
      <w:r>
        <w:t>A atividade de inserção, alteração, consulta no sistema de notas e faltas, ocorrências, e tarefas deve apresentar resultados práticos com melhoria na comunicação entre professores, alunos e familiares.</w:t>
      </w:r>
    </w:p>
    <w:p w:rsidR="006E4C81" w:rsidRDefault="006E4C81" w:rsidP="006E4C81">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t xml:space="preserve"> </w:t>
      </w:r>
      <w:r w:rsidRPr="00F050FB">
        <w:t>a parte fundamental no sucesso de um sistema Web, pois é a responsável direta em fazer com que o usuário consiga realizar suas tarefas de maneira fácil, rápida e satisfatória.</w:t>
      </w:r>
    </w:p>
    <w:p w:rsidR="006E4C81" w:rsidDel="003E5C64" w:rsidRDefault="006E4C81" w:rsidP="006E4C81">
      <w:pPr>
        <w:ind w:firstLine="720"/>
        <w:rPr>
          <w:del w:id="30" w:author="User" w:date="2015-04-04T15:14:00Z"/>
        </w:rPr>
      </w:pPr>
      <w:commentRangeStart w:id="31"/>
      <w:del w:id="32" w:author="User" w:date="2015-04-04T15:14:00Z">
        <w:r w:rsidDel="003E5C64">
          <w:delText>Gerar relatórios de frequências, e notas de toda escola, para análise do desempenho e crescimento da escola no decorrer do ano.</w:delText>
        </w:r>
        <w:commentRangeEnd w:id="31"/>
        <w:r w:rsidDel="003E5C64">
          <w:rPr>
            <w:rStyle w:val="Refdecomentrio"/>
          </w:rPr>
          <w:commentReference w:id="31"/>
        </w:r>
      </w:del>
    </w:p>
    <w:p w:rsidR="006E4C81" w:rsidRDefault="006E4C81" w:rsidP="006E4C81">
      <w:pPr>
        <w:ind w:firstLine="720"/>
      </w:pPr>
      <w:r>
        <w:t>Possibilitar que os professores no ambiente de cada aluno possam anexar arquivos, como provas realizadas por cada aluno, trabalhos ou redações, todos em formato PDF.</w:t>
      </w:r>
    </w:p>
    <w:p w:rsidR="001A395E" w:rsidRDefault="006E4C81" w:rsidP="006E4C81">
      <w:pPr>
        <w:pStyle w:val="Fontedotexto"/>
        <w:widowControl w:val="0"/>
        <w:spacing w:before="0" w:after="0" w:line="360" w:lineRule="auto"/>
        <w:ind w:firstLine="0"/>
      </w:pPr>
      <w:r>
        <w:t>Permitir que os pais/e ou responsáveis dos alunos possam ver de perto o desenvolvimento escolar, acessando as informações de atividade realizadas na escola, e desempenho de cada matéria do aluno. Ter o controle de frequência e notas, ocorrências e tarefas.</w:t>
      </w:r>
    </w:p>
    <w:p w:rsidR="006E4C81" w:rsidRDefault="006E4C81"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B14DBF" w:rsidRDefault="00B14DBF" w:rsidP="006E4C81">
      <w:pPr>
        <w:pStyle w:val="Fontedotexto"/>
        <w:widowControl w:val="0"/>
        <w:spacing w:before="0" w:after="0" w:line="360" w:lineRule="auto"/>
        <w:ind w:firstLine="0"/>
      </w:pPr>
    </w:p>
    <w:p w:rsidR="001A395E" w:rsidRDefault="001A395E" w:rsidP="001A395E">
      <w:pPr>
        <w:pStyle w:val="Ttulo2"/>
        <w:spacing w:line="360" w:lineRule="auto"/>
      </w:pPr>
      <w:bookmarkStart w:id="33" w:name="_Toc269829181"/>
      <w:bookmarkStart w:id="34" w:name="_Toc415779792"/>
      <w:r>
        <w:lastRenderedPageBreak/>
        <w:t>Justificativa</w:t>
      </w:r>
      <w:bookmarkEnd w:id="33"/>
      <w:bookmarkEnd w:id="34"/>
    </w:p>
    <w:p w:rsidR="006E4C81" w:rsidRDefault="006E4C81" w:rsidP="006E4C81">
      <w:pPr>
        <w:ind w:firstLine="709"/>
      </w:pPr>
      <w:r>
        <w:t>Atualmente, os usuários das escolas entrevistadas possuem um sistema alternativo que é fornecido pela Secretaria de Educação, porém eles não utilizam completamente esse sistema.</w:t>
      </w:r>
    </w:p>
    <w:p w:rsidR="006E4C81" w:rsidRDefault="006E4C81" w:rsidP="006E4C81">
      <w:r>
        <w:tab/>
        <w:t>O motivo de não utilizarem, seria a falta de informação sobre o mesmo, pois não foi implantado corretamente nas escolas.</w:t>
      </w:r>
    </w:p>
    <w:p w:rsidR="006E4C81" w:rsidRDefault="006E4C81" w:rsidP="006E4C81">
      <w:r>
        <w:tab/>
        <w:t>Esse sistema contém algumas funcionalidades que ajudam no trabalho desses usuários, porém o acesso dos responsáveis a ele não é possível. Sendo assim o acompanhamento e aproximação na evolução escolar dos filhos não é permitida.</w:t>
      </w:r>
    </w:p>
    <w:p w:rsidR="006E4C81" w:rsidRDefault="006E4C81" w:rsidP="006E4C81">
      <w:r>
        <w:tab/>
        <w:t>Os professores não têm um ambiente onde podem postar trabalhos, provas e ocorrências, assim dificultando o trabalho do professor.</w:t>
      </w:r>
    </w:p>
    <w:p w:rsidR="00301F0A" w:rsidRDefault="006E4C81" w:rsidP="006E4C81">
      <w:pPr>
        <w:pStyle w:val="Fontedotexto"/>
        <w:widowControl w:val="0"/>
        <w:spacing w:before="0" w:after="0" w:line="360" w:lineRule="auto"/>
        <w:ind w:firstLine="0"/>
        <w:rPr>
          <w:ins w:id="35" w:author="User" w:date="2015-04-04T17:13:00Z"/>
        </w:rPr>
      </w:pPr>
      <w:r>
        <w:tab/>
        <w:t>Gestores não têm a visão de evolução da escola, secretárias não conseguem fazer todo trabalho em um único sistema, sendo assim causa lentidão no trabalho dos usuários envolvidos.</w:t>
      </w:r>
    </w:p>
    <w:p w:rsidR="00064949" w:rsidRDefault="00064949" w:rsidP="00064949">
      <w:pPr>
        <w:rPr>
          <w:ins w:id="36" w:author="User" w:date="2015-04-04T17:13:00Z"/>
        </w:rPr>
      </w:pPr>
      <w:ins w:id="37" w:author="User" w:date="2015-04-04T17:13:00Z">
        <w:r>
          <w:tab/>
          <w:t xml:space="preserve">As alternativas disponíveis para os envolvidos hoje estão em crescente evolução, há programas gratuitos para escolas pequenas e ainda programas de baixo custo para escolas maiores. </w:t>
        </w:r>
      </w:ins>
    </w:p>
    <w:p w:rsidR="00064949" w:rsidRDefault="00064949" w:rsidP="00064949">
      <w:pPr>
        <w:rPr>
          <w:ins w:id="38" w:author="User" w:date="2015-04-04T17:13:00Z"/>
        </w:rPr>
      </w:pPr>
      <w:ins w:id="39" w:author="User" w:date="2015-04-04T17:13:00Z">
        <w:r>
          <w:tab/>
          <w:t xml:space="preserve">No entanto, são as escolas que possuem uma administração centrada no Diretor da Escola, que tem formação acadêmica em pedagogia e não se atualiza no mercado quanto </w:t>
        </w:r>
        <w:proofErr w:type="gramStart"/>
        <w:r>
          <w:t>as</w:t>
        </w:r>
        <w:proofErr w:type="gramEnd"/>
        <w:r>
          <w:t xml:space="preserve"> opções de ferramentas e bibliografias para melhoria de sua gestão.</w:t>
        </w:r>
      </w:ins>
    </w:p>
    <w:p w:rsidR="00064949" w:rsidRDefault="00064949" w:rsidP="00064949">
      <w:pPr>
        <w:rPr>
          <w:ins w:id="40" w:author="User" w:date="2015-04-04T17:13:00Z"/>
        </w:rPr>
      </w:pPr>
      <w:ins w:id="41" w:author="User" w:date="2015-04-04T17:13:00Z">
        <w:r>
          <w:tab/>
          <w:t xml:space="preserve">Há ferramentas específicas para escolas de educação infantil, escola de idiomas, e até </w:t>
        </w:r>
        <w:proofErr w:type="spellStart"/>
        <w:proofErr w:type="gramStart"/>
        <w:r>
          <w:t>auto-escolas</w:t>
        </w:r>
        <w:proofErr w:type="spellEnd"/>
        <w:proofErr w:type="gramEnd"/>
        <w:r>
          <w:t>, escolas para a carteira de habilitação, bem estruturadas. Inclusive algumas franquias de escolas de idiomas já possuem sistema de controle e manutenção de clientes (alunos) baseados nas práticas de CRM e ERP.</w:t>
        </w:r>
      </w:ins>
    </w:p>
    <w:p w:rsidR="00064949" w:rsidRDefault="00064949" w:rsidP="00064949">
      <w:pPr>
        <w:rPr>
          <w:ins w:id="42" w:author="User" w:date="2015-04-04T17:13:00Z"/>
        </w:rPr>
      </w:pPr>
      <w:ins w:id="43" w:author="User" w:date="2015-04-04T17:13:00Z">
        <w:r>
          <w:tab/>
          <w:t>As opções no mercado são inúmeras e requerem uma pesquisa apurada, comparando o que a escola necessita e o que os sistemas oferecem.</w:t>
        </w:r>
      </w:ins>
    </w:p>
    <w:p w:rsidR="00064949" w:rsidRDefault="00064949" w:rsidP="00064949">
      <w:pPr>
        <w:rPr>
          <w:ins w:id="44" w:author="User" w:date="2015-04-04T17:13:00Z"/>
        </w:rPr>
      </w:pPr>
      <w:ins w:id="45" w:author="User" w:date="2015-04-04T17:13:00Z">
        <w:r>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ins>
    </w:p>
    <w:p w:rsidR="00064949" w:rsidRDefault="00064949" w:rsidP="00064949">
      <w:pPr>
        <w:rPr>
          <w:ins w:id="46" w:author="User" w:date="2015-04-04T17:13:00Z"/>
        </w:rPr>
      </w:pPr>
      <w:ins w:id="47" w:author="User" w:date="2015-04-04T17:13:00Z">
        <w:r>
          <w:tab/>
          <w:t xml:space="preserve">Além disso, o sistema da Secretaria da Educação do Estado de São Paulo estará integrado com as outras secretarias estaduais, como </w:t>
        </w:r>
        <w:proofErr w:type="gramStart"/>
        <w:r>
          <w:t>por exemplo</w:t>
        </w:r>
        <w:proofErr w:type="gramEnd"/>
        <w:r>
          <w:t xml:space="preserve"> Secretaria de Segurança Pública Estadual, que pode, por exemplo acessar a foto e as informações do aluno, em caso de necessidade.</w:t>
        </w:r>
      </w:ins>
    </w:p>
    <w:p w:rsidR="00064949" w:rsidRDefault="00064949" w:rsidP="00064949">
      <w:pPr>
        <w:rPr>
          <w:ins w:id="48" w:author="User" w:date="2015-04-04T17:13:00Z"/>
        </w:rPr>
      </w:pPr>
      <w:ins w:id="49" w:author="User" w:date="2015-04-04T17:13:00Z">
        <w:r>
          <w:lastRenderedPageBreak/>
          <w:tab/>
        </w:r>
      </w:ins>
      <w:ins w:id="50" w:author="User" w:date="2015-04-04T17:14:00Z">
        <w:r>
          <w:t>Tanto os usuários como o mercado necessitam de soluções simples e eficiências na colabora</w:t>
        </w:r>
      </w:ins>
      <w:ins w:id="51" w:author="User" w:date="2015-04-04T17:15:00Z">
        <w:r>
          <w:t>ção do processo educacional.</w:t>
        </w:r>
      </w:ins>
    </w:p>
    <w:p w:rsidR="00064949" w:rsidRDefault="00064949" w:rsidP="006E4C81">
      <w:pPr>
        <w:pStyle w:val="Fontedotexto"/>
        <w:widowControl w:val="0"/>
        <w:spacing w:before="0" w:after="0" w:line="360" w:lineRule="auto"/>
        <w:ind w:firstLine="0"/>
      </w:pPr>
    </w:p>
    <w:p w:rsidR="00E17F76" w:rsidRDefault="00E17F76">
      <w:pPr>
        <w:spacing w:line="240" w:lineRule="auto"/>
        <w:jc w:val="left"/>
        <w:rPr>
          <w:rFonts w:cs="Arial"/>
          <w:b/>
          <w:bCs/>
          <w:sz w:val="28"/>
          <w:szCs w:val="28"/>
        </w:rPr>
      </w:pPr>
      <w:r>
        <w:rPr>
          <w:sz w:val="28"/>
        </w:rPr>
        <w:br w:type="page"/>
      </w:r>
    </w:p>
    <w:p w:rsidR="002B1853" w:rsidRDefault="002B1853" w:rsidP="002B1853">
      <w:pPr>
        <w:pStyle w:val="Ttulo1"/>
        <w:rPr>
          <w:ins w:id="52" w:author="User" w:date="2015-04-04T00:29:00Z"/>
          <w:sz w:val="28"/>
        </w:rPr>
      </w:pPr>
      <w:bookmarkStart w:id="53" w:name="_Toc415779793"/>
      <w:r>
        <w:rPr>
          <w:sz w:val="28"/>
        </w:rPr>
        <w:lastRenderedPageBreak/>
        <w:t>Gerenciamento do Projeto</w:t>
      </w:r>
      <w:bookmarkEnd w:id="53"/>
    </w:p>
    <w:p w:rsidR="00064949" w:rsidRDefault="00913B99" w:rsidP="009072FC">
      <w:pPr>
        <w:rPr>
          <w:ins w:id="54" w:author="User" w:date="2015-04-04T17:18:00Z"/>
        </w:rPr>
      </w:pPr>
      <w:ins w:id="55" w:author="User" w:date="2015-04-04T00:48:00Z">
        <w:r>
          <w:tab/>
        </w:r>
      </w:ins>
      <w:ins w:id="56" w:author="User" w:date="2015-04-04T17:15:00Z">
        <w:r w:rsidR="00064949">
          <w:t>“</w:t>
        </w:r>
      </w:ins>
      <w:ins w:id="57" w:author="User" w:date="2015-04-04T00:48:00Z">
        <w:r w:rsidRPr="00913B99">
          <w:t xml:space="preserve">O PMI </w:t>
        </w:r>
      </w:ins>
      <w:ins w:id="58" w:author="User" w:date="2015-04-04T17:16:00Z">
        <w:r w:rsidR="00064949">
          <w:t xml:space="preserve">- </w:t>
        </w:r>
        <w:r w:rsidR="00064949" w:rsidRPr="00064949">
          <w:t xml:space="preserve">Project Management </w:t>
        </w:r>
        <w:proofErr w:type="spellStart"/>
        <w:proofErr w:type="gramStart"/>
        <w:r w:rsidR="00064949" w:rsidRPr="00064949">
          <w:t>Institute</w:t>
        </w:r>
        <w:proofErr w:type="spellEnd"/>
        <w:r w:rsidR="00064949" w:rsidRPr="00064949">
          <w:t xml:space="preserve"> </w:t>
        </w:r>
        <w:r w:rsidR="00064949">
          <w:t>,</w:t>
        </w:r>
        <w:proofErr w:type="gramEnd"/>
        <w:r w:rsidR="00064949">
          <w:t xml:space="preserve"> </w:t>
        </w:r>
      </w:ins>
      <w:ins w:id="59" w:author="User" w:date="2015-04-04T00:48:00Z">
        <w:r w:rsidRPr="00913B99">
          <w:t>é considerad</w:t>
        </w:r>
      </w:ins>
      <w:ins w:id="60" w:author="User" w:date="2015-04-04T17:16:00Z">
        <w:r w:rsidR="00064949">
          <w:t>a</w:t>
        </w:r>
      </w:ins>
      <w:ins w:id="61" w:author="User" w:date="2015-04-04T00:48:00Z">
        <w:r w:rsidRPr="00913B99">
          <w:t xml:space="preserve"> a organização não governamental mais respeitada mundialmente no campo de gerenciamento de projetos, com mais de 240 mil membros em mais de 160 países</w:t>
        </w:r>
      </w:ins>
      <w:ins w:id="62" w:author="User" w:date="2015-04-04T17:17:00Z">
        <w:r w:rsidR="00064949">
          <w:t>. C</w:t>
        </w:r>
      </w:ins>
      <w:ins w:id="63" w:author="User" w:date="2015-04-04T00:48:00Z">
        <w:r w:rsidRPr="00913B99">
          <w:t>om o auxílio desses profissionais o PMI desenvolve seu guia para gerenciamento de projetos cuja primeira public</w:t>
        </w:r>
        <w:r w:rsidR="00064949">
          <w:t xml:space="preserve">ação data de 1996. </w:t>
        </w:r>
      </w:ins>
    </w:p>
    <w:p w:rsidR="00913B99" w:rsidRDefault="00064949" w:rsidP="009072FC">
      <w:pPr>
        <w:rPr>
          <w:ins w:id="64" w:author="User" w:date="2015-04-04T00:48:00Z"/>
        </w:rPr>
      </w:pPr>
      <w:ins w:id="65" w:author="User" w:date="2015-04-04T17:18:00Z">
        <w:r>
          <w:tab/>
        </w:r>
      </w:ins>
      <w:ins w:id="66" w:author="User" w:date="2015-04-04T00:48:00Z">
        <w:r>
          <w:t>O objetivo d</w:t>
        </w:r>
      </w:ins>
      <w:ins w:id="67" w:author="User" w:date="2015-04-04T17:17:00Z">
        <w:r>
          <w:t>o</w:t>
        </w:r>
      </w:ins>
      <w:ins w:id="68" w:author="User" w:date="2015-04-04T00:48:00Z">
        <w:r w:rsidR="00913B99" w:rsidRPr="00913B99">
          <w:t xml:space="preserve"> guia</w:t>
        </w:r>
      </w:ins>
      <w:ins w:id="69" w:author="User" w:date="2015-04-04T17:18:00Z">
        <w:r>
          <w:t xml:space="preserve">, </w:t>
        </w:r>
        <w:proofErr w:type="spellStart"/>
        <w:proofErr w:type="gramStart"/>
        <w:r>
          <w:t>PMB</w:t>
        </w:r>
      </w:ins>
      <w:ins w:id="70" w:author="User" w:date="2015-04-04T17:23:00Z">
        <w:r>
          <w:t>o</w:t>
        </w:r>
      </w:ins>
      <w:ins w:id="71" w:author="User" w:date="2015-04-04T17:18:00Z">
        <w:r>
          <w:t>K</w:t>
        </w:r>
        <w:proofErr w:type="spellEnd"/>
        <w:proofErr w:type="gramEnd"/>
        <w:r>
          <w:t xml:space="preserve"> - </w:t>
        </w:r>
        <w:r w:rsidRPr="00064949">
          <w:t>Proje</w:t>
        </w:r>
        <w:r>
          <w:t xml:space="preserve">ct Management </w:t>
        </w:r>
        <w:proofErr w:type="spellStart"/>
        <w:r>
          <w:t>Body</w:t>
        </w:r>
        <w:proofErr w:type="spellEnd"/>
        <w:r>
          <w:t xml:space="preserve"> </w:t>
        </w:r>
        <w:proofErr w:type="spellStart"/>
        <w:r>
          <w:t>of</w:t>
        </w:r>
        <w:proofErr w:type="spellEnd"/>
        <w:r>
          <w:t xml:space="preserve"> </w:t>
        </w:r>
        <w:proofErr w:type="spellStart"/>
        <w:r>
          <w:t>Knowledge</w:t>
        </w:r>
        <w:proofErr w:type="spellEnd"/>
        <w:r>
          <w:t>,</w:t>
        </w:r>
      </w:ins>
      <w:ins w:id="72" w:author="User" w:date="2015-04-04T00:48:00Z">
        <w:r w:rsidR="00913B99" w:rsidRPr="00913B99">
          <w:t xml:space="preserve"> é fornecer um conjunto de boas práticas amplamente reconhecidas para o gerenciamento de projetos, </w:t>
        </w:r>
      </w:ins>
      <w:ins w:id="73" w:author="User" w:date="2015-04-04T17:19:00Z">
        <w:r>
          <w:t xml:space="preserve">dividas em dois grupos: </w:t>
        </w:r>
      </w:ins>
      <w:ins w:id="74" w:author="User" w:date="2015-04-04T00:48:00Z">
        <w:r w:rsidR="00913B99" w:rsidRPr="00913B99">
          <w:t xml:space="preserve"> processos e áreas de conhecimento</w:t>
        </w:r>
      </w:ins>
      <w:ins w:id="75" w:author="User" w:date="2015-04-04T17:20:00Z">
        <w:r>
          <w:t>,</w:t>
        </w:r>
      </w:ins>
      <w:ins w:id="76" w:author="User" w:date="2015-04-04T00:48:00Z">
        <w:r w:rsidR="00913B99" w:rsidRPr="00913B99">
          <w:t xml:space="preserve"> demonstrad</w:t>
        </w:r>
      </w:ins>
      <w:ins w:id="77" w:author="User" w:date="2015-04-04T17:20:00Z">
        <w:r>
          <w:t>o</w:t>
        </w:r>
      </w:ins>
      <w:ins w:id="78" w:author="User" w:date="2015-04-04T00:48:00Z">
        <w:r w:rsidR="00913B99" w:rsidRPr="00913B99">
          <w:t>s na figura abaixo</w:t>
        </w:r>
      </w:ins>
      <w:ins w:id="79" w:author="User" w:date="2015-04-04T17:20:00Z">
        <w:r>
          <w:t>.</w:t>
        </w:r>
      </w:ins>
      <w:ins w:id="80" w:author="User" w:date="2015-04-04T00:48:00Z">
        <w:r w:rsidR="00913B99" w:rsidRPr="00913B99">
          <w:t xml:space="preserve"> </w:t>
        </w:r>
        <w:proofErr w:type="gramStart"/>
        <w:r w:rsidR="00913B99" w:rsidRPr="00913B99">
          <w:t>e</w:t>
        </w:r>
        <w:proofErr w:type="gramEnd"/>
        <w:r w:rsidR="00913B99" w:rsidRPr="00913B99">
          <w:t xml:space="preserve"> descritas nas seções posteriores.</w:t>
        </w:r>
      </w:ins>
    </w:p>
    <w:p w:rsidR="00913B99" w:rsidRDefault="00913B99" w:rsidP="009072FC">
      <w:pPr>
        <w:rPr>
          <w:ins w:id="81" w:author="User" w:date="2015-04-04T17:20:00Z"/>
        </w:rPr>
      </w:pPr>
    </w:p>
    <w:p w:rsidR="001116B4" w:rsidRDefault="00064949">
      <w:pPr>
        <w:pStyle w:val="Legenda"/>
        <w:rPr>
          <w:ins w:id="82" w:author="User" w:date="2015-04-04T00:48:00Z"/>
        </w:rPr>
        <w:pPrChange w:id="83" w:author="User" w:date="2015-04-04T17:22:00Z">
          <w:pPr/>
        </w:pPrChange>
      </w:pPr>
      <w:ins w:id="84" w:author="User" w:date="2015-04-04T17:22:00Z">
        <w:r>
          <w:t xml:space="preserve">Figura </w:t>
        </w:r>
        <w:r w:rsidR="009101FD">
          <w:fldChar w:fldCharType="begin"/>
        </w:r>
        <w:r>
          <w:instrText xml:space="preserve"> SEQ Figura \* ARABIC </w:instrText>
        </w:r>
      </w:ins>
      <w:r w:rsidR="009101FD">
        <w:fldChar w:fldCharType="separate"/>
      </w:r>
      <w:ins w:id="85" w:author="User" w:date="2015-04-04T20:18:00Z">
        <w:r w:rsidR="00C31F87">
          <w:rPr>
            <w:noProof/>
          </w:rPr>
          <w:t>1</w:t>
        </w:r>
      </w:ins>
      <w:ins w:id="86" w:author="User" w:date="2015-04-04T17:22:00Z">
        <w:r w:rsidR="009101FD">
          <w:fldChar w:fldCharType="end"/>
        </w:r>
        <w:r>
          <w:t xml:space="preserve">- </w:t>
        </w:r>
      </w:ins>
      <w:ins w:id="87" w:author="User" w:date="2015-04-04T17:29:00Z">
        <w:r w:rsidR="00F40075">
          <w:t xml:space="preserve">Grupo de </w:t>
        </w:r>
      </w:ins>
      <w:ins w:id="88" w:author="User" w:date="2015-04-04T17:22:00Z">
        <w:r>
          <w:t xml:space="preserve">Processos do </w:t>
        </w:r>
        <w:proofErr w:type="spellStart"/>
        <w:proofErr w:type="gramStart"/>
        <w:r>
          <w:t>PMB</w:t>
        </w:r>
      </w:ins>
      <w:ins w:id="89" w:author="User" w:date="2015-04-04T17:23:00Z">
        <w:r>
          <w:t>o</w:t>
        </w:r>
      </w:ins>
      <w:ins w:id="90" w:author="User" w:date="2015-04-04T17:22:00Z">
        <w:r>
          <w:t>K</w:t>
        </w:r>
      </w:ins>
      <w:proofErr w:type="spellEnd"/>
      <w:proofErr w:type="gramEnd"/>
    </w:p>
    <w:p w:rsidR="00913B99" w:rsidRDefault="001116B4" w:rsidP="009072FC">
      <w:pPr>
        <w:rPr>
          <w:ins w:id="91" w:author="User" w:date="2015-04-04T00:49:00Z"/>
        </w:rPr>
      </w:pPr>
      <w:ins w:id="92" w:author="User" w:date="2015-04-04T00:48:00Z">
        <w:r>
          <w:rPr>
            <w:noProof/>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3"/>
                      <a:srcRect/>
                      <a:stretch>
                        <a:fillRect/>
                      </a:stretch>
                    </pic:blipFill>
                    <pic:spPr bwMode="auto">
                      <a:xfrm>
                        <a:off x="0" y="0"/>
                        <a:ext cx="5940425" cy="4101555"/>
                      </a:xfrm>
                      <a:prstGeom prst="rect">
                        <a:avLst/>
                      </a:prstGeom>
                      <a:noFill/>
                      <a:ln w="9525">
                        <a:noFill/>
                        <a:miter lim="800000"/>
                        <a:headEnd/>
                        <a:tailEnd/>
                      </a:ln>
                    </pic:spPr>
                  </pic:pic>
                </a:graphicData>
              </a:graphic>
            </wp:inline>
          </w:drawing>
        </w:r>
      </w:ins>
    </w:p>
    <w:p w:rsidR="00913B99" w:rsidRDefault="00913B99" w:rsidP="009072FC">
      <w:pPr>
        <w:rPr>
          <w:ins w:id="93" w:author="User" w:date="2015-04-04T00:49:00Z"/>
        </w:rPr>
      </w:pPr>
    </w:p>
    <w:p w:rsidR="001116B4" w:rsidRDefault="00913B99">
      <w:pPr>
        <w:rPr>
          <w:ins w:id="94" w:author="User" w:date="2015-04-04T00:51:00Z"/>
        </w:rPr>
        <w:pPrChange w:id="95"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ins w:id="96" w:author="User" w:date="2015-04-04T00:49:00Z">
        <w:r>
          <w:t xml:space="preserve">A divisão por grupos de processos separa os processos de acordo com a sua utilização dentro do ciclo de vida de um projeto e dessa forma </w:t>
        </w:r>
        <w:proofErr w:type="gramStart"/>
        <w:r>
          <w:t>implementa</w:t>
        </w:r>
        <w:proofErr w:type="gramEnd"/>
        <w:r>
          <w:t xml:space="preserve"> uma divisão mais cronológica dos processos do que uma divisão por semelhança dos processos. </w:t>
        </w:r>
      </w:ins>
    </w:p>
    <w:p w:rsidR="00300088" w:rsidRDefault="00300088" w:rsidP="00300088">
      <w:pPr>
        <w:rPr>
          <w:ins w:id="97" w:author="User" w:date="2015-04-04T00:51:00Z"/>
        </w:rPr>
      </w:pPr>
    </w:p>
    <w:p w:rsidR="001116B4" w:rsidRDefault="00F40075">
      <w:pPr>
        <w:pStyle w:val="Legenda"/>
        <w:rPr>
          <w:ins w:id="98" w:author="User" w:date="2015-04-04T00:51:00Z"/>
        </w:rPr>
        <w:pPrChange w:id="99" w:author="User" w:date="2015-04-04T17:25:00Z">
          <w:pPr/>
        </w:pPrChange>
      </w:pPr>
      <w:ins w:id="100" w:author="User" w:date="2015-04-04T17:25:00Z">
        <w:r>
          <w:lastRenderedPageBreak/>
          <w:t xml:space="preserve">Figura </w:t>
        </w:r>
        <w:r w:rsidR="009101FD">
          <w:fldChar w:fldCharType="begin"/>
        </w:r>
        <w:r>
          <w:instrText xml:space="preserve"> SEQ Figura \* ARABIC </w:instrText>
        </w:r>
      </w:ins>
      <w:r w:rsidR="009101FD">
        <w:fldChar w:fldCharType="separate"/>
      </w:r>
      <w:ins w:id="101" w:author="User" w:date="2015-04-04T20:18:00Z">
        <w:r w:rsidR="00C31F87">
          <w:rPr>
            <w:noProof/>
          </w:rPr>
          <w:t>2</w:t>
        </w:r>
      </w:ins>
      <w:ins w:id="102" w:author="User" w:date="2015-04-04T17:25:00Z">
        <w:r w:rsidR="009101FD">
          <w:fldChar w:fldCharType="end"/>
        </w:r>
        <w:r>
          <w:t xml:space="preserve"> - Ciclo de vida de um projeto </w:t>
        </w:r>
        <w:proofErr w:type="spellStart"/>
        <w:proofErr w:type="gramStart"/>
        <w:r>
          <w:t>PMBok</w:t>
        </w:r>
      </w:ins>
      <w:proofErr w:type="spellEnd"/>
      <w:proofErr w:type="gramEnd"/>
    </w:p>
    <w:p w:rsidR="001116B4" w:rsidRDefault="001116B4">
      <w:pPr>
        <w:jc w:val="center"/>
        <w:rPr>
          <w:ins w:id="103" w:author="User" w:date="2015-04-04T00:51:00Z"/>
        </w:rPr>
        <w:pPrChange w:id="104" w:author="User" w:date="2015-04-04T17:25:00Z">
          <w:pPr/>
        </w:pPrChange>
      </w:pPr>
      <w:ins w:id="105" w:author="User" w:date="2015-04-04T17:27:00Z">
        <w:r>
          <w:rPr>
            <w:noProof/>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704838" cy="1738063"/>
                      </a:xfrm>
                      <a:prstGeom prst="rect">
                        <a:avLst/>
                      </a:prstGeom>
                      <a:noFill/>
                    </pic:spPr>
                  </pic:pic>
                </a:graphicData>
              </a:graphic>
            </wp:inline>
          </w:drawing>
        </w:r>
      </w:ins>
    </w:p>
    <w:p w:rsidR="001116B4" w:rsidRDefault="001116B4">
      <w:pPr>
        <w:rPr>
          <w:ins w:id="106" w:author="User" w:date="2015-04-04T00:52:00Z"/>
        </w:rPr>
        <w:pPrChange w:id="107"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p>
    <w:p w:rsidR="001116B4" w:rsidRDefault="00F40075">
      <w:pPr>
        <w:rPr>
          <w:ins w:id="108" w:author="User" w:date="2015-04-04T17:29:00Z"/>
        </w:rPr>
        <w:pPrChange w:id="109"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ins w:id="110" w:author="User" w:date="2015-04-04T17:29:00Z">
        <w:r>
          <w:t xml:space="preserve">Grupo de </w:t>
        </w:r>
      </w:ins>
      <w:ins w:id="111" w:author="User" w:date="2015-04-04T00:51:00Z">
        <w:r w:rsidR="00300088">
          <w:t>Áreas de Conhecimento</w:t>
        </w:r>
      </w:ins>
    </w:p>
    <w:p w:rsidR="001116B4" w:rsidRDefault="001116B4">
      <w:pPr>
        <w:rPr>
          <w:ins w:id="112" w:author="User" w:date="2015-04-04T17:29:00Z"/>
        </w:rPr>
        <w:pPrChange w:id="113" w:author="User" w:date="2015-04-04T00:51:00Z">
          <w:pPr>
            <w:numPr>
              <w:numId w:val="41"/>
            </w:numPr>
            <w:shd w:val="clear" w:color="auto" w:fill="D6D6D6"/>
            <w:tabs>
              <w:tab w:val="num" w:pos="720"/>
            </w:tabs>
            <w:spacing w:before="100" w:beforeAutospacing="1" w:after="100" w:afterAutospacing="1" w:line="240" w:lineRule="auto"/>
            <w:ind w:left="720" w:hanging="360"/>
            <w:jc w:val="left"/>
          </w:pPr>
        </w:pPrChange>
      </w:pPr>
    </w:p>
    <w:p w:rsidR="00913B99" w:rsidRDefault="00F40075" w:rsidP="009072FC">
      <w:pPr>
        <w:rPr>
          <w:ins w:id="114" w:author="User" w:date="2015-04-04T00:53:00Z"/>
        </w:rPr>
      </w:pPr>
      <w:ins w:id="115" w:author="User" w:date="2015-04-04T17:29:00Z">
        <w:r>
          <w:tab/>
        </w:r>
      </w:ins>
      <w:ins w:id="116" w:author="User" w:date="2015-04-04T00:52:00Z">
        <w:r w:rsidR="00300088" w:rsidRPr="00300088">
          <w:t xml:space="preserve">A divisão por área de conhecimento agrupa os processo de acordo com suas características em comum, diferentemente do agrupamento por grupo de processos apresentado acima, a figura abaixo mostra quais são as nove área de conhecimento encontradas no </w:t>
        </w:r>
        <w:proofErr w:type="spellStart"/>
        <w:proofErr w:type="gramStart"/>
        <w:r w:rsidR="00300088" w:rsidRPr="00300088">
          <w:t>PMBoK</w:t>
        </w:r>
        <w:proofErr w:type="spellEnd"/>
        <w:proofErr w:type="gramEnd"/>
        <w:r w:rsidR="00300088" w:rsidRPr="00300088">
          <w:t xml:space="preserve"> e introduz os processos contidos em cada uma delas.</w:t>
        </w:r>
      </w:ins>
    </w:p>
    <w:p w:rsidR="00300088" w:rsidRDefault="00300088" w:rsidP="009072FC">
      <w:pPr>
        <w:rPr>
          <w:ins w:id="117" w:author="User" w:date="2015-04-04T17:29:00Z"/>
        </w:rPr>
      </w:pPr>
    </w:p>
    <w:p w:rsidR="001116B4" w:rsidRDefault="00F40075">
      <w:pPr>
        <w:pStyle w:val="Legenda"/>
        <w:rPr>
          <w:ins w:id="118" w:author="User" w:date="2015-04-04T00:53:00Z"/>
        </w:rPr>
        <w:pPrChange w:id="119" w:author="User" w:date="2015-04-04T17:30:00Z">
          <w:pPr/>
        </w:pPrChange>
      </w:pPr>
      <w:ins w:id="120" w:author="User" w:date="2015-04-04T17:30:00Z">
        <w:r>
          <w:t xml:space="preserve">Figura </w:t>
        </w:r>
        <w:r w:rsidR="009101FD">
          <w:fldChar w:fldCharType="begin"/>
        </w:r>
        <w:r>
          <w:instrText xml:space="preserve"> SEQ Figura \* ARABIC </w:instrText>
        </w:r>
      </w:ins>
      <w:r w:rsidR="009101FD">
        <w:fldChar w:fldCharType="separate"/>
      </w:r>
      <w:ins w:id="121" w:author="User" w:date="2015-04-04T20:18:00Z">
        <w:r w:rsidR="00C31F87">
          <w:rPr>
            <w:noProof/>
          </w:rPr>
          <w:t>3</w:t>
        </w:r>
      </w:ins>
      <w:ins w:id="122" w:author="User" w:date="2015-04-04T17:30:00Z">
        <w:r w:rsidR="009101FD">
          <w:fldChar w:fldCharType="end"/>
        </w:r>
        <w:r>
          <w:t xml:space="preserve"> - Grupo de Áreas de Conhecimento</w:t>
        </w:r>
      </w:ins>
    </w:p>
    <w:p w:rsidR="00300088" w:rsidRDefault="001116B4" w:rsidP="009072FC">
      <w:pPr>
        <w:rPr>
          <w:ins w:id="123" w:author="User" w:date="2015-04-04T00:53:00Z"/>
        </w:rPr>
      </w:pPr>
      <w:ins w:id="124" w:author="User" w:date="2015-04-04T00:54:00Z">
        <w:r>
          <w:rPr>
            <w:noProof/>
          </w:rPr>
          <w:lastRenderedPageBreak/>
          <w:drawing>
            <wp:inline distT="0" distB="0" distL="0" distR="0">
              <wp:extent cx="5339243" cy="5523355"/>
              <wp:effectExtent l="19050" t="0" r="0" b="0"/>
              <wp:docPr id="7"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5"/>
                      <a:stretch>
                        <a:fillRect/>
                      </a:stretch>
                    </pic:blipFill>
                    <pic:spPr>
                      <a:xfrm>
                        <a:off x="0" y="0"/>
                        <a:ext cx="5339243" cy="5523355"/>
                      </a:xfrm>
                      <a:prstGeom prst="rect">
                        <a:avLst/>
                      </a:prstGeom>
                    </pic:spPr>
                  </pic:pic>
                </a:graphicData>
              </a:graphic>
            </wp:inline>
          </w:drawing>
        </w:r>
      </w:ins>
    </w:p>
    <w:p w:rsidR="00300088" w:rsidRDefault="00300088" w:rsidP="009072FC">
      <w:pPr>
        <w:rPr>
          <w:ins w:id="125" w:author="User" w:date="2015-04-04T00:54:00Z"/>
        </w:rPr>
      </w:pPr>
    </w:p>
    <w:p w:rsidR="00300088" w:rsidRDefault="00CC1E30" w:rsidP="009072FC">
      <w:pPr>
        <w:rPr>
          <w:ins w:id="126" w:author="User" w:date="2015-04-04T00:54:00Z"/>
        </w:rPr>
      </w:pPr>
      <w:ins w:id="127" w:author="User" w:date="2015-04-04T17:33:00Z">
        <w:r>
          <w:tab/>
        </w:r>
      </w:ins>
      <w:ins w:id="128" w:author="User" w:date="2015-04-04T01:19:00Z">
        <w:r w:rsidR="00AD64EF" w:rsidRPr="00AD64EF">
          <w:t>Usando termos um pouco diferentes, todo projeto faz o equilíbrio entre tempo, dinheiro e escopo</w:t>
        </w:r>
        <w:proofErr w:type="gramStart"/>
        <w:r w:rsidR="00AD64EF" w:rsidRPr="00AD64EF">
          <w:t xml:space="preserve">  </w:t>
        </w:r>
        <w:proofErr w:type="gramEnd"/>
        <w:r w:rsidR="00AD64EF" w:rsidRPr="00AD64EF">
          <w:t xml:space="preserve">em um triângulo; é impossível mudar um sem afetar pelo menos um dos outros. A função do gerente de projetos é impedir que o triângulo se </w:t>
        </w:r>
        <w:proofErr w:type="gramStart"/>
        <w:r w:rsidR="00AD64EF" w:rsidRPr="00AD64EF">
          <w:t>desfaça</w:t>
        </w:r>
        <w:proofErr w:type="gramEnd"/>
        <w:r w:rsidR="00AD64EF" w:rsidRPr="00AD64EF">
          <w:t>.</w:t>
        </w:r>
      </w:ins>
    </w:p>
    <w:p w:rsidR="00300088" w:rsidRDefault="00300088" w:rsidP="009072FC">
      <w:pPr>
        <w:rPr>
          <w:ins w:id="129" w:author="User" w:date="2015-04-04T17:30:00Z"/>
        </w:rPr>
      </w:pPr>
    </w:p>
    <w:p w:rsidR="001116B4" w:rsidRDefault="00F40075">
      <w:pPr>
        <w:pStyle w:val="Legenda"/>
        <w:rPr>
          <w:ins w:id="130" w:author="User" w:date="2015-04-04T00:49:00Z"/>
        </w:rPr>
        <w:pPrChange w:id="131" w:author="User" w:date="2015-04-04T17:33:00Z">
          <w:pPr/>
        </w:pPrChange>
      </w:pPr>
      <w:ins w:id="132" w:author="User" w:date="2015-04-04T17:33:00Z">
        <w:r>
          <w:t xml:space="preserve">Figura </w:t>
        </w:r>
        <w:r w:rsidR="009101FD">
          <w:fldChar w:fldCharType="begin"/>
        </w:r>
        <w:r>
          <w:instrText xml:space="preserve"> SEQ Figura \* ARABIC </w:instrText>
        </w:r>
      </w:ins>
      <w:r w:rsidR="009101FD">
        <w:fldChar w:fldCharType="separate"/>
      </w:r>
      <w:ins w:id="133" w:author="User" w:date="2015-04-04T20:18:00Z">
        <w:r w:rsidR="00C31F87">
          <w:rPr>
            <w:noProof/>
          </w:rPr>
          <w:t>4</w:t>
        </w:r>
      </w:ins>
      <w:ins w:id="134" w:author="User" w:date="2015-04-04T17:33:00Z">
        <w:r w:rsidR="009101FD">
          <w:fldChar w:fldCharType="end"/>
        </w:r>
        <w:r>
          <w:t xml:space="preserve"> - Conceito de Equilíbrio no Gerenciamento de Projetos</w:t>
        </w:r>
      </w:ins>
    </w:p>
    <w:p w:rsidR="001116B4" w:rsidRDefault="001116B4">
      <w:pPr>
        <w:jc w:val="center"/>
        <w:rPr>
          <w:ins w:id="135" w:author="User" w:date="2015-04-04T17:33:00Z"/>
        </w:rPr>
        <w:pPrChange w:id="136" w:author="User" w:date="2015-04-04T17:33:00Z">
          <w:pPr/>
        </w:pPrChange>
      </w:pPr>
      <w:ins w:id="137" w:author="User" w:date="2015-04-04T00:42:00Z">
        <w:r>
          <w:rPr>
            <w:noProof/>
          </w:rPr>
          <w:lastRenderedPageBreak/>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6"/>
                      <a:stretch>
                        <a:fillRect/>
                      </a:stretch>
                    </pic:blipFill>
                    <pic:spPr>
                      <a:xfrm>
                        <a:off x="0" y="0"/>
                        <a:ext cx="1905000" cy="2400300"/>
                      </a:xfrm>
                      <a:prstGeom prst="rect">
                        <a:avLst/>
                      </a:prstGeom>
                    </pic:spPr>
                  </pic:pic>
                </a:graphicData>
              </a:graphic>
            </wp:inline>
          </w:drawing>
        </w:r>
      </w:ins>
    </w:p>
    <w:p w:rsidR="001116B4" w:rsidRDefault="001116B4">
      <w:pPr>
        <w:jc w:val="center"/>
        <w:rPr>
          <w:ins w:id="138" w:author="User" w:date="2015-04-04T17:35:00Z"/>
        </w:rPr>
        <w:pPrChange w:id="139" w:author="User" w:date="2015-04-04T17:33:00Z">
          <w:pPr/>
        </w:pPrChange>
      </w:pPr>
    </w:p>
    <w:p w:rsidR="00CC1E30" w:rsidRDefault="00CC1E30" w:rsidP="00CC1E30">
      <w:pPr>
        <w:rPr>
          <w:ins w:id="140" w:author="User" w:date="2015-04-04T17:36:00Z"/>
        </w:rPr>
      </w:pPr>
      <w:ins w:id="141" w:author="User" w:date="2015-04-04T17:36:00Z">
        <w:r>
          <w:t xml:space="preserve">O Plano de Gerenciamento de Projeto </w:t>
        </w:r>
        <w:r w:rsidRPr="00CC1E30">
          <w:t xml:space="preserve">tem por </w:t>
        </w:r>
        <w:r>
          <w:t>o</w:t>
        </w:r>
        <w:r w:rsidRPr="00CC1E30">
          <w:t>bjetivo determinar como o Gerente de Projeto irá controlar o trabalho a ser realizado pela Equipe do Projeto e como ele tratará todos os aspectos relacionados com o Projeto, como o Escopo, o Prazo/Tempo, os Custos, os Recursos Humanos, as Comunicações, a Qualidade, os Riscos e as Aquisições do Projeto.</w:t>
        </w:r>
      </w:ins>
    </w:p>
    <w:p w:rsidR="00CC1E30" w:rsidRDefault="00CC1E30" w:rsidP="00CC1E30">
      <w:pPr>
        <w:rPr>
          <w:ins w:id="142" w:author="User" w:date="2015-04-04T17:40:00Z"/>
        </w:rPr>
      </w:pPr>
      <w:ins w:id="143" w:author="User" w:date="2015-04-04T17:36:00Z">
        <w:r>
          <w:tab/>
        </w:r>
        <w:r w:rsidRPr="00CC1E30">
          <w:t xml:space="preserve"> Desta forma os </w:t>
        </w:r>
        <w:proofErr w:type="spellStart"/>
        <w:r w:rsidRPr="00CC1E30">
          <w:t>Stakeholders</w:t>
        </w:r>
        <w:proofErr w:type="spellEnd"/>
        <w:r w:rsidRPr="00CC1E30">
          <w:t>, incluindo a Equipe do Projeto, saberão como o Gerente do Projeto irá gerenciar o Projeto e o</w:t>
        </w:r>
        <w:r>
          <w:t xml:space="preserve"> que ele fará para alcançar os </w:t>
        </w:r>
      </w:ins>
      <w:ins w:id="144" w:author="User" w:date="2015-04-04T17:37:00Z">
        <w:r>
          <w:t>o</w:t>
        </w:r>
      </w:ins>
      <w:ins w:id="145" w:author="User" w:date="2015-04-04T17:36:00Z">
        <w:r w:rsidRPr="00CC1E30">
          <w:t>bjetivos e o sucesso do Projeto, ou seja, entregar o Produto no Escopo, no Prazo, e no Custo acordados.</w:t>
        </w:r>
      </w:ins>
    </w:p>
    <w:p w:rsidR="00CC1E30" w:rsidRDefault="00CC1E30" w:rsidP="00CC1E30">
      <w:pPr>
        <w:rPr>
          <w:ins w:id="146" w:author="User" w:date="2015-04-04T17:40:00Z"/>
        </w:rPr>
      </w:pPr>
      <w:ins w:id="147" w:author="User" w:date="2015-04-04T17:40:00Z">
        <w:r>
          <w:tab/>
          <w:t xml:space="preserve">Este Plano é constituído de </w:t>
        </w:r>
        <w:proofErr w:type="spellStart"/>
        <w:r>
          <w:t>Sub-Planos</w:t>
        </w:r>
        <w:proofErr w:type="spellEnd"/>
        <w:r>
          <w:t>, um para cada ÁREA DE CONHECIMENTO, a saber:</w:t>
        </w:r>
      </w:ins>
    </w:p>
    <w:p w:rsidR="00CC1E30" w:rsidRDefault="00CC1E30" w:rsidP="00CC1E30">
      <w:pPr>
        <w:rPr>
          <w:ins w:id="148" w:author="User" w:date="2015-04-04T17:40:00Z"/>
        </w:rPr>
      </w:pPr>
      <w:ins w:id="149" w:author="User" w:date="2015-04-04T17:40:00Z">
        <w:r>
          <w:t>•</w:t>
        </w:r>
        <w:r>
          <w:tab/>
          <w:t>Plano de Gerenciamento do ESCOPO</w:t>
        </w:r>
      </w:ins>
    </w:p>
    <w:p w:rsidR="00CC1E30" w:rsidRDefault="00CC1E30" w:rsidP="00CC1E30">
      <w:pPr>
        <w:rPr>
          <w:ins w:id="150" w:author="User" w:date="2015-04-04T17:40:00Z"/>
        </w:rPr>
      </w:pPr>
      <w:ins w:id="151" w:author="User" w:date="2015-04-04T17:40:00Z">
        <w:r>
          <w:t>•</w:t>
        </w:r>
        <w:r>
          <w:tab/>
          <w:t>Plano de Gerenciamento do TEMPO</w:t>
        </w:r>
      </w:ins>
    </w:p>
    <w:p w:rsidR="00CC1E30" w:rsidRDefault="00CC1E30" w:rsidP="00CC1E30">
      <w:pPr>
        <w:rPr>
          <w:ins w:id="152" w:author="User" w:date="2015-04-04T17:40:00Z"/>
        </w:rPr>
      </w:pPr>
      <w:ins w:id="153" w:author="User" w:date="2015-04-04T17:40:00Z">
        <w:r>
          <w:t>•</w:t>
        </w:r>
        <w:r>
          <w:tab/>
          <w:t>Plano de Gerenciamento dos CUSTOS</w:t>
        </w:r>
      </w:ins>
    </w:p>
    <w:p w:rsidR="00CC1E30" w:rsidRDefault="00CC1E30" w:rsidP="00CC1E30">
      <w:pPr>
        <w:rPr>
          <w:ins w:id="154" w:author="User" w:date="2015-04-04T17:40:00Z"/>
        </w:rPr>
      </w:pPr>
      <w:ins w:id="155" w:author="User" w:date="2015-04-04T17:40:00Z">
        <w:r>
          <w:t>•</w:t>
        </w:r>
        <w:r>
          <w:tab/>
          <w:t>Plano de Gerenciamento da QUALIDADE</w:t>
        </w:r>
      </w:ins>
    </w:p>
    <w:p w:rsidR="00CC1E30" w:rsidRDefault="00CC1E30" w:rsidP="00CC1E30">
      <w:pPr>
        <w:rPr>
          <w:ins w:id="156" w:author="User" w:date="2015-04-04T17:40:00Z"/>
        </w:rPr>
      </w:pPr>
      <w:ins w:id="157" w:author="User" w:date="2015-04-04T17:40:00Z">
        <w:r>
          <w:t>•</w:t>
        </w:r>
        <w:r>
          <w:tab/>
          <w:t>Plano de Gerenciamento dos RECURSOS HUMANOS</w:t>
        </w:r>
      </w:ins>
    </w:p>
    <w:p w:rsidR="00CC1E30" w:rsidRDefault="00CC1E30" w:rsidP="00CC1E30">
      <w:pPr>
        <w:rPr>
          <w:ins w:id="158" w:author="User" w:date="2015-04-04T17:40:00Z"/>
        </w:rPr>
      </w:pPr>
      <w:ins w:id="159" w:author="User" w:date="2015-04-04T17:40:00Z">
        <w:r>
          <w:t>•</w:t>
        </w:r>
        <w:r>
          <w:tab/>
          <w:t>Plano de Gerenciamento das COMUNICAÇÕES</w:t>
        </w:r>
      </w:ins>
    </w:p>
    <w:p w:rsidR="00CC1E30" w:rsidRDefault="00CC1E30" w:rsidP="00CC1E30">
      <w:pPr>
        <w:rPr>
          <w:ins w:id="160" w:author="User" w:date="2015-04-04T17:40:00Z"/>
        </w:rPr>
      </w:pPr>
      <w:ins w:id="161" w:author="User" w:date="2015-04-04T17:40:00Z">
        <w:r>
          <w:t>•</w:t>
        </w:r>
        <w:r>
          <w:tab/>
          <w:t>Plano de Gerenciamento dos RISCOS</w:t>
        </w:r>
      </w:ins>
    </w:p>
    <w:p w:rsidR="00CC1E30" w:rsidRDefault="00CC1E30" w:rsidP="00CC1E30">
      <w:pPr>
        <w:rPr>
          <w:ins w:id="162" w:author="User" w:date="2015-04-04T17:40:00Z"/>
        </w:rPr>
      </w:pPr>
      <w:ins w:id="163" w:author="User" w:date="2015-04-04T17:40:00Z">
        <w:r>
          <w:t>•</w:t>
        </w:r>
        <w:r>
          <w:tab/>
          <w:t>Plano de Gerenciamento das AQUISIÇÕES</w:t>
        </w:r>
      </w:ins>
    </w:p>
    <w:p w:rsidR="00CC1E30" w:rsidRDefault="00CC1E30" w:rsidP="00CC1E30">
      <w:pPr>
        <w:rPr>
          <w:ins w:id="164" w:author="User" w:date="2015-04-04T17:40:00Z"/>
        </w:rPr>
      </w:pPr>
    </w:p>
    <w:p w:rsidR="00CC1E30" w:rsidRDefault="00CC1E30" w:rsidP="00CC1E30">
      <w:pPr>
        <w:rPr>
          <w:ins w:id="165" w:author="User" w:date="2015-04-04T17:40:00Z"/>
        </w:rPr>
      </w:pPr>
      <w:ins w:id="166" w:author="User" w:date="2015-04-04T17:40:00Z">
        <w:r>
          <w:t>Além destes, o PMBOK 2008 incluiu também:</w:t>
        </w:r>
      </w:ins>
    </w:p>
    <w:p w:rsidR="00CC1E30" w:rsidRDefault="00CC1E30" w:rsidP="00CC1E30">
      <w:pPr>
        <w:rPr>
          <w:ins w:id="167" w:author="User" w:date="2015-04-04T17:40:00Z"/>
        </w:rPr>
      </w:pPr>
    </w:p>
    <w:p w:rsidR="00CC1E30" w:rsidRDefault="00CC1E30" w:rsidP="00CC1E30">
      <w:pPr>
        <w:rPr>
          <w:ins w:id="168" w:author="User" w:date="2015-04-04T17:40:00Z"/>
        </w:rPr>
      </w:pPr>
      <w:ins w:id="169" w:author="User" w:date="2015-04-04T17:40:00Z">
        <w:r>
          <w:t>•</w:t>
        </w:r>
        <w:r>
          <w:tab/>
          <w:t>Plano de Gerenciamento dos REQUISITOS (PMBOK 2008)</w:t>
        </w:r>
      </w:ins>
    </w:p>
    <w:p w:rsidR="00CC1E30" w:rsidRDefault="00CC1E30" w:rsidP="00CC1E30">
      <w:pPr>
        <w:rPr>
          <w:ins w:id="170" w:author="User" w:date="2015-04-04T00:42:00Z"/>
        </w:rPr>
      </w:pPr>
      <w:ins w:id="171" w:author="User" w:date="2015-04-04T17:40:00Z">
        <w:r>
          <w:t>•</w:t>
        </w:r>
        <w:r>
          <w:tab/>
          <w:t>Plano de Melhorias no PROCESSO (PMBOK 2008)</w:t>
        </w:r>
      </w:ins>
    </w:p>
    <w:p w:rsidR="00CC1E30" w:rsidRDefault="00CC1E30" w:rsidP="00300088">
      <w:pPr>
        <w:spacing w:line="240" w:lineRule="auto"/>
        <w:jc w:val="center"/>
        <w:rPr>
          <w:ins w:id="172" w:author="User" w:date="2015-04-04T17:41:00Z"/>
          <w:sz w:val="28"/>
        </w:rPr>
      </w:pPr>
    </w:p>
    <w:p w:rsidR="00CC1E30" w:rsidRDefault="00CC1E30" w:rsidP="00CC1E30">
      <w:pPr>
        <w:rPr>
          <w:ins w:id="173" w:author="User" w:date="2015-04-04T17:41:00Z"/>
        </w:rPr>
      </w:pPr>
    </w:p>
    <w:p w:rsidR="001116B4" w:rsidRDefault="00B0437E">
      <w:pPr>
        <w:rPr>
          <w:ins w:id="174" w:author="User" w:date="2015-04-04T18:00:00Z"/>
        </w:rPr>
        <w:pPrChange w:id="175" w:author="User" w:date="2015-04-04T17:41:00Z">
          <w:pPr>
            <w:spacing w:line="240" w:lineRule="auto"/>
            <w:jc w:val="center"/>
          </w:pPr>
        </w:pPrChange>
      </w:pPr>
      <w:ins w:id="176" w:author="User" w:date="2015-04-04T17:52:00Z">
        <w:r>
          <w:tab/>
        </w:r>
      </w:ins>
      <w:ins w:id="177" w:author="User" w:date="2015-04-04T17:58:00Z">
        <w:r w:rsidR="00147FBC">
          <w:t xml:space="preserve">O Gerente de Projeto para acompanhar a execução das tarefas discriminadas no cronograma </w:t>
        </w:r>
      </w:ins>
      <w:ins w:id="178" w:author="User" w:date="2015-04-04T17:59:00Z">
        <w:r w:rsidR="00147FBC">
          <w:t>utiliza a metodologia de SCRUM</w:t>
        </w:r>
      </w:ins>
      <w:customXmlInsRangeStart w:id="179" w:author="User" w:date="2015-04-04T18:07:00Z"/>
      <w:sdt>
        <w:sdtPr>
          <w:id w:val="23995344"/>
          <w:citation/>
        </w:sdtPr>
        <w:sdtContent>
          <w:customXmlInsRangeEnd w:id="179"/>
          <w:ins w:id="180" w:author="User" w:date="2015-04-04T18:07:00Z">
            <w:r w:rsidR="009101FD">
              <w:fldChar w:fldCharType="begin"/>
            </w:r>
            <w:r w:rsidR="009101FD" w:rsidRPr="009101FD">
              <w:rPr>
                <w:rPrChange w:id="181" w:author="User" w:date="2015-04-04T18:07:00Z">
                  <w:rPr>
                    <w:lang w:val="en-US"/>
                  </w:rPr>
                </w:rPrChange>
              </w:rPr>
              <w:instrText xml:space="preserve"> CITATION htt \l 1033 </w:instrText>
            </w:r>
          </w:ins>
          <w:r w:rsidR="009101FD">
            <w:fldChar w:fldCharType="separate"/>
          </w:r>
          <w:ins w:id="182" w:author="User" w:date="2015-04-04T18:07:00Z">
            <w:r w:rsidR="009101FD" w:rsidRPr="009101FD">
              <w:rPr>
                <w:noProof/>
                <w:rPrChange w:id="183" w:author="User" w:date="2015-04-04T18:07:00Z">
                  <w:rPr>
                    <w:noProof/>
                    <w:lang w:val="en-US"/>
                  </w:rPr>
                </w:rPrChange>
              </w:rPr>
              <w:t xml:space="preserve"> (htt)</w:t>
            </w:r>
            <w:r w:rsidR="009101FD">
              <w:fldChar w:fldCharType="end"/>
            </w:r>
          </w:ins>
          <w:customXmlInsRangeStart w:id="184" w:author="User" w:date="2015-04-04T18:07:00Z"/>
        </w:sdtContent>
      </w:sdt>
      <w:customXmlInsRangeEnd w:id="184"/>
      <w:ins w:id="185" w:author="User" w:date="2015-04-04T17:59:00Z">
        <w:r w:rsidR="00147FBC">
          <w:t xml:space="preserve"> </w:t>
        </w:r>
      </w:ins>
    </w:p>
    <w:p w:rsidR="00147FBC" w:rsidRDefault="00147FBC" w:rsidP="00147FBC">
      <w:pPr>
        <w:rPr>
          <w:ins w:id="186" w:author="User" w:date="2015-04-04T18:00:00Z"/>
        </w:rPr>
      </w:pPr>
      <w:ins w:id="187" w:author="User" w:date="2015-04-04T18:00:00Z">
        <w:r>
          <w:tab/>
          <w:t xml:space="preserve">O </w:t>
        </w:r>
        <w:proofErr w:type="spellStart"/>
        <w:r>
          <w:t>Scrum</w:t>
        </w:r>
        <w:proofErr w:type="spellEnd"/>
        <w:r>
          <w:t xml:space="preserve"> é uma metodologia ágil para gestão e planejamento de projetos de software.</w:t>
        </w:r>
      </w:ins>
    </w:p>
    <w:p w:rsidR="00147FBC" w:rsidRDefault="00147FBC" w:rsidP="00147FBC">
      <w:pPr>
        <w:rPr>
          <w:ins w:id="188" w:author="User" w:date="2015-04-04T18:00:00Z"/>
        </w:rPr>
      </w:pPr>
      <w:ins w:id="189" w:author="User" w:date="2015-04-04T18:00:00Z">
        <w:r>
          <w:tab/>
          <w:t xml:space="preserve">No </w:t>
        </w:r>
        <w:proofErr w:type="spellStart"/>
        <w:r>
          <w:t>Scrum</w:t>
        </w:r>
        <w:proofErr w:type="spellEnd"/>
        <w:r>
          <w:t xml:space="preserve">, os projetos são </w:t>
        </w:r>
        <w:proofErr w:type="spellStart"/>
        <w:r>
          <w:t>dividos</w:t>
        </w:r>
        <w:proofErr w:type="spellEnd"/>
        <w:r>
          <w:t xml:space="preserve"> em ciclos (tipicamente mensais) chamados de </w:t>
        </w:r>
        <w:proofErr w:type="spellStart"/>
        <w:r>
          <w:t>Sprints</w:t>
        </w:r>
        <w:proofErr w:type="spellEnd"/>
        <w:r>
          <w:t xml:space="preserve">. O </w:t>
        </w:r>
        <w:proofErr w:type="spellStart"/>
        <w:r>
          <w:t>Sprint</w:t>
        </w:r>
        <w:proofErr w:type="spellEnd"/>
        <w:r>
          <w:t xml:space="preserve"> representa um Time Box dentro do qual um conjunto de atividades deve ser executado. Metodologias ágeis de desenvolvimento de software são iterativas, ou seja, o trabalho é dividido em iterações, que são chamadas de </w:t>
        </w:r>
        <w:proofErr w:type="spellStart"/>
        <w:r>
          <w:t>Sprints</w:t>
        </w:r>
        <w:proofErr w:type="spellEnd"/>
        <w:r>
          <w:t xml:space="preserve"> no caso do </w:t>
        </w:r>
        <w:proofErr w:type="spellStart"/>
        <w:r>
          <w:t>Scrum</w:t>
        </w:r>
        <w:proofErr w:type="spellEnd"/>
        <w:r>
          <w:t>.</w:t>
        </w:r>
      </w:ins>
    </w:p>
    <w:p w:rsidR="00147FBC" w:rsidRDefault="00147FBC" w:rsidP="00147FBC">
      <w:pPr>
        <w:rPr>
          <w:ins w:id="190" w:author="User" w:date="2015-04-04T18:00:00Z"/>
        </w:rPr>
      </w:pPr>
      <w:ins w:id="191" w:author="User" w:date="2015-04-04T18:00:00Z">
        <w:r>
          <w:tab/>
          <w:t xml:space="preserve">As funcionalidades a serem </w:t>
        </w:r>
        <w:proofErr w:type="gramStart"/>
        <w:r>
          <w:t>implementadas</w:t>
        </w:r>
        <w:proofErr w:type="gramEnd"/>
        <w:r>
          <w:t xml:space="preserve"> em um projeto são mantidas em uma lista que é conhecida como </w:t>
        </w:r>
        <w:proofErr w:type="spellStart"/>
        <w:r>
          <w:t>Product</w:t>
        </w:r>
        <w:proofErr w:type="spellEnd"/>
        <w:r>
          <w:t xml:space="preserve"> </w:t>
        </w:r>
        <w:proofErr w:type="spellStart"/>
        <w:r>
          <w:t>Backlog</w:t>
        </w:r>
        <w:proofErr w:type="spellEnd"/>
        <w:r>
          <w:t xml:space="preserve">. No início de cada </w:t>
        </w:r>
        <w:proofErr w:type="spellStart"/>
        <w:r>
          <w:t>Sprint</w:t>
        </w:r>
        <w:proofErr w:type="spellEnd"/>
        <w:r>
          <w:t xml:space="preserve">, faz-se um </w:t>
        </w:r>
        <w:proofErr w:type="spellStart"/>
        <w:r>
          <w:t>Sprint</w:t>
        </w:r>
        <w:proofErr w:type="spellEnd"/>
        <w:r>
          <w:t xml:space="preserve"> </w:t>
        </w:r>
        <w:proofErr w:type="spellStart"/>
        <w:r>
          <w:t>Planning</w:t>
        </w:r>
        <w:proofErr w:type="spellEnd"/>
        <w:r>
          <w:t xml:space="preserve"> </w:t>
        </w:r>
        <w:proofErr w:type="gramStart"/>
        <w:r>
          <w:t>Meeting</w:t>
        </w:r>
        <w:proofErr w:type="gramEnd"/>
        <w:r>
          <w:t xml:space="preserve">, ou seja, uma reunião de planejamento na qual o </w:t>
        </w:r>
        <w:proofErr w:type="spellStart"/>
        <w:r>
          <w:t>Product</w:t>
        </w:r>
        <w:proofErr w:type="spellEnd"/>
        <w:r>
          <w:t xml:space="preserve"> </w:t>
        </w:r>
        <w:proofErr w:type="spellStart"/>
        <w:r>
          <w:t>Owner</w:t>
        </w:r>
        <w:proofErr w:type="spellEnd"/>
        <w:r>
          <w:t xml:space="preserve"> prioriza os itens do </w:t>
        </w:r>
        <w:proofErr w:type="spellStart"/>
        <w:r>
          <w:t>Product</w:t>
        </w:r>
        <w:proofErr w:type="spellEnd"/>
        <w:r>
          <w:t xml:space="preserve"> </w:t>
        </w:r>
        <w:proofErr w:type="spellStart"/>
        <w:r>
          <w:t>Backlog</w:t>
        </w:r>
        <w:proofErr w:type="spellEnd"/>
        <w:r>
          <w:t xml:space="preserve"> e a equipe seleciona as atividades que ela será capaz de implementar durante o </w:t>
        </w:r>
        <w:proofErr w:type="spellStart"/>
        <w:r>
          <w:t>Sprint</w:t>
        </w:r>
        <w:proofErr w:type="spellEnd"/>
        <w:r>
          <w:t xml:space="preserve"> que se inicia. As tarefas alocadas em um </w:t>
        </w:r>
        <w:proofErr w:type="spellStart"/>
        <w:r>
          <w:t>Sprint</w:t>
        </w:r>
        <w:proofErr w:type="spellEnd"/>
        <w:r>
          <w:t xml:space="preserve"> são transferidas do </w:t>
        </w:r>
        <w:proofErr w:type="spellStart"/>
        <w:r>
          <w:t>Product</w:t>
        </w:r>
        <w:proofErr w:type="spellEnd"/>
        <w:r>
          <w:t xml:space="preserve"> </w:t>
        </w:r>
        <w:proofErr w:type="spellStart"/>
        <w:r>
          <w:t>Backlog</w:t>
        </w:r>
        <w:proofErr w:type="spellEnd"/>
        <w:r>
          <w:t xml:space="preserve"> para o </w:t>
        </w:r>
        <w:proofErr w:type="spellStart"/>
        <w:r>
          <w:t>Sprint</w:t>
        </w:r>
        <w:proofErr w:type="spellEnd"/>
        <w:r>
          <w:t xml:space="preserve"> </w:t>
        </w:r>
        <w:proofErr w:type="spellStart"/>
        <w:r>
          <w:t>Backlog</w:t>
        </w:r>
        <w:proofErr w:type="spellEnd"/>
        <w:r>
          <w:t>.</w:t>
        </w:r>
      </w:ins>
    </w:p>
    <w:p w:rsidR="00147FBC" w:rsidRDefault="00147FBC" w:rsidP="00147FBC">
      <w:pPr>
        <w:rPr>
          <w:ins w:id="192" w:author="User" w:date="2015-04-04T18:00:00Z"/>
        </w:rPr>
      </w:pPr>
      <w:ins w:id="193" w:author="User" w:date="2015-04-04T18:01:00Z">
        <w:r>
          <w:tab/>
        </w:r>
      </w:ins>
      <w:ins w:id="194" w:author="User" w:date="2015-04-04T18:00:00Z">
        <w:r>
          <w:t xml:space="preserve">A cada dia de uma </w:t>
        </w:r>
        <w:proofErr w:type="spellStart"/>
        <w:r>
          <w:t>Sprint</w:t>
        </w:r>
        <w:proofErr w:type="spellEnd"/>
        <w:r>
          <w:t xml:space="preserve">, a equipe faz uma breve reunião (normalmente de manhã), chamada </w:t>
        </w:r>
        <w:proofErr w:type="spellStart"/>
        <w:r>
          <w:t>Daily</w:t>
        </w:r>
        <w:proofErr w:type="spellEnd"/>
        <w:r>
          <w:t xml:space="preserve"> </w:t>
        </w:r>
        <w:proofErr w:type="spellStart"/>
        <w:r>
          <w:t>Scrum</w:t>
        </w:r>
        <w:proofErr w:type="spellEnd"/>
        <w:r>
          <w:t>. O objetivo é disseminar conhecimento sobre o que foi feito no dia anterior, identificar impedimentos e priorizar o trabalho do dia que se inicia.</w:t>
        </w:r>
      </w:ins>
    </w:p>
    <w:p w:rsidR="001116B4" w:rsidRDefault="00147FBC">
      <w:pPr>
        <w:rPr>
          <w:ins w:id="195" w:author="User" w:date="2015-04-04T18:09:00Z"/>
        </w:rPr>
        <w:pPrChange w:id="196" w:author="User" w:date="2015-04-04T17:41:00Z">
          <w:pPr>
            <w:spacing w:line="240" w:lineRule="auto"/>
            <w:jc w:val="center"/>
          </w:pPr>
        </w:pPrChange>
      </w:pPr>
      <w:ins w:id="197" w:author="User" w:date="2015-04-04T18:01:00Z">
        <w:r>
          <w:tab/>
        </w:r>
      </w:ins>
      <w:ins w:id="198" w:author="User" w:date="2015-04-04T18:00:00Z">
        <w:r>
          <w:t xml:space="preserve">Ao final de um </w:t>
        </w:r>
        <w:proofErr w:type="spellStart"/>
        <w:r>
          <w:t>Sprint</w:t>
        </w:r>
        <w:proofErr w:type="spellEnd"/>
        <w:r>
          <w:t xml:space="preserve">, a equipe apresenta as funcionalidades implementadas em uma </w:t>
        </w:r>
        <w:proofErr w:type="spellStart"/>
        <w:r>
          <w:t>Sprint</w:t>
        </w:r>
        <w:proofErr w:type="spellEnd"/>
        <w:r>
          <w:t xml:space="preserve"> </w:t>
        </w:r>
        <w:proofErr w:type="spellStart"/>
        <w:r>
          <w:t>Review</w:t>
        </w:r>
        <w:proofErr w:type="spellEnd"/>
        <w:r>
          <w:t xml:space="preserve"> </w:t>
        </w:r>
        <w:proofErr w:type="gramStart"/>
        <w:r>
          <w:t>Meeting</w:t>
        </w:r>
        <w:proofErr w:type="gramEnd"/>
        <w:r>
          <w:t xml:space="preserve">. Finalmente, faz-se uma </w:t>
        </w:r>
        <w:proofErr w:type="spellStart"/>
        <w:r>
          <w:t>Sprint</w:t>
        </w:r>
        <w:proofErr w:type="spellEnd"/>
        <w:r>
          <w:t xml:space="preserve"> </w:t>
        </w:r>
        <w:proofErr w:type="spellStart"/>
        <w:r>
          <w:t>Retrospective</w:t>
        </w:r>
        <w:proofErr w:type="spellEnd"/>
        <w:r>
          <w:t xml:space="preserve"> e a equipe parte para o planejamento do próximo </w:t>
        </w:r>
        <w:proofErr w:type="spellStart"/>
        <w:r>
          <w:t>Sprint</w:t>
        </w:r>
        <w:proofErr w:type="spellEnd"/>
        <w:r>
          <w:t>. Assim reinicia-se o ciclo</w:t>
        </w:r>
        <w:proofErr w:type="gramStart"/>
        <w:r>
          <w:t>.:</w:t>
        </w:r>
      </w:ins>
      <w:proofErr w:type="gramEnd"/>
    </w:p>
    <w:p w:rsidR="001116B4" w:rsidRDefault="001116B4">
      <w:pPr>
        <w:rPr>
          <w:ins w:id="199" w:author="User" w:date="2015-04-04T18:09:00Z"/>
        </w:rPr>
        <w:pPrChange w:id="200" w:author="User" w:date="2015-04-04T17:41:00Z">
          <w:pPr>
            <w:spacing w:line="240" w:lineRule="auto"/>
            <w:jc w:val="center"/>
          </w:pPr>
        </w:pPrChange>
      </w:pPr>
    </w:p>
    <w:p w:rsidR="001116B4" w:rsidRDefault="000B72CF">
      <w:pPr>
        <w:pStyle w:val="Legenda"/>
        <w:rPr>
          <w:ins w:id="201" w:author="User" w:date="2015-04-04T18:09:00Z"/>
        </w:rPr>
        <w:pPrChange w:id="202" w:author="User" w:date="2015-04-04T18:10:00Z">
          <w:pPr>
            <w:spacing w:line="240" w:lineRule="auto"/>
            <w:jc w:val="center"/>
          </w:pPr>
        </w:pPrChange>
      </w:pPr>
      <w:ins w:id="203" w:author="User" w:date="2015-04-04T18:10:00Z">
        <w:r>
          <w:t xml:space="preserve">Figura </w:t>
        </w:r>
        <w:r w:rsidR="009101FD">
          <w:fldChar w:fldCharType="begin"/>
        </w:r>
        <w:r>
          <w:instrText xml:space="preserve"> SEQ Figura \* ARABIC </w:instrText>
        </w:r>
      </w:ins>
      <w:r w:rsidR="009101FD">
        <w:fldChar w:fldCharType="separate"/>
      </w:r>
      <w:ins w:id="204" w:author="User" w:date="2015-04-04T20:18:00Z">
        <w:r w:rsidR="00C31F87">
          <w:rPr>
            <w:noProof/>
          </w:rPr>
          <w:t>5</w:t>
        </w:r>
      </w:ins>
      <w:ins w:id="205" w:author="User" w:date="2015-04-04T18:10:00Z">
        <w:r w:rsidR="009101FD">
          <w:fldChar w:fldCharType="end"/>
        </w:r>
        <w:r>
          <w:t xml:space="preserve"> - Ciclo do </w:t>
        </w:r>
        <w:proofErr w:type="spellStart"/>
        <w:r>
          <w:t>Scrum</w:t>
        </w:r>
      </w:ins>
      <w:proofErr w:type="spellEnd"/>
    </w:p>
    <w:p w:rsidR="001116B4" w:rsidRDefault="001116B4">
      <w:pPr>
        <w:jc w:val="center"/>
        <w:rPr>
          <w:ins w:id="206" w:author="User" w:date="2015-04-04T18:10:00Z"/>
        </w:rPr>
        <w:pPrChange w:id="207" w:author="User" w:date="2015-04-04T18:10:00Z">
          <w:pPr>
            <w:spacing w:line="240" w:lineRule="auto"/>
            <w:jc w:val="center"/>
          </w:pPr>
        </w:pPrChange>
      </w:pPr>
      <w:ins w:id="208" w:author="User" w:date="2015-04-04T18:09:00Z">
        <w:r>
          <w:rPr>
            <w:noProof/>
          </w:rPr>
          <w:lastRenderedPageBreak/>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7"/>
                      <a:stretch>
                        <a:fillRect/>
                      </a:stretch>
                    </pic:blipFill>
                    <pic:spPr>
                      <a:xfrm>
                        <a:off x="0" y="0"/>
                        <a:ext cx="4766002" cy="3315480"/>
                      </a:xfrm>
                      <a:prstGeom prst="rect">
                        <a:avLst/>
                      </a:prstGeom>
                    </pic:spPr>
                  </pic:pic>
                </a:graphicData>
              </a:graphic>
            </wp:inline>
          </w:drawing>
        </w:r>
      </w:ins>
    </w:p>
    <w:p w:rsidR="001116B4" w:rsidRDefault="001116B4">
      <w:pPr>
        <w:jc w:val="center"/>
        <w:rPr>
          <w:ins w:id="209" w:author="User" w:date="2015-04-04T18:11:00Z"/>
        </w:rPr>
        <w:pPrChange w:id="210" w:author="User" w:date="2015-04-04T18:10:00Z">
          <w:pPr>
            <w:spacing w:line="240" w:lineRule="auto"/>
            <w:jc w:val="center"/>
          </w:pPr>
        </w:pPrChange>
      </w:pPr>
    </w:p>
    <w:p w:rsidR="001116B4" w:rsidRDefault="000B72CF">
      <w:pPr>
        <w:jc w:val="left"/>
        <w:rPr>
          <w:ins w:id="211" w:author="User" w:date="2015-04-04T18:10:00Z"/>
        </w:rPr>
        <w:pPrChange w:id="212" w:author="User" w:date="2015-04-04T18:11:00Z">
          <w:pPr>
            <w:spacing w:line="240" w:lineRule="auto"/>
            <w:jc w:val="center"/>
          </w:pPr>
        </w:pPrChange>
      </w:pPr>
      <w:ins w:id="213" w:author="User" w:date="2015-04-04T18:11:00Z">
        <w:r>
          <w:tab/>
          <w:t xml:space="preserve">Como apoio </w:t>
        </w:r>
      </w:ins>
      <w:ins w:id="214" w:author="User" w:date="2015-04-04T18:12:00Z">
        <w:r>
          <w:t xml:space="preserve">na construção das histórias e dos </w:t>
        </w:r>
        <w:proofErr w:type="spellStart"/>
        <w:r>
          <w:t>sprints</w:t>
        </w:r>
        <w:proofErr w:type="spellEnd"/>
        <w:r>
          <w:t xml:space="preserve"> foi utilizado o aplicativo </w:t>
        </w:r>
      </w:ins>
      <w:ins w:id="215" w:author="User" w:date="2015-04-04T18:17:00Z">
        <w:r w:rsidR="001D6CBC">
          <w:t xml:space="preserve">gratuito </w:t>
        </w:r>
      </w:ins>
      <w:proofErr w:type="spellStart"/>
      <w:ins w:id="216" w:author="User" w:date="2015-04-04T18:12:00Z">
        <w:r>
          <w:t>Trello</w:t>
        </w:r>
        <w:proofErr w:type="spellEnd"/>
        <w:r>
          <w:t xml:space="preserve">, </w:t>
        </w:r>
      </w:ins>
      <w:ins w:id="217" w:author="User" w:date="2015-04-04T18:14:00Z">
        <w:r>
          <w:t>que funciona como</w:t>
        </w:r>
        <w:r w:rsidRPr="000B72CF">
          <w:t xml:space="preserve"> um organizador de tarefas e eventos dinâmico e funcional</w:t>
        </w:r>
      </w:ins>
      <w:ins w:id="218" w:author="User" w:date="2015-04-04T18:17:00Z">
        <w:r w:rsidR="001D6CBC">
          <w:t xml:space="preserve">, </w:t>
        </w:r>
        <w:proofErr w:type="spellStart"/>
        <w:r w:rsidR="001D6CBC">
          <w:t>on</w:t>
        </w:r>
        <w:proofErr w:type="spellEnd"/>
        <w:r w:rsidR="001D6CBC">
          <w:t xml:space="preserve"> </w:t>
        </w:r>
        <w:proofErr w:type="spellStart"/>
        <w:r w:rsidR="001D6CBC">
          <w:t>line</w:t>
        </w:r>
      </w:ins>
      <w:proofErr w:type="spellEnd"/>
      <w:ins w:id="219" w:author="User" w:date="2015-04-04T18:14:00Z">
        <w:r w:rsidRPr="000B72CF">
          <w:t xml:space="preserve">. </w:t>
        </w:r>
      </w:ins>
      <w:ins w:id="220" w:author="User" w:date="2015-04-04T18:11:00Z">
        <w:r>
          <w:t xml:space="preserve"> </w:t>
        </w:r>
      </w:ins>
      <w:ins w:id="221" w:author="User" w:date="2015-04-04T18:15:00Z">
        <w:r>
          <w:t xml:space="preserve">A </w:t>
        </w:r>
        <w:r w:rsidRPr="000B72CF">
          <w:t xml:space="preserve">organização pode ser feita da maneira </w:t>
        </w:r>
        <w:r w:rsidR="001D6CBC">
          <w:t>flexí</w:t>
        </w:r>
      </w:ins>
      <w:ins w:id="222" w:author="User" w:date="2015-04-04T18:16:00Z">
        <w:r w:rsidR="001D6CBC">
          <w:t>vel</w:t>
        </w:r>
      </w:ins>
      <w:ins w:id="223" w:author="User" w:date="2015-04-04T18:15:00Z">
        <w:r w:rsidRPr="000B72CF">
          <w:t xml:space="preserve">, podendo englobar o período inteiro de um projeto. Foi inspirado na metodologia </w:t>
        </w:r>
        <w:proofErr w:type="spellStart"/>
        <w:r w:rsidRPr="000B72CF">
          <w:t>Scrum</w:t>
        </w:r>
        <w:proofErr w:type="spellEnd"/>
        <w:r w:rsidRPr="000B72CF">
          <w:t>, processo de desenvolvimento para gerenciar projetos e desenvolvimento ágil de softwares</w:t>
        </w:r>
      </w:ins>
      <w:ins w:id="224" w:author="User" w:date="2015-04-04T18:16:00Z">
        <w:r w:rsidR="001D6CBC">
          <w:t>.</w:t>
        </w:r>
      </w:ins>
    </w:p>
    <w:p w:rsidR="001116B4" w:rsidRDefault="009101FD">
      <w:pPr>
        <w:jc w:val="center"/>
        <w:rPr>
          <w:ins w:id="225" w:author="User" w:date="2015-04-04T18:11:00Z"/>
          <w:sz w:val="36"/>
          <w:rPrChange w:id="226" w:author="User" w:date="2015-04-04T18:18:00Z">
            <w:rPr>
              <w:ins w:id="227" w:author="User" w:date="2015-04-04T18:11:00Z"/>
            </w:rPr>
          </w:rPrChange>
        </w:rPr>
        <w:pPrChange w:id="228" w:author="User" w:date="2015-04-04T18:10:00Z">
          <w:pPr>
            <w:spacing w:line="240" w:lineRule="auto"/>
            <w:jc w:val="center"/>
          </w:pPr>
        </w:pPrChange>
      </w:pPr>
      <w:ins w:id="229" w:author="User" w:date="2015-04-04T18:10:00Z">
        <w:r w:rsidRPr="009101FD">
          <w:rPr>
            <w:sz w:val="36"/>
            <w:rPrChange w:id="230" w:author="User" w:date="2015-04-04T18:18:00Z">
              <w:rPr/>
            </w:rPrChange>
          </w:rPr>
          <w:t xml:space="preserve">Inserir </w:t>
        </w:r>
      </w:ins>
    </w:p>
    <w:p w:rsidR="000B72CF" w:rsidRPr="001D6CBC" w:rsidRDefault="009101FD" w:rsidP="000B72CF">
      <w:pPr>
        <w:rPr>
          <w:ins w:id="231" w:author="User" w:date="2015-04-04T18:11:00Z"/>
          <w:color w:val="0000FF"/>
          <w:sz w:val="36"/>
          <w:rPrChange w:id="232" w:author="User" w:date="2015-04-04T18:18:00Z">
            <w:rPr>
              <w:ins w:id="233" w:author="User" w:date="2015-04-04T18:11:00Z"/>
              <w:color w:val="0000FF"/>
            </w:rPr>
          </w:rPrChange>
        </w:rPr>
      </w:pPr>
      <w:proofErr w:type="spellStart"/>
      <w:proofErr w:type="gramStart"/>
      <w:ins w:id="234" w:author="User" w:date="2015-04-04T18:11:00Z">
        <w:r w:rsidRPr="009101FD">
          <w:rPr>
            <w:i/>
            <w:color w:val="0000FF"/>
            <w:sz w:val="36"/>
            <w:rPrChange w:id="235" w:author="User" w:date="2015-04-04T18:18:00Z">
              <w:rPr>
                <w:i/>
                <w:color w:val="0000FF"/>
              </w:rPr>
            </w:rPrChange>
          </w:rPr>
          <w:t>ProductBacklog</w:t>
        </w:r>
        <w:proofErr w:type="spellEnd"/>
        <w:proofErr w:type="gramEnd"/>
        <w:r w:rsidRPr="009101FD">
          <w:rPr>
            <w:color w:val="0000FF"/>
            <w:sz w:val="36"/>
            <w:rPrChange w:id="236" w:author="User" w:date="2015-04-04T18:18:00Z">
              <w:rPr>
                <w:color w:val="0000FF"/>
              </w:rPr>
            </w:rPrChange>
          </w:rPr>
          <w:t xml:space="preserve">, quais foram os </w:t>
        </w:r>
        <w:proofErr w:type="spellStart"/>
        <w:r w:rsidRPr="009101FD">
          <w:rPr>
            <w:i/>
            <w:color w:val="0000FF"/>
            <w:sz w:val="36"/>
            <w:rPrChange w:id="237" w:author="User" w:date="2015-04-04T18:18:00Z">
              <w:rPr>
                <w:i/>
                <w:color w:val="0000FF"/>
              </w:rPr>
            </w:rPrChange>
          </w:rPr>
          <w:t>Sprints</w:t>
        </w:r>
        <w:proofErr w:type="spellEnd"/>
        <w:r w:rsidRPr="009101FD">
          <w:rPr>
            <w:color w:val="0000FF"/>
            <w:sz w:val="36"/>
            <w:rPrChange w:id="238" w:author="User" w:date="2015-04-04T18:18:00Z">
              <w:rPr>
                <w:color w:val="0000FF"/>
              </w:rPr>
            </w:rPrChange>
          </w:rPr>
          <w:t xml:space="preserve">, o </w:t>
        </w:r>
        <w:proofErr w:type="spellStart"/>
        <w:r w:rsidRPr="009101FD">
          <w:rPr>
            <w:i/>
            <w:color w:val="0000FF"/>
            <w:sz w:val="36"/>
            <w:rPrChange w:id="239" w:author="User" w:date="2015-04-04T18:18:00Z">
              <w:rPr>
                <w:i/>
                <w:color w:val="0000FF"/>
              </w:rPr>
            </w:rPrChange>
          </w:rPr>
          <w:t>Sprint</w:t>
        </w:r>
        <w:proofErr w:type="spellEnd"/>
        <w:r w:rsidRPr="009101FD">
          <w:rPr>
            <w:i/>
            <w:color w:val="0000FF"/>
            <w:sz w:val="36"/>
            <w:rPrChange w:id="240" w:author="User" w:date="2015-04-04T18:18:00Z">
              <w:rPr>
                <w:i/>
                <w:color w:val="0000FF"/>
              </w:rPr>
            </w:rPrChange>
          </w:rPr>
          <w:t xml:space="preserve"> </w:t>
        </w:r>
        <w:proofErr w:type="spellStart"/>
        <w:r w:rsidRPr="009101FD">
          <w:rPr>
            <w:i/>
            <w:color w:val="0000FF"/>
            <w:sz w:val="36"/>
            <w:rPrChange w:id="241" w:author="User" w:date="2015-04-04T18:18:00Z">
              <w:rPr>
                <w:i/>
                <w:color w:val="0000FF"/>
              </w:rPr>
            </w:rPrChange>
          </w:rPr>
          <w:t>Backlog</w:t>
        </w:r>
        <w:proofErr w:type="spellEnd"/>
        <w:r w:rsidRPr="009101FD">
          <w:rPr>
            <w:color w:val="0000FF"/>
            <w:sz w:val="36"/>
            <w:rPrChange w:id="242" w:author="User" w:date="2015-04-04T18:18:00Z">
              <w:rPr>
                <w:color w:val="0000FF"/>
              </w:rPr>
            </w:rPrChange>
          </w:rPr>
          <w:t xml:space="preserve"> de cada </w:t>
        </w:r>
        <w:proofErr w:type="spellStart"/>
        <w:r w:rsidRPr="009101FD">
          <w:rPr>
            <w:i/>
            <w:color w:val="0000FF"/>
            <w:sz w:val="36"/>
            <w:rPrChange w:id="243" w:author="User" w:date="2015-04-04T18:18:00Z">
              <w:rPr>
                <w:i/>
                <w:color w:val="0000FF"/>
              </w:rPr>
            </w:rPrChange>
          </w:rPr>
          <w:t>Sprint</w:t>
        </w:r>
        <w:proofErr w:type="spellEnd"/>
        <w:r w:rsidRPr="009101FD">
          <w:rPr>
            <w:color w:val="0000FF"/>
            <w:sz w:val="36"/>
            <w:rPrChange w:id="244" w:author="User" w:date="2015-04-04T18:18:00Z">
              <w:rPr>
                <w:color w:val="0000FF"/>
              </w:rPr>
            </w:rPrChange>
          </w:rPr>
          <w:t xml:space="preserve">, o </w:t>
        </w:r>
        <w:proofErr w:type="spellStart"/>
        <w:r w:rsidRPr="009101FD">
          <w:rPr>
            <w:i/>
            <w:color w:val="0000FF"/>
            <w:sz w:val="36"/>
            <w:rPrChange w:id="245" w:author="User" w:date="2015-04-04T18:18:00Z">
              <w:rPr>
                <w:i/>
                <w:color w:val="0000FF"/>
              </w:rPr>
            </w:rPrChange>
          </w:rPr>
          <w:t>Burndown</w:t>
        </w:r>
        <w:proofErr w:type="spellEnd"/>
        <w:r w:rsidRPr="009101FD">
          <w:rPr>
            <w:i/>
            <w:color w:val="0000FF"/>
            <w:sz w:val="36"/>
            <w:rPrChange w:id="246" w:author="User" w:date="2015-04-04T18:18:00Z">
              <w:rPr>
                <w:i/>
                <w:color w:val="0000FF"/>
              </w:rPr>
            </w:rPrChange>
          </w:rPr>
          <w:t xml:space="preserve"> </w:t>
        </w:r>
        <w:proofErr w:type="spellStart"/>
        <w:r w:rsidRPr="009101FD">
          <w:rPr>
            <w:i/>
            <w:color w:val="0000FF"/>
            <w:sz w:val="36"/>
            <w:rPrChange w:id="247" w:author="User" w:date="2015-04-04T18:18:00Z">
              <w:rPr>
                <w:i/>
                <w:color w:val="0000FF"/>
              </w:rPr>
            </w:rPrChange>
          </w:rPr>
          <w:t>Chart</w:t>
        </w:r>
        <w:proofErr w:type="spellEnd"/>
        <w:r w:rsidRPr="009101FD">
          <w:rPr>
            <w:color w:val="0000FF"/>
            <w:sz w:val="36"/>
            <w:rPrChange w:id="248" w:author="User" w:date="2015-04-04T18:18:00Z">
              <w:rPr>
                <w:color w:val="0000FF"/>
              </w:rPr>
            </w:rPrChange>
          </w:rPr>
          <w:t xml:space="preserve"> de cada </w:t>
        </w:r>
        <w:proofErr w:type="spellStart"/>
        <w:r w:rsidRPr="009101FD">
          <w:rPr>
            <w:i/>
            <w:color w:val="0000FF"/>
            <w:sz w:val="36"/>
            <w:rPrChange w:id="249" w:author="User" w:date="2015-04-04T18:18:00Z">
              <w:rPr>
                <w:i/>
                <w:color w:val="0000FF"/>
              </w:rPr>
            </w:rPrChange>
          </w:rPr>
          <w:t>Sprint</w:t>
        </w:r>
        <w:proofErr w:type="spellEnd"/>
        <w:r w:rsidRPr="009101FD">
          <w:rPr>
            <w:color w:val="0000FF"/>
            <w:sz w:val="36"/>
            <w:rPrChange w:id="250" w:author="User" w:date="2015-04-04T18:18:00Z">
              <w:rPr>
                <w:color w:val="0000FF"/>
              </w:rPr>
            </w:rPrChange>
          </w:rPr>
          <w:t>, o registro das Reuniões (</w:t>
        </w:r>
        <w:proofErr w:type="spellStart"/>
        <w:r w:rsidRPr="009101FD">
          <w:rPr>
            <w:i/>
            <w:color w:val="0000FF"/>
            <w:sz w:val="36"/>
            <w:rPrChange w:id="251" w:author="User" w:date="2015-04-04T18:18:00Z">
              <w:rPr>
                <w:i/>
                <w:color w:val="0000FF"/>
              </w:rPr>
            </w:rPrChange>
          </w:rPr>
          <w:t>Sprint</w:t>
        </w:r>
        <w:proofErr w:type="spellEnd"/>
        <w:r w:rsidRPr="009101FD">
          <w:rPr>
            <w:i/>
            <w:color w:val="0000FF"/>
            <w:sz w:val="36"/>
            <w:rPrChange w:id="252" w:author="User" w:date="2015-04-04T18:18:00Z">
              <w:rPr>
                <w:i/>
                <w:color w:val="0000FF"/>
              </w:rPr>
            </w:rPrChange>
          </w:rPr>
          <w:t xml:space="preserve"> </w:t>
        </w:r>
        <w:proofErr w:type="spellStart"/>
        <w:r w:rsidRPr="009101FD">
          <w:rPr>
            <w:i/>
            <w:color w:val="0000FF"/>
            <w:sz w:val="36"/>
            <w:rPrChange w:id="253" w:author="User" w:date="2015-04-04T18:18:00Z">
              <w:rPr>
                <w:i/>
                <w:color w:val="0000FF"/>
              </w:rPr>
            </w:rPrChange>
          </w:rPr>
          <w:t>Planning</w:t>
        </w:r>
        <w:proofErr w:type="spellEnd"/>
        <w:r w:rsidRPr="009101FD">
          <w:rPr>
            <w:color w:val="0000FF"/>
            <w:sz w:val="36"/>
            <w:rPrChange w:id="254" w:author="User" w:date="2015-04-04T18:18:00Z">
              <w:rPr>
                <w:color w:val="0000FF"/>
              </w:rPr>
            </w:rPrChange>
          </w:rPr>
          <w:t xml:space="preserve">, </w:t>
        </w:r>
        <w:proofErr w:type="spellStart"/>
        <w:r w:rsidRPr="009101FD">
          <w:rPr>
            <w:i/>
            <w:color w:val="0000FF"/>
            <w:sz w:val="36"/>
            <w:rPrChange w:id="255" w:author="User" w:date="2015-04-04T18:18:00Z">
              <w:rPr>
                <w:i/>
                <w:color w:val="0000FF"/>
              </w:rPr>
            </w:rPrChange>
          </w:rPr>
          <w:t>Daily</w:t>
        </w:r>
        <w:proofErr w:type="spellEnd"/>
        <w:r w:rsidRPr="009101FD">
          <w:rPr>
            <w:color w:val="0000FF"/>
            <w:sz w:val="36"/>
            <w:rPrChange w:id="256" w:author="User" w:date="2015-04-04T18:18:00Z">
              <w:rPr>
                <w:color w:val="0000FF"/>
              </w:rPr>
            </w:rPrChange>
          </w:rPr>
          <w:t xml:space="preserve">, </w:t>
        </w:r>
        <w:proofErr w:type="spellStart"/>
        <w:r w:rsidRPr="009101FD">
          <w:rPr>
            <w:i/>
            <w:color w:val="0000FF"/>
            <w:sz w:val="36"/>
            <w:rPrChange w:id="257" w:author="User" w:date="2015-04-04T18:18:00Z">
              <w:rPr>
                <w:i/>
                <w:color w:val="0000FF"/>
              </w:rPr>
            </w:rPrChange>
          </w:rPr>
          <w:t>Review</w:t>
        </w:r>
        <w:proofErr w:type="spellEnd"/>
        <w:r w:rsidRPr="009101FD">
          <w:rPr>
            <w:color w:val="0000FF"/>
            <w:sz w:val="36"/>
            <w:rPrChange w:id="258" w:author="User" w:date="2015-04-04T18:18:00Z">
              <w:rPr>
                <w:color w:val="0000FF"/>
              </w:rPr>
            </w:rPrChange>
          </w:rPr>
          <w:t xml:space="preserve"> e </w:t>
        </w:r>
        <w:proofErr w:type="spellStart"/>
        <w:r w:rsidRPr="009101FD">
          <w:rPr>
            <w:i/>
            <w:color w:val="0000FF"/>
            <w:sz w:val="36"/>
            <w:rPrChange w:id="259" w:author="User" w:date="2015-04-04T18:18:00Z">
              <w:rPr>
                <w:i/>
                <w:color w:val="0000FF"/>
              </w:rPr>
            </w:rPrChange>
          </w:rPr>
          <w:t>Retrospective</w:t>
        </w:r>
        <w:proofErr w:type="spellEnd"/>
        <w:r w:rsidRPr="009101FD">
          <w:rPr>
            <w:color w:val="0000FF"/>
            <w:sz w:val="36"/>
            <w:rPrChange w:id="260" w:author="User" w:date="2015-04-04T18:18:00Z">
              <w:rPr>
                <w:color w:val="0000FF"/>
              </w:rPr>
            </w:rPrChange>
          </w:rPr>
          <w:t>) e outras ferramentas e artefatos do método.</w:t>
        </w:r>
      </w:ins>
    </w:p>
    <w:p w:rsidR="001116B4" w:rsidRDefault="001116B4">
      <w:pPr>
        <w:jc w:val="center"/>
        <w:rPr>
          <w:ins w:id="261" w:author="User" w:date="2015-04-04T17:41:00Z"/>
        </w:rPr>
        <w:pPrChange w:id="262" w:author="User" w:date="2015-04-04T18:10:00Z">
          <w:pPr>
            <w:spacing w:line="240" w:lineRule="auto"/>
            <w:jc w:val="center"/>
          </w:pPr>
        </w:pPrChange>
      </w:pPr>
    </w:p>
    <w:p w:rsidR="001116B4" w:rsidRDefault="00147FBC">
      <w:pPr>
        <w:rPr>
          <w:ins w:id="263" w:author="User" w:date="2015-04-04T17:41:00Z"/>
        </w:rPr>
        <w:pPrChange w:id="264" w:author="User" w:date="2015-04-04T17:41:00Z">
          <w:pPr>
            <w:spacing w:line="240" w:lineRule="auto"/>
            <w:jc w:val="center"/>
          </w:pPr>
        </w:pPrChange>
      </w:pPr>
      <w:ins w:id="265" w:author="User" w:date="2015-04-04T17:54:00Z">
        <w:r>
          <w:tab/>
        </w:r>
        <w:r w:rsidRPr="00147FBC">
          <w:t xml:space="preserve"> Plano de Gerenciamento de Projeto e a Declaração de Escopo</w:t>
        </w:r>
        <w:proofErr w:type="gramStart"/>
        <w:r w:rsidRPr="00147FBC">
          <w:t>, segue</w:t>
        </w:r>
        <w:proofErr w:type="gramEnd"/>
        <w:r w:rsidRPr="00147FBC">
          <w:t xml:space="preserve"> abaixo, com os documentos elaborados pelo Gerente de Projeto, baseado no PMBOK 2008.</w:t>
        </w:r>
      </w:ins>
    </w:p>
    <w:p w:rsidR="00300088" w:rsidRDefault="00300088" w:rsidP="00300088">
      <w:pPr>
        <w:spacing w:line="240" w:lineRule="auto"/>
        <w:rPr>
          <w:ins w:id="266" w:author="User" w:date="2015-04-04T01:01:00Z"/>
          <w:sz w:val="28"/>
          <w:u w:val="single"/>
        </w:rPr>
      </w:pPr>
    </w:p>
    <w:p w:rsidR="001116B4" w:rsidRDefault="001116B4">
      <w:pPr>
        <w:rPr>
          <w:rPrChange w:id="267" w:author="User" w:date="2015-04-04T00:28:00Z">
            <w:rPr>
              <w:sz w:val="28"/>
            </w:rPr>
          </w:rPrChange>
        </w:rPr>
        <w:pPrChange w:id="268" w:author="User" w:date="2015-04-04T00:28:00Z">
          <w:pPr>
            <w:pStyle w:val="Ttulo1"/>
          </w:pPr>
        </w:pPrChange>
      </w:pPr>
    </w:p>
    <w:p w:rsidR="00A82050" w:rsidDel="001D6CBC" w:rsidRDefault="008E305B" w:rsidP="008E305B">
      <w:pPr>
        <w:rPr>
          <w:del w:id="269" w:author="User" w:date="2015-04-04T18:18:00Z"/>
          <w:color w:val="FF0000"/>
        </w:rPr>
      </w:pPr>
      <w:del w:id="270" w:author="User" w:date="2015-04-04T18:18:00Z">
        <w:r w:rsidDel="001D6CBC">
          <w:rPr>
            <w:color w:val="FF0000"/>
          </w:rPr>
          <w:delText>Descrever de forma genérica os objetivos e a importância de se gerenciar um Projeto</w:delText>
        </w:r>
        <w:r w:rsidRPr="008E305B" w:rsidDel="001D6CBC">
          <w:rPr>
            <w:color w:val="FF0000"/>
          </w:rPr>
          <w:delText>.</w:delText>
        </w:r>
        <w:r w:rsidR="00790A1C" w:rsidDel="001D6CBC">
          <w:rPr>
            <w:color w:val="FF0000"/>
          </w:rPr>
          <w:delText xml:space="preserve">Descrever de forma sucinta o PMI e o PMBOK 2008, mencionando </w:delText>
        </w:r>
        <w:r w:rsidR="00C57F6A" w:rsidDel="001D6CBC">
          <w:rPr>
            <w:color w:val="FF0000"/>
          </w:rPr>
          <w:delText xml:space="preserve">as 9 Áreas de Conhecimento e </w:delText>
        </w:r>
        <w:r w:rsidR="00790A1C" w:rsidDel="001D6CBC">
          <w:rPr>
            <w:color w:val="FF0000"/>
          </w:rPr>
          <w:delText xml:space="preserve">os 5 </w:delText>
        </w:r>
        <w:r w:rsidR="00790A1C" w:rsidDel="001D6CBC">
          <w:rPr>
            <w:color w:val="FF0000"/>
          </w:rPr>
          <w:lastRenderedPageBreak/>
          <w:delText>Grupos de Processos.</w:delText>
        </w:r>
        <w:r w:rsidR="003E312D" w:rsidDel="001D6CBC">
          <w:rPr>
            <w:color w:val="FF0000"/>
          </w:rPr>
          <w:delText xml:space="preserve">Os documentos da </w:delText>
        </w:r>
        <w:r w:rsidR="0099207A" w:rsidDel="001D6CBC">
          <w:rPr>
            <w:color w:val="FF0000"/>
          </w:rPr>
          <w:delText xml:space="preserve">ENTREGA 1 (Plano de Gerenciamento do Projeto e Declaração do Escopo) e </w:delText>
        </w:r>
        <w:r w:rsidR="003E312D" w:rsidDel="001D6CBC">
          <w:rPr>
            <w:color w:val="FF0000"/>
          </w:rPr>
          <w:delText xml:space="preserve">da ENTREGA </w:delText>
        </w:r>
        <w:r w:rsidR="0099207A" w:rsidDel="001D6CBC">
          <w:rPr>
            <w:color w:val="FF0000"/>
          </w:rPr>
          <w:delText>2 (Cronograma) baseiam-se no PMBOK 2008, assim como os documentos gerados no semestre passado (Trabalho V</w:delText>
        </w:r>
        <w:r w:rsidR="00950EC1" w:rsidDel="001D6CBC">
          <w:rPr>
            <w:color w:val="FF0000"/>
          </w:rPr>
          <w:delText xml:space="preserve"> - SOW, </w:delText>
        </w:r>
        <w:r w:rsidR="00950EC1" w:rsidRPr="00950EC1" w:rsidDel="001D6CBC">
          <w:rPr>
            <w:i/>
            <w:color w:val="FF0000"/>
          </w:rPr>
          <w:delText>Project Charter</w:delText>
        </w:r>
        <w:r w:rsidR="00950EC1" w:rsidDel="001D6CBC">
          <w:rPr>
            <w:color w:val="FF0000"/>
          </w:rPr>
          <w:delText xml:space="preserve"> e Registro dos </w:delText>
        </w:r>
        <w:r w:rsidR="00950EC1" w:rsidRPr="00950EC1" w:rsidDel="001D6CBC">
          <w:rPr>
            <w:i/>
            <w:color w:val="FF0000"/>
          </w:rPr>
          <w:delText>Stakeholders</w:delText>
        </w:r>
        <w:r w:rsidR="0099207A" w:rsidDel="001D6CBC">
          <w:rPr>
            <w:color w:val="FF0000"/>
          </w:rPr>
          <w:delText>)</w:delText>
        </w:r>
        <w:r w:rsidR="003E312D" w:rsidDel="001D6CBC">
          <w:rPr>
            <w:color w:val="FF0000"/>
          </w:rPr>
          <w:delText xml:space="preserve">, </w:delText>
        </w:r>
        <w:r w:rsidR="003E312D" w:rsidRPr="00092364" w:rsidDel="001D6CBC">
          <w:rPr>
            <w:color w:val="FF0000"/>
            <w:u w:val="single"/>
          </w:rPr>
          <w:delText>portanto devem ser citados aqui</w:delText>
        </w:r>
        <w:r w:rsidR="003E312D" w:rsidDel="001D6CBC">
          <w:rPr>
            <w:color w:val="FF0000"/>
          </w:rPr>
          <w:delText>.</w:delText>
        </w:r>
      </w:del>
    </w:p>
    <w:p w:rsidR="00A82050" w:rsidDel="001D6CBC" w:rsidRDefault="00A82050" w:rsidP="008E305B">
      <w:pPr>
        <w:rPr>
          <w:del w:id="271" w:author="User" w:date="2015-04-04T18:18:00Z"/>
          <w:color w:val="FF0000"/>
        </w:rPr>
      </w:pPr>
    </w:p>
    <w:p w:rsidR="008E305B" w:rsidRPr="00A82050" w:rsidDel="001D6CBC" w:rsidRDefault="00A82050" w:rsidP="008E305B">
      <w:pPr>
        <w:rPr>
          <w:del w:id="272" w:author="User" w:date="2015-04-04T18:18:00Z"/>
          <w:color w:val="0000FF"/>
        </w:rPr>
      </w:pPr>
      <w:del w:id="273" w:author="User" w:date="2015-04-04T18:18:00Z">
        <w:r w:rsidRPr="00A82050" w:rsidDel="001D6CBC">
          <w:rPr>
            <w:color w:val="0000FF"/>
          </w:rPr>
          <w:delText xml:space="preserve">Observação: </w:delText>
        </w:r>
        <w:r w:rsidR="00950EC1" w:rsidRPr="00A82050" w:rsidDel="001D6CBC">
          <w:rPr>
            <w:color w:val="0000FF"/>
          </w:rPr>
          <w:delText xml:space="preserve">Caso o Grupo não tenha utilizado o PMBOK em sua plenitude para o Gerenciamento do Projeto, mencionar dos itens seguintes somente aqueles que foram seguidos, por exemplo, o Grupo de Processos de INICIAÇÃO e PLANEJAMENTO. Entretanto será preciso mencionar e detalhar que outro método foi utilizado para o Gerenciamento do Projeto, como por exemplo, o SCRUM ou XP. Neste caso, será necessário detalhar o método e apresentar evidencias de seu uso. Por exemplo, se foi utilizado o SCRUM, apresentar o </w:delText>
        </w:r>
        <w:r w:rsidR="00950EC1" w:rsidRPr="00A82050" w:rsidDel="001D6CBC">
          <w:rPr>
            <w:i/>
            <w:color w:val="0000FF"/>
          </w:rPr>
          <w:delText>ProductBacklog</w:delText>
        </w:r>
        <w:r w:rsidR="00950EC1" w:rsidRPr="00A82050" w:rsidDel="001D6CBC">
          <w:rPr>
            <w:color w:val="0000FF"/>
          </w:rPr>
          <w:delText xml:space="preserve">, quais foram os </w:delText>
        </w:r>
        <w:r w:rsidR="00950EC1" w:rsidRPr="00A82050" w:rsidDel="001D6CBC">
          <w:rPr>
            <w:i/>
            <w:color w:val="0000FF"/>
          </w:rPr>
          <w:delText>Sprints</w:delText>
        </w:r>
        <w:r w:rsidR="00950EC1" w:rsidRPr="00A82050" w:rsidDel="001D6CBC">
          <w:rPr>
            <w:color w:val="0000FF"/>
          </w:rPr>
          <w:delText xml:space="preserve">, o </w:delText>
        </w:r>
        <w:r w:rsidR="00950EC1" w:rsidRPr="00A82050" w:rsidDel="001D6CBC">
          <w:rPr>
            <w:i/>
            <w:color w:val="0000FF"/>
          </w:rPr>
          <w:delText>Sprint Backlog</w:delText>
        </w:r>
        <w:r w:rsidR="00950EC1" w:rsidRPr="00A82050" w:rsidDel="001D6CBC">
          <w:rPr>
            <w:color w:val="0000FF"/>
          </w:rPr>
          <w:delText xml:space="preserve"> de cada </w:delText>
        </w:r>
        <w:r w:rsidR="00950EC1" w:rsidRPr="00A82050" w:rsidDel="001D6CBC">
          <w:rPr>
            <w:i/>
            <w:color w:val="0000FF"/>
          </w:rPr>
          <w:delText>Sprint</w:delText>
        </w:r>
        <w:r w:rsidR="00950EC1" w:rsidRPr="00A82050" w:rsidDel="001D6CBC">
          <w:rPr>
            <w:color w:val="0000FF"/>
          </w:rPr>
          <w:delText xml:space="preserve">, o </w:delText>
        </w:r>
        <w:r w:rsidR="00950EC1" w:rsidRPr="00A82050" w:rsidDel="001D6CBC">
          <w:rPr>
            <w:i/>
            <w:color w:val="0000FF"/>
          </w:rPr>
          <w:delText>Burndown Chart</w:delText>
        </w:r>
        <w:r w:rsidR="00950EC1" w:rsidRPr="00A82050" w:rsidDel="001D6CBC">
          <w:rPr>
            <w:color w:val="0000FF"/>
          </w:rPr>
          <w:delText xml:space="preserve"> de cada </w:delText>
        </w:r>
        <w:r w:rsidR="00950EC1" w:rsidRPr="00A82050" w:rsidDel="001D6CBC">
          <w:rPr>
            <w:i/>
            <w:color w:val="0000FF"/>
          </w:rPr>
          <w:delText>Sprint</w:delText>
        </w:r>
        <w:r w:rsidR="00950EC1" w:rsidRPr="00A82050" w:rsidDel="001D6CBC">
          <w:rPr>
            <w:color w:val="0000FF"/>
          </w:rPr>
          <w:delText xml:space="preserve">, o registro das Reuniões </w:delText>
        </w:r>
        <w:r w:rsidR="00960570" w:rsidRPr="00A82050" w:rsidDel="001D6CBC">
          <w:rPr>
            <w:color w:val="0000FF"/>
          </w:rPr>
          <w:delText>(</w:delText>
        </w:r>
        <w:r w:rsidR="00960570" w:rsidRPr="00A82050" w:rsidDel="001D6CBC">
          <w:rPr>
            <w:i/>
            <w:color w:val="0000FF"/>
          </w:rPr>
          <w:delText>Sprint Planning</w:delText>
        </w:r>
        <w:r w:rsidR="00960570" w:rsidRPr="00A82050" w:rsidDel="001D6CBC">
          <w:rPr>
            <w:color w:val="0000FF"/>
          </w:rPr>
          <w:delText xml:space="preserve">, </w:delText>
        </w:r>
        <w:r w:rsidR="00960570" w:rsidRPr="00A82050" w:rsidDel="001D6CBC">
          <w:rPr>
            <w:i/>
            <w:color w:val="0000FF"/>
          </w:rPr>
          <w:delText>Daily</w:delText>
        </w:r>
        <w:r w:rsidR="00960570" w:rsidRPr="00A82050" w:rsidDel="001D6CBC">
          <w:rPr>
            <w:color w:val="0000FF"/>
          </w:rPr>
          <w:delText xml:space="preserve">, </w:delText>
        </w:r>
        <w:r w:rsidR="00960570" w:rsidRPr="00A82050" w:rsidDel="001D6CBC">
          <w:rPr>
            <w:i/>
            <w:color w:val="0000FF"/>
          </w:rPr>
          <w:delText>Review</w:delText>
        </w:r>
        <w:r w:rsidR="00960570" w:rsidRPr="00A82050" w:rsidDel="001D6CBC">
          <w:rPr>
            <w:color w:val="0000FF"/>
          </w:rPr>
          <w:delText xml:space="preserve"> e </w:delText>
        </w:r>
        <w:r w:rsidR="00960570" w:rsidRPr="00A82050" w:rsidDel="001D6CBC">
          <w:rPr>
            <w:i/>
            <w:color w:val="0000FF"/>
          </w:rPr>
          <w:delText>Retrospective</w:delText>
        </w:r>
        <w:r w:rsidR="00960570" w:rsidRPr="00A82050" w:rsidDel="001D6CBC">
          <w:rPr>
            <w:color w:val="0000FF"/>
          </w:rPr>
          <w:delText>) e outras ferramentas e artefatos do método.</w:delText>
        </w:r>
      </w:del>
    </w:p>
    <w:p w:rsidR="008E305B" w:rsidRPr="008E305B" w:rsidRDefault="008E305B" w:rsidP="008E305B">
      <w:pPr>
        <w:rPr>
          <w:lang w:val="fr-FR"/>
        </w:rPr>
      </w:pPr>
    </w:p>
    <w:p w:rsidR="001D6CBC" w:rsidRPr="001D6CBC" w:rsidRDefault="002B1853" w:rsidP="001D6CBC">
      <w:pPr>
        <w:pStyle w:val="Ttulo2"/>
        <w:rPr>
          <w:lang w:val="fr-FR"/>
        </w:rPr>
      </w:pPr>
      <w:bookmarkStart w:id="274" w:name="_Toc415779794"/>
      <w:r>
        <w:rPr>
          <w:lang w:val="fr-FR"/>
        </w:rPr>
        <w:t>Grupo de Processos de INICIAÇÃO</w:t>
      </w:r>
      <w:bookmarkEnd w:id="274"/>
    </w:p>
    <w:p w:rsidR="00B66C40" w:rsidRDefault="00B66C40" w:rsidP="001D6CBC">
      <w:pPr>
        <w:rPr>
          <w:ins w:id="275" w:author="User" w:date="2015-04-04T18:26:00Z"/>
          <w:color w:val="FF0000"/>
        </w:rPr>
      </w:pPr>
      <w:ins w:id="276" w:author="User" w:date="2015-04-04T18:25:00Z">
        <w:r>
          <w:rPr>
            <w:color w:val="FF0000"/>
          </w:rPr>
          <w:tab/>
        </w:r>
        <w:r w:rsidR="001D6CBC" w:rsidRPr="001D6CBC">
          <w:rPr>
            <w:color w:val="FF0000"/>
          </w:rPr>
          <w:t xml:space="preserve">O grupo de processos de iniciação é constituído pelos processos que facilitam a autorização formal para iniciar um novo projeto. </w:t>
        </w:r>
      </w:ins>
    </w:p>
    <w:p w:rsidR="001D6CBC" w:rsidRPr="001D6CBC" w:rsidRDefault="00B66C40" w:rsidP="001D6CBC">
      <w:pPr>
        <w:rPr>
          <w:ins w:id="277" w:author="User" w:date="2015-04-04T18:25:00Z"/>
          <w:color w:val="FF0000"/>
        </w:rPr>
      </w:pPr>
      <w:ins w:id="278" w:author="User" w:date="2015-04-04T18:26:00Z">
        <w:r>
          <w:rPr>
            <w:color w:val="FF0000"/>
          </w:rPr>
          <w:tab/>
        </w:r>
      </w:ins>
      <w:ins w:id="279" w:author="User" w:date="2015-04-04T18:25:00Z">
        <w:r w:rsidR="001D6CBC" w:rsidRPr="001D6CBC">
          <w:rPr>
            <w:color w:val="FF0000"/>
          </w:rPr>
          <w:t xml:space="preserve">Estes processos </w:t>
        </w:r>
      </w:ins>
      <w:ins w:id="280" w:author="User" w:date="2015-04-04T18:29:00Z">
        <w:r>
          <w:rPr>
            <w:color w:val="FF0000"/>
          </w:rPr>
          <w:t>foram</w:t>
        </w:r>
      </w:ins>
      <w:ins w:id="281" w:author="User" w:date="2015-04-04T18:25:00Z">
        <w:r w:rsidR="001D6CBC" w:rsidRPr="001D6CBC">
          <w:rPr>
            <w:color w:val="FF0000"/>
          </w:rPr>
          <w:t xml:space="preserve"> feitos </w:t>
        </w:r>
      </w:ins>
      <w:ins w:id="282" w:author="User" w:date="2015-04-04T18:29:00Z">
        <w:r>
          <w:rPr>
            <w:color w:val="FF0000"/>
          </w:rPr>
          <w:t>como atu</w:t>
        </w:r>
      </w:ins>
      <w:ins w:id="283" w:author="User" w:date="2015-04-04T18:30:00Z">
        <w:r>
          <w:rPr>
            <w:color w:val="FF0000"/>
          </w:rPr>
          <w:t xml:space="preserve">alização do projeto anterior do GAED, elaborado no segundo sementes de 2014. No início do ano letivo, a equipe com o </w:t>
        </w:r>
      </w:ins>
      <w:ins w:id="284" w:author="User" w:date="2015-04-04T18:31:00Z">
        <w:r>
          <w:rPr>
            <w:color w:val="FF0000"/>
          </w:rPr>
          <w:t>cliente acertaram as adequações e inovações do novo projeto</w:t>
        </w:r>
      </w:ins>
      <w:ins w:id="285" w:author="User" w:date="2015-04-04T18:25:00Z">
        <w:r w:rsidR="001D6CBC" w:rsidRPr="001D6CBC">
          <w:rPr>
            <w:color w:val="FF0000"/>
          </w:rPr>
          <w:t xml:space="preserve">, </w:t>
        </w:r>
      </w:ins>
      <w:ins w:id="286" w:author="User" w:date="2015-04-04T18:32:00Z">
        <w:r>
          <w:rPr>
            <w:color w:val="FF0000"/>
          </w:rPr>
          <w:t xml:space="preserve">estabelecendo </w:t>
        </w:r>
      </w:ins>
      <w:ins w:id="287" w:author="User" w:date="2015-04-04T18:25:00Z">
        <w:r w:rsidR="001D6CBC" w:rsidRPr="001D6CBC">
          <w:rPr>
            <w:color w:val="FF0000"/>
          </w:rPr>
          <w:t xml:space="preserve">os requisitos </w:t>
        </w:r>
      </w:ins>
      <w:ins w:id="288" w:author="User" w:date="2015-04-04T18:32:00Z">
        <w:r>
          <w:rPr>
            <w:color w:val="FF0000"/>
          </w:rPr>
          <w:t>e</w:t>
        </w:r>
      </w:ins>
      <w:ins w:id="289" w:author="User" w:date="2015-04-04T18:25:00Z">
        <w:r w:rsidR="001D6CBC" w:rsidRPr="001D6CBC">
          <w:rPr>
            <w:color w:val="FF0000"/>
          </w:rPr>
          <w:t xml:space="preserve"> as necessidades de negócios da organização</w:t>
        </w:r>
      </w:ins>
      <w:ins w:id="290" w:author="User" w:date="2015-04-04T18:32:00Z">
        <w:r>
          <w:rPr>
            <w:color w:val="FF0000"/>
          </w:rPr>
          <w:t>.</w:t>
        </w:r>
        <w:r w:rsidR="00F56471">
          <w:rPr>
            <w:color w:val="FF0000"/>
          </w:rPr>
          <w:t xml:space="preserve"> Para tanto foram </w:t>
        </w:r>
      </w:ins>
      <w:ins w:id="291" w:author="User" w:date="2015-04-04T18:37:00Z">
        <w:r w:rsidR="00F56471">
          <w:rPr>
            <w:color w:val="FF0000"/>
          </w:rPr>
          <w:t>discutida</w:t>
        </w:r>
      </w:ins>
      <w:ins w:id="292" w:author="User" w:date="2015-04-04T18:38:00Z">
        <w:r w:rsidR="00F56471">
          <w:rPr>
            <w:color w:val="FF0000"/>
          </w:rPr>
          <w:t>s as novas funcionalidades do GAED, e documentada, através do Project</w:t>
        </w:r>
      </w:ins>
      <w:ins w:id="293" w:author="User" w:date="2015-04-04T18:43:00Z">
        <w:r w:rsidR="00F56471">
          <w:rPr>
            <w:color w:val="FF0000"/>
          </w:rPr>
          <w:t xml:space="preserve"> </w:t>
        </w:r>
      </w:ins>
      <w:ins w:id="294" w:author="User" w:date="2015-04-04T18:38:00Z">
        <w:r w:rsidR="00F56471">
          <w:rPr>
            <w:color w:val="FF0000"/>
          </w:rPr>
          <w:t>Charter</w:t>
        </w:r>
      </w:ins>
      <w:ins w:id="295" w:author="User" w:date="2015-04-04T18:43:00Z">
        <w:r w:rsidR="00F56471">
          <w:rPr>
            <w:color w:val="FF0000"/>
          </w:rPr>
          <w:t xml:space="preserve"> – Termo de Abertura do Projeto, </w:t>
        </w:r>
      </w:ins>
      <w:ins w:id="296" w:author="User" w:date="2015-04-04T19:36:00Z">
        <w:r w:rsidR="00E640C8">
          <w:rPr>
            <w:color w:val="FF0000"/>
          </w:rPr>
          <w:t xml:space="preserve">ANEXO A, </w:t>
        </w:r>
      </w:ins>
      <w:ins w:id="297" w:author="User" w:date="2015-04-04T18:43:00Z">
        <w:r w:rsidR="00F56471">
          <w:rPr>
            <w:color w:val="FF0000"/>
          </w:rPr>
          <w:t xml:space="preserve">com assinatura do cliente e do gerente de projeto validando os combinados, e também o SOW </w:t>
        </w:r>
      </w:ins>
      <w:ins w:id="298" w:author="User" w:date="2015-04-04T18:44:00Z">
        <w:r w:rsidR="00F56471">
          <w:rPr>
            <w:color w:val="FF0000"/>
          </w:rPr>
          <w:t>–</w:t>
        </w:r>
      </w:ins>
      <w:ins w:id="299" w:author="User" w:date="2015-04-04T18:43:00Z">
        <w:r w:rsidR="00F56471">
          <w:rPr>
            <w:color w:val="FF0000"/>
          </w:rPr>
          <w:t xml:space="preserve"> </w:t>
        </w:r>
      </w:ins>
      <w:ins w:id="300" w:author="User" w:date="2015-04-04T19:35:00Z">
        <w:r w:rsidR="00E640C8">
          <w:rPr>
            <w:color w:val="FF0000"/>
          </w:rPr>
          <w:t>Pedido do cliente</w:t>
        </w:r>
      </w:ins>
      <w:ins w:id="301" w:author="User" w:date="2015-04-04T19:36:00Z">
        <w:r w:rsidR="00E640C8">
          <w:rPr>
            <w:color w:val="FF0000"/>
          </w:rPr>
          <w:t xml:space="preserve">, ANEXO </w:t>
        </w:r>
        <w:proofErr w:type="gramStart"/>
        <w:r w:rsidR="00E640C8">
          <w:rPr>
            <w:color w:val="FF0000"/>
          </w:rPr>
          <w:t>B</w:t>
        </w:r>
      </w:ins>
      <w:proofErr w:type="gramEnd"/>
    </w:p>
    <w:p w:rsidR="001D6CBC" w:rsidRPr="001D6CBC" w:rsidRDefault="001D6CBC" w:rsidP="001D6CBC">
      <w:pPr>
        <w:rPr>
          <w:ins w:id="302" w:author="User" w:date="2015-04-04T18:25:00Z"/>
          <w:color w:val="FF0000"/>
        </w:rPr>
      </w:pPr>
    </w:p>
    <w:p w:rsidR="002B1853" w:rsidRPr="009D3DB6" w:rsidRDefault="00B016AC" w:rsidP="002B1853">
      <w:pPr>
        <w:rPr>
          <w:color w:val="0070C0"/>
        </w:rPr>
      </w:pPr>
      <w:r>
        <w:rPr>
          <w:color w:val="FF0000"/>
        </w:rPr>
        <w:t xml:space="preserve">Descrever de forma genérica os objetivos do Grupo de Processos de INICIAÇÃO do PMBOK 2008. </w:t>
      </w:r>
      <w:proofErr w:type="spellStart"/>
      <w:r>
        <w:rPr>
          <w:color w:val="FF0000"/>
        </w:rPr>
        <w:t>Descrever</w:t>
      </w:r>
      <w:r w:rsidR="00B50308" w:rsidRPr="00C93F19">
        <w:rPr>
          <w:color w:val="FF0000"/>
          <w:u w:val="single"/>
        </w:rPr>
        <w:t>quando</w:t>
      </w:r>
      <w:proofErr w:type="spellEnd"/>
      <w:r w:rsidR="00B50308">
        <w:rPr>
          <w:color w:val="FF0000"/>
        </w:rPr>
        <w:t xml:space="preserve"> e </w:t>
      </w:r>
      <w:r w:rsidR="00B50308" w:rsidRPr="00C93F19">
        <w:rPr>
          <w:color w:val="FF0000"/>
          <w:u w:val="single"/>
        </w:rPr>
        <w:t>como</w:t>
      </w:r>
      <w:r w:rsidR="00B50308">
        <w:rPr>
          <w:color w:val="FF0000"/>
        </w:rPr>
        <w:t xml:space="preserve"> os Processos deste Grupo foram executados, destacando e referenciando nos </w:t>
      </w:r>
      <w:r w:rsidR="00C93F19">
        <w:rPr>
          <w:color w:val="FF0000"/>
        </w:rPr>
        <w:t>Apêndices</w:t>
      </w:r>
      <w:r w:rsidR="00B50308">
        <w:rPr>
          <w:color w:val="FF0000"/>
        </w:rPr>
        <w:t xml:space="preserve"> o SOW</w:t>
      </w:r>
      <w:r w:rsidR="00C93F19">
        <w:rPr>
          <w:color w:val="FF0000"/>
        </w:rPr>
        <w:t xml:space="preserve"> e </w:t>
      </w:r>
      <w:r w:rsidR="00B50308">
        <w:rPr>
          <w:color w:val="FF0000"/>
        </w:rPr>
        <w:t xml:space="preserve">o </w:t>
      </w:r>
      <w:r w:rsidR="00B50308" w:rsidRPr="00C93F19">
        <w:rPr>
          <w:i/>
          <w:color w:val="FF0000"/>
        </w:rPr>
        <w:t>Project Charter</w:t>
      </w:r>
      <w:ins w:id="303" w:author="User" w:date="2015-04-04T18:43:00Z">
        <w:r w:rsidR="00F56471">
          <w:rPr>
            <w:color w:val="FF0000"/>
          </w:rPr>
          <w:t xml:space="preserve"> </w:t>
        </w:r>
      </w:ins>
      <w:proofErr w:type="gramStart"/>
      <w:del w:id="304" w:author="User" w:date="2015-04-04T18:43:00Z">
        <w:r w:rsidR="00C93F19" w:rsidDel="00F56471">
          <w:rPr>
            <w:color w:val="FF0000"/>
          </w:rPr>
          <w:delText>.</w:delText>
        </w:r>
      </w:del>
      <w:proofErr w:type="gramEnd"/>
    </w:p>
    <w:p w:rsidR="002B1853" w:rsidRPr="009D3DB6" w:rsidRDefault="002B1853" w:rsidP="002B1853">
      <w:pPr>
        <w:rPr>
          <w:color w:val="0070C0"/>
        </w:rPr>
      </w:pPr>
    </w:p>
    <w:p w:rsidR="002B1853" w:rsidRDefault="00C93F19" w:rsidP="002B1853">
      <w:pPr>
        <w:pStyle w:val="Ttulo3"/>
      </w:pPr>
      <w:bookmarkStart w:id="305" w:name="_Toc415779795"/>
      <w:r>
        <w:lastRenderedPageBreak/>
        <w:t>Detalhamento</w:t>
      </w:r>
      <w:r w:rsidR="002B1853">
        <w:t xml:space="preserve"> dos </w:t>
      </w:r>
      <w:proofErr w:type="spellStart"/>
      <w:r w:rsidRPr="00C93F19">
        <w:rPr>
          <w:i/>
        </w:rPr>
        <w:t>Stakeholders</w:t>
      </w:r>
      <w:bookmarkEnd w:id="305"/>
      <w:proofErr w:type="spellEnd"/>
    </w:p>
    <w:p w:rsidR="00E640C8" w:rsidRDefault="00E640C8" w:rsidP="00E640C8">
      <w:pPr>
        <w:rPr>
          <w:ins w:id="306" w:author="User" w:date="2015-04-04T19:49:00Z"/>
        </w:rPr>
      </w:pPr>
      <w:ins w:id="307" w:author="User" w:date="2015-04-04T19:49:00Z">
        <w:r>
          <w:tab/>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proofErr w:type="spellStart"/>
        <w:r>
          <w:t>Stakeholders</w:t>
        </w:r>
        <w:proofErr w:type="spellEnd"/>
        <w:r>
          <w:t>, como o Cliente e o Patrocinador. Cabe ao Gerente do Projeto determinar a forma e periodicidade de sua divulgação (Plano de Gerenciamento das COMUNICAÇÕES).</w:t>
        </w:r>
      </w:ins>
    </w:p>
    <w:p w:rsidR="00E640C8" w:rsidRDefault="00E640C8" w:rsidP="00E640C8">
      <w:pPr>
        <w:rPr>
          <w:ins w:id="308" w:author="User" w:date="2015-04-04T19:49:00Z"/>
        </w:rPr>
      </w:pPr>
      <w:ins w:id="309" w:author="User" w:date="2015-04-04T19:49:00Z">
        <w:r>
          <w:tab/>
          <w:t xml:space="preserve">A Atualização do Plano deverá ocorrer sempre que for necessário. Quando isto ocorrer, é de responsabilidade do Gerente do Projeto fazer com que o seu novo conteúdo seja do conhecimento da Equipe do Projeto e dos principais </w:t>
        </w:r>
        <w:proofErr w:type="spellStart"/>
        <w:proofErr w:type="gramStart"/>
        <w:r>
          <w:t>Stakeholders</w:t>
        </w:r>
        <w:proofErr w:type="spellEnd"/>
        <w:proofErr w:type="gramEnd"/>
      </w:ins>
    </w:p>
    <w:p w:rsidR="002B1853" w:rsidRPr="00C93F19" w:rsidRDefault="00C93F19" w:rsidP="002B1853">
      <w:r>
        <w:rPr>
          <w:color w:val="FF0000"/>
        </w:rPr>
        <w:t xml:space="preserve">Identificar através do Registro dos </w:t>
      </w:r>
      <w:proofErr w:type="spellStart"/>
      <w:r w:rsidRPr="00C93F19">
        <w:rPr>
          <w:i/>
          <w:color w:val="FF0000"/>
        </w:rPr>
        <w:t>Stakeholders</w:t>
      </w:r>
      <w:proofErr w:type="spellEnd"/>
      <w:r>
        <w:rPr>
          <w:color w:val="FF0000"/>
        </w:rPr>
        <w:t xml:space="preserve"> quais são as pessoas ou grupos de pessoas que foram ou serão afetadas pelo Projeto ou pelo Produto do Projeto.</w:t>
      </w:r>
    </w:p>
    <w:p w:rsidR="002B1853" w:rsidRPr="00C93F19" w:rsidRDefault="002B1853" w:rsidP="002B1853">
      <w:pPr>
        <w:rPr>
          <w:color w:val="FF0000"/>
        </w:rPr>
      </w:pPr>
    </w:p>
    <w:p w:rsidR="002B1853" w:rsidRPr="00E52E91" w:rsidRDefault="00C93F19" w:rsidP="002B1853">
      <w:pPr>
        <w:rPr>
          <w:color w:val="0000FF"/>
        </w:rPr>
      </w:pPr>
      <w:r w:rsidRPr="00E52E91">
        <w:rPr>
          <w:color w:val="0000FF"/>
        </w:rPr>
        <w:t xml:space="preserve">[Um </w:t>
      </w:r>
      <w:r w:rsidRPr="00A82050">
        <w:rPr>
          <w:color w:val="0000FF"/>
        </w:rPr>
        <w:t>extrato</w:t>
      </w:r>
      <w:r w:rsidRPr="00E52E91">
        <w:rPr>
          <w:color w:val="0000FF"/>
        </w:rPr>
        <w:t xml:space="preserve"> da T</w:t>
      </w:r>
      <w:r w:rsidR="002B1853" w:rsidRPr="00E52E91">
        <w:rPr>
          <w:color w:val="0000FF"/>
        </w:rPr>
        <w:t xml:space="preserve">abela </w:t>
      </w:r>
      <w:r w:rsidR="00E52E91">
        <w:rPr>
          <w:color w:val="0000FF"/>
        </w:rPr>
        <w:t>“</w:t>
      </w:r>
      <w:r w:rsidRPr="00E52E91">
        <w:rPr>
          <w:color w:val="0000FF"/>
        </w:rPr>
        <w:t xml:space="preserve">Registro dos </w:t>
      </w:r>
      <w:proofErr w:type="spellStart"/>
      <w:r w:rsidRPr="00E52E91">
        <w:rPr>
          <w:i/>
          <w:color w:val="0000FF"/>
        </w:rPr>
        <w:t>Stakeholders</w:t>
      </w:r>
      <w:proofErr w:type="spellEnd"/>
      <w:proofErr w:type="gramStart"/>
      <w:r w:rsidR="00E52E91">
        <w:rPr>
          <w:color w:val="0000FF"/>
        </w:rPr>
        <w:t>”deve</w:t>
      </w:r>
      <w:proofErr w:type="gramEnd"/>
      <w:r w:rsidRPr="00E52E91">
        <w:rPr>
          <w:color w:val="0000FF"/>
        </w:rPr>
        <w:t xml:space="preserve"> ser apresentada aqui</w:t>
      </w:r>
      <w:r w:rsidR="002B1853" w:rsidRPr="00E52E91">
        <w:rPr>
          <w:color w:val="0000FF"/>
        </w:rPr>
        <w:t>]</w:t>
      </w:r>
    </w:p>
    <w:p w:rsidR="001116B4" w:rsidRDefault="00E640C8">
      <w:pPr>
        <w:pStyle w:val="Legenda"/>
        <w:rPr>
          <w:ins w:id="310" w:author="User" w:date="2015-04-04T19:49:00Z"/>
          <w:color w:val="0000FF"/>
        </w:rPr>
        <w:pPrChange w:id="311" w:author="User" w:date="2015-04-04T19:50:00Z">
          <w:pPr/>
        </w:pPrChange>
      </w:pPr>
      <w:ins w:id="312" w:author="User" w:date="2015-04-04T19:50:00Z">
        <w:r>
          <w:t xml:space="preserve">Tabela </w:t>
        </w:r>
        <w:r w:rsidR="009101FD">
          <w:fldChar w:fldCharType="begin"/>
        </w:r>
        <w:r>
          <w:instrText xml:space="preserve"> SEQ Tabela \* ARABIC </w:instrText>
        </w:r>
      </w:ins>
      <w:r w:rsidR="009101FD">
        <w:fldChar w:fldCharType="separate"/>
      </w:r>
      <w:ins w:id="313" w:author="User" w:date="2015-04-04T21:14:00Z">
        <w:r w:rsidR="006E2F71">
          <w:rPr>
            <w:noProof/>
          </w:rPr>
          <w:t>1</w:t>
        </w:r>
      </w:ins>
      <w:ins w:id="314" w:author="User" w:date="2015-04-04T19:50:00Z">
        <w:r w:rsidR="009101FD">
          <w:fldChar w:fldCharType="end"/>
        </w:r>
        <w:r>
          <w:t xml:space="preserve"> - Registro dos </w:t>
        </w:r>
        <w:proofErr w:type="spellStart"/>
        <w:r w:rsidR="009101FD" w:rsidRPr="009101FD">
          <w:rPr>
            <w:i/>
            <w:rPrChange w:id="315" w:author="User" w:date="2015-04-04T19:50:00Z">
              <w:rPr>
                <w:b/>
                <w:bCs/>
              </w:rPr>
            </w:rPrChange>
          </w:rPr>
          <w:t>Stakeholders</w:t>
        </w:r>
      </w:ins>
      <w:proofErr w:type="spellEnd"/>
    </w:p>
    <w:p w:rsidR="00E640C8" w:rsidRDefault="00E640C8" w:rsidP="002B1853">
      <w:pPr>
        <w:rPr>
          <w:ins w:id="316" w:author="User" w:date="2015-04-04T19:50:00Z"/>
          <w:color w:val="0000FF"/>
        </w:rPr>
      </w:pPr>
    </w:p>
    <w:p w:rsidR="00E640C8" w:rsidRDefault="001116B4" w:rsidP="002B1853">
      <w:pPr>
        <w:rPr>
          <w:ins w:id="317" w:author="User" w:date="2015-04-04T19:50:00Z"/>
          <w:color w:val="0000FF"/>
        </w:rPr>
      </w:pPr>
      <w:ins w:id="318" w:author="User" w:date="2015-04-04T19:51:00Z">
        <w:r>
          <w:rPr>
            <w:noProof/>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0425" cy="2138272"/>
                      </a:xfrm>
                      <a:prstGeom prst="rect">
                        <a:avLst/>
                      </a:prstGeom>
                      <a:noFill/>
                      <a:ln w="9525">
                        <a:noFill/>
                        <a:miter lim="800000"/>
                        <a:headEnd/>
                        <a:tailEnd/>
                      </a:ln>
                    </pic:spPr>
                  </pic:pic>
                </a:graphicData>
              </a:graphic>
            </wp:inline>
          </w:drawing>
        </w:r>
      </w:ins>
    </w:p>
    <w:p w:rsidR="00E640C8" w:rsidRDefault="00E640C8" w:rsidP="002B1853">
      <w:pPr>
        <w:rPr>
          <w:ins w:id="319" w:author="User" w:date="2015-04-04T19:50:00Z"/>
          <w:color w:val="0000FF"/>
        </w:rPr>
      </w:pPr>
    </w:p>
    <w:p w:rsidR="00E640C8" w:rsidRDefault="00E640C8" w:rsidP="002B1853">
      <w:pPr>
        <w:rPr>
          <w:color w:val="0000FF"/>
        </w:rPr>
      </w:pPr>
    </w:p>
    <w:p w:rsidR="002B1853" w:rsidRDefault="002B1853" w:rsidP="002B1853">
      <w:pPr>
        <w:pStyle w:val="Ttulo2"/>
        <w:rPr>
          <w:lang w:val="fr-FR"/>
        </w:rPr>
      </w:pPr>
      <w:bookmarkStart w:id="320" w:name="_Toc415779796"/>
      <w:r>
        <w:rPr>
          <w:lang w:val="fr-FR"/>
        </w:rPr>
        <w:t>Grupo de Processos de PLANEJAMENTO</w:t>
      </w:r>
      <w:bookmarkEnd w:id="320"/>
    </w:p>
    <w:p w:rsidR="00921AC8" w:rsidRDefault="00921AC8" w:rsidP="00302A9D">
      <w:pPr>
        <w:rPr>
          <w:ins w:id="321" w:author="User" w:date="2015-04-04T19:55:00Z"/>
          <w:color w:val="FF0000"/>
        </w:rPr>
      </w:pPr>
      <w:ins w:id="322" w:author="User" w:date="2015-04-04T19:55:00Z">
        <w:r>
          <w:rPr>
            <w:color w:val="FF0000"/>
          </w:rPr>
          <w:tab/>
        </w:r>
        <w:proofErr w:type="gramStart"/>
        <w:r w:rsidRPr="00921AC8">
          <w:rPr>
            <w:color w:val="FF0000"/>
          </w:rPr>
          <w:t>Neste grupos</w:t>
        </w:r>
        <w:proofErr w:type="gramEnd"/>
        <w:r w:rsidRPr="00921AC8">
          <w:rPr>
            <w:color w:val="FF0000"/>
          </w:rPr>
          <w:t xml:space="preserve"> estão os processos de criação e manutenção do plano do projeto, selecionando o melhor caminho para que sejam alcançados os objetivos para os quais o projeto foi criado;</w:t>
        </w:r>
      </w:ins>
    </w:p>
    <w:p w:rsidR="00302A9D" w:rsidRPr="009D3DB6" w:rsidDel="006B2D12" w:rsidRDefault="00921AC8" w:rsidP="006B2D12">
      <w:pPr>
        <w:rPr>
          <w:del w:id="323" w:author="User" w:date="2015-04-04T20:03:00Z"/>
          <w:color w:val="0070C0"/>
        </w:rPr>
      </w:pPr>
      <w:ins w:id="324" w:author="User" w:date="2015-04-04T20:00:00Z">
        <w:r>
          <w:rPr>
            <w:color w:val="FF0000"/>
          </w:rPr>
          <w:lastRenderedPageBreak/>
          <w:tab/>
          <w:t xml:space="preserve">Os processos desse grupo foram executados no Plano de Gerenciamento do Projeto, como entrega para ao cliente, </w:t>
        </w:r>
      </w:ins>
      <w:ins w:id="325" w:author="User" w:date="2015-04-04T20:01:00Z">
        <w:r>
          <w:rPr>
            <w:color w:val="FF0000"/>
          </w:rPr>
          <w:t>para compor a nota de tarefa</w:t>
        </w:r>
        <w:r w:rsidR="006B2D12">
          <w:rPr>
            <w:color w:val="FF0000"/>
          </w:rPr>
          <w:t xml:space="preserve">, juntamente com a Declaração de Escopo, bem antes da </w:t>
        </w:r>
        <w:proofErr w:type="gramStart"/>
        <w:r w:rsidR="006B2D12">
          <w:rPr>
            <w:color w:val="FF0000"/>
          </w:rPr>
          <w:t>implementação</w:t>
        </w:r>
        <w:proofErr w:type="gramEnd"/>
        <w:r w:rsidR="006B2D12">
          <w:rPr>
            <w:color w:val="FF0000"/>
          </w:rPr>
          <w:t xml:space="preserve"> do projeto. Outros documentos também foram cr</w:t>
        </w:r>
      </w:ins>
      <w:ins w:id="326" w:author="User" w:date="2015-04-04T20:02:00Z">
        <w:r w:rsidR="006B2D12">
          <w:rPr>
            <w:color w:val="FF0000"/>
          </w:rPr>
          <w:t xml:space="preserve">iados, como cronograma e a WBS, para controlar o tempo, custo do projeto, </w:t>
        </w:r>
      </w:ins>
      <w:ins w:id="327" w:author="User" w:date="2015-04-04T20:03:00Z">
        <w:r w:rsidR="006B2D12">
          <w:rPr>
            <w:color w:val="FF0000"/>
          </w:rPr>
          <w:t>como orientação ao Gerente de Projeto para acompanhar o projeto ao longo ex</w:t>
        </w:r>
      </w:ins>
      <w:ins w:id="328" w:author="User" w:date="2015-04-04T20:06:00Z">
        <w:r w:rsidR="006B2D12">
          <w:rPr>
            <w:color w:val="FF0000"/>
          </w:rPr>
          <w:t>e</w:t>
        </w:r>
      </w:ins>
      <w:ins w:id="329" w:author="User" w:date="2015-04-04T20:03:00Z">
        <w:r w:rsidR="006B2D12">
          <w:rPr>
            <w:color w:val="FF0000"/>
          </w:rPr>
          <w:t>cução, antecipando possíveis riscos. Uma matriz de risco</w:t>
        </w:r>
      </w:ins>
      <w:ins w:id="330" w:author="User" w:date="2015-04-04T20:04:00Z">
        <w:r w:rsidR="006B2D12">
          <w:rPr>
            <w:color w:val="FF0000"/>
          </w:rPr>
          <w:t xml:space="preserve"> também foi criada com ações de mitigação. E </w:t>
        </w:r>
      </w:ins>
      <w:ins w:id="331" w:author="User" w:date="2015-04-04T20:05:00Z">
        <w:r w:rsidR="006B2D12">
          <w:rPr>
            <w:color w:val="FF0000"/>
          </w:rPr>
          <w:t xml:space="preserve">finalmente um documento </w:t>
        </w:r>
        <w:proofErr w:type="spellStart"/>
        <w:r w:rsidR="006B2D12">
          <w:rPr>
            <w:color w:val="FF0000"/>
          </w:rPr>
          <w:t>esclarencendo</w:t>
        </w:r>
        <w:proofErr w:type="spellEnd"/>
        <w:r w:rsidR="006B2D12">
          <w:rPr>
            <w:color w:val="FF0000"/>
          </w:rPr>
          <w:t xml:space="preserve"> a qualidade de todos os entregáveis, para acompanhamento e avaliação do Gerente d</w:t>
        </w:r>
      </w:ins>
      <w:ins w:id="332" w:author="User" w:date="2015-04-04T20:06:00Z">
        <w:r w:rsidR="006B2D12">
          <w:rPr>
            <w:color w:val="FF0000"/>
          </w:rPr>
          <w:t xml:space="preserve">e </w:t>
        </w:r>
        <w:proofErr w:type="gramStart"/>
        <w:r w:rsidR="006B2D12">
          <w:rPr>
            <w:color w:val="FF0000"/>
          </w:rPr>
          <w:t>Projeto.</w:t>
        </w:r>
      </w:ins>
      <w:proofErr w:type="gramEnd"/>
      <w:del w:id="333" w:author="User" w:date="2015-04-04T20:03:00Z">
        <w:r w:rsidR="00302A9D" w:rsidDel="006B2D12">
          <w:rPr>
            <w:color w:val="FF0000"/>
          </w:rPr>
          <w:delText xml:space="preserve">Descrever de forma genérica os objetivos do Grupo de Processos de PLANEJAMENTO do PMBOK 2008. Descrever </w:delText>
        </w:r>
        <w:r w:rsidR="00302A9D" w:rsidRPr="00C93F19" w:rsidDel="006B2D12">
          <w:rPr>
            <w:color w:val="FF0000"/>
            <w:u w:val="single"/>
          </w:rPr>
          <w:delText>quando</w:delText>
        </w:r>
        <w:r w:rsidR="00302A9D" w:rsidDel="006B2D12">
          <w:rPr>
            <w:color w:val="FF0000"/>
          </w:rPr>
          <w:delText xml:space="preserve"> e </w:delText>
        </w:r>
        <w:r w:rsidR="00302A9D" w:rsidRPr="00C93F19" w:rsidDel="006B2D12">
          <w:rPr>
            <w:color w:val="FF0000"/>
            <w:u w:val="single"/>
          </w:rPr>
          <w:delText>como</w:delText>
        </w:r>
        <w:r w:rsidR="00302A9D" w:rsidDel="006B2D12">
          <w:rPr>
            <w:color w:val="FF0000"/>
          </w:rPr>
          <w:delText xml:space="preserve"> os Processos deste Grupo foram executados, destacando </w:delText>
        </w:r>
        <w:r w:rsidR="00240627" w:rsidDel="006B2D12">
          <w:rPr>
            <w:color w:val="FF0000"/>
          </w:rPr>
          <w:delText>o</w:delText>
        </w:r>
        <w:r w:rsidR="00E3716E" w:rsidDel="006B2D12">
          <w:rPr>
            <w:color w:val="FF0000"/>
          </w:rPr>
          <w:delText xml:space="preserve">PLANO DE GERENCIAMENTO DO PROJETO </w:delText>
        </w:r>
        <w:r w:rsidR="00EA3155" w:rsidDel="006B2D12">
          <w:rPr>
            <w:color w:val="FF0000"/>
          </w:rPr>
          <w:delText xml:space="preserve">e </w:delText>
        </w:r>
        <w:r w:rsidR="00240627" w:rsidDel="006B2D12">
          <w:rPr>
            <w:color w:val="FF0000"/>
          </w:rPr>
          <w:delText xml:space="preserve">a </w:delText>
        </w:r>
        <w:r w:rsidR="00E3716E" w:rsidDel="006B2D12">
          <w:rPr>
            <w:color w:val="FF0000"/>
          </w:rPr>
          <w:delText>DECLARAÇÃO DO ESCOPO</w:delText>
        </w:r>
        <w:r w:rsidR="00302A9D" w:rsidDel="006B2D12">
          <w:rPr>
            <w:color w:val="FF0000"/>
          </w:rPr>
          <w:delText>.</w:delText>
        </w:r>
      </w:del>
    </w:p>
    <w:p w:rsidR="00EA3155" w:rsidRPr="009D3DB6" w:rsidDel="006B2D12" w:rsidRDefault="00EA3155" w:rsidP="00EA3155">
      <w:pPr>
        <w:rPr>
          <w:del w:id="334" w:author="User" w:date="2015-04-04T20:03:00Z"/>
          <w:color w:val="0070C0"/>
        </w:rPr>
      </w:pPr>
    </w:p>
    <w:p w:rsidR="00EA3155" w:rsidDel="00C31F87" w:rsidRDefault="0080198C" w:rsidP="00EA3155">
      <w:pPr>
        <w:pStyle w:val="Ttulo3"/>
        <w:rPr>
          <w:del w:id="335" w:author="User" w:date="2015-04-04T20:03:00Z"/>
        </w:rPr>
      </w:pPr>
      <w:bookmarkStart w:id="336" w:name="_Toc415779797"/>
      <w:del w:id="337" w:author="User" w:date="2015-04-04T20:03:00Z">
        <w:r w:rsidDel="006B2D12">
          <w:delText xml:space="preserve">DECLARAÇÃO DO </w:delText>
        </w:r>
        <w:r w:rsidR="00EA3155" w:rsidDel="006B2D12">
          <w:delText>ESCOPO</w:delText>
        </w:r>
        <w:bookmarkEnd w:id="336"/>
      </w:del>
    </w:p>
    <w:p w:rsidR="00C31F87" w:rsidRDefault="00C31F87" w:rsidP="00C31F87">
      <w:pPr>
        <w:pStyle w:val="Ttulo3"/>
        <w:rPr>
          <w:ins w:id="338" w:author="User" w:date="2015-04-04T20:12:00Z"/>
        </w:rPr>
      </w:pPr>
      <w:ins w:id="339" w:author="User" w:date="2015-04-04T20:11:00Z">
        <w:r>
          <w:t>DECLARAÇÃO DO ESCOPO</w:t>
        </w:r>
      </w:ins>
    </w:p>
    <w:p w:rsidR="00C31F87" w:rsidRDefault="00C31F87" w:rsidP="00C31F87">
      <w:pPr>
        <w:rPr>
          <w:ins w:id="340" w:author="User" w:date="2015-04-04T20:12:00Z"/>
        </w:rPr>
      </w:pPr>
      <w:ins w:id="341" w:author="User" w:date="2015-04-04T20:12:00Z">
        <w:r>
          <w:t>1.</w:t>
        </w:r>
        <w:r>
          <w:tab/>
          <w:t xml:space="preserve">ESCOPO DO </w:t>
        </w:r>
        <w:proofErr w:type="gramStart"/>
        <w:r>
          <w:t>PROJETO</w:t>
        </w:r>
        <w:proofErr w:type="gramEnd"/>
      </w:ins>
    </w:p>
    <w:p w:rsidR="00C31F87" w:rsidRDefault="00C31F87" w:rsidP="00C31F87">
      <w:pPr>
        <w:rPr>
          <w:ins w:id="342" w:author="User" w:date="2015-04-04T20:12:00Z"/>
        </w:rPr>
      </w:pPr>
      <w:ins w:id="343" w:author="User" w:date="2015-04-04T20:12:00Z">
        <w:r>
          <w:t>Abaixo segue a descrição das Atividades e Subatividades que serão executadas pela equipe do Projeto de modo a se atingir os Objetivos do Projeto</w:t>
        </w:r>
      </w:ins>
    </w:p>
    <w:p w:rsidR="00C31F87" w:rsidRDefault="00C31F87" w:rsidP="00C31F87">
      <w:pPr>
        <w:rPr>
          <w:ins w:id="344" w:author="User" w:date="2015-04-04T20:12:00Z"/>
        </w:rPr>
      </w:pPr>
    </w:p>
    <w:p w:rsidR="00C31F87" w:rsidRDefault="00C31F87" w:rsidP="00C31F87">
      <w:pPr>
        <w:rPr>
          <w:ins w:id="345" w:author="User" w:date="2015-04-04T20:12:00Z"/>
        </w:rPr>
      </w:pPr>
      <w:ins w:id="346" w:author="User" w:date="2015-04-04T20:12:00Z">
        <w:r>
          <w:t>1.</w:t>
        </w:r>
        <w:r>
          <w:tab/>
          <w:t xml:space="preserve">Desenvolvimento do </w:t>
        </w:r>
        <w:proofErr w:type="gramStart"/>
        <w:r>
          <w:t>Sistema</w:t>
        </w:r>
        <w:proofErr w:type="gramEnd"/>
        <w:r>
          <w:t xml:space="preserve"> </w:t>
        </w:r>
      </w:ins>
    </w:p>
    <w:p w:rsidR="00C31F87" w:rsidRDefault="00C31F87" w:rsidP="00C31F87">
      <w:pPr>
        <w:rPr>
          <w:ins w:id="347" w:author="User" w:date="2015-04-04T20:12:00Z"/>
        </w:rPr>
      </w:pPr>
      <w:ins w:id="348" w:author="User" w:date="2015-04-04T20:12:00Z">
        <w:r>
          <w:t>1.1.1</w:t>
        </w:r>
        <w:r>
          <w:tab/>
          <w:t>Cadastro de Usuário</w:t>
        </w:r>
      </w:ins>
    </w:p>
    <w:p w:rsidR="00C31F87" w:rsidRDefault="00C31F87" w:rsidP="00C31F87">
      <w:pPr>
        <w:rPr>
          <w:ins w:id="349" w:author="User" w:date="2015-04-04T20:12:00Z"/>
        </w:rPr>
      </w:pPr>
      <w:ins w:id="350" w:author="User" w:date="2015-04-04T20:12:00Z">
        <w:r>
          <w:t>Deve permitir o acesso às páginas Web, de acordo com o perfil do usuário, (secretaria, professor, aluno, responsável, gestor) aos quais incluem atributos como:</w:t>
        </w:r>
      </w:ins>
    </w:p>
    <w:p w:rsidR="00C31F87" w:rsidRDefault="00C31F87" w:rsidP="00C31F87">
      <w:pPr>
        <w:rPr>
          <w:ins w:id="351" w:author="User" w:date="2015-04-04T20:12:00Z"/>
        </w:rPr>
      </w:pPr>
      <w:ins w:id="352" w:author="User" w:date="2015-04-04T20:12:00Z">
        <w:r>
          <w:t>•</w:t>
        </w:r>
        <w:r>
          <w:tab/>
        </w:r>
        <w:proofErr w:type="spellStart"/>
        <w:r>
          <w:t>Login</w:t>
        </w:r>
        <w:proofErr w:type="spellEnd"/>
      </w:ins>
    </w:p>
    <w:p w:rsidR="00C31F87" w:rsidRDefault="00C31F87" w:rsidP="00C31F87">
      <w:pPr>
        <w:rPr>
          <w:ins w:id="353" w:author="User" w:date="2015-04-04T20:12:00Z"/>
        </w:rPr>
      </w:pPr>
      <w:ins w:id="354" w:author="User" w:date="2015-04-04T20:12:00Z">
        <w:r>
          <w:t>•</w:t>
        </w:r>
        <w:r>
          <w:tab/>
          <w:t>Senha</w:t>
        </w:r>
      </w:ins>
    </w:p>
    <w:p w:rsidR="00C31F87" w:rsidRDefault="00C31F87" w:rsidP="00C31F87">
      <w:pPr>
        <w:rPr>
          <w:ins w:id="355" w:author="User" w:date="2015-04-04T20:12:00Z"/>
        </w:rPr>
      </w:pPr>
      <w:ins w:id="356" w:author="User" w:date="2015-04-04T20:12:00Z">
        <w:r>
          <w:t>•</w:t>
        </w:r>
        <w:r>
          <w:tab/>
          <w:t>Perfil (Secretaria, Professor, Aluno, Responsável, Gestor</w:t>
        </w:r>
        <w:proofErr w:type="gramStart"/>
        <w:r>
          <w:t>)</w:t>
        </w:r>
        <w:proofErr w:type="gramEnd"/>
      </w:ins>
    </w:p>
    <w:p w:rsidR="00C31F87" w:rsidRDefault="00C31F87" w:rsidP="00C31F87">
      <w:pPr>
        <w:rPr>
          <w:ins w:id="357" w:author="User" w:date="2015-04-04T20:12:00Z"/>
        </w:rPr>
      </w:pPr>
      <w:ins w:id="358" w:author="User" w:date="2015-04-04T20:12:00Z">
        <w:r>
          <w:t>•</w:t>
        </w:r>
        <w:r>
          <w:tab/>
          <w:t>Nome</w:t>
        </w:r>
      </w:ins>
    </w:p>
    <w:p w:rsidR="00C31F87" w:rsidRDefault="00C31F87" w:rsidP="00C31F87">
      <w:pPr>
        <w:rPr>
          <w:ins w:id="359" w:author="User" w:date="2015-04-04T20:12:00Z"/>
        </w:rPr>
      </w:pPr>
      <w:ins w:id="360" w:author="User" w:date="2015-04-04T20:12:00Z">
        <w:r>
          <w:t>•</w:t>
        </w:r>
        <w:r>
          <w:tab/>
          <w:t>Sobrenome</w:t>
        </w:r>
      </w:ins>
    </w:p>
    <w:p w:rsidR="00C31F87" w:rsidRDefault="00C31F87" w:rsidP="00C31F87">
      <w:pPr>
        <w:rPr>
          <w:ins w:id="361" w:author="User" w:date="2015-04-04T20:12:00Z"/>
        </w:rPr>
      </w:pPr>
      <w:ins w:id="362" w:author="User" w:date="2015-04-04T20:12:00Z">
        <w:r>
          <w:t>•</w:t>
        </w:r>
        <w:r>
          <w:tab/>
          <w:t>Data de nascimento</w:t>
        </w:r>
      </w:ins>
    </w:p>
    <w:p w:rsidR="00C31F87" w:rsidRDefault="00C31F87" w:rsidP="00C31F87">
      <w:pPr>
        <w:rPr>
          <w:ins w:id="363" w:author="User" w:date="2015-04-04T20:12:00Z"/>
        </w:rPr>
      </w:pPr>
      <w:ins w:id="364" w:author="User" w:date="2015-04-04T20:12:00Z">
        <w:r>
          <w:t>•</w:t>
        </w:r>
        <w:r>
          <w:tab/>
          <w:t>Sexo</w:t>
        </w:r>
      </w:ins>
    </w:p>
    <w:p w:rsidR="00C31F87" w:rsidRDefault="00C31F87" w:rsidP="00C31F87">
      <w:pPr>
        <w:rPr>
          <w:ins w:id="365" w:author="User" w:date="2015-04-04T20:12:00Z"/>
        </w:rPr>
      </w:pPr>
      <w:ins w:id="366" w:author="User" w:date="2015-04-04T20:12:00Z">
        <w:r>
          <w:t>•</w:t>
        </w:r>
        <w:r>
          <w:tab/>
          <w:t>Email</w:t>
        </w:r>
      </w:ins>
    </w:p>
    <w:p w:rsidR="00C31F87" w:rsidRDefault="00C31F87" w:rsidP="00C31F87">
      <w:pPr>
        <w:rPr>
          <w:ins w:id="367" w:author="User" w:date="2015-04-04T20:12:00Z"/>
        </w:rPr>
      </w:pPr>
      <w:ins w:id="368" w:author="User" w:date="2015-04-04T20:12:00Z">
        <w:r>
          <w:t>•</w:t>
        </w:r>
        <w:r>
          <w:tab/>
          <w:t>Endereço</w:t>
        </w:r>
      </w:ins>
    </w:p>
    <w:p w:rsidR="00C31F87" w:rsidRDefault="00C31F87" w:rsidP="00C31F87">
      <w:pPr>
        <w:rPr>
          <w:ins w:id="369" w:author="User" w:date="2015-04-04T20:12:00Z"/>
        </w:rPr>
      </w:pPr>
      <w:ins w:id="370" w:author="User" w:date="2015-04-04T20:12:00Z">
        <w:r>
          <w:lastRenderedPageBreak/>
          <w:t>•</w:t>
        </w:r>
        <w:r>
          <w:tab/>
          <w:t>Status (Ativo/Inativo)</w:t>
        </w:r>
      </w:ins>
    </w:p>
    <w:p w:rsidR="00C31F87" w:rsidRDefault="00C31F87" w:rsidP="00C31F87">
      <w:pPr>
        <w:rPr>
          <w:ins w:id="371" w:author="User" w:date="2015-04-04T20:12:00Z"/>
        </w:rPr>
      </w:pPr>
      <w:ins w:id="372" w:author="User" w:date="2015-04-04T20:12:00Z">
        <w:r>
          <w:t>•</w:t>
        </w:r>
        <w:r>
          <w:tab/>
          <w:t>Foto</w:t>
        </w:r>
      </w:ins>
    </w:p>
    <w:p w:rsidR="00C31F87" w:rsidRDefault="00C31F87" w:rsidP="00C31F87">
      <w:pPr>
        <w:rPr>
          <w:ins w:id="373" w:author="User" w:date="2015-04-04T20:12:00Z"/>
        </w:rPr>
      </w:pPr>
      <w:ins w:id="374" w:author="User" w:date="2015-04-04T20:12:00Z">
        <w:r>
          <w:t>•</w:t>
        </w:r>
        <w:r>
          <w:tab/>
          <w:t>CPF</w:t>
        </w:r>
      </w:ins>
    </w:p>
    <w:p w:rsidR="00C31F87" w:rsidRDefault="00C31F87" w:rsidP="00C31F87">
      <w:pPr>
        <w:rPr>
          <w:ins w:id="375" w:author="User" w:date="2015-04-04T20:12:00Z"/>
        </w:rPr>
      </w:pPr>
      <w:ins w:id="376" w:author="User" w:date="2015-04-04T20:12:00Z">
        <w:r>
          <w:t>•</w:t>
        </w:r>
        <w:r>
          <w:tab/>
          <w:t>RG</w:t>
        </w:r>
      </w:ins>
    </w:p>
    <w:p w:rsidR="00C31F87" w:rsidRDefault="00C31F87" w:rsidP="00C31F87">
      <w:pPr>
        <w:rPr>
          <w:ins w:id="377" w:author="User" w:date="2015-04-04T20:12:00Z"/>
        </w:rPr>
      </w:pPr>
      <w:ins w:id="378" w:author="User" w:date="2015-04-04T20:12:00Z">
        <w:r>
          <w:t>•</w:t>
        </w:r>
        <w:r>
          <w:tab/>
          <w:t xml:space="preserve">Data de ingresso </w:t>
        </w:r>
      </w:ins>
    </w:p>
    <w:p w:rsidR="00C31F87" w:rsidRDefault="00C31F87" w:rsidP="00C31F87">
      <w:pPr>
        <w:rPr>
          <w:ins w:id="379" w:author="User" w:date="2015-04-04T20:12:00Z"/>
        </w:rPr>
      </w:pPr>
      <w:ins w:id="380" w:author="User" w:date="2015-04-04T20:12:00Z">
        <w:r>
          <w:t>•</w:t>
        </w:r>
        <w:r>
          <w:tab/>
          <w:t>Data de saída</w:t>
        </w:r>
      </w:ins>
    </w:p>
    <w:p w:rsidR="00C31F87" w:rsidRDefault="00C31F87" w:rsidP="00C31F87">
      <w:pPr>
        <w:rPr>
          <w:ins w:id="381" w:author="User" w:date="2015-04-04T20:12:00Z"/>
        </w:rPr>
      </w:pPr>
    </w:p>
    <w:p w:rsidR="00C31F87" w:rsidRDefault="00C31F87" w:rsidP="00C31F87">
      <w:pPr>
        <w:rPr>
          <w:ins w:id="382" w:author="User" w:date="2015-04-04T20:12:00Z"/>
        </w:rPr>
      </w:pPr>
    </w:p>
    <w:p w:rsidR="00C31F87" w:rsidRDefault="00C31F87" w:rsidP="00C31F87">
      <w:pPr>
        <w:rPr>
          <w:ins w:id="383" w:author="User" w:date="2015-04-04T20:12:00Z"/>
        </w:rPr>
      </w:pPr>
    </w:p>
    <w:p w:rsidR="00C31F87" w:rsidRDefault="00C31F87" w:rsidP="00C31F87">
      <w:pPr>
        <w:rPr>
          <w:ins w:id="384" w:author="User" w:date="2015-04-04T20:12:00Z"/>
        </w:rPr>
      </w:pPr>
      <w:ins w:id="385" w:author="User" w:date="2015-04-04T20:12:00Z">
        <w:r>
          <w:t>1.1.2</w:t>
        </w:r>
        <w:r>
          <w:tab/>
          <w:t xml:space="preserve">Cadastro de Aluno – </w:t>
        </w:r>
        <w:proofErr w:type="gramStart"/>
        <w:r>
          <w:t>Formulário de Alunos que serve para cadastrar os dados de alunos a serem matriculados, que herdam atributos do Cadastro de Usuário aos quais são designados com o Perfil Aluno</w:t>
        </w:r>
        <w:proofErr w:type="gramEnd"/>
        <w:r>
          <w:t xml:space="preserve"> que devem incluir itens como:</w:t>
        </w:r>
      </w:ins>
    </w:p>
    <w:p w:rsidR="00C31F87" w:rsidRDefault="00C31F87" w:rsidP="00C31F87">
      <w:pPr>
        <w:rPr>
          <w:ins w:id="386" w:author="User" w:date="2015-04-04T20:12:00Z"/>
        </w:rPr>
      </w:pPr>
      <w:ins w:id="387" w:author="User" w:date="2015-04-04T20:12:00Z">
        <w:r>
          <w:t>•</w:t>
        </w:r>
        <w:r>
          <w:tab/>
          <w:t>Responsável (pai, mãe ou responsável por matricula-lo</w:t>
        </w:r>
        <w:proofErr w:type="gramStart"/>
        <w:r>
          <w:t>)</w:t>
        </w:r>
        <w:proofErr w:type="gramEnd"/>
      </w:ins>
    </w:p>
    <w:p w:rsidR="00C31F87" w:rsidRDefault="00C31F87" w:rsidP="00C31F87">
      <w:pPr>
        <w:rPr>
          <w:ins w:id="388" w:author="User" w:date="2015-04-04T20:12:00Z"/>
        </w:rPr>
      </w:pPr>
      <w:ins w:id="389" w:author="User" w:date="2015-04-04T20:12:00Z">
        <w:r>
          <w:t>•</w:t>
        </w:r>
        <w:r>
          <w:tab/>
          <w:t xml:space="preserve">Escola anterior (se houver), caso seja aluno novo deve estar em </w:t>
        </w:r>
        <w:proofErr w:type="gramStart"/>
        <w:r>
          <w:t>branco</w:t>
        </w:r>
        <w:proofErr w:type="gramEnd"/>
      </w:ins>
    </w:p>
    <w:p w:rsidR="00C31F87" w:rsidRDefault="00C31F87" w:rsidP="00C31F87">
      <w:pPr>
        <w:rPr>
          <w:ins w:id="390" w:author="User" w:date="2015-04-04T20:12:00Z"/>
        </w:rPr>
      </w:pPr>
      <w:ins w:id="391" w:author="User" w:date="2015-04-04T20:12:00Z">
        <w:r>
          <w:t>•</w:t>
        </w:r>
        <w:r>
          <w:tab/>
          <w:t xml:space="preserve">Série anterior, caso seja aluno novo deve estar em </w:t>
        </w:r>
        <w:proofErr w:type="gramStart"/>
        <w:r>
          <w:t>branco</w:t>
        </w:r>
        <w:proofErr w:type="gramEnd"/>
      </w:ins>
    </w:p>
    <w:p w:rsidR="00C31F87" w:rsidRDefault="00C31F87" w:rsidP="00C31F87">
      <w:pPr>
        <w:rPr>
          <w:ins w:id="392" w:author="User" w:date="2015-04-04T20:12:00Z"/>
        </w:rPr>
      </w:pPr>
      <w:ins w:id="393" w:author="User" w:date="2015-04-04T20:12:00Z">
        <w:r>
          <w:t>•</w:t>
        </w:r>
        <w:r>
          <w:tab/>
          <w:t>Escola atual</w:t>
        </w:r>
      </w:ins>
    </w:p>
    <w:p w:rsidR="00C31F87" w:rsidRDefault="00C31F87" w:rsidP="00C31F87">
      <w:pPr>
        <w:rPr>
          <w:ins w:id="394" w:author="User" w:date="2015-04-04T20:12:00Z"/>
        </w:rPr>
      </w:pPr>
      <w:ins w:id="395" w:author="User" w:date="2015-04-04T20:12:00Z">
        <w:r>
          <w:t>•</w:t>
        </w:r>
        <w:r>
          <w:tab/>
          <w:t>Série atual</w:t>
        </w:r>
      </w:ins>
    </w:p>
    <w:p w:rsidR="00C31F87" w:rsidRDefault="00C31F87" w:rsidP="00C31F87">
      <w:pPr>
        <w:rPr>
          <w:ins w:id="396" w:author="User" w:date="2015-04-04T20:12:00Z"/>
        </w:rPr>
      </w:pPr>
    </w:p>
    <w:p w:rsidR="00C31F87" w:rsidRDefault="00C31F87" w:rsidP="00C31F87">
      <w:pPr>
        <w:rPr>
          <w:ins w:id="397" w:author="User" w:date="2015-04-04T20:12:00Z"/>
        </w:rPr>
      </w:pPr>
      <w:ins w:id="398" w:author="User" w:date="2015-04-04T20:12:00Z">
        <w:r>
          <w:t>1.1.3</w:t>
        </w:r>
        <w:r>
          <w:tab/>
          <w:t>Cadastro de Professor – Formulário de professores que serve para cadastrar os dados de professores, que herdam atributos do Cadastro de Usuário aos quais são designados com o Perfil Professor que devem incluir itens como:</w:t>
        </w:r>
      </w:ins>
    </w:p>
    <w:p w:rsidR="00C31F87" w:rsidRDefault="00C31F87" w:rsidP="00C31F87">
      <w:pPr>
        <w:rPr>
          <w:ins w:id="399" w:author="User" w:date="2015-04-04T20:12:00Z"/>
        </w:rPr>
      </w:pPr>
      <w:ins w:id="400" w:author="User" w:date="2015-04-04T20:12:00Z">
        <w:r>
          <w:t>•</w:t>
        </w:r>
        <w:r>
          <w:tab/>
          <w:t>Formação acadêmica: (Licenciatura, Bacharelado), instituição, ano de conclusão.</w:t>
        </w:r>
      </w:ins>
    </w:p>
    <w:p w:rsidR="00C31F87" w:rsidRDefault="00C31F87" w:rsidP="00C31F87">
      <w:pPr>
        <w:rPr>
          <w:ins w:id="401" w:author="User" w:date="2015-04-04T20:12:00Z"/>
        </w:rPr>
      </w:pPr>
    </w:p>
    <w:p w:rsidR="00C31F87" w:rsidRDefault="00C31F87" w:rsidP="00C31F87">
      <w:pPr>
        <w:rPr>
          <w:ins w:id="402" w:author="User" w:date="2015-04-04T20:12:00Z"/>
        </w:rPr>
      </w:pPr>
    </w:p>
    <w:p w:rsidR="00C31F87" w:rsidRDefault="00C31F87" w:rsidP="00C31F87">
      <w:pPr>
        <w:rPr>
          <w:ins w:id="403" w:author="User" w:date="2015-04-04T20:12:00Z"/>
        </w:rPr>
      </w:pPr>
      <w:ins w:id="404" w:author="User" w:date="2015-04-04T20:12:00Z">
        <w:r>
          <w:t>1.1.4</w:t>
        </w:r>
        <w:r>
          <w:tab/>
          <w:t>Cadastro de Gestor – Formulário de gestores que serve para cadastrar os dados dos gestores, que herdam atributos do Cadastro de Usuário aos quais são designados com o Perfil Gestor que devem incluir itens como:</w:t>
        </w:r>
      </w:ins>
    </w:p>
    <w:p w:rsidR="00C31F87" w:rsidRDefault="00C31F87" w:rsidP="00C31F87">
      <w:pPr>
        <w:rPr>
          <w:ins w:id="405" w:author="User" w:date="2015-04-04T20:12:00Z"/>
        </w:rPr>
      </w:pPr>
      <w:ins w:id="406" w:author="User" w:date="2015-04-04T20:12:00Z">
        <w:r>
          <w:t>•</w:t>
        </w:r>
        <w:r>
          <w:tab/>
          <w:t>Formação acadêmica (Bacharelado, Mestrado, Doutorado), instituição, ano de conclusão.</w:t>
        </w:r>
      </w:ins>
    </w:p>
    <w:p w:rsidR="00C31F87" w:rsidRDefault="00C31F87" w:rsidP="00C31F87">
      <w:pPr>
        <w:rPr>
          <w:ins w:id="407" w:author="User" w:date="2015-04-04T20:12:00Z"/>
        </w:rPr>
      </w:pPr>
    </w:p>
    <w:p w:rsidR="00C31F87" w:rsidRDefault="00C31F87" w:rsidP="00C31F87">
      <w:pPr>
        <w:rPr>
          <w:ins w:id="408" w:author="User" w:date="2015-04-04T20:12:00Z"/>
        </w:rPr>
      </w:pPr>
    </w:p>
    <w:p w:rsidR="00C31F87" w:rsidRDefault="00C31F87" w:rsidP="00C31F87">
      <w:pPr>
        <w:rPr>
          <w:ins w:id="409" w:author="User" w:date="2015-04-04T20:12:00Z"/>
        </w:rPr>
      </w:pPr>
      <w:ins w:id="410" w:author="User" w:date="2015-04-04T20:12:00Z">
        <w:r>
          <w:t>1.1.5</w:t>
        </w:r>
        <w:r>
          <w:tab/>
          <w:t>Cadastro de Responsável – Formulário de pais e o/ou responsável</w:t>
        </w:r>
        <w:proofErr w:type="gramStart"/>
        <w:r>
          <w:t>, serve</w:t>
        </w:r>
        <w:proofErr w:type="gramEnd"/>
        <w:r>
          <w:t xml:space="preserve"> para relacionar os responsáveis aos alunos matriculados, herdam atributos Cadastro de Usuário aos quais são designados com o Perfil Responsável que devem incluir itens como:</w:t>
        </w:r>
      </w:ins>
    </w:p>
    <w:p w:rsidR="00C31F87" w:rsidRDefault="00C31F87" w:rsidP="00C31F87">
      <w:pPr>
        <w:rPr>
          <w:ins w:id="411" w:author="User" w:date="2015-04-04T20:12:00Z"/>
        </w:rPr>
      </w:pPr>
      <w:ins w:id="412" w:author="User" w:date="2015-04-04T20:12:00Z">
        <w:r>
          <w:t>•</w:t>
        </w:r>
        <w:r>
          <w:tab/>
          <w:t>Situação atual (Adimplente/Inadimplente)</w:t>
        </w:r>
      </w:ins>
    </w:p>
    <w:p w:rsidR="00C31F87" w:rsidRDefault="00C31F87" w:rsidP="00C31F87">
      <w:pPr>
        <w:rPr>
          <w:ins w:id="413" w:author="User" w:date="2015-04-04T20:12:00Z"/>
        </w:rPr>
      </w:pPr>
    </w:p>
    <w:p w:rsidR="00C31F87" w:rsidRDefault="00C31F87" w:rsidP="00C31F87">
      <w:pPr>
        <w:rPr>
          <w:ins w:id="414" w:author="User" w:date="2015-04-04T20:12:00Z"/>
        </w:rPr>
      </w:pPr>
      <w:ins w:id="415" w:author="User" w:date="2015-04-04T20:12:00Z">
        <w:r>
          <w:t>1.1.6</w:t>
        </w:r>
        <w:r>
          <w:tab/>
          <w:t>Cadastro de Secretária – Formulário de secretária que serve para cadastrar os dados da secretária, que herdam atributos do Cadastro de Usuário aos quais são designados com o Perfil Secretária que devem incluir itens como:</w:t>
        </w:r>
      </w:ins>
    </w:p>
    <w:p w:rsidR="00C31F87" w:rsidRDefault="00C31F87" w:rsidP="00C31F87">
      <w:pPr>
        <w:rPr>
          <w:ins w:id="416" w:author="User" w:date="2015-04-04T20:12:00Z"/>
        </w:rPr>
      </w:pPr>
      <w:ins w:id="417" w:author="User" w:date="2015-04-04T20:12:00Z">
        <w:r>
          <w:t>•</w:t>
        </w:r>
        <w:r>
          <w:tab/>
          <w:t>Experiência anterior (entidade)</w:t>
        </w:r>
      </w:ins>
    </w:p>
    <w:p w:rsidR="00C31F87" w:rsidRDefault="00C31F87" w:rsidP="00C31F87">
      <w:pPr>
        <w:rPr>
          <w:ins w:id="418" w:author="User" w:date="2015-04-04T20:12:00Z"/>
        </w:rPr>
      </w:pPr>
      <w:ins w:id="419" w:author="User" w:date="2015-04-04T20:12:00Z">
        <w:r>
          <w:t>•</w:t>
        </w:r>
        <w:r>
          <w:tab/>
          <w:t>Experiência na área estudantil (mês)</w:t>
        </w:r>
      </w:ins>
    </w:p>
    <w:p w:rsidR="00C31F87" w:rsidRDefault="00C31F87" w:rsidP="00C31F87">
      <w:pPr>
        <w:rPr>
          <w:ins w:id="420" w:author="User" w:date="2015-04-04T20:12:00Z"/>
        </w:rPr>
      </w:pPr>
      <w:ins w:id="421" w:author="User" w:date="2015-04-04T20:12:00Z">
        <w:r>
          <w:t>•</w:t>
        </w:r>
        <w:r>
          <w:tab/>
          <w:t>Formação Acadêmica (Licenciatura, Bacharelado), instituição, ano de conclusão.</w:t>
        </w:r>
      </w:ins>
    </w:p>
    <w:p w:rsidR="00C31F87" w:rsidRDefault="00C31F87" w:rsidP="00C31F87">
      <w:pPr>
        <w:rPr>
          <w:ins w:id="422" w:author="User" w:date="2015-04-04T20:12:00Z"/>
        </w:rPr>
      </w:pPr>
    </w:p>
    <w:p w:rsidR="00C31F87" w:rsidRDefault="00C31F87" w:rsidP="00C31F87">
      <w:pPr>
        <w:rPr>
          <w:ins w:id="423" w:author="User" w:date="2015-04-04T20:12:00Z"/>
        </w:rPr>
      </w:pPr>
    </w:p>
    <w:p w:rsidR="00C31F87" w:rsidRDefault="00C31F87" w:rsidP="00C31F87">
      <w:pPr>
        <w:rPr>
          <w:ins w:id="424" w:author="User" w:date="2015-04-04T20:12:00Z"/>
        </w:rPr>
      </w:pPr>
      <w:ins w:id="425" w:author="User" w:date="2015-04-04T20:12:00Z">
        <w:r>
          <w:t>1.1.7</w:t>
        </w:r>
        <w:r>
          <w:tab/>
          <w:t xml:space="preserve">Cadastro de turmas – Formulário designado para o cadastro de turmas. </w:t>
        </w:r>
      </w:ins>
    </w:p>
    <w:p w:rsidR="00C31F87" w:rsidRDefault="00C31F87" w:rsidP="00C31F87">
      <w:pPr>
        <w:rPr>
          <w:ins w:id="426" w:author="User" w:date="2015-04-04T20:12:00Z"/>
        </w:rPr>
      </w:pPr>
      <w:ins w:id="427" w:author="User" w:date="2015-04-04T20:12:00Z">
        <w:r>
          <w:t>•</w:t>
        </w:r>
        <w:r>
          <w:tab/>
          <w:t>Identificador da turma (</w:t>
        </w:r>
        <w:proofErr w:type="spellStart"/>
        <w:proofErr w:type="gramStart"/>
        <w:r>
          <w:t>idTurma</w:t>
        </w:r>
        <w:proofErr w:type="spellEnd"/>
        <w:proofErr w:type="gramEnd"/>
        <w:r>
          <w:t>)</w:t>
        </w:r>
      </w:ins>
    </w:p>
    <w:p w:rsidR="00C31F87" w:rsidRDefault="00C31F87" w:rsidP="00C31F87">
      <w:pPr>
        <w:rPr>
          <w:ins w:id="428" w:author="User" w:date="2015-04-04T20:12:00Z"/>
        </w:rPr>
      </w:pPr>
      <w:ins w:id="429" w:author="User" w:date="2015-04-04T20:12:00Z">
        <w:r>
          <w:t>•</w:t>
        </w:r>
        <w:r>
          <w:tab/>
          <w:t>Série</w:t>
        </w:r>
      </w:ins>
    </w:p>
    <w:p w:rsidR="00C31F87" w:rsidRDefault="00C31F87" w:rsidP="00C31F87">
      <w:pPr>
        <w:rPr>
          <w:ins w:id="430" w:author="User" w:date="2015-04-04T20:12:00Z"/>
        </w:rPr>
      </w:pPr>
      <w:ins w:id="431" w:author="User" w:date="2015-04-04T20:12:00Z">
        <w:r>
          <w:t>•</w:t>
        </w:r>
        <w:r>
          <w:tab/>
          <w:t>Ano</w:t>
        </w:r>
      </w:ins>
    </w:p>
    <w:p w:rsidR="00C31F87" w:rsidRDefault="00C31F87" w:rsidP="00C31F87">
      <w:pPr>
        <w:rPr>
          <w:ins w:id="432" w:author="User" w:date="2015-04-04T20:12:00Z"/>
        </w:rPr>
      </w:pPr>
      <w:ins w:id="433" w:author="User" w:date="2015-04-04T20:12:00Z">
        <w:r>
          <w:t>•</w:t>
        </w:r>
        <w:r>
          <w:tab/>
          <w:t>Nome da Turma</w:t>
        </w:r>
      </w:ins>
    </w:p>
    <w:p w:rsidR="00C31F87" w:rsidRDefault="00C31F87" w:rsidP="00C31F87">
      <w:pPr>
        <w:rPr>
          <w:ins w:id="434" w:author="User" w:date="2015-04-04T20:12:00Z"/>
        </w:rPr>
      </w:pPr>
    </w:p>
    <w:p w:rsidR="00C31F87" w:rsidRDefault="00C31F87" w:rsidP="00C31F87">
      <w:pPr>
        <w:rPr>
          <w:ins w:id="435" w:author="User" w:date="2015-04-04T20:12:00Z"/>
        </w:rPr>
      </w:pPr>
      <w:ins w:id="436" w:author="User" w:date="2015-04-04T20:12:00Z">
        <w:r>
          <w:t>1.1.7.1</w:t>
        </w:r>
        <w:r>
          <w:tab/>
          <w:t>Alocação de turmas – Função designada para a alocação de turmas com os alunos matriculados.</w:t>
        </w:r>
      </w:ins>
    </w:p>
    <w:p w:rsidR="00C31F87" w:rsidRDefault="00C31F87" w:rsidP="00C31F87">
      <w:pPr>
        <w:rPr>
          <w:ins w:id="437" w:author="User" w:date="2015-04-04T20:12:00Z"/>
        </w:rPr>
      </w:pPr>
    </w:p>
    <w:p w:rsidR="00C31F87" w:rsidRDefault="00C31F87" w:rsidP="00C31F87">
      <w:pPr>
        <w:rPr>
          <w:ins w:id="438" w:author="User" w:date="2015-04-04T20:12:00Z"/>
        </w:rPr>
      </w:pPr>
      <w:ins w:id="439" w:author="User" w:date="2015-04-04T20:12:00Z">
        <w:r>
          <w:t>1.1.7.2</w:t>
        </w:r>
        <w:r>
          <w:tab/>
          <w:t>Alteração de turmas – Função designada para alteração da alocação dos alunos matriculados à turma.</w:t>
        </w:r>
      </w:ins>
    </w:p>
    <w:p w:rsidR="00C31F87" w:rsidRDefault="00C31F87" w:rsidP="00C31F87">
      <w:pPr>
        <w:rPr>
          <w:ins w:id="440" w:author="User" w:date="2015-04-04T20:12:00Z"/>
        </w:rPr>
      </w:pPr>
    </w:p>
    <w:p w:rsidR="00C31F87" w:rsidRDefault="00C31F87" w:rsidP="00C31F87">
      <w:pPr>
        <w:rPr>
          <w:ins w:id="441" w:author="User" w:date="2015-04-04T20:12:00Z"/>
        </w:rPr>
      </w:pPr>
      <w:ins w:id="442" w:author="User" w:date="2015-04-04T20:12:00Z">
        <w:r>
          <w:t>1.1.8</w:t>
        </w:r>
        <w:r>
          <w:tab/>
          <w:t>Listar Turmas – Função designada para listar as turmas cadastradas no sistema</w:t>
        </w:r>
      </w:ins>
    </w:p>
    <w:p w:rsidR="00C31F87" w:rsidRDefault="00C31F87" w:rsidP="00C31F87">
      <w:pPr>
        <w:rPr>
          <w:ins w:id="443" w:author="User" w:date="2015-04-04T20:12:00Z"/>
        </w:rPr>
      </w:pPr>
    </w:p>
    <w:p w:rsidR="00C31F87" w:rsidRDefault="00C31F87" w:rsidP="00C31F87">
      <w:pPr>
        <w:rPr>
          <w:ins w:id="444" w:author="User" w:date="2015-04-04T20:12:00Z"/>
        </w:rPr>
      </w:pPr>
      <w:ins w:id="445" w:author="User" w:date="2015-04-04T20:12:00Z">
        <w:r>
          <w:t>1.1.9</w:t>
        </w:r>
        <w:r>
          <w:tab/>
          <w:t xml:space="preserve">Visualizar Turma – Função designada </w:t>
        </w:r>
        <w:proofErr w:type="gramStart"/>
        <w:r>
          <w:t>a</w:t>
        </w:r>
        <w:proofErr w:type="gramEnd"/>
        <w:r>
          <w:t xml:space="preserve"> visualização de uma turma especifica.</w:t>
        </w:r>
      </w:ins>
    </w:p>
    <w:p w:rsidR="00C31F87" w:rsidRDefault="00C31F87" w:rsidP="00C31F87">
      <w:pPr>
        <w:rPr>
          <w:ins w:id="446" w:author="User" w:date="2015-04-04T20:12:00Z"/>
        </w:rPr>
      </w:pPr>
    </w:p>
    <w:p w:rsidR="00C31F87" w:rsidRDefault="00C31F87" w:rsidP="00C31F87">
      <w:pPr>
        <w:rPr>
          <w:ins w:id="447" w:author="User" w:date="2015-04-04T20:12:00Z"/>
        </w:rPr>
      </w:pPr>
      <w:ins w:id="448" w:author="User" w:date="2015-04-04T20:12:00Z">
        <w:r>
          <w:t>1.2</w:t>
        </w:r>
        <w:r>
          <w:tab/>
          <w:t>Cadastro de Boletim – Formulário designado para o cadastro de um boletim relacionado à turma e as disciplinas atribuídas á ela.</w:t>
        </w:r>
      </w:ins>
    </w:p>
    <w:p w:rsidR="00C31F87" w:rsidRDefault="00C31F87" w:rsidP="00C31F87">
      <w:pPr>
        <w:rPr>
          <w:ins w:id="449" w:author="User" w:date="2015-04-04T20:12:00Z"/>
        </w:rPr>
      </w:pPr>
      <w:ins w:id="450" w:author="User" w:date="2015-04-04T20:12:00Z">
        <w:r>
          <w:t>•</w:t>
        </w:r>
        <w:r>
          <w:tab/>
          <w:t>Identificador de boletim (</w:t>
        </w:r>
        <w:proofErr w:type="spellStart"/>
        <w:proofErr w:type="gramStart"/>
        <w:r>
          <w:t>idBoletim</w:t>
        </w:r>
        <w:proofErr w:type="spellEnd"/>
        <w:proofErr w:type="gramEnd"/>
        <w:r>
          <w:t>)</w:t>
        </w:r>
      </w:ins>
    </w:p>
    <w:p w:rsidR="00C31F87" w:rsidRDefault="00C31F87" w:rsidP="00C31F87">
      <w:pPr>
        <w:rPr>
          <w:ins w:id="451" w:author="User" w:date="2015-04-04T20:12:00Z"/>
        </w:rPr>
      </w:pPr>
      <w:ins w:id="452" w:author="User" w:date="2015-04-04T20:12:00Z">
        <w:r>
          <w:t>•</w:t>
        </w:r>
        <w:r>
          <w:tab/>
          <w:t>Bimestre</w:t>
        </w:r>
      </w:ins>
    </w:p>
    <w:p w:rsidR="00C31F87" w:rsidRDefault="00C31F87" w:rsidP="00C31F87">
      <w:pPr>
        <w:rPr>
          <w:ins w:id="453" w:author="User" w:date="2015-04-04T20:12:00Z"/>
        </w:rPr>
      </w:pPr>
      <w:ins w:id="454" w:author="User" w:date="2015-04-04T20:12:00Z">
        <w:r>
          <w:t>1.2.1</w:t>
        </w:r>
        <w:r>
          <w:tab/>
          <w:t xml:space="preserve">Inserir notas e </w:t>
        </w:r>
        <w:proofErr w:type="gramStart"/>
        <w:r>
          <w:t>faltas – Função</w:t>
        </w:r>
        <w:proofErr w:type="gramEnd"/>
        <w:r>
          <w:t xml:space="preserve"> designada a inserir notas e faltas para disciplinas atribuídas a turma no Boletim</w:t>
        </w:r>
      </w:ins>
    </w:p>
    <w:p w:rsidR="00C31F87" w:rsidRDefault="00C31F87" w:rsidP="00C31F87">
      <w:pPr>
        <w:rPr>
          <w:ins w:id="455" w:author="User" w:date="2015-04-04T20:12:00Z"/>
        </w:rPr>
      </w:pPr>
      <w:ins w:id="456" w:author="User" w:date="2015-04-04T20:12:00Z">
        <w:r>
          <w:t>•</w:t>
        </w:r>
        <w:r>
          <w:tab/>
          <w:t>Notas</w:t>
        </w:r>
      </w:ins>
    </w:p>
    <w:p w:rsidR="00C31F87" w:rsidRDefault="00C31F87" w:rsidP="00C31F87">
      <w:pPr>
        <w:rPr>
          <w:ins w:id="457" w:author="User" w:date="2015-04-04T20:12:00Z"/>
        </w:rPr>
      </w:pPr>
      <w:ins w:id="458" w:author="User" w:date="2015-04-04T20:12:00Z">
        <w:r>
          <w:t>•</w:t>
        </w:r>
        <w:r>
          <w:tab/>
          <w:t>Faltas</w:t>
        </w:r>
      </w:ins>
    </w:p>
    <w:p w:rsidR="00C31F87" w:rsidRDefault="00C31F87" w:rsidP="00C31F87">
      <w:pPr>
        <w:rPr>
          <w:ins w:id="459" w:author="User" w:date="2015-04-04T20:12:00Z"/>
        </w:rPr>
      </w:pPr>
    </w:p>
    <w:p w:rsidR="00C31F87" w:rsidRDefault="00C31F87" w:rsidP="00C31F87">
      <w:pPr>
        <w:rPr>
          <w:ins w:id="460" w:author="User" w:date="2015-04-04T20:12:00Z"/>
        </w:rPr>
      </w:pPr>
      <w:ins w:id="461" w:author="User" w:date="2015-04-04T20:12:00Z">
        <w:r>
          <w:lastRenderedPageBreak/>
          <w:t>1.2.2</w:t>
        </w:r>
        <w:r>
          <w:tab/>
          <w:t xml:space="preserve">Alterar boletim – Função designada </w:t>
        </w:r>
        <w:proofErr w:type="gramStart"/>
        <w:r>
          <w:t>a</w:t>
        </w:r>
        <w:proofErr w:type="gramEnd"/>
        <w:r>
          <w:t xml:space="preserve"> alteração das notas e faltas de uma turma, visualizando todos os alunos. </w:t>
        </w:r>
      </w:ins>
    </w:p>
    <w:p w:rsidR="00C31F87" w:rsidRDefault="00C31F87" w:rsidP="00C31F87">
      <w:pPr>
        <w:rPr>
          <w:ins w:id="462" w:author="User" w:date="2015-04-04T20:12:00Z"/>
        </w:rPr>
      </w:pPr>
      <w:ins w:id="463" w:author="User" w:date="2015-04-04T20:12:00Z">
        <w:r>
          <w:t>1.2.3</w:t>
        </w:r>
        <w:r>
          <w:tab/>
          <w:t xml:space="preserve">Visualizar boletim – Função designada </w:t>
        </w:r>
        <w:proofErr w:type="gramStart"/>
        <w:r>
          <w:t>a</w:t>
        </w:r>
        <w:proofErr w:type="gramEnd"/>
        <w:r>
          <w:t xml:space="preserve"> visualização do boletim por usuários Professor, Aluno e Responsável. </w:t>
        </w:r>
      </w:ins>
    </w:p>
    <w:p w:rsidR="00C31F87" w:rsidRDefault="00C31F87" w:rsidP="00C31F87">
      <w:pPr>
        <w:rPr>
          <w:ins w:id="464" w:author="User" w:date="2015-04-04T20:12:00Z"/>
        </w:rPr>
      </w:pPr>
      <w:ins w:id="465" w:author="User" w:date="2015-04-04T20:12:00Z">
        <w:r>
          <w:t xml:space="preserve">- Professor: visualiza o boletim referente </w:t>
        </w:r>
        <w:proofErr w:type="gramStart"/>
        <w:r>
          <w:t>a</w:t>
        </w:r>
        <w:proofErr w:type="gramEnd"/>
        <w:r>
          <w:t xml:space="preserve"> matéria ao qual leciona em uma turma.</w:t>
        </w:r>
      </w:ins>
    </w:p>
    <w:p w:rsidR="00C31F87" w:rsidRDefault="00C31F87" w:rsidP="00C31F87">
      <w:pPr>
        <w:rPr>
          <w:ins w:id="466" w:author="User" w:date="2015-04-04T20:12:00Z"/>
        </w:rPr>
      </w:pPr>
      <w:ins w:id="467" w:author="User" w:date="2015-04-04T20:12:00Z">
        <w:r>
          <w:t>- Aluno: visualiza o boletim de todas as disciplinas ao qual cursa em uma determinada turma.</w:t>
        </w:r>
      </w:ins>
    </w:p>
    <w:p w:rsidR="00C31F87" w:rsidRDefault="00C31F87" w:rsidP="00C31F87">
      <w:pPr>
        <w:rPr>
          <w:ins w:id="468" w:author="User" w:date="2015-04-04T20:12:00Z"/>
        </w:rPr>
      </w:pPr>
      <w:ins w:id="469" w:author="User" w:date="2015-04-04T20:12:00Z">
        <w:r>
          <w:t xml:space="preserve">- Responsável: visualiza o boletim dos alunos aos quais é responsabilizado. </w:t>
        </w:r>
      </w:ins>
    </w:p>
    <w:p w:rsidR="00C31F87" w:rsidRDefault="00C31F87" w:rsidP="00C31F87">
      <w:pPr>
        <w:rPr>
          <w:ins w:id="470" w:author="User" w:date="2015-04-04T20:12:00Z"/>
        </w:rPr>
      </w:pPr>
    </w:p>
    <w:p w:rsidR="00C31F87" w:rsidRDefault="00C31F87" w:rsidP="00C31F87">
      <w:pPr>
        <w:rPr>
          <w:ins w:id="471" w:author="User" w:date="2015-04-04T20:12:00Z"/>
        </w:rPr>
      </w:pPr>
      <w:ins w:id="472" w:author="User" w:date="2015-04-04T20:12:00Z">
        <w:r>
          <w:t>1.3</w:t>
        </w:r>
        <w:r>
          <w:tab/>
          <w:t>Cadastro de Ocorrência – Formulário que registra um evento de um determinado aluno pelo professor, de forma a divulgar e registrar comportamentos e atitudes positivas e negativas.</w:t>
        </w:r>
      </w:ins>
    </w:p>
    <w:p w:rsidR="00C31F87" w:rsidRDefault="00C31F87" w:rsidP="00C31F87">
      <w:pPr>
        <w:rPr>
          <w:ins w:id="473" w:author="User" w:date="2015-04-04T20:12:00Z"/>
        </w:rPr>
      </w:pPr>
      <w:ins w:id="474" w:author="User" w:date="2015-04-04T20:12:00Z">
        <w:r>
          <w:t>•</w:t>
        </w:r>
        <w:r>
          <w:tab/>
        </w:r>
        <w:proofErr w:type="spellStart"/>
        <w:proofErr w:type="gramStart"/>
        <w:r>
          <w:t>idOcorrencia</w:t>
        </w:r>
        <w:proofErr w:type="spellEnd"/>
        <w:proofErr w:type="gramEnd"/>
      </w:ins>
    </w:p>
    <w:p w:rsidR="00C31F87" w:rsidRDefault="00C31F87" w:rsidP="00C31F87">
      <w:pPr>
        <w:rPr>
          <w:ins w:id="475" w:author="User" w:date="2015-04-04T20:12:00Z"/>
        </w:rPr>
      </w:pPr>
      <w:ins w:id="476" w:author="User" w:date="2015-04-04T20:12:00Z">
        <w:r>
          <w:t>•</w:t>
        </w:r>
        <w:r>
          <w:tab/>
          <w:t>Descrição</w:t>
        </w:r>
      </w:ins>
    </w:p>
    <w:p w:rsidR="00C31F87" w:rsidRDefault="00C31F87" w:rsidP="00C31F87">
      <w:pPr>
        <w:rPr>
          <w:ins w:id="477" w:author="User" w:date="2015-04-04T20:12:00Z"/>
        </w:rPr>
      </w:pPr>
      <w:ins w:id="478" w:author="User" w:date="2015-04-04T20:12:00Z">
        <w:r>
          <w:t>•</w:t>
        </w:r>
        <w:r>
          <w:tab/>
          <w:t>Aluno</w:t>
        </w:r>
      </w:ins>
    </w:p>
    <w:p w:rsidR="00C31F87" w:rsidRDefault="00C31F87" w:rsidP="00C31F87">
      <w:pPr>
        <w:rPr>
          <w:ins w:id="479" w:author="User" w:date="2015-04-04T20:12:00Z"/>
        </w:rPr>
      </w:pPr>
      <w:ins w:id="480" w:author="User" w:date="2015-04-04T20:12:00Z">
        <w:r>
          <w:t>•</w:t>
        </w:r>
        <w:r>
          <w:tab/>
          <w:t>Data</w:t>
        </w:r>
      </w:ins>
    </w:p>
    <w:p w:rsidR="00C31F87" w:rsidRDefault="00C31F87" w:rsidP="00C31F87">
      <w:pPr>
        <w:rPr>
          <w:ins w:id="481" w:author="User" w:date="2015-04-04T20:12:00Z"/>
        </w:rPr>
      </w:pPr>
      <w:ins w:id="482" w:author="User" w:date="2015-04-04T20:12:00Z">
        <w:r>
          <w:t>•</w:t>
        </w:r>
        <w:r>
          <w:tab/>
          <w:t>Professor</w:t>
        </w:r>
      </w:ins>
    </w:p>
    <w:p w:rsidR="00C31F87" w:rsidRDefault="00C31F87" w:rsidP="00C31F87">
      <w:pPr>
        <w:rPr>
          <w:ins w:id="483" w:author="User" w:date="2015-04-04T20:12:00Z"/>
        </w:rPr>
      </w:pPr>
    </w:p>
    <w:p w:rsidR="00C31F87" w:rsidRDefault="00C31F87" w:rsidP="00C31F87">
      <w:pPr>
        <w:rPr>
          <w:ins w:id="484" w:author="User" w:date="2015-04-04T20:12:00Z"/>
        </w:rPr>
      </w:pPr>
      <w:ins w:id="485" w:author="User" w:date="2015-04-04T20:12:00Z">
        <w:r>
          <w:t>1.3.1</w:t>
        </w:r>
        <w:r>
          <w:tab/>
          <w:t xml:space="preserve">Alteração de Ocorrência – Função destinada </w:t>
        </w:r>
        <w:proofErr w:type="gramStart"/>
        <w:r>
          <w:t>a</w:t>
        </w:r>
        <w:proofErr w:type="gramEnd"/>
        <w:r>
          <w:t xml:space="preserve"> alteração de atributos de Ocorrência.</w:t>
        </w:r>
      </w:ins>
    </w:p>
    <w:p w:rsidR="00C31F87" w:rsidRDefault="00C31F87" w:rsidP="00C31F87">
      <w:pPr>
        <w:rPr>
          <w:ins w:id="486" w:author="User" w:date="2015-04-04T20:12:00Z"/>
        </w:rPr>
      </w:pPr>
    </w:p>
    <w:p w:rsidR="00C31F87" w:rsidRDefault="00C31F87" w:rsidP="00C31F87">
      <w:pPr>
        <w:rPr>
          <w:ins w:id="487" w:author="User" w:date="2015-04-04T20:12:00Z"/>
        </w:rPr>
      </w:pPr>
      <w:ins w:id="488" w:author="User" w:date="2015-04-04T20:12:00Z">
        <w:r>
          <w:t>1.3.2</w:t>
        </w:r>
        <w:r>
          <w:tab/>
          <w:t xml:space="preserve">Visualizar listas de Ocorrências – Função destinada </w:t>
        </w:r>
        <w:proofErr w:type="gramStart"/>
        <w:r>
          <w:t>a</w:t>
        </w:r>
        <w:proofErr w:type="gramEnd"/>
        <w:r>
          <w:t xml:space="preserve"> visualização das listas ocorrências por data, aluno e professor.</w:t>
        </w:r>
      </w:ins>
    </w:p>
    <w:p w:rsidR="00C31F87" w:rsidRDefault="00C31F87" w:rsidP="00C31F87">
      <w:pPr>
        <w:rPr>
          <w:ins w:id="489" w:author="User" w:date="2015-04-04T20:12:00Z"/>
        </w:rPr>
      </w:pPr>
    </w:p>
    <w:p w:rsidR="00C31F87" w:rsidRDefault="00C31F87" w:rsidP="00C31F87">
      <w:pPr>
        <w:rPr>
          <w:ins w:id="490" w:author="User" w:date="2015-04-04T20:12:00Z"/>
        </w:rPr>
      </w:pPr>
      <w:ins w:id="491" w:author="User" w:date="2015-04-04T20:12:00Z">
        <w:r>
          <w:t>1.3.3</w:t>
        </w:r>
        <w:r>
          <w:tab/>
          <w:t xml:space="preserve">Visualizar Ocorrência – Função destinada </w:t>
        </w:r>
        <w:proofErr w:type="gramStart"/>
        <w:r>
          <w:t>a</w:t>
        </w:r>
        <w:proofErr w:type="gramEnd"/>
        <w:r>
          <w:t xml:space="preserve"> visualização de uma ocorrência de acordo com o perfil:</w:t>
        </w:r>
      </w:ins>
    </w:p>
    <w:p w:rsidR="00C31F87" w:rsidRDefault="00C31F87" w:rsidP="00C31F87">
      <w:pPr>
        <w:rPr>
          <w:ins w:id="492" w:author="User" w:date="2015-04-04T20:12:00Z"/>
        </w:rPr>
      </w:pPr>
      <w:ins w:id="493" w:author="User" w:date="2015-04-04T20:12:00Z">
        <w:r>
          <w:t xml:space="preserve">- Professor: visualiza as ocorrências referente </w:t>
        </w:r>
        <w:proofErr w:type="gramStart"/>
        <w:r>
          <w:t>a</w:t>
        </w:r>
        <w:proofErr w:type="gramEnd"/>
        <w:r>
          <w:t xml:space="preserve"> matéria ao qual leciona em uma turma.</w:t>
        </w:r>
      </w:ins>
    </w:p>
    <w:p w:rsidR="00C31F87" w:rsidRDefault="00C31F87" w:rsidP="00C31F87">
      <w:pPr>
        <w:rPr>
          <w:ins w:id="494" w:author="User" w:date="2015-04-04T20:12:00Z"/>
        </w:rPr>
      </w:pPr>
      <w:ins w:id="495" w:author="User" w:date="2015-04-04T20:12:00Z">
        <w:r>
          <w:t>- Aluno: visualiza a ocorrência ao qual foi autuado.</w:t>
        </w:r>
      </w:ins>
    </w:p>
    <w:p w:rsidR="00C31F87" w:rsidRDefault="00C31F87" w:rsidP="00C31F87">
      <w:pPr>
        <w:rPr>
          <w:ins w:id="496" w:author="User" w:date="2015-04-04T20:12:00Z"/>
        </w:rPr>
      </w:pPr>
      <w:ins w:id="497" w:author="User" w:date="2015-04-04T20:12:00Z">
        <w:r>
          <w:t>- Responsável: visualiza as ocorrências dos alunos aos quais é responsabilizado.</w:t>
        </w:r>
      </w:ins>
    </w:p>
    <w:p w:rsidR="00C31F87" w:rsidRDefault="00C31F87" w:rsidP="00C31F87">
      <w:pPr>
        <w:rPr>
          <w:ins w:id="498" w:author="User" w:date="2015-04-04T20:12:00Z"/>
        </w:rPr>
      </w:pPr>
    </w:p>
    <w:p w:rsidR="00C31F87" w:rsidRDefault="00C31F87" w:rsidP="00C31F87">
      <w:pPr>
        <w:rPr>
          <w:ins w:id="499" w:author="User" w:date="2015-04-04T20:12:00Z"/>
        </w:rPr>
      </w:pPr>
      <w:ins w:id="500" w:author="User" w:date="2015-04-04T20:12:00Z">
        <w:r>
          <w:t>1.4</w:t>
        </w:r>
        <w:r>
          <w:tab/>
          <w:t>Cadastro de tarefa - Formulário que registra tarefa para os alunos realizarem em casa ou escola ao qual o professor orientou determinada turma.</w:t>
        </w:r>
      </w:ins>
    </w:p>
    <w:p w:rsidR="00C31F87" w:rsidRDefault="00C31F87" w:rsidP="00C31F87">
      <w:pPr>
        <w:rPr>
          <w:ins w:id="501" w:author="User" w:date="2015-04-04T20:12:00Z"/>
        </w:rPr>
      </w:pPr>
      <w:ins w:id="502" w:author="User" w:date="2015-04-04T20:12:00Z">
        <w:r>
          <w:t>•</w:t>
        </w:r>
        <w:r>
          <w:tab/>
        </w:r>
        <w:proofErr w:type="spellStart"/>
        <w:proofErr w:type="gramStart"/>
        <w:r>
          <w:t>idTarefa</w:t>
        </w:r>
        <w:proofErr w:type="spellEnd"/>
        <w:proofErr w:type="gramEnd"/>
      </w:ins>
    </w:p>
    <w:p w:rsidR="00C31F87" w:rsidRDefault="00C31F87" w:rsidP="00C31F87">
      <w:pPr>
        <w:rPr>
          <w:ins w:id="503" w:author="User" w:date="2015-04-04T20:12:00Z"/>
        </w:rPr>
      </w:pPr>
      <w:ins w:id="504" w:author="User" w:date="2015-04-04T20:12:00Z">
        <w:r>
          <w:t>•</w:t>
        </w:r>
        <w:r>
          <w:tab/>
          <w:t>Descrição da tarefa</w:t>
        </w:r>
      </w:ins>
    </w:p>
    <w:p w:rsidR="00C31F87" w:rsidRDefault="00C31F87" w:rsidP="00C31F87">
      <w:pPr>
        <w:rPr>
          <w:ins w:id="505" w:author="User" w:date="2015-04-04T20:12:00Z"/>
        </w:rPr>
      </w:pPr>
      <w:ins w:id="506" w:author="User" w:date="2015-04-04T20:12:00Z">
        <w:r>
          <w:t>•</w:t>
        </w:r>
        <w:r>
          <w:tab/>
          <w:t>Disciplina</w:t>
        </w:r>
      </w:ins>
    </w:p>
    <w:p w:rsidR="00C31F87" w:rsidRDefault="00C31F87" w:rsidP="00C31F87">
      <w:pPr>
        <w:rPr>
          <w:ins w:id="507" w:author="User" w:date="2015-04-04T20:12:00Z"/>
        </w:rPr>
      </w:pPr>
      <w:ins w:id="508" w:author="User" w:date="2015-04-04T20:12:00Z">
        <w:r>
          <w:t>•</w:t>
        </w:r>
        <w:r>
          <w:tab/>
          <w:t>Turma</w:t>
        </w:r>
      </w:ins>
    </w:p>
    <w:p w:rsidR="00C31F87" w:rsidRDefault="00C31F87" w:rsidP="00C31F87">
      <w:pPr>
        <w:rPr>
          <w:ins w:id="509" w:author="User" w:date="2015-04-04T20:12:00Z"/>
        </w:rPr>
      </w:pPr>
      <w:ins w:id="510" w:author="User" w:date="2015-04-04T20:12:00Z">
        <w:r>
          <w:t>•</w:t>
        </w:r>
        <w:r>
          <w:tab/>
          <w:t>Data da postagem</w:t>
        </w:r>
      </w:ins>
    </w:p>
    <w:p w:rsidR="00C31F87" w:rsidRDefault="00C31F87" w:rsidP="00C31F87">
      <w:pPr>
        <w:rPr>
          <w:ins w:id="511" w:author="User" w:date="2015-04-04T20:12:00Z"/>
        </w:rPr>
      </w:pPr>
      <w:ins w:id="512" w:author="User" w:date="2015-04-04T20:12:00Z">
        <w:r>
          <w:lastRenderedPageBreak/>
          <w:t>•</w:t>
        </w:r>
        <w:r>
          <w:tab/>
          <w:t>Data da entrega</w:t>
        </w:r>
      </w:ins>
    </w:p>
    <w:p w:rsidR="00C31F87" w:rsidRDefault="00C31F87" w:rsidP="00C31F87">
      <w:pPr>
        <w:rPr>
          <w:ins w:id="513" w:author="User" w:date="2015-04-04T20:12:00Z"/>
        </w:rPr>
      </w:pPr>
    </w:p>
    <w:p w:rsidR="00C31F87" w:rsidRDefault="00C31F87" w:rsidP="00C31F87">
      <w:pPr>
        <w:rPr>
          <w:ins w:id="514" w:author="User" w:date="2015-04-04T20:12:00Z"/>
        </w:rPr>
      </w:pPr>
    </w:p>
    <w:p w:rsidR="00C31F87" w:rsidRDefault="00C31F87" w:rsidP="00C31F87">
      <w:pPr>
        <w:rPr>
          <w:ins w:id="515" w:author="User" w:date="2015-04-04T20:12:00Z"/>
        </w:rPr>
      </w:pPr>
      <w:ins w:id="516" w:author="User" w:date="2015-04-04T20:12:00Z">
        <w:r>
          <w:t>1.4.1</w:t>
        </w:r>
        <w:r>
          <w:tab/>
          <w:t xml:space="preserve">Visualizar lista de tarefas - Função destinada </w:t>
        </w:r>
        <w:proofErr w:type="gramStart"/>
        <w:r>
          <w:t>a</w:t>
        </w:r>
        <w:proofErr w:type="gramEnd"/>
        <w:r>
          <w:t xml:space="preserve"> visualização das listas ocorrências por turma, professor e aluno.</w:t>
        </w:r>
      </w:ins>
    </w:p>
    <w:p w:rsidR="00C31F87" w:rsidRDefault="00C31F87" w:rsidP="00C31F87">
      <w:pPr>
        <w:rPr>
          <w:ins w:id="517" w:author="User" w:date="2015-04-04T20:12:00Z"/>
        </w:rPr>
      </w:pPr>
    </w:p>
    <w:p w:rsidR="00C31F87" w:rsidRDefault="00C31F87" w:rsidP="00C31F87">
      <w:pPr>
        <w:rPr>
          <w:ins w:id="518" w:author="User" w:date="2015-04-04T20:12:00Z"/>
        </w:rPr>
      </w:pPr>
      <w:ins w:id="519" w:author="User" w:date="2015-04-04T20:12:00Z">
        <w:r>
          <w:t>1.4.2</w:t>
        </w:r>
        <w:r>
          <w:tab/>
          <w:t xml:space="preserve">Visualizar tarefa – Função destinada </w:t>
        </w:r>
        <w:proofErr w:type="gramStart"/>
        <w:r>
          <w:t>a</w:t>
        </w:r>
        <w:proofErr w:type="gramEnd"/>
        <w:r>
          <w:t xml:space="preserve"> visualização de uma tarefa designada ao aluno e responsável.</w:t>
        </w:r>
      </w:ins>
    </w:p>
    <w:p w:rsidR="00C31F87" w:rsidRDefault="00C31F87" w:rsidP="00C31F87">
      <w:pPr>
        <w:rPr>
          <w:ins w:id="520" w:author="User" w:date="2015-04-04T20:12:00Z"/>
        </w:rPr>
      </w:pPr>
    </w:p>
    <w:p w:rsidR="00C31F87" w:rsidRDefault="00C31F87" w:rsidP="00C31F87">
      <w:pPr>
        <w:rPr>
          <w:ins w:id="521" w:author="User" w:date="2015-04-04T20:12:00Z"/>
        </w:rPr>
      </w:pPr>
    </w:p>
    <w:p w:rsidR="00C31F87" w:rsidRDefault="00C31F87" w:rsidP="00C31F87">
      <w:pPr>
        <w:rPr>
          <w:ins w:id="522" w:author="User" w:date="2015-04-04T20:12:00Z"/>
        </w:rPr>
      </w:pPr>
      <w:ins w:id="523" w:author="User" w:date="2015-04-04T20:12:00Z">
        <w:r>
          <w:t>2.</w:t>
        </w:r>
        <w:r>
          <w:tab/>
          <w:t xml:space="preserve">Gerar interfaces </w:t>
        </w:r>
        <w:proofErr w:type="gramStart"/>
        <w:r>
          <w:t>WEB</w:t>
        </w:r>
        <w:proofErr w:type="gramEnd"/>
      </w:ins>
    </w:p>
    <w:p w:rsidR="00C31F87" w:rsidRDefault="00C31F87" w:rsidP="00C31F87">
      <w:pPr>
        <w:rPr>
          <w:ins w:id="524" w:author="User" w:date="2015-04-04T20:12:00Z"/>
        </w:rPr>
      </w:pPr>
      <w:ins w:id="525" w:author="User" w:date="2015-04-04T20:12:00Z">
        <w:r>
          <w:t>Para cada atividade e um tipo de perfil de usuário as páginas WEB deverão ser criadas para ter uma interface intuitiva e ágil.</w:t>
        </w:r>
      </w:ins>
    </w:p>
    <w:p w:rsidR="00C31F87" w:rsidRDefault="00C31F87" w:rsidP="00C31F87">
      <w:pPr>
        <w:rPr>
          <w:ins w:id="526" w:author="User" w:date="2015-04-04T20:12:00Z"/>
        </w:rPr>
      </w:pPr>
      <w:ins w:id="527" w:author="User" w:date="2015-04-04T20:12:00Z">
        <w:r>
          <w:t>2.1</w:t>
        </w:r>
        <w:r>
          <w:tab/>
          <w:t xml:space="preserve">– Páginas </w:t>
        </w:r>
        <w:proofErr w:type="spellStart"/>
        <w:r>
          <w:t>servlet</w:t>
        </w:r>
        <w:proofErr w:type="spellEnd"/>
      </w:ins>
    </w:p>
    <w:p w:rsidR="00C31F87" w:rsidRDefault="00C31F87" w:rsidP="00C31F87">
      <w:pPr>
        <w:rPr>
          <w:ins w:id="528" w:author="User" w:date="2015-04-04T20:12:00Z"/>
        </w:rPr>
      </w:pPr>
      <w:ins w:id="529" w:author="User" w:date="2015-04-04T20:12:00Z">
        <w:r>
          <w:t>•</w:t>
        </w:r>
        <w:r>
          <w:tab/>
        </w:r>
        <w:proofErr w:type="spellStart"/>
        <w:proofErr w:type="gramStart"/>
        <w:r>
          <w:t>AlbumServlet</w:t>
        </w:r>
        <w:proofErr w:type="spellEnd"/>
        <w:proofErr w:type="gramEnd"/>
        <w:r>
          <w:t>.</w:t>
        </w:r>
        <w:proofErr w:type="spellStart"/>
        <w:r>
          <w:t>java</w:t>
        </w:r>
        <w:proofErr w:type="spellEnd"/>
      </w:ins>
    </w:p>
    <w:p w:rsidR="00C31F87" w:rsidRDefault="00C31F87" w:rsidP="00C31F87">
      <w:pPr>
        <w:rPr>
          <w:ins w:id="530" w:author="User" w:date="2015-04-04T20:12:00Z"/>
        </w:rPr>
      </w:pPr>
      <w:ins w:id="531" w:author="User" w:date="2015-04-04T20:12:00Z">
        <w:r>
          <w:t>•</w:t>
        </w:r>
        <w:r>
          <w:tab/>
        </w:r>
        <w:proofErr w:type="spellStart"/>
        <w:proofErr w:type="gramStart"/>
        <w:r>
          <w:t>BoletimServlet</w:t>
        </w:r>
        <w:proofErr w:type="spellEnd"/>
        <w:proofErr w:type="gramEnd"/>
        <w:r>
          <w:t>.</w:t>
        </w:r>
        <w:proofErr w:type="spellStart"/>
        <w:r>
          <w:t>java</w:t>
        </w:r>
        <w:proofErr w:type="spellEnd"/>
      </w:ins>
    </w:p>
    <w:p w:rsidR="00C31F87" w:rsidRDefault="00C31F87" w:rsidP="00C31F87">
      <w:pPr>
        <w:rPr>
          <w:ins w:id="532" w:author="User" w:date="2015-04-04T20:12:00Z"/>
        </w:rPr>
      </w:pPr>
      <w:ins w:id="533" w:author="User" w:date="2015-04-04T20:12:00Z">
        <w:r>
          <w:t>•</w:t>
        </w:r>
        <w:r>
          <w:tab/>
        </w:r>
        <w:proofErr w:type="spellStart"/>
        <w:proofErr w:type="gramStart"/>
        <w:r>
          <w:t>EditarFotoServlet</w:t>
        </w:r>
        <w:proofErr w:type="spellEnd"/>
        <w:proofErr w:type="gramEnd"/>
        <w:r>
          <w:t>.</w:t>
        </w:r>
        <w:proofErr w:type="spellStart"/>
        <w:r>
          <w:t>java</w:t>
        </w:r>
        <w:proofErr w:type="spellEnd"/>
      </w:ins>
    </w:p>
    <w:p w:rsidR="00C31F87" w:rsidRDefault="00C31F87" w:rsidP="00C31F87">
      <w:pPr>
        <w:rPr>
          <w:ins w:id="534" w:author="User" w:date="2015-04-04T20:12:00Z"/>
        </w:rPr>
      </w:pPr>
      <w:ins w:id="535" w:author="User" w:date="2015-04-04T20:12:00Z">
        <w:r>
          <w:t>•</w:t>
        </w:r>
        <w:r>
          <w:tab/>
        </w:r>
        <w:proofErr w:type="spellStart"/>
        <w:proofErr w:type="gramStart"/>
        <w:r>
          <w:t>FotoServlet</w:t>
        </w:r>
        <w:proofErr w:type="spellEnd"/>
        <w:proofErr w:type="gramEnd"/>
        <w:r>
          <w:t>.</w:t>
        </w:r>
        <w:proofErr w:type="spellStart"/>
        <w:r>
          <w:t>java</w:t>
        </w:r>
        <w:proofErr w:type="spellEnd"/>
      </w:ins>
    </w:p>
    <w:p w:rsidR="00C31F87" w:rsidRDefault="00C31F87" w:rsidP="00C31F87">
      <w:pPr>
        <w:rPr>
          <w:ins w:id="536" w:author="User" w:date="2015-04-04T20:12:00Z"/>
        </w:rPr>
      </w:pPr>
      <w:ins w:id="537" w:author="User" w:date="2015-04-04T20:12:00Z">
        <w:r>
          <w:t>•</w:t>
        </w:r>
        <w:r>
          <w:tab/>
        </w:r>
        <w:proofErr w:type="spellStart"/>
        <w:proofErr w:type="gramStart"/>
        <w:r>
          <w:t>ListaOcorrenciasServlet</w:t>
        </w:r>
        <w:proofErr w:type="spellEnd"/>
        <w:proofErr w:type="gramEnd"/>
        <w:r>
          <w:t>.</w:t>
        </w:r>
        <w:proofErr w:type="spellStart"/>
        <w:r>
          <w:t>java</w:t>
        </w:r>
        <w:proofErr w:type="spellEnd"/>
      </w:ins>
    </w:p>
    <w:p w:rsidR="00C31F87" w:rsidRDefault="00C31F87" w:rsidP="00C31F87">
      <w:pPr>
        <w:rPr>
          <w:ins w:id="538" w:author="User" w:date="2015-04-04T20:12:00Z"/>
        </w:rPr>
      </w:pPr>
      <w:ins w:id="539" w:author="User" w:date="2015-04-04T20:12:00Z">
        <w:r>
          <w:t>•</w:t>
        </w:r>
        <w:r>
          <w:tab/>
        </w:r>
        <w:proofErr w:type="spellStart"/>
        <w:proofErr w:type="gramStart"/>
        <w:r>
          <w:t>ListaUsuariosServlet</w:t>
        </w:r>
        <w:proofErr w:type="spellEnd"/>
        <w:proofErr w:type="gramEnd"/>
        <w:r>
          <w:t>.</w:t>
        </w:r>
        <w:proofErr w:type="spellStart"/>
        <w:r>
          <w:t>java</w:t>
        </w:r>
        <w:proofErr w:type="spellEnd"/>
      </w:ins>
    </w:p>
    <w:p w:rsidR="00C31F87" w:rsidRDefault="00C31F87" w:rsidP="00C31F87">
      <w:pPr>
        <w:rPr>
          <w:ins w:id="540" w:author="User" w:date="2015-04-04T20:12:00Z"/>
        </w:rPr>
      </w:pPr>
      <w:ins w:id="541" w:author="User" w:date="2015-04-04T20:12:00Z">
        <w:r>
          <w:t>•</w:t>
        </w:r>
        <w:r>
          <w:tab/>
        </w:r>
        <w:proofErr w:type="spellStart"/>
        <w:proofErr w:type="gramStart"/>
        <w:r>
          <w:t>LoginServlet</w:t>
        </w:r>
        <w:proofErr w:type="spellEnd"/>
        <w:proofErr w:type="gramEnd"/>
        <w:r>
          <w:t>.</w:t>
        </w:r>
        <w:proofErr w:type="spellStart"/>
        <w:r>
          <w:t>java</w:t>
        </w:r>
        <w:proofErr w:type="spellEnd"/>
      </w:ins>
    </w:p>
    <w:p w:rsidR="00C31F87" w:rsidRDefault="00C31F87" w:rsidP="00C31F87">
      <w:pPr>
        <w:rPr>
          <w:ins w:id="542" w:author="User" w:date="2015-04-04T20:12:00Z"/>
        </w:rPr>
      </w:pPr>
      <w:ins w:id="543" w:author="User" w:date="2015-04-04T20:12:00Z">
        <w:r>
          <w:t>•</w:t>
        </w:r>
        <w:r>
          <w:tab/>
        </w:r>
        <w:proofErr w:type="spellStart"/>
        <w:proofErr w:type="gramStart"/>
        <w:r>
          <w:t>LogoutServlet</w:t>
        </w:r>
        <w:proofErr w:type="spellEnd"/>
        <w:proofErr w:type="gramEnd"/>
        <w:r>
          <w:t>.</w:t>
        </w:r>
        <w:proofErr w:type="spellStart"/>
        <w:r>
          <w:t>java</w:t>
        </w:r>
        <w:proofErr w:type="spellEnd"/>
      </w:ins>
    </w:p>
    <w:p w:rsidR="00C31F87" w:rsidRDefault="00C31F87" w:rsidP="00C31F87">
      <w:pPr>
        <w:rPr>
          <w:ins w:id="544" w:author="User" w:date="2015-04-04T20:12:00Z"/>
        </w:rPr>
      </w:pPr>
      <w:ins w:id="545" w:author="User" w:date="2015-04-04T20:12:00Z">
        <w:r>
          <w:t>•</w:t>
        </w:r>
        <w:r>
          <w:tab/>
        </w:r>
        <w:proofErr w:type="spellStart"/>
        <w:proofErr w:type="gramStart"/>
        <w:r>
          <w:t>OcorrenciaServlet</w:t>
        </w:r>
        <w:proofErr w:type="spellEnd"/>
        <w:proofErr w:type="gramEnd"/>
        <w:r>
          <w:t>.</w:t>
        </w:r>
        <w:proofErr w:type="spellStart"/>
        <w:r>
          <w:t>java</w:t>
        </w:r>
        <w:proofErr w:type="spellEnd"/>
      </w:ins>
    </w:p>
    <w:p w:rsidR="00C31F87" w:rsidRDefault="00C31F87" w:rsidP="00C31F87">
      <w:pPr>
        <w:rPr>
          <w:ins w:id="546" w:author="User" w:date="2015-04-04T20:12:00Z"/>
        </w:rPr>
      </w:pPr>
      <w:ins w:id="547" w:author="User" w:date="2015-04-04T20:12:00Z">
        <w:r>
          <w:t>•</w:t>
        </w:r>
        <w:r>
          <w:tab/>
        </w:r>
        <w:proofErr w:type="spellStart"/>
        <w:proofErr w:type="gramStart"/>
        <w:r>
          <w:t>RemoverFotoServlet</w:t>
        </w:r>
        <w:proofErr w:type="spellEnd"/>
        <w:proofErr w:type="gramEnd"/>
        <w:r>
          <w:t>.</w:t>
        </w:r>
        <w:proofErr w:type="spellStart"/>
        <w:r>
          <w:t>java</w:t>
        </w:r>
        <w:proofErr w:type="spellEnd"/>
      </w:ins>
    </w:p>
    <w:p w:rsidR="00C31F87" w:rsidRDefault="00C31F87" w:rsidP="00C31F87">
      <w:pPr>
        <w:rPr>
          <w:ins w:id="548" w:author="User" w:date="2015-04-04T20:12:00Z"/>
        </w:rPr>
      </w:pPr>
      <w:ins w:id="549" w:author="User" w:date="2015-04-04T20:12:00Z">
        <w:r>
          <w:t>•</w:t>
        </w:r>
        <w:r>
          <w:tab/>
        </w:r>
        <w:proofErr w:type="spellStart"/>
        <w:proofErr w:type="gramStart"/>
        <w:r>
          <w:t>TarefaServlet</w:t>
        </w:r>
        <w:proofErr w:type="spellEnd"/>
        <w:proofErr w:type="gramEnd"/>
        <w:r>
          <w:t>.</w:t>
        </w:r>
        <w:proofErr w:type="spellStart"/>
        <w:r>
          <w:t>java</w:t>
        </w:r>
        <w:proofErr w:type="spellEnd"/>
      </w:ins>
    </w:p>
    <w:p w:rsidR="00C31F87" w:rsidRDefault="00C31F87" w:rsidP="00C31F87">
      <w:pPr>
        <w:rPr>
          <w:ins w:id="550" w:author="User" w:date="2015-04-04T20:12:00Z"/>
        </w:rPr>
      </w:pPr>
      <w:ins w:id="551" w:author="User" w:date="2015-04-04T20:12:00Z">
        <w:r>
          <w:t>•</w:t>
        </w:r>
        <w:r>
          <w:tab/>
        </w:r>
        <w:proofErr w:type="spellStart"/>
        <w:proofErr w:type="gramStart"/>
        <w:r>
          <w:t>UsuarioServlet</w:t>
        </w:r>
        <w:proofErr w:type="spellEnd"/>
        <w:proofErr w:type="gramEnd"/>
        <w:r>
          <w:t>.</w:t>
        </w:r>
        <w:proofErr w:type="spellStart"/>
        <w:r>
          <w:t>java</w:t>
        </w:r>
        <w:proofErr w:type="spellEnd"/>
      </w:ins>
    </w:p>
    <w:p w:rsidR="00C31F87" w:rsidRDefault="00C31F87" w:rsidP="00C31F87">
      <w:pPr>
        <w:rPr>
          <w:ins w:id="552" w:author="User" w:date="2015-04-04T20:12:00Z"/>
        </w:rPr>
      </w:pPr>
      <w:ins w:id="553" w:author="User" w:date="2015-04-04T20:12:00Z">
        <w:r>
          <w:t>2.2</w:t>
        </w:r>
        <w:r>
          <w:tab/>
          <w:t xml:space="preserve">– </w:t>
        </w:r>
        <w:proofErr w:type="gramStart"/>
        <w:r>
          <w:t>Páginas .</w:t>
        </w:r>
        <w:proofErr w:type="spellStart"/>
        <w:proofErr w:type="gramEnd"/>
        <w:r>
          <w:t>jsp</w:t>
        </w:r>
        <w:proofErr w:type="spellEnd"/>
        <w:r>
          <w:t xml:space="preserve"> (Framework CSS / </w:t>
        </w:r>
        <w:proofErr w:type="spellStart"/>
        <w:r>
          <w:t>Bootstrap</w:t>
        </w:r>
        <w:proofErr w:type="spellEnd"/>
        <w:r>
          <w:t>)</w:t>
        </w:r>
      </w:ins>
    </w:p>
    <w:p w:rsidR="00C31F87" w:rsidRDefault="00C31F87" w:rsidP="00C31F87">
      <w:pPr>
        <w:rPr>
          <w:ins w:id="554" w:author="User" w:date="2015-04-04T20:12:00Z"/>
        </w:rPr>
      </w:pPr>
      <w:ins w:id="555" w:author="User" w:date="2015-04-04T20:12:00Z">
        <w:r>
          <w:t>•</w:t>
        </w:r>
        <w:r>
          <w:tab/>
        </w:r>
        <w:proofErr w:type="spellStart"/>
        <w:proofErr w:type="gramStart"/>
        <w:r>
          <w:t>adiciona_aluno</w:t>
        </w:r>
        <w:proofErr w:type="spellEnd"/>
        <w:r>
          <w:t>.</w:t>
        </w:r>
        <w:proofErr w:type="spellStart"/>
        <w:proofErr w:type="gramEnd"/>
        <w:r>
          <w:t>jsp</w:t>
        </w:r>
        <w:proofErr w:type="spellEnd"/>
      </w:ins>
    </w:p>
    <w:p w:rsidR="00C31F87" w:rsidRDefault="00C31F87" w:rsidP="00C31F87">
      <w:pPr>
        <w:rPr>
          <w:ins w:id="556" w:author="User" w:date="2015-04-04T20:12:00Z"/>
        </w:rPr>
      </w:pPr>
      <w:ins w:id="557" w:author="User" w:date="2015-04-04T20:12:00Z">
        <w:r>
          <w:t>•</w:t>
        </w:r>
        <w:r>
          <w:tab/>
        </w:r>
        <w:proofErr w:type="spellStart"/>
        <w:proofErr w:type="gramStart"/>
        <w:r>
          <w:t>adiciona_ocorrencia</w:t>
        </w:r>
        <w:proofErr w:type="spellEnd"/>
        <w:r>
          <w:t>.</w:t>
        </w:r>
        <w:proofErr w:type="spellStart"/>
        <w:proofErr w:type="gramEnd"/>
        <w:r>
          <w:t>jsp</w:t>
        </w:r>
        <w:proofErr w:type="spellEnd"/>
      </w:ins>
    </w:p>
    <w:p w:rsidR="00C31F87" w:rsidRDefault="00C31F87" w:rsidP="00C31F87">
      <w:pPr>
        <w:rPr>
          <w:ins w:id="558" w:author="User" w:date="2015-04-04T20:12:00Z"/>
        </w:rPr>
      </w:pPr>
      <w:ins w:id="559" w:author="User" w:date="2015-04-04T20:12:00Z">
        <w:r>
          <w:t>•</w:t>
        </w:r>
        <w:r>
          <w:tab/>
        </w:r>
        <w:proofErr w:type="spellStart"/>
        <w:proofErr w:type="gramStart"/>
        <w:r>
          <w:t>adiciona_responsavel</w:t>
        </w:r>
        <w:proofErr w:type="spellEnd"/>
        <w:r>
          <w:t>.</w:t>
        </w:r>
        <w:proofErr w:type="spellStart"/>
        <w:proofErr w:type="gramEnd"/>
        <w:r>
          <w:t>jsp</w:t>
        </w:r>
        <w:proofErr w:type="spellEnd"/>
      </w:ins>
    </w:p>
    <w:p w:rsidR="00C31F87" w:rsidRDefault="00C31F87" w:rsidP="00C31F87">
      <w:pPr>
        <w:rPr>
          <w:ins w:id="560" w:author="User" w:date="2015-04-04T20:12:00Z"/>
        </w:rPr>
      </w:pPr>
      <w:ins w:id="561" w:author="User" w:date="2015-04-04T20:12:00Z">
        <w:r>
          <w:t>•</w:t>
        </w:r>
        <w:r>
          <w:tab/>
        </w:r>
        <w:proofErr w:type="spellStart"/>
        <w:proofErr w:type="gramStart"/>
        <w:r>
          <w:t>adiciona_usuario</w:t>
        </w:r>
        <w:proofErr w:type="spellEnd"/>
        <w:r>
          <w:t>.</w:t>
        </w:r>
        <w:proofErr w:type="spellStart"/>
        <w:proofErr w:type="gramEnd"/>
        <w:r>
          <w:t>jsp</w:t>
        </w:r>
        <w:proofErr w:type="spellEnd"/>
      </w:ins>
    </w:p>
    <w:p w:rsidR="00C31F87" w:rsidRDefault="00C31F87" w:rsidP="00C31F87">
      <w:pPr>
        <w:rPr>
          <w:ins w:id="562" w:author="User" w:date="2015-04-04T20:12:00Z"/>
        </w:rPr>
      </w:pPr>
      <w:ins w:id="563" w:author="User" w:date="2015-04-04T20:12:00Z">
        <w:r>
          <w:t>•</w:t>
        </w:r>
        <w:r>
          <w:tab/>
        </w:r>
        <w:proofErr w:type="spellStart"/>
        <w:proofErr w:type="gramStart"/>
        <w:r>
          <w:t>adiciona_boletim</w:t>
        </w:r>
        <w:proofErr w:type="spellEnd"/>
        <w:r>
          <w:t>.</w:t>
        </w:r>
        <w:proofErr w:type="spellStart"/>
        <w:proofErr w:type="gramEnd"/>
        <w:r>
          <w:t>jsp</w:t>
        </w:r>
        <w:proofErr w:type="spellEnd"/>
      </w:ins>
    </w:p>
    <w:p w:rsidR="00C31F87" w:rsidRDefault="00C31F87" w:rsidP="00C31F87">
      <w:pPr>
        <w:rPr>
          <w:ins w:id="564" w:author="User" w:date="2015-04-04T20:12:00Z"/>
        </w:rPr>
      </w:pPr>
      <w:ins w:id="565" w:author="User" w:date="2015-04-04T20:12:00Z">
        <w:r>
          <w:t>•</w:t>
        </w:r>
        <w:r>
          <w:tab/>
        </w:r>
        <w:proofErr w:type="spellStart"/>
        <w:proofErr w:type="gramStart"/>
        <w:r>
          <w:t>agenda_ocorrencias</w:t>
        </w:r>
        <w:proofErr w:type="spellEnd"/>
        <w:r>
          <w:t>.</w:t>
        </w:r>
        <w:proofErr w:type="spellStart"/>
        <w:proofErr w:type="gramEnd"/>
        <w:r>
          <w:t>jsp</w:t>
        </w:r>
        <w:proofErr w:type="spellEnd"/>
      </w:ins>
    </w:p>
    <w:p w:rsidR="00C31F87" w:rsidRDefault="00C31F87" w:rsidP="00C31F87">
      <w:pPr>
        <w:rPr>
          <w:ins w:id="566" w:author="User" w:date="2015-04-04T20:12:00Z"/>
        </w:rPr>
      </w:pPr>
      <w:ins w:id="567" w:author="User" w:date="2015-04-04T20:12:00Z">
        <w:r>
          <w:t>•</w:t>
        </w:r>
        <w:r>
          <w:tab/>
        </w:r>
        <w:proofErr w:type="spellStart"/>
        <w:proofErr w:type="gramStart"/>
        <w:r>
          <w:t>agenda_usuarios</w:t>
        </w:r>
        <w:proofErr w:type="spellEnd"/>
        <w:r>
          <w:t>.</w:t>
        </w:r>
        <w:proofErr w:type="spellStart"/>
        <w:proofErr w:type="gramEnd"/>
        <w:r>
          <w:t>jsp</w:t>
        </w:r>
        <w:proofErr w:type="spellEnd"/>
      </w:ins>
    </w:p>
    <w:p w:rsidR="00C31F87" w:rsidRDefault="00C31F87" w:rsidP="00C31F87">
      <w:pPr>
        <w:rPr>
          <w:ins w:id="568" w:author="User" w:date="2015-04-04T20:12:00Z"/>
        </w:rPr>
      </w:pPr>
      <w:ins w:id="569" w:author="User" w:date="2015-04-04T20:12:00Z">
        <w:r>
          <w:lastRenderedPageBreak/>
          <w:t>•</w:t>
        </w:r>
        <w:r>
          <w:tab/>
        </w:r>
        <w:proofErr w:type="spellStart"/>
        <w:proofErr w:type="gramStart"/>
        <w:r>
          <w:t>album</w:t>
        </w:r>
        <w:proofErr w:type="spellEnd"/>
        <w:r>
          <w:t>.</w:t>
        </w:r>
        <w:proofErr w:type="spellStart"/>
        <w:proofErr w:type="gramEnd"/>
        <w:r>
          <w:t>jsp</w:t>
        </w:r>
        <w:proofErr w:type="spellEnd"/>
      </w:ins>
    </w:p>
    <w:p w:rsidR="00C31F87" w:rsidRDefault="00C31F87" w:rsidP="00C31F87">
      <w:pPr>
        <w:rPr>
          <w:ins w:id="570" w:author="User" w:date="2015-04-04T20:12:00Z"/>
        </w:rPr>
      </w:pPr>
      <w:ins w:id="571" w:author="User" w:date="2015-04-04T20:12:00Z">
        <w:r>
          <w:t>•</w:t>
        </w:r>
        <w:r>
          <w:tab/>
        </w:r>
        <w:proofErr w:type="spellStart"/>
        <w:proofErr w:type="gramStart"/>
        <w:r>
          <w:t>boletim_aluno</w:t>
        </w:r>
        <w:proofErr w:type="spellEnd"/>
        <w:r>
          <w:t>.</w:t>
        </w:r>
        <w:proofErr w:type="spellStart"/>
        <w:proofErr w:type="gramEnd"/>
        <w:r>
          <w:t>jsp</w:t>
        </w:r>
        <w:proofErr w:type="spellEnd"/>
      </w:ins>
    </w:p>
    <w:p w:rsidR="00C31F87" w:rsidRDefault="00C31F87" w:rsidP="00C31F87">
      <w:pPr>
        <w:rPr>
          <w:ins w:id="572" w:author="User" w:date="2015-04-04T20:12:00Z"/>
        </w:rPr>
      </w:pPr>
      <w:ins w:id="573" w:author="User" w:date="2015-04-04T20:12:00Z">
        <w:r>
          <w:t>•</w:t>
        </w:r>
        <w:r>
          <w:tab/>
        </w:r>
        <w:proofErr w:type="spellStart"/>
        <w:proofErr w:type="gramStart"/>
        <w:r>
          <w:t>boletim_professor</w:t>
        </w:r>
        <w:proofErr w:type="spellEnd"/>
        <w:r>
          <w:t>.</w:t>
        </w:r>
        <w:proofErr w:type="spellStart"/>
        <w:proofErr w:type="gramEnd"/>
        <w:r>
          <w:t>jsp</w:t>
        </w:r>
        <w:proofErr w:type="spellEnd"/>
      </w:ins>
    </w:p>
    <w:p w:rsidR="00C31F87" w:rsidRDefault="00C31F87" w:rsidP="00C31F87">
      <w:pPr>
        <w:rPr>
          <w:ins w:id="574" w:author="User" w:date="2015-04-04T20:12:00Z"/>
        </w:rPr>
      </w:pPr>
      <w:ins w:id="575" w:author="User" w:date="2015-04-04T20:12:00Z">
        <w:r>
          <w:t>•</w:t>
        </w:r>
        <w:r>
          <w:tab/>
        </w:r>
        <w:proofErr w:type="spellStart"/>
        <w:proofErr w:type="gramStart"/>
        <w:r>
          <w:t>boletim_turma</w:t>
        </w:r>
        <w:proofErr w:type="spellEnd"/>
        <w:r>
          <w:t>.</w:t>
        </w:r>
        <w:proofErr w:type="spellStart"/>
        <w:proofErr w:type="gramEnd"/>
        <w:r>
          <w:t>jsp</w:t>
        </w:r>
        <w:proofErr w:type="spellEnd"/>
      </w:ins>
    </w:p>
    <w:p w:rsidR="00C31F87" w:rsidRDefault="00C31F87" w:rsidP="00C31F87">
      <w:pPr>
        <w:rPr>
          <w:ins w:id="576" w:author="User" w:date="2015-04-04T20:12:00Z"/>
        </w:rPr>
      </w:pPr>
      <w:ins w:id="577" w:author="User" w:date="2015-04-04T20:12:00Z">
        <w:r>
          <w:t>•</w:t>
        </w:r>
        <w:r>
          <w:tab/>
        </w:r>
        <w:proofErr w:type="gramStart"/>
        <w:r>
          <w:t>boletim.</w:t>
        </w:r>
        <w:proofErr w:type="spellStart"/>
        <w:proofErr w:type="gramEnd"/>
        <w:r>
          <w:t>jsp</w:t>
        </w:r>
        <w:proofErr w:type="spellEnd"/>
      </w:ins>
    </w:p>
    <w:p w:rsidR="00C31F87" w:rsidRDefault="00C31F87" w:rsidP="00C31F87">
      <w:pPr>
        <w:rPr>
          <w:ins w:id="578" w:author="User" w:date="2015-04-04T20:12:00Z"/>
        </w:rPr>
      </w:pPr>
      <w:ins w:id="579" w:author="User" w:date="2015-04-04T20:12:00Z">
        <w:r>
          <w:t>•</w:t>
        </w:r>
        <w:r>
          <w:tab/>
        </w:r>
        <w:proofErr w:type="spellStart"/>
        <w:proofErr w:type="gramStart"/>
        <w:r>
          <w:t>cabecalho</w:t>
        </w:r>
        <w:proofErr w:type="spellEnd"/>
        <w:r>
          <w:t>.</w:t>
        </w:r>
        <w:proofErr w:type="spellStart"/>
        <w:proofErr w:type="gramEnd"/>
        <w:r>
          <w:t>jsp</w:t>
        </w:r>
        <w:proofErr w:type="spellEnd"/>
      </w:ins>
    </w:p>
    <w:p w:rsidR="00C31F87" w:rsidRDefault="00C31F87" w:rsidP="00C31F87">
      <w:pPr>
        <w:rPr>
          <w:ins w:id="580" w:author="User" w:date="2015-04-04T20:12:00Z"/>
        </w:rPr>
      </w:pPr>
      <w:ins w:id="581" w:author="User" w:date="2015-04-04T20:12:00Z">
        <w:r>
          <w:t>•</w:t>
        </w:r>
        <w:r>
          <w:tab/>
        </w:r>
        <w:proofErr w:type="spellStart"/>
        <w:proofErr w:type="gramStart"/>
        <w:r>
          <w:t>conteudo</w:t>
        </w:r>
        <w:proofErr w:type="spellEnd"/>
        <w:r>
          <w:t>.</w:t>
        </w:r>
        <w:proofErr w:type="spellStart"/>
        <w:proofErr w:type="gramEnd"/>
        <w:r>
          <w:t>jsp</w:t>
        </w:r>
        <w:proofErr w:type="spellEnd"/>
      </w:ins>
    </w:p>
    <w:p w:rsidR="00C31F87" w:rsidRDefault="00C31F87" w:rsidP="00C31F87">
      <w:pPr>
        <w:rPr>
          <w:ins w:id="582" w:author="User" w:date="2015-04-04T20:12:00Z"/>
        </w:rPr>
      </w:pPr>
      <w:ins w:id="583" w:author="User" w:date="2015-04-04T20:12:00Z">
        <w:r>
          <w:t>•</w:t>
        </w:r>
        <w:r>
          <w:tab/>
        </w:r>
        <w:proofErr w:type="spellStart"/>
        <w:proofErr w:type="gramStart"/>
        <w:r>
          <w:t>editar_boletim</w:t>
        </w:r>
        <w:proofErr w:type="spellEnd"/>
        <w:r>
          <w:t>.</w:t>
        </w:r>
        <w:proofErr w:type="spellStart"/>
        <w:proofErr w:type="gramEnd"/>
        <w:r>
          <w:t>jsp</w:t>
        </w:r>
        <w:proofErr w:type="spellEnd"/>
      </w:ins>
    </w:p>
    <w:p w:rsidR="00C31F87" w:rsidRDefault="00C31F87" w:rsidP="00C31F87">
      <w:pPr>
        <w:rPr>
          <w:ins w:id="584" w:author="User" w:date="2015-04-04T20:12:00Z"/>
        </w:rPr>
      </w:pPr>
      <w:ins w:id="585" w:author="User" w:date="2015-04-04T20:12:00Z">
        <w:r>
          <w:t>•</w:t>
        </w:r>
        <w:r>
          <w:tab/>
        </w:r>
        <w:proofErr w:type="spellStart"/>
        <w:proofErr w:type="gramStart"/>
        <w:r>
          <w:t>editar_ocorrencia</w:t>
        </w:r>
        <w:proofErr w:type="spellEnd"/>
        <w:r>
          <w:t>.</w:t>
        </w:r>
        <w:proofErr w:type="spellStart"/>
        <w:proofErr w:type="gramEnd"/>
        <w:r>
          <w:t>jsp</w:t>
        </w:r>
        <w:proofErr w:type="spellEnd"/>
      </w:ins>
    </w:p>
    <w:p w:rsidR="00C31F87" w:rsidRDefault="00C31F87" w:rsidP="00C31F87">
      <w:pPr>
        <w:rPr>
          <w:ins w:id="586" w:author="User" w:date="2015-04-04T20:12:00Z"/>
        </w:rPr>
      </w:pPr>
      <w:ins w:id="587" w:author="User" w:date="2015-04-04T20:12:00Z">
        <w:r>
          <w:t>•</w:t>
        </w:r>
        <w:r>
          <w:tab/>
        </w:r>
        <w:proofErr w:type="gramStart"/>
        <w:r>
          <w:t>erro.</w:t>
        </w:r>
        <w:proofErr w:type="spellStart"/>
        <w:proofErr w:type="gramEnd"/>
        <w:r>
          <w:t>jsp</w:t>
        </w:r>
        <w:proofErr w:type="spellEnd"/>
      </w:ins>
    </w:p>
    <w:p w:rsidR="00C31F87" w:rsidRDefault="00C31F87" w:rsidP="00C31F87">
      <w:pPr>
        <w:rPr>
          <w:ins w:id="588" w:author="User" w:date="2015-04-04T20:12:00Z"/>
        </w:rPr>
      </w:pPr>
      <w:ins w:id="589" w:author="User" w:date="2015-04-04T20:12:00Z">
        <w:r>
          <w:t>•</w:t>
        </w:r>
        <w:r>
          <w:tab/>
        </w:r>
        <w:proofErr w:type="gramStart"/>
        <w:r>
          <w:t>foto.</w:t>
        </w:r>
        <w:proofErr w:type="spellStart"/>
        <w:proofErr w:type="gramEnd"/>
        <w:r>
          <w:t>jsp</w:t>
        </w:r>
        <w:proofErr w:type="spellEnd"/>
      </w:ins>
    </w:p>
    <w:p w:rsidR="00C31F87" w:rsidRDefault="00C31F87" w:rsidP="00C31F87">
      <w:pPr>
        <w:rPr>
          <w:ins w:id="590" w:author="User" w:date="2015-04-04T20:12:00Z"/>
        </w:rPr>
      </w:pPr>
      <w:ins w:id="591" w:author="User" w:date="2015-04-04T20:12:00Z">
        <w:r>
          <w:t>•</w:t>
        </w:r>
        <w:r>
          <w:tab/>
        </w:r>
        <w:proofErr w:type="spellStart"/>
        <w:proofErr w:type="gramStart"/>
        <w:r>
          <w:t>gerencia_boletins</w:t>
        </w:r>
        <w:proofErr w:type="spellEnd"/>
        <w:r>
          <w:t>.</w:t>
        </w:r>
        <w:proofErr w:type="spellStart"/>
        <w:proofErr w:type="gramEnd"/>
        <w:r>
          <w:t>jsp</w:t>
        </w:r>
        <w:proofErr w:type="spellEnd"/>
      </w:ins>
    </w:p>
    <w:p w:rsidR="00C31F87" w:rsidRDefault="00C31F87" w:rsidP="00C31F87">
      <w:pPr>
        <w:rPr>
          <w:ins w:id="592" w:author="User" w:date="2015-04-04T20:12:00Z"/>
        </w:rPr>
      </w:pPr>
      <w:ins w:id="593" w:author="User" w:date="2015-04-04T20:12:00Z">
        <w:r>
          <w:t>•</w:t>
        </w:r>
        <w:r>
          <w:tab/>
        </w:r>
        <w:proofErr w:type="spellStart"/>
        <w:proofErr w:type="gramStart"/>
        <w:r>
          <w:t>gerencia_usuarios</w:t>
        </w:r>
        <w:proofErr w:type="spellEnd"/>
        <w:r>
          <w:t>.</w:t>
        </w:r>
        <w:proofErr w:type="spellStart"/>
        <w:proofErr w:type="gramEnd"/>
        <w:r>
          <w:t>jsp</w:t>
        </w:r>
        <w:proofErr w:type="spellEnd"/>
      </w:ins>
    </w:p>
    <w:p w:rsidR="00C31F87" w:rsidRDefault="00C31F87" w:rsidP="00C31F87">
      <w:pPr>
        <w:rPr>
          <w:ins w:id="594" w:author="User" w:date="2015-04-04T20:12:00Z"/>
        </w:rPr>
      </w:pPr>
      <w:ins w:id="595" w:author="User" w:date="2015-04-04T20:12:00Z">
        <w:r>
          <w:t>•</w:t>
        </w:r>
        <w:r>
          <w:tab/>
        </w:r>
        <w:proofErr w:type="gramStart"/>
        <w:r>
          <w:t>home.</w:t>
        </w:r>
        <w:proofErr w:type="spellStart"/>
        <w:proofErr w:type="gramEnd"/>
        <w:r>
          <w:t>jsp</w:t>
        </w:r>
        <w:proofErr w:type="spellEnd"/>
      </w:ins>
    </w:p>
    <w:p w:rsidR="00C31F87" w:rsidRDefault="00C31F87" w:rsidP="00C31F87">
      <w:pPr>
        <w:rPr>
          <w:ins w:id="596" w:author="User" w:date="2015-04-04T20:12:00Z"/>
        </w:rPr>
      </w:pPr>
      <w:ins w:id="597" w:author="User" w:date="2015-04-04T20:12:00Z">
        <w:r>
          <w:t>•</w:t>
        </w:r>
        <w:r>
          <w:tab/>
        </w:r>
        <w:proofErr w:type="spellStart"/>
        <w:proofErr w:type="gramStart"/>
        <w:r>
          <w:t>inserir_aluno</w:t>
        </w:r>
        <w:proofErr w:type="spellEnd"/>
        <w:r>
          <w:t>.</w:t>
        </w:r>
        <w:proofErr w:type="spellStart"/>
        <w:proofErr w:type="gramEnd"/>
        <w:r>
          <w:t>jsp</w:t>
        </w:r>
        <w:proofErr w:type="spellEnd"/>
      </w:ins>
    </w:p>
    <w:p w:rsidR="00C31F87" w:rsidRDefault="00C31F87" w:rsidP="00C31F87">
      <w:pPr>
        <w:rPr>
          <w:ins w:id="598" w:author="User" w:date="2015-04-04T20:12:00Z"/>
        </w:rPr>
      </w:pPr>
      <w:ins w:id="599" w:author="User" w:date="2015-04-04T20:12:00Z">
        <w:r>
          <w:t>•</w:t>
        </w:r>
        <w:r>
          <w:tab/>
        </w:r>
        <w:proofErr w:type="spellStart"/>
        <w:proofErr w:type="gramStart"/>
        <w:r>
          <w:t>inserir_boletim</w:t>
        </w:r>
        <w:proofErr w:type="spellEnd"/>
        <w:r>
          <w:t>.</w:t>
        </w:r>
        <w:proofErr w:type="spellStart"/>
        <w:proofErr w:type="gramEnd"/>
        <w:r>
          <w:t>jsp</w:t>
        </w:r>
        <w:proofErr w:type="spellEnd"/>
      </w:ins>
    </w:p>
    <w:p w:rsidR="00C31F87" w:rsidRDefault="00C31F87" w:rsidP="00C31F87">
      <w:pPr>
        <w:rPr>
          <w:ins w:id="600" w:author="User" w:date="2015-04-04T20:12:00Z"/>
        </w:rPr>
      </w:pPr>
      <w:ins w:id="601" w:author="User" w:date="2015-04-04T20:12:00Z">
        <w:r>
          <w:t>•</w:t>
        </w:r>
        <w:r>
          <w:tab/>
        </w:r>
        <w:proofErr w:type="spellStart"/>
        <w:proofErr w:type="gramStart"/>
        <w:r>
          <w:t>inserir_responsavel</w:t>
        </w:r>
        <w:proofErr w:type="spellEnd"/>
        <w:r>
          <w:t>.</w:t>
        </w:r>
        <w:proofErr w:type="spellStart"/>
        <w:proofErr w:type="gramEnd"/>
        <w:r>
          <w:t>jsp</w:t>
        </w:r>
        <w:proofErr w:type="spellEnd"/>
      </w:ins>
    </w:p>
    <w:p w:rsidR="00C31F87" w:rsidRDefault="00C31F87" w:rsidP="00C31F87">
      <w:pPr>
        <w:rPr>
          <w:ins w:id="602" w:author="User" w:date="2015-04-04T20:12:00Z"/>
        </w:rPr>
      </w:pPr>
      <w:ins w:id="603" w:author="User" w:date="2015-04-04T20:12:00Z">
        <w:r>
          <w:t>•</w:t>
        </w:r>
        <w:r>
          <w:tab/>
        </w:r>
        <w:proofErr w:type="spellStart"/>
        <w:proofErr w:type="gramStart"/>
        <w:r>
          <w:t>inserir_usuario</w:t>
        </w:r>
        <w:proofErr w:type="spellEnd"/>
        <w:r>
          <w:t>.</w:t>
        </w:r>
        <w:proofErr w:type="spellStart"/>
        <w:proofErr w:type="gramEnd"/>
        <w:r>
          <w:t>jsp</w:t>
        </w:r>
        <w:proofErr w:type="spellEnd"/>
      </w:ins>
    </w:p>
    <w:p w:rsidR="00C31F87" w:rsidRDefault="00C31F87" w:rsidP="00C31F87">
      <w:pPr>
        <w:rPr>
          <w:ins w:id="604" w:author="User" w:date="2015-04-04T20:12:00Z"/>
        </w:rPr>
      </w:pPr>
      <w:ins w:id="605" w:author="User" w:date="2015-04-04T20:12:00Z">
        <w:r>
          <w:t>•</w:t>
        </w:r>
        <w:r>
          <w:tab/>
        </w:r>
        <w:proofErr w:type="spellStart"/>
        <w:proofErr w:type="gramStart"/>
        <w:r>
          <w:t>login</w:t>
        </w:r>
        <w:proofErr w:type="spellEnd"/>
        <w:r>
          <w:t>.</w:t>
        </w:r>
        <w:proofErr w:type="spellStart"/>
        <w:proofErr w:type="gramEnd"/>
        <w:r>
          <w:t>jsp</w:t>
        </w:r>
        <w:proofErr w:type="spellEnd"/>
      </w:ins>
    </w:p>
    <w:p w:rsidR="00C31F87" w:rsidRDefault="00C31F87" w:rsidP="00C31F87">
      <w:pPr>
        <w:rPr>
          <w:ins w:id="606" w:author="User" w:date="2015-04-04T20:12:00Z"/>
        </w:rPr>
      </w:pPr>
      <w:ins w:id="607" w:author="User" w:date="2015-04-04T20:12:00Z">
        <w:r>
          <w:t>•</w:t>
        </w:r>
        <w:r>
          <w:tab/>
        </w:r>
        <w:proofErr w:type="spellStart"/>
        <w:proofErr w:type="gramStart"/>
        <w:r>
          <w:t>ocorrencias</w:t>
        </w:r>
        <w:proofErr w:type="spellEnd"/>
        <w:r>
          <w:t>.</w:t>
        </w:r>
        <w:proofErr w:type="spellStart"/>
        <w:proofErr w:type="gramEnd"/>
        <w:r>
          <w:t>jsp</w:t>
        </w:r>
        <w:proofErr w:type="spellEnd"/>
      </w:ins>
    </w:p>
    <w:p w:rsidR="00C31F87" w:rsidRDefault="00C31F87" w:rsidP="00C31F87">
      <w:pPr>
        <w:rPr>
          <w:ins w:id="608" w:author="User" w:date="2015-04-04T20:12:00Z"/>
        </w:rPr>
      </w:pPr>
      <w:ins w:id="609" w:author="User" w:date="2015-04-04T20:12:00Z">
        <w:r>
          <w:t>•</w:t>
        </w:r>
        <w:r>
          <w:tab/>
        </w:r>
        <w:proofErr w:type="gramStart"/>
        <w:r>
          <w:t>tarefas.</w:t>
        </w:r>
        <w:proofErr w:type="spellStart"/>
        <w:proofErr w:type="gramEnd"/>
        <w:r>
          <w:t>jsp</w:t>
        </w:r>
        <w:proofErr w:type="spellEnd"/>
      </w:ins>
    </w:p>
    <w:p w:rsidR="00C31F87" w:rsidRDefault="00C31F87" w:rsidP="00C31F87">
      <w:pPr>
        <w:rPr>
          <w:ins w:id="610" w:author="User" w:date="2015-04-04T20:12:00Z"/>
        </w:rPr>
      </w:pPr>
      <w:ins w:id="611" w:author="User" w:date="2015-04-04T20:12:00Z">
        <w:r>
          <w:t>•</w:t>
        </w:r>
        <w:r>
          <w:tab/>
        </w:r>
        <w:proofErr w:type="spellStart"/>
        <w:proofErr w:type="gramStart"/>
        <w:r>
          <w:t>turmas_disciplina</w:t>
        </w:r>
        <w:proofErr w:type="spellEnd"/>
        <w:r>
          <w:t>.</w:t>
        </w:r>
        <w:proofErr w:type="spellStart"/>
        <w:proofErr w:type="gramEnd"/>
        <w:r>
          <w:t>jsp</w:t>
        </w:r>
        <w:proofErr w:type="spellEnd"/>
      </w:ins>
    </w:p>
    <w:p w:rsidR="00C31F87" w:rsidRDefault="00C31F87" w:rsidP="00C31F87">
      <w:pPr>
        <w:rPr>
          <w:ins w:id="612" w:author="User" w:date="2015-04-04T20:12:00Z"/>
        </w:rPr>
      </w:pPr>
      <w:ins w:id="613" w:author="User" w:date="2015-04-04T20:12:00Z">
        <w:r>
          <w:t>•</w:t>
        </w:r>
        <w:r>
          <w:tab/>
        </w:r>
        <w:proofErr w:type="spellStart"/>
        <w:proofErr w:type="gramStart"/>
        <w:r>
          <w:t>verifica_login</w:t>
        </w:r>
        <w:proofErr w:type="spellEnd"/>
        <w:r>
          <w:t>.</w:t>
        </w:r>
        <w:proofErr w:type="spellStart"/>
        <w:proofErr w:type="gramEnd"/>
        <w:r>
          <w:t>jsp</w:t>
        </w:r>
        <w:proofErr w:type="spellEnd"/>
      </w:ins>
    </w:p>
    <w:p w:rsidR="00C31F87" w:rsidRDefault="00C31F87" w:rsidP="00C31F87">
      <w:pPr>
        <w:rPr>
          <w:ins w:id="614" w:author="User" w:date="2015-04-04T20:12:00Z"/>
        </w:rPr>
      </w:pPr>
      <w:ins w:id="615" w:author="User" w:date="2015-04-04T20:12:00Z">
        <w:r>
          <w:t>2.3</w:t>
        </w:r>
        <w:r>
          <w:tab/>
          <w:t>– Camada de dados</w:t>
        </w:r>
      </w:ins>
    </w:p>
    <w:p w:rsidR="00C31F87" w:rsidRDefault="00C31F87" w:rsidP="00C31F87">
      <w:pPr>
        <w:rPr>
          <w:ins w:id="616" w:author="User" w:date="2015-04-04T20:12:00Z"/>
        </w:rPr>
      </w:pPr>
      <w:ins w:id="617" w:author="User" w:date="2015-04-04T20:12:00Z">
        <w:r>
          <w:t>•</w:t>
        </w:r>
        <w:r>
          <w:tab/>
        </w:r>
        <w:proofErr w:type="spellStart"/>
        <w:proofErr w:type="gramStart"/>
        <w:r>
          <w:t>AlunoDao</w:t>
        </w:r>
        <w:proofErr w:type="spellEnd"/>
        <w:proofErr w:type="gramEnd"/>
        <w:r>
          <w:t>.</w:t>
        </w:r>
        <w:proofErr w:type="spellStart"/>
        <w:r>
          <w:t>java</w:t>
        </w:r>
        <w:proofErr w:type="spellEnd"/>
      </w:ins>
    </w:p>
    <w:p w:rsidR="00C31F87" w:rsidRDefault="00C31F87" w:rsidP="00C31F87">
      <w:pPr>
        <w:rPr>
          <w:ins w:id="618" w:author="User" w:date="2015-04-04T20:12:00Z"/>
        </w:rPr>
      </w:pPr>
      <w:ins w:id="619" w:author="User" w:date="2015-04-04T20:12:00Z">
        <w:r>
          <w:t>•</w:t>
        </w:r>
        <w:r>
          <w:tab/>
        </w:r>
        <w:proofErr w:type="spellStart"/>
        <w:proofErr w:type="gramStart"/>
        <w:r>
          <w:t>BaseDao</w:t>
        </w:r>
        <w:proofErr w:type="spellEnd"/>
        <w:proofErr w:type="gramEnd"/>
        <w:r>
          <w:t>.</w:t>
        </w:r>
        <w:proofErr w:type="spellStart"/>
        <w:r>
          <w:t>java</w:t>
        </w:r>
        <w:proofErr w:type="spellEnd"/>
      </w:ins>
    </w:p>
    <w:p w:rsidR="00C31F87" w:rsidRDefault="00C31F87" w:rsidP="00C31F87">
      <w:pPr>
        <w:rPr>
          <w:ins w:id="620" w:author="User" w:date="2015-04-04T20:12:00Z"/>
        </w:rPr>
      </w:pPr>
      <w:ins w:id="621" w:author="User" w:date="2015-04-04T20:12:00Z">
        <w:r>
          <w:t>•</w:t>
        </w:r>
        <w:r>
          <w:tab/>
        </w:r>
        <w:proofErr w:type="spellStart"/>
        <w:proofErr w:type="gramStart"/>
        <w:r>
          <w:t>BoletimDao</w:t>
        </w:r>
        <w:proofErr w:type="spellEnd"/>
        <w:proofErr w:type="gramEnd"/>
        <w:r>
          <w:t>.</w:t>
        </w:r>
        <w:proofErr w:type="spellStart"/>
        <w:r>
          <w:t>java</w:t>
        </w:r>
        <w:proofErr w:type="spellEnd"/>
      </w:ins>
    </w:p>
    <w:p w:rsidR="00C31F87" w:rsidRDefault="00C31F87" w:rsidP="00C31F87">
      <w:pPr>
        <w:rPr>
          <w:ins w:id="622" w:author="User" w:date="2015-04-04T20:12:00Z"/>
        </w:rPr>
      </w:pPr>
      <w:ins w:id="623" w:author="User" w:date="2015-04-04T20:12:00Z">
        <w:r>
          <w:t>•</w:t>
        </w:r>
        <w:r>
          <w:tab/>
        </w:r>
        <w:proofErr w:type="spellStart"/>
        <w:proofErr w:type="gramStart"/>
        <w:r>
          <w:t>CompoeDao</w:t>
        </w:r>
        <w:proofErr w:type="spellEnd"/>
        <w:proofErr w:type="gramEnd"/>
        <w:r>
          <w:t>.</w:t>
        </w:r>
        <w:proofErr w:type="spellStart"/>
        <w:r>
          <w:t>java</w:t>
        </w:r>
        <w:proofErr w:type="spellEnd"/>
      </w:ins>
    </w:p>
    <w:p w:rsidR="00C31F87" w:rsidRDefault="00C31F87" w:rsidP="00C31F87">
      <w:pPr>
        <w:rPr>
          <w:ins w:id="624" w:author="User" w:date="2015-04-04T20:12:00Z"/>
        </w:rPr>
      </w:pPr>
      <w:ins w:id="625" w:author="User" w:date="2015-04-04T20:12:00Z">
        <w:r>
          <w:t>•</w:t>
        </w:r>
        <w:r>
          <w:tab/>
        </w:r>
        <w:proofErr w:type="spellStart"/>
        <w:proofErr w:type="gramStart"/>
        <w:r>
          <w:t>DisciplinaDao</w:t>
        </w:r>
        <w:proofErr w:type="spellEnd"/>
        <w:proofErr w:type="gramEnd"/>
        <w:r>
          <w:t>.</w:t>
        </w:r>
        <w:proofErr w:type="spellStart"/>
        <w:r>
          <w:t>java</w:t>
        </w:r>
        <w:proofErr w:type="spellEnd"/>
      </w:ins>
    </w:p>
    <w:p w:rsidR="00C31F87" w:rsidRDefault="00C31F87" w:rsidP="00C31F87">
      <w:pPr>
        <w:rPr>
          <w:ins w:id="626" w:author="User" w:date="2015-04-04T20:12:00Z"/>
        </w:rPr>
      </w:pPr>
      <w:ins w:id="627" w:author="User" w:date="2015-04-04T20:12:00Z">
        <w:r>
          <w:t>•</w:t>
        </w:r>
        <w:r>
          <w:tab/>
        </w:r>
        <w:proofErr w:type="spellStart"/>
        <w:proofErr w:type="gramStart"/>
        <w:r>
          <w:t>EstudaDao</w:t>
        </w:r>
        <w:proofErr w:type="spellEnd"/>
        <w:proofErr w:type="gramEnd"/>
        <w:r>
          <w:t>.</w:t>
        </w:r>
        <w:proofErr w:type="spellStart"/>
        <w:r>
          <w:t>java</w:t>
        </w:r>
        <w:proofErr w:type="spellEnd"/>
      </w:ins>
    </w:p>
    <w:p w:rsidR="00C31F87" w:rsidRDefault="00C31F87" w:rsidP="00C31F87">
      <w:pPr>
        <w:rPr>
          <w:ins w:id="628" w:author="User" w:date="2015-04-04T20:12:00Z"/>
        </w:rPr>
      </w:pPr>
      <w:ins w:id="629" w:author="User" w:date="2015-04-04T20:12:00Z">
        <w:r>
          <w:t>•</w:t>
        </w:r>
        <w:r>
          <w:tab/>
        </w:r>
        <w:proofErr w:type="spellStart"/>
        <w:proofErr w:type="gramStart"/>
        <w:r>
          <w:t>FotoDao</w:t>
        </w:r>
        <w:proofErr w:type="spellEnd"/>
        <w:proofErr w:type="gramEnd"/>
        <w:r>
          <w:t>.</w:t>
        </w:r>
        <w:proofErr w:type="spellStart"/>
        <w:r>
          <w:t>java</w:t>
        </w:r>
        <w:proofErr w:type="spellEnd"/>
      </w:ins>
    </w:p>
    <w:p w:rsidR="00C31F87" w:rsidRDefault="00C31F87" w:rsidP="00C31F87">
      <w:pPr>
        <w:rPr>
          <w:ins w:id="630" w:author="User" w:date="2015-04-04T20:12:00Z"/>
        </w:rPr>
      </w:pPr>
      <w:ins w:id="631" w:author="User" w:date="2015-04-04T20:12:00Z">
        <w:r>
          <w:t>•</w:t>
        </w:r>
        <w:r>
          <w:tab/>
        </w:r>
        <w:proofErr w:type="spellStart"/>
        <w:proofErr w:type="gramStart"/>
        <w:r>
          <w:t>InseridoDao</w:t>
        </w:r>
        <w:proofErr w:type="spellEnd"/>
        <w:proofErr w:type="gramEnd"/>
        <w:r>
          <w:t>.</w:t>
        </w:r>
        <w:proofErr w:type="spellStart"/>
        <w:r>
          <w:t>java</w:t>
        </w:r>
        <w:proofErr w:type="spellEnd"/>
      </w:ins>
    </w:p>
    <w:p w:rsidR="00C31F87" w:rsidRDefault="00C31F87" w:rsidP="00C31F87">
      <w:pPr>
        <w:rPr>
          <w:ins w:id="632" w:author="User" w:date="2015-04-04T20:12:00Z"/>
        </w:rPr>
      </w:pPr>
      <w:ins w:id="633" w:author="User" w:date="2015-04-04T20:12:00Z">
        <w:r>
          <w:t>•</w:t>
        </w:r>
        <w:r>
          <w:tab/>
        </w:r>
        <w:proofErr w:type="spellStart"/>
        <w:proofErr w:type="gramStart"/>
        <w:r>
          <w:t>OcorrenciaDao</w:t>
        </w:r>
        <w:proofErr w:type="spellEnd"/>
        <w:proofErr w:type="gramEnd"/>
        <w:r>
          <w:t>.</w:t>
        </w:r>
        <w:proofErr w:type="spellStart"/>
        <w:r>
          <w:t>java</w:t>
        </w:r>
        <w:proofErr w:type="spellEnd"/>
      </w:ins>
    </w:p>
    <w:p w:rsidR="00C31F87" w:rsidRDefault="00C31F87" w:rsidP="00C31F87">
      <w:pPr>
        <w:rPr>
          <w:ins w:id="634" w:author="User" w:date="2015-04-04T20:12:00Z"/>
        </w:rPr>
      </w:pPr>
      <w:ins w:id="635" w:author="User" w:date="2015-04-04T20:12:00Z">
        <w:r>
          <w:t>•</w:t>
        </w:r>
        <w:r>
          <w:tab/>
        </w:r>
        <w:proofErr w:type="spellStart"/>
        <w:proofErr w:type="gramStart"/>
        <w:r>
          <w:t>ProfessorDao</w:t>
        </w:r>
        <w:proofErr w:type="spellEnd"/>
        <w:proofErr w:type="gramEnd"/>
        <w:r>
          <w:t>.</w:t>
        </w:r>
        <w:proofErr w:type="spellStart"/>
        <w:r>
          <w:t>java</w:t>
        </w:r>
        <w:proofErr w:type="spellEnd"/>
      </w:ins>
    </w:p>
    <w:p w:rsidR="00C31F87" w:rsidRDefault="00C31F87" w:rsidP="00C31F87">
      <w:pPr>
        <w:rPr>
          <w:ins w:id="636" w:author="User" w:date="2015-04-04T20:12:00Z"/>
        </w:rPr>
      </w:pPr>
      <w:ins w:id="637" w:author="User" w:date="2015-04-04T20:12:00Z">
        <w:r>
          <w:lastRenderedPageBreak/>
          <w:t>•</w:t>
        </w:r>
        <w:r>
          <w:tab/>
        </w:r>
        <w:proofErr w:type="spellStart"/>
        <w:proofErr w:type="gramStart"/>
        <w:r>
          <w:t>ResponsavelDao</w:t>
        </w:r>
        <w:proofErr w:type="spellEnd"/>
        <w:proofErr w:type="gramEnd"/>
        <w:r>
          <w:t>.</w:t>
        </w:r>
        <w:proofErr w:type="spellStart"/>
        <w:r>
          <w:t>java</w:t>
        </w:r>
        <w:proofErr w:type="spellEnd"/>
      </w:ins>
    </w:p>
    <w:p w:rsidR="00C31F87" w:rsidRDefault="00C31F87" w:rsidP="00C31F87">
      <w:pPr>
        <w:rPr>
          <w:ins w:id="638" w:author="User" w:date="2015-04-04T20:12:00Z"/>
        </w:rPr>
      </w:pPr>
      <w:ins w:id="639" w:author="User" w:date="2015-04-04T20:12:00Z">
        <w:r>
          <w:t>•</w:t>
        </w:r>
        <w:r>
          <w:tab/>
        </w:r>
        <w:proofErr w:type="spellStart"/>
        <w:proofErr w:type="gramStart"/>
        <w:r>
          <w:t>TurmaDao</w:t>
        </w:r>
        <w:proofErr w:type="spellEnd"/>
        <w:proofErr w:type="gramEnd"/>
        <w:r>
          <w:t>.</w:t>
        </w:r>
        <w:proofErr w:type="spellStart"/>
        <w:r>
          <w:t>java</w:t>
        </w:r>
        <w:proofErr w:type="spellEnd"/>
      </w:ins>
    </w:p>
    <w:p w:rsidR="00C31F87" w:rsidRDefault="00C31F87" w:rsidP="00C31F87">
      <w:pPr>
        <w:rPr>
          <w:ins w:id="640" w:author="User" w:date="2015-04-04T20:12:00Z"/>
        </w:rPr>
      </w:pPr>
      <w:ins w:id="641" w:author="User" w:date="2015-04-04T20:12:00Z">
        <w:r>
          <w:t>•</w:t>
        </w:r>
        <w:r>
          <w:tab/>
        </w:r>
        <w:proofErr w:type="spellStart"/>
        <w:proofErr w:type="gramStart"/>
        <w:r>
          <w:t>UsuarioDao</w:t>
        </w:r>
        <w:proofErr w:type="spellEnd"/>
        <w:proofErr w:type="gramEnd"/>
        <w:r>
          <w:t>.</w:t>
        </w:r>
        <w:proofErr w:type="spellStart"/>
        <w:r>
          <w:t>java</w:t>
        </w:r>
        <w:proofErr w:type="spellEnd"/>
      </w:ins>
    </w:p>
    <w:p w:rsidR="00C31F87" w:rsidRDefault="00C31F87" w:rsidP="00C31F87">
      <w:pPr>
        <w:rPr>
          <w:ins w:id="642" w:author="User" w:date="2015-04-04T20:12:00Z"/>
        </w:rPr>
      </w:pPr>
      <w:ins w:id="643" w:author="User" w:date="2015-04-04T20:12:00Z">
        <w:r>
          <w:t>2.4</w:t>
        </w:r>
        <w:r>
          <w:tab/>
          <w:t>– Modelo (VO)</w:t>
        </w:r>
      </w:ins>
    </w:p>
    <w:p w:rsidR="00C31F87" w:rsidRDefault="00C31F87" w:rsidP="00C31F87">
      <w:pPr>
        <w:rPr>
          <w:ins w:id="644" w:author="User" w:date="2015-04-04T20:12:00Z"/>
        </w:rPr>
      </w:pPr>
      <w:ins w:id="645" w:author="User" w:date="2015-04-04T20:12:00Z">
        <w:r>
          <w:t>•</w:t>
        </w:r>
        <w:r>
          <w:tab/>
        </w:r>
        <w:proofErr w:type="gramStart"/>
        <w:r>
          <w:t>Aluno.</w:t>
        </w:r>
        <w:proofErr w:type="spellStart"/>
        <w:proofErr w:type="gramEnd"/>
        <w:r>
          <w:t>java</w:t>
        </w:r>
        <w:proofErr w:type="spellEnd"/>
      </w:ins>
    </w:p>
    <w:p w:rsidR="00C31F87" w:rsidRDefault="00C31F87" w:rsidP="00C31F87">
      <w:pPr>
        <w:rPr>
          <w:ins w:id="646" w:author="User" w:date="2015-04-04T20:12:00Z"/>
        </w:rPr>
      </w:pPr>
      <w:ins w:id="647" w:author="User" w:date="2015-04-04T20:12:00Z">
        <w:r>
          <w:t>•</w:t>
        </w:r>
        <w:r>
          <w:tab/>
        </w:r>
        <w:proofErr w:type="gramStart"/>
        <w:r>
          <w:t>Bairro.</w:t>
        </w:r>
        <w:proofErr w:type="spellStart"/>
        <w:proofErr w:type="gramEnd"/>
        <w:r>
          <w:t>java</w:t>
        </w:r>
        <w:proofErr w:type="spellEnd"/>
      </w:ins>
    </w:p>
    <w:p w:rsidR="00C31F87" w:rsidRDefault="00C31F87" w:rsidP="00C31F87">
      <w:pPr>
        <w:rPr>
          <w:ins w:id="648" w:author="User" w:date="2015-04-04T20:12:00Z"/>
        </w:rPr>
      </w:pPr>
      <w:ins w:id="649" w:author="User" w:date="2015-04-04T20:12:00Z">
        <w:r>
          <w:t>•</w:t>
        </w:r>
        <w:r>
          <w:tab/>
          <w:t>Bimestre</w:t>
        </w:r>
      </w:ins>
    </w:p>
    <w:p w:rsidR="00C31F87" w:rsidRDefault="00C31F87" w:rsidP="00C31F87">
      <w:pPr>
        <w:rPr>
          <w:ins w:id="650" w:author="User" w:date="2015-04-04T20:12:00Z"/>
        </w:rPr>
      </w:pPr>
      <w:ins w:id="651" w:author="User" w:date="2015-04-04T20:12:00Z">
        <w:r>
          <w:t>•</w:t>
        </w:r>
        <w:r>
          <w:tab/>
        </w:r>
        <w:proofErr w:type="gramStart"/>
        <w:r>
          <w:t>Boletim.</w:t>
        </w:r>
        <w:proofErr w:type="spellStart"/>
        <w:proofErr w:type="gramEnd"/>
        <w:r>
          <w:t>java</w:t>
        </w:r>
        <w:proofErr w:type="spellEnd"/>
      </w:ins>
    </w:p>
    <w:p w:rsidR="00C31F87" w:rsidRDefault="00C31F87" w:rsidP="00C31F87">
      <w:pPr>
        <w:rPr>
          <w:ins w:id="652" w:author="User" w:date="2015-04-04T20:12:00Z"/>
        </w:rPr>
      </w:pPr>
      <w:ins w:id="653" w:author="User" w:date="2015-04-04T20:12:00Z">
        <w:r>
          <w:t>•</w:t>
        </w:r>
        <w:r>
          <w:tab/>
        </w:r>
        <w:proofErr w:type="spellStart"/>
        <w:proofErr w:type="gramStart"/>
        <w:r>
          <w:t>BoletimAlunoDisciplina</w:t>
        </w:r>
        <w:proofErr w:type="spellEnd"/>
        <w:proofErr w:type="gramEnd"/>
        <w:r>
          <w:t>.</w:t>
        </w:r>
        <w:proofErr w:type="spellStart"/>
        <w:r>
          <w:t>java</w:t>
        </w:r>
        <w:proofErr w:type="spellEnd"/>
      </w:ins>
    </w:p>
    <w:p w:rsidR="00C31F87" w:rsidRDefault="00C31F87" w:rsidP="00C31F87">
      <w:pPr>
        <w:rPr>
          <w:ins w:id="654" w:author="User" w:date="2015-04-04T20:12:00Z"/>
        </w:rPr>
      </w:pPr>
      <w:ins w:id="655" w:author="User" w:date="2015-04-04T20:12:00Z">
        <w:r>
          <w:t>•</w:t>
        </w:r>
        <w:r>
          <w:tab/>
        </w:r>
        <w:proofErr w:type="spellStart"/>
        <w:proofErr w:type="gramStart"/>
        <w:r>
          <w:t>BoletimAlunoDisciplinaID</w:t>
        </w:r>
        <w:proofErr w:type="spellEnd"/>
        <w:proofErr w:type="gramEnd"/>
        <w:r>
          <w:t>.</w:t>
        </w:r>
        <w:proofErr w:type="spellStart"/>
        <w:r>
          <w:t>java</w:t>
        </w:r>
        <w:proofErr w:type="spellEnd"/>
      </w:ins>
    </w:p>
    <w:p w:rsidR="00C31F87" w:rsidRDefault="00C31F87" w:rsidP="00C31F87">
      <w:pPr>
        <w:rPr>
          <w:ins w:id="656" w:author="User" w:date="2015-04-04T20:12:00Z"/>
        </w:rPr>
      </w:pPr>
      <w:ins w:id="657" w:author="User" w:date="2015-04-04T20:12:00Z">
        <w:r>
          <w:t>•</w:t>
        </w:r>
        <w:r>
          <w:tab/>
        </w:r>
        <w:proofErr w:type="gramStart"/>
        <w:r>
          <w:t>Disciplina.</w:t>
        </w:r>
        <w:proofErr w:type="spellStart"/>
        <w:proofErr w:type="gramEnd"/>
        <w:r>
          <w:t>java</w:t>
        </w:r>
        <w:proofErr w:type="spellEnd"/>
      </w:ins>
    </w:p>
    <w:p w:rsidR="00C31F87" w:rsidRDefault="00C31F87" w:rsidP="00C31F87">
      <w:pPr>
        <w:rPr>
          <w:ins w:id="658" w:author="User" w:date="2015-04-04T20:12:00Z"/>
        </w:rPr>
      </w:pPr>
      <w:ins w:id="659" w:author="User" w:date="2015-04-04T20:12:00Z">
        <w:r>
          <w:t>•</w:t>
        </w:r>
        <w:r>
          <w:tab/>
        </w:r>
        <w:proofErr w:type="gramStart"/>
        <w:r>
          <w:t>Foto.</w:t>
        </w:r>
        <w:proofErr w:type="spellStart"/>
        <w:proofErr w:type="gramEnd"/>
        <w:r>
          <w:t>java</w:t>
        </w:r>
        <w:proofErr w:type="spellEnd"/>
      </w:ins>
    </w:p>
    <w:p w:rsidR="00C31F87" w:rsidRDefault="00C31F87" w:rsidP="00C31F87">
      <w:pPr>
        <w:rPr>
          <w:ins w:id="660" w:author="User" w:date="2015-04-04T20:12:00Z"/>
        </w:rPr>
      </w:pPr>
      <w:ins w:id="661" w:author="User" w:date="2015-04-04T20:12:00Z">
        <w:r>
          <w:t>•</w:t>
        </w:r>
        <w:r>
          <w:tab/>
        </w:r>
        <w:proofErr w:type="gramStart"/>
        <w:r>
          <w:t>Gestor.</w:t>
        </w:r>
        <w:proofErr w:type="spellStart"/>
        <w:proofErr w:type="gramEnd"/>
        <w:r>
          <w:t>java</w:t>
        </w:r>
        <w:proofErr w:type="spellEnd"/>
      </w:ins>
    </w:p>
    <w:p w:rsidR="00C31F87" w:rsidRDefault="00C31F87" w:rsidP="00C31F87">
      <w:pPr>
        <w:rPr>
          <w:ins w:id="662" w:author="User" w:date="2015-04-04T20:12:00Z"/>
        </w:rPr>
      </w:pPr>
      <w:ins w:id="663" w:author="User" w:date="2015-04-04T20:12:00Z">
        <w:r>
          <w:t>•</w:t>
        </w:r>
        <w:r>
          <w:tab/>
        </w:r>
        <w:proofErr w:type="gramStart"/>
        <w:r>
          <w:t>Logradouro.</w:t>
        </w:r>
        <w:proofErr w:type="spellStart"/>
        <w:proofErr w:type="gramEnd"/>
        <w:r>
          <w:t>java</w:t>
        </w:r>
        <w:proofErr w:type="spellEnd"/>
      </w:ins>
    </w:p>
    <w:p w:rsidR="00C31F87" w:rsidRDefault="00C31F87" w:rsidP="00C31F87">
      <w:pPr>
        <w:rPr>
          <w:ins w:id="664" w:author="User" w:date="2015-04-04T20:12:00Z"/>
        </w:rPr>
      </w:pPr>
      <w:ins w:id="665" w:author="User" w:date="2015-04-04T20:12:00Z">
        <w:r>
          <w:t>•</w:t>
        </w:r>
        <w:r>
          <w:tab/>
        </w:r>
        <w:proofErr w:type="spellStart"/>
        <w:proofErr w:type="gramStart"/>
        <w:r>
          <w:t>Municipio</w:t>
        </w:r>
        <w:proofErr w:type="spellEnd"/>
        <w:r>
          <w:t>.</w:t>
        </w:r>
        <w:proofErr w:type="spellStart"/>
        <w:proofErr w:type="gramEnd"/>
        <w:r>
          <w:t>java</w:t>
        </w:r>
        <w:proofErr w:type="spellEnd"/>
      </w:ins>
    </w:p>
    <w:p w:rsidR="00C31F87" w:rsidRDefault="00C31F87" w:rsidP="00C31F87">
      <w:pPr>
        <w:rPr>
          <w:ins w:id="666" w:author="User" w:date="2015-04-04T20:12:00Z"/>
        </w:rPr>
      </w:pPr>
      <w:ins w:id="667" w:author="User" w:date="2015-04-04T20:12:00Z">
        <w:r>
          <w:t>•</w:t>
        </w:r>
        <w:r>
          <w:tab/>
        </w:r>
        <w:proofErr w:type="spellStart"/>
        <w:proofErr w:type="gramStart"/>
        <w:r>
          <w:t>Ocorrencia</w:t>
        </w:r>
        <w:proofErr w:type="spellEnd"/>
        <w:r>
          <w:t>.</w:t>
        </w:r>
        <w:proofErr w:type="spellStart"/>
        <w:proofErr w:type="gramEnd"/>
        <w:r>
          <w:t>java</w:t>
        </w:r>
        <w:proofErr w:type="spellEnd"/>
      </w:ins>
    </w:p>
    <w:p w:rsidR="00C31F87" w:rsidRDefault="00C31F87" w:rsidP="00C31F87">
      <w:pPr>
        <w:rPr>
          <w:ins w:id="668" w:author="User" w:date="2015-04-04T20:12:00Z"/>
        </w:rPr>
      </w:pPr>
      <w:ins w:id="669" w:author="User" w:date="2015-04-04T20:12:00Z">
        <w:r>
          <w:t>•</w:t>
        </w:r>
        <w:r>
          <w:tab/>
        </w:r>
        <w:proofErr w:type="gramStart"/>
        <w:r>
          <w:t>Perfil.</w:t>
        </w:r>
        <w:proofErr w:type="spellStart"/>
        <w:proofErr w:type="gramEnd"/>
        <w:r>
          <w:t>java</w:t>
        </w:r>
        <w:proofErr w:type="spellEnd"/>
      </w:ins>
    </w:p>
    <w:p w:rsidR="00C31F87" w:rsidRDefault="00C31F87" w:rsidP="00C31F87">
      <w:pPr>
        <w:rPr>
          <w:ins w:id="670" w:author="User" w:date="2015-04-04T20:12:00Z"/>
        </w:rPr>
      </w:pPr>
      <w:ins w:id="671" w:author="User" w:date="2015-04-04T20:12:00Z">
        <w:r>
          <w:t>•</w:t>
        </w:r>
        <w:r>
          <w:tab/>
        </w:r>
        <w:proofErr w:type="spellStart"/>
        <w:proofErr w:type="gramStart"/>
        <w:r>
          <w:t>Periodo</w:t>
        </w:r>
        <w:proofErr w:type="spellEnd"/>
        <w:r>
          <w:t>.</w:t>
        </w:r>
        <w:proofErr w:type="spellStart"/>
        <w:proofErr w:type="gramEnd"/>
        <w:r>
          <w:t>java</w:t>
        </w:r>
        <w:proofErr w:type="spellEnd"/>
      </w:ins>
    </w:p>
    <w:p w:rsidR="00C31F87" w:rsidRDefault="00C31F87" w:rsidP="00C31F87">
      <w:pPr>
        <w:rPr>
          <w:ins w:id="672" w:author="User" w:date="2015-04-04T20:12:00Z"/>
        </w:rPr>
      </w:pPr>
      <w:ins w:id="673" w:author="User" w:date="2015-04-04T20:12:00Z">
        <w:r>
          <w:t>•</w:t>
        </w:r>
        <w:r>
          <w:tab/>
        </w:r>
        <w:proofErr w:type="gramStart"/>
        <w:r>
          <w:t>Professor.</w:t>
        </w:r>
        <w:proofErr w:type="spellStart"/>
        <w:proofErr w:type="gramEnd"/>
        <w:r>
          <w:t>java</w:t>
        </w:r>
        <w:proofErr w:type="spellEnd"/>
      </w:ins>
    </w:p>
    <w:p w:rsidR="00C31F87" w:rsidRDefault="00C31F87" w:rsidP="00C31F87">
      <w:pPr>
        <w:rPr>
          <w:ins w:id="674" w:author="User" w:date="2015-04-04T20:12:00Z"/>
        </w:rPr>
      </w:pPr>
      <w:ins w:id="675" w:author="User" w:date="2015-04-04T20:12:00Z">
        <w:r>
          <w:t>•</w:t>
        </w:r>
        <w:r>
          <w:tab/>
        </w:r>
        <w:proofErr w:type="spellStart"/>
        <w:proofErr w:type="gramStart"/>
        <w:r>
          <w:t>Responsavel</w:t>
        </w:r>
        <w:proofErr w:type="spellEnd"/>
        <w:r>
          <w:t>.</w:t>
        </w:r>
        <w:proofErr w:type="spellStart"/>
        <w:proofErr w:type="gramEnd"/>
        <w:r>
          <w:t>java</w:t>
        </w:r>
        <w:proofErr w:type="spellEnd"/>
      </w:ins>
    </w:p>
    <w:p w:rsidR="00C31F87" w:rsidRDefault="00C31F87" w:rsidP="00C31F87">
      <w:pPr>
        <w:rPr>
          <w:ins w:id="676" w:author="User" w:date="2015-04-04T20:12:00Z"/>
        </w:rPr>
      </w:pPr>
      <w:ins w:id="677" w:author="User" w:date="2015-04-04T20:12:00Z">
        <w:r>
          <w:t>•</w:t>
        </w:r>
        <w:r>
          <w:tab/>
        </w:r>
        <w:proofErr w:type="gramStart"/>
        <w:r>
          <w:t>Secretaria.</w:t>
        </w:r>
        <w:proofErr w:type="spellStart"/>
        <w:proofErr w:type="gramEnd"/>
        <w:r>
          <w:t>java</w:t>
        </w:r>
        <w:proofErr w:type="spellEnd"/>
      </w:ins>
    </w:p>
    <w:p w:rsidR="00C31F87" w:rsidRDefault="00C31F87" w:rsidP="00C31F87">
      <w:pPr>
        <w:rPr>
          <w:ins w:id="678" w:author="User" w:date="2015-04-04T20:12:00Z"/>
        </w:rPr>
      </w:pPr>
      <w:ins w:id="679" w:author="User" w:date="2015-04-04T20:12:00Z">
        <w:r>
          <w:t>•</w:t>
        </w:r>
        <w:r>
          <w:tab/>
        </w:r>
        <w:proofErr w:type="gramStart"/>
        <w:r>
          <w:t>Serie.</w:t>
        </w:r>
        <w:proofErr w:type="spellStart"/>
        <w:proofErr w:type="gramEnd"/>
        <w:r>
          <w:t>java</w:t>
        </w:r>
        <w:proofErr w:type="spellEnd"/>
      </w:ins>
    </w:p>
    <w:p w:rsidR="00C31F87" w:rsidRDefault="00C31F87" w:rsidP="00C31F87">
      <w:pPr>
        <w:rPr>
          <w:ins w:id="680" w:author="User" w:date="2015-04-04T20:12:00Z"/>
        </w:rPr>
      </w:pPr>
      <w:ins w:id="681" w:author="User" w:date="2015-04-04T20:12:00Z">
        <w:r>
          <w:t>•</w:t>
        </w:r>
        <w:r>
          <w:tab/>
        </w:r>
        <w:proofErr w:type="gramStart"/>
        <w:r>
          <w:t>Tarefa.</w:t>
        </w:r>
        <w:proofErr w:type="spellStart"/>
        <w:proofErr w:type="gramEnd"/>
        <w:r>
          <w:t>java</w:t>
        </w:r>
        <w:proofErr w:type="spellEnd"/>
      </w:ins>
    </w:p>
    <w:p w:rsidR="00C31F87" w:rsidRDefault="00C31F87" w:rsidP="00C31F87">
      <w:pPr>
        <w:rPr>
          <w:ins w:id="682" w:author="User" w:date="2015-04-04T20:12:00Z"/>
        </w:rPr>
      </w:pPr>
      <w:ins w:id="683" w:author="User" w:date="2015-04-04T20:12:00Z">
        <w:r>
          <w:t>•</w:t>
        </w:r>
        <w:r>
          <w:tab/>
        </w:r>
        <w:proofErr w:type="gramStart"/>
        <w:r>
          <w:t>Turma.</w:t>
        </w:r>
        <w:proofErr w:type="spellStart"/>
        <w:proofErr w:type="gramEnd"/>
        <w:r>
          <w:t>java</w:t>
        </w:r>
        <w:proofErr w:type="spellEnd"/>
      </w:ins>
    </w:p>
    <w:p w:rsidR="00C31F87" w:rsidRDefault="00C31F87" w:rsidP="00C31F87">
      <w:pPr>
        <w:rPr>
          <w:ins w:id="684" w:author="User" w:date="2015-04-04T20:12:00Z"/>
        </w:rPr>
      </w:pPr>
      <w:ins w:id="685" w:author="User" w:date="2015-04-04T20:12:00Z">
        <w:r>
          <w:t>•</w:t>
        </w:r>
        <w:r>
          <w:tab/>
        </w:r>
        <w:proofErr w:type="gramStart"/>
        <w:r>
          <w:t>UF.</w:t>
        </w:r>
        <w:proofErr w:type="spellStart"/>
        <w:proofErr w:type="gramEnd"/>
        <w:r>
          <w:t>java</w:t>
        </w:r>
        <w:proofErr w:type="spellEnd"/>
      </w:ins>
    </w:p>
    <w:p w:rsidR="00C31F87" w:rsidRDefault="00C31F87" w:rsidP="00C31F87">
      <w:pPr>
        <w:rPr>
          <w:ins w:id="686" w:author="User" w:date="2015-04-04T20:12:00Z"/>
        </w:rPr>
      </w:pPr>
      <w:ins w:id="687" w:author="User" w:date="2015-04-04T20:12:00Z">
        <w:r>
          <w:t>•</w:t>
        </w:r>
        <w:r>
          <w:tab/>
        </w:r>
        <w:proofErr w:type="spellStart"/>
        <w:proofErr w:type="gramStart"/>
        <w:r>
          <w:t>Usuario</w:t>
        </w:r>
        <w:proofErr w:type="spellEnd"/>
        <w:r>
          <w:t>.</w:t>
        </w:r>
        <w:proofErr w:type="spellStart"/>
        <w:proofErr w:type="gramEnd"/>
        <w:r>
          <w:t>java</w:t>
        </w:r>
        <w:proofErr w:type="spellEnd"/>
      </w:ins>
    </w:p>
    <w:p w:rsidR="00C31F87" w:rsidRDefault="00C31F87" w:rsidP="00C31F87">
      <w:pPr>
        <w:rPr>
          <w:ins w:id="688" w:author="User" w:date="2015-04-04T20:12:00Z"/>
        </w:rPr>
      </w:pPr>
    </w:p>
    <w:p w:rsidR="00C31F87" w:rsidRDefault="00C31F87" w:rsidP="00C31F87">
      <w:pPr>
        <w:rPr>
          <w:ins w:id="689" w:author="User" w:date="2015-04-04T20:12:00Z"/>
        </w:rPr>
      </w:pPr>
      <w:ins w:id="690" w:author="User" w:date="2015-04-04T20:12:00Z">
        <w:r>
          <w:t>3.</w:t>
        </w:r>
        <w:r>
          <w:tab/>
          <w:t>Desenvolvimento BD</w:t>
        </w:r>
      </w:ins>
    </w:p>
    <w:p w:rsidR="00C31F87" w:rsidRDefault="00C31F87" w:rsidP="00C31F87">
      <w:pPr>
        <w:rPr>
          <w:ins w:id="691" w:author="User" w:date="2015-04-04T20:12:00Z"/>
        </w:rPr>
      </w:pPr>
      <w:ins w:id="692" w:author="User" w:date="2015-04-04T20:12:00Z">
        <w:r>
          <w:t>3.1</w:t>
        </w:r>
        <w:r>
          <w:tab/>
          <w:t>Criar tabelas como:</w:t>
        </w:r>
      </w:ins>
    </w:p>
    <w:p w:rsidR="00C31F87" w:rsidRDefault="00C31F87" w:rsidP="00C31F87">
      <w:pPr>
        <w:rPr>
          <w:ins w:id="693" w:author="User" w:date="2015-04-04T20:12:00Z"/>
        </w:rPr>
      </w:pPr>
      <w:proofErr w:type="gramStart"/>
      <w:ins w:id="694" w:author="User" w:date="2015-04-04T20:12:00Z">
        <w:r>
          <w:t>aluno</w:t>
        </w:r>
        <w:proofErr w:type="gramEnd"/>
      </w:ins>
    </w:p>
    <w:p w:rsidR="00C31F87" w:rsidRDefault="00C31F87" w:rsidP="00C31F87">
      <w:pPr>
        <w:rPr>
          <w:ins w:id="695" w:author="User" w:date="2015-04-04T20:12:00Z"/>
        </w:rPr>
      </w:pPr>
      <w:proofErr w:type="gramStart"/>
      <w:ins w:id="696" w:author="User" w:date="2015-04-04T20:12:00Z">
        <w:r>
          <w:t>bairro</w:t>
        </w:r>
        <w:proofErr w:type="gramEnd"/>
      </w:ins>
    </w:p>
    <w:p w:rsidR="00C31F87" w:rsidRDefault="00C31F87" w:rsidP="00C31F87">
      <w:pPr>
        <w:rPr>
          <w:ins w:id="697" w:author="User" w:date="2015-04-04T20:12:00Z"/>
        </w:rPr>
      </w:pPr>
      <w:proofErr w:type="gramStart"/>
      <w:ins w:id="698" w:author="User" w:date="2015-04-04T20:12:00Z">
        <w:r>
          <w:t>bimestre</w:t>
        </w:r>
        <w:proofErr w:type="gramEnd"/>
      </w:ins>
    </w:p>
    <w:p w:rsidR="00C31F87" w:rsidRDefault="00C31F87" w:rsidP="00C31F87">
      <w:pPr>
        <w:rPr>
          <w:ins w:id="699" w:author="User" w:date="2015-04-04T20:12:00Z"/>
        </w:rPr>
      </w:pPr>
      <w:proofErr w:type="gramStart"/>
      <w:ins w:id="700" w:author="User" w:date="2015-04-04T20:12:00Z">
        <w:r>
          <w:t>boletim</w:t>
        </w:r>
        <w:proofErr w:type="gramEnd"/>
      </w:ins>
    </w:p>
    <w:p w:rsidR="00C31F87" w:rsidRDefault="00C31F87" w:rsidP="00C31F87">
      <w:pPr>
        <w:rPr>
          <w:ins w:id="701" w:author="User" w:date="2015-04-04T20:12:00Z"/>
        </w:rPr>
      </w:pPr>
      <w:proofErr w:type="gramStart"/>
      <w:ins w:id="702" w:author="User" w:date="2015-04-04T20:12:00Z">
        <w:r>
          <w:t>disciplina</w:t>
        </w:r>
        <w:proofErr w:type="gramEnd"/>
      </w:ins>
    </w:p>
    <w:p w:rsidR="00C31F87" w:rsidRDefault="00C31F87" w:rsidP="00C31F87">
      <w:pPr>
        <w:rPr>
          <w:ins w:id="703" w:author="User" w:date="2015-04-04T20:12:00Z"/>
        </w:rPr>
      </w:pPr>
      <w:proofErr w:type="gramStart"/>
      <w:ins w:id="704" w:author="User" w:date="2015-04-04T20:12:00Z">
        <w:r>
          <w:lastRenderedPageBreak/>
          <w:t>foto</w:t>
        </w:r>
        <w:proofErr w:type="gramEnd"/>
      </w:ins>
    </w:p>
    <w:p w:rsidR="00C31F87" w:rsidRDefault="00C31F87" w:rsidP="00C31F87">
      <w:pPr>
        <w:rPr>
          <w:ins w:id="705" w:author="User" w:date="2015-04-04T20:12:00Z"/>
        </w:rPr>
      </w:pPr>
      <w:proofErr w:type="gramStart"/>
      <w:ins w:id="706" w:author="User" w:date="2015-04-04T20:12:00Z">
        <w:r>
          <w:t>gestor</w:t>
        </w:r>
        <w:proofErr w:type="gramEnd"/>
      </w:ins>
    </w:p>
    <w:p w:rsidR="00C31F87" w:rsidRDefault="00C31F87" w:rsidP="00C31F87">
      <w:pPr>
        <w:rPr>
          <w:ins w:id="707" w:author="User" w:date="2015-04-04T20:12:00Z"/>
        </w:rPr>
      </w:pPr>
      <w:proofErr w:type="gramStart"/>
      <w:ins w:id="708" w:author="User" w:date="2015-04-04T20:12:00Z">
        <w:r>
          <w:t>logradouro</w:t>
        </w:r>
        <w:proofErr w:type="gramEnd"/>
      </w:ins>
    </w:p>
    <w:p w:rsidR="00C31F87" w:rsidRDefault="00C31F87" w:rsidP="00C31F87">
      <w:pPr>
        <w:rPr>
          <w:ins w:id="709" w:author="User" w:date="2015-04-04T20:12:00Z"/>
        </w:rPr>
      </w:pPr>
      <w:proofErr w:type="spellStart"/>
      <w:proofErr w:type="gramStart"/>
      <w:ins w:id="710" w:author="User" w:date="2015-04-04T20:12:00Z">
        <w:r>
          <w:t>municipio</w:t>
        </w:r>
        <w:proofErr w:type="spellEnd"/>
        <w:proofErr w:type="gramEnd"/>
      </w:ins>
    </w:p>
    <w:p w:rsidR="00C31F87" w:rsidRDefault="00C31F87" w:rsidP="00C31F87">
      <w:pPr>
        <w:rPr>
          <w:ins w:id="711" w:author="User" w:date="2015-04-04T20:12:00Z"/>
        </w:rPr>
      </w:pPr>
      <w:proofErr w:type="spellStart"/>
      <w:proofErr w:type="gramStart"/>
      <w:ins w:id="712" w:author="User" w:date="2015-04-04T20:12:00Z">
        <w:r>
          <w:t>ocorrencia</w:t>
        </w:r>
        <w:proofErr w:type="spellEnd"/>
        <w:proofErr w:type="gramEnd"/>
      </w:ins>
    </w:p>
    <w:p w:rsidR="00C31F87" w:rsidRDefault="00C31F87" w:rsidP="00C31F87">
      <w:pPr>
        <w:rPr>
          <w:ins w:id="713" w:author="User" w:date="2015-04-04T20:12:00Z"/>
        </w:rPr>
      </w:pPr>
      <w:proofErr w:type="gramStart"/>
      <w:ins w:id="714" w:author="User" w:date="2015-04-04T20:12:00Z">
        <w:r>
          <w:t>perfil</w:t>
        </w:r>
        <w:proofErr w:type="gramEnd"/>
      </w:ins>
    </w:p>
    <w:p w:rsidR="00C31F87" w:rsidRDefault="00C31F87" w:rsidP="00C31F87">
      <w:pPr>
        <w:rPr>
          <w:ins w:id="715" w:author="User" w:date="2015-04-04T20:12:00Z"/>
        </w:rPr>
      </w:pPr>
      <w:proofErr w:type="spellStart"/>
      <w:proofErr w:type="gramStart"/>
      <w:ins w:id="716" w:author="User" w:date="2015-04-04T20:12:00Z">
        <w:r>
          <w:t>periodo</w:t>
        </w:r>
        <w:proofErr w:type="spellEnd"/>
        <w:proofErr w:type="gramEnd"/>
      </w:ins>
    </w:p>
    <w:p w:rsidR="00C31F87" w:rsidRDefault="00C31F87" w:rsidP="00C31F87">
      <w:pPr>
        <w:rPr>
          <w:ins w:id="717" w:author="User" w:date="2015-04-04T20:12:00Z"/>
        </w:rPr>
      </w:pPr>
      <w:proofErr w:type="gramStart"/>
      <w:ins w:id="718" w:author="User" w:date="2015-04-04T20:12:00Z">
        <w:r>
          <w:t>professor</w:t>
        </w:r>
        <w:proofErr w:type="gramEnd"/>
      </w:ins>
    </w:p>
    <w:p w:rsidR="00C31F87" w:rsidRDefault="00C31F87" w:rsidP="00C31F87">
      <w:pPr>
        <w:rPr>
          <w:ins w:id="719" w:author="User" w:date="2015-04-04T20:12:00Z"/>
        </w:rPr>
      </w:pPr>
      <w:proofErr w:type="spellStart"/>
      <w:proofErr w:type="gramStart"/>
      <w:ins w:id="720" w:author="User" w:date="2015-04-04T20:12:00Z">
        <w:r>
          <w:t>responsavel</w:t>
        </w:r>
        <w:proofErr w:type="spellEnd"/>
        <w:proofErr w:type="gramEnd"/>
      </w:ins>
    </w:p>
    <w:p w:rsidR="00C31F87" w:rsidRDefault="00C31F87" w:rsidP="00C31F87">
      <w:pPr>
        <w:rPr>
          <w:ins w:id="721" w:author="User" w:date="2015-04-04T20:12:00Z"/>
        </w:rPr>
      </w:pPr>
      <w:proofErr w:type="gramStart"/>
      <w:ins w:id="722" w:author="User" w:date="2015-04-04T20:12:00Z">
        <w:r>
          <w:t>secretaria</w:t>
        </w:r>
        <w:proofErr w:type="gramEnd"/>
      </w:ins>
    </w:p>
    <w:p w:rsidR="00C31F87" w:rsidRDefault="00C31F87" w:rsidP="00C31F87">
      <w:pPr>
        <w:rPr>
          <w:ins w:id="723" w:author="User" w:date="2015-04-04T20:12:00Z"/>
        </w:rPr>
      </w:pPr>
      <w:proofErr w:type="gramStart"/>
      <w:ins w:id="724" w:author="User" w:date="2015-04-04T20:12:00Z">
        <w:r>
          <w:t>serie</w:t>
        </w:r>
        <w:proofErr w:type="gramEnd"/>
      </w:ins>
    </w:p>
    <w:p w:rsidR="00C31F87" w:rsidRDefault="00C31F87" w:rsidP="00C31F87">
      <w:pPr>
        <w:rPr>
          <w:ins w:id="725" w:author="User" w:date="2015-04-04T20:12:00Z"/>
        </w:rPr>
      </w:pPr>
      <w:proofErr w:type="gramStart"/>
      <w:ins w:id="726" w:author="User" w:date="2015-04-04T20:12:00Z">
        <w:r>
          <w:t>tarefa</w:t>
        </w:r>
        <w:proofErr w:type="gramEnd"/>
      </w:ins>
    </w:p>
    <w:p w:rsidR="00C31F87" w:rsidRDefault="00C31F87" w:rsidP="00C31F87">
      <w:pPr>
        <w:rPr>
          <w:ins w:id="727" w:author="User" w:date="2015-04-04T20:12:00Z"/>
        </w:rPr>
      </w:pPr>
      <w:proofErr w:type="gramStart"/>
      <w:ins w:id="728" w:author="User" w:date="2015-04-04T20:12:00Z">
        <w:r>
          <w:t>turma</w:t>
        </w:r>
        <w:proofErr w:type="gramEnd"/>
      </w:ins>
    </w:p>
    <w:p w:rsidR="00C31F87" w:rsidRDefault="00C31F87" w:rsidP="00C31F87">
      <w:pPr>
        <w:rPr>
          <w:ins w:id="729" w:author="User" w:date="2015-04-04T20:12:00Z"/>
        </w:rPr>
      </w:pPr>
      <w:proofErr w:type="spellStart"/>
      <w:proofErr w:type="gramStart"/>
      <w:ins w:id="730" w:author="User" w:date="2015-04-04T20:12:00Z">
        <w:r>
          <w:t>uf</w:t>
        </w:r>
        <w:proofErr w:type="spellEnd"/>
        <w:proofErr w:type="gramEnd"/>
      </w:ins>
    </w:p>
    <w:p w:rsidR="00C31F87" w:rsidRDefault="00C31F87" w:rsidP="00C31F87">
      <w:pPr>
        <w:rPr>
          <w:ins w:id="731" w:author="User" w:date="2015-04-04T20:12:00Z"/>
        </w:rPr>
      </w:pPr>
      <w:proofErr w:type="spellStart"/>
      <w:proofErr w:type="gramStart"/>
      <w:ins w:id="732" w:author="User" w:date="2015-04-04T20:12:00Z">
        <w:r>
          <w:t>usuario</w:t>
        </w:r>
        <w:proofErr w:type="spellEnd"/>
        <w:proofErr w:type="gramEnd"/>
      </w:ins>
    </w:p>
    <w:p w:rsidR="00C31F87" w:rsidRDefault="00C31F87" w:rsidP="00C31F87">
      <w:pPr>
        <w:rPr>
          <w:ins w:id="733" w:author="User" w:date="2015-04-04T20:12:00Z"/>
        </w:rPr>
      </w:pPr>
    </w:p>
    <w:p w:rsidR="00C31F87" w:rsidRDefault="00C31F87" w:rsidP="00C31F87">
      <w:pPr>
        <w:rPr>
          <w:ins w:id="734" w:author="User" w:date="2015-04-04T20:12:00Z"/>
        </w:rPr>
      </w:pPr>
      <w:ins w:id="735" w:author="User" w:date="2015-04-04T20:12:00Z">
        <w:r>
          <w:t>3.2</w:t>
        </w:r>
        <w:r>
          <w:tab/>
          <w:t>Criar relacionamento</w:t>
        </w:r>
      </w:ins>
    </w:p>
    <w:p w:rsidR="00C31F87" w:rsidRDefault="00C31F87" w:rsidP="00C31F87">
      <w:pPr>
        <w:rPr>
          <w:ins w:id="736" w:author="User" w:date="2015-04-04T20:12:00Z"/>
        </w:rPr>
      </w:pPr>
      <w:ins w:id="737" w:author="User" w:date="2015-04-04T20:12:00Z">
        <w:r>
          <w:t xml:space="preserve">De acordo com o usuário, criar as regras de acesso a determinadas </w:t>
        </w:r>
        <w:proofErr w:type="gramStart"/>
        <w:r>
          <w:t>informações</w:t>
        </w:r>
        <w:proofErr w:type="gramEnd"/>
      </w:ins>
    </w:p>
    <w:p w:rsidR="00C31F87" w:rsidRDefault="00C31F87" w:rsidP="00C31F87">
      <w:pPr>
        <w:rPr>
          <w:ins w:id="738" w:author="User" w:date="2015-04-04T20:12:00Z"/>
        </w:rPr>
      </w:pPr>
      <w:proofErr w:type="spellStart"/>
      <w:proofErr w:type="gramStart"/>
      <w:ins w:id="739" w:author="User" w:date="2015-04-04T20:12:00Z">
        <w:r>
          <w:t>boletim_aluno_disciplina</w:t>
        </w:r>
        <w:proofErr w:type="spellEnd"/>
        <w:proofErr w:type="gramEnd"/>
      </w:ins>
    </w:p>
    <w:p w:rsidR="00C31F87" w:rsidRDefault="00C31F87" w:rsidP="00C31F87">
      <w:pPr>
        <w:rPr>
          <w:ins w:id="740" w:author="User" w:date="2015-04-04T20:12:00Z"/>
        </w:rPr>
      </w:pPr>
      <w:proofErr w:type="spellStart"/>
      <w:proofErr w:type="gramStart"/>
      <w:ins w:id="741" w:author="User" w:date="2015-04-04T20:12:00Z">
        <w:r>
          <w:t>professor_disciplina</w:t>
        </w:r>
        <w:proofErr w:type="spellEnd"/>
        <w:proofErr w:type="gramEnd"/>
      </w:ins>
    </w:p>
    <w:p w:rsidR="00C31F87" w:rsidRDefault="00C31F87" w:rsidP="00C31F87">
      <w:pPr>
        <w:rPr>
          <w:ins w:id="742" w:author="User" w:date="2015-04-04T20:12:00Z"/>
        </w:rPr>
      </w:pPr>
      <w:proofErr w:type="spellStart"/>
      <w:proofErr w:type="gramStart"/>
      <w:ins w:id="743" w:author="User" w:date="2015-04-04T20:12:00Z">
        <w:r>
          <w:t>turma_aluno</w:t>
        </w:r>
        <w:proofErr w:type="spellEnd"/>
        <w:proofErr w:type="gramEnd"/>
      </w:ins>
    </w:p>
    <w:p w:rsidR="00C31F87" w:rsidRDefault="00C31F87" w:rsidP="00C31F87">
      <w:pPr>
        <w:rPr>
          <w:ins w:id="744" w:author="User" w:date="2015-04-04T20:12:00Z"/>
        </w:rPr>
      </w:pPr>
      <w:proofErr w:type="spellStart"/>
      <w:proofErr w:type="gramStart"/>
      <w:ins w:id="745" w:author="User" w:date="2015-04-04T20:12:00Z">
        <w:r>
          <w:t>turma_disciplina</w:t>
        </w:r>
        <w:proofErr w:type="spellEnd"/>
        <w:proofErr w:type="gramEnd"/>
      </w:ins>
    </w:p>
    <w:p w:rsidR="00C31F87" w:rsidRDefault="00C31F87" w:rsidP="00C31F87">
      <w:pPr>
        <w:rPr>
          <w:ins w:id="746" w:author="User" w:date="2015-04-04T20:12:00Z"/>
        </w:rPr>
      </w:pPr>
      <w:proofErr w:type="spellStart"/>
      <w:proofErr w:type="gramStart"/>
      <w:ins w:id="747" w:author="User" w:date="2015-04-04T20:12:00Z">
        <w:r>
          <w:t>turma_professor</w:t>
        </w:r>
        <w:proofErr w:type="spellEnd"/>
        <w:proofErr w:type="gramEnd"/>
      </w:ins>
    </w:p>
    <w:p w:rsidR="00C31F87" w:rsidRDefault="00C31F87" w:rsidP="00C31F87">
      <w:pPr>
        <w:rPr>
          <w:ins w:id="748" w:author="User" w:date="2015-04-04T20:12:00Z"/>
        </w:rPr>
      </w:pPr>
    </w:p>
    <w:p w:rsidR="00C31F87" w:rsidRDefault="00C31F87" w:rsidP="00C31F87">
      <w:pPr>
        <w:rPr>
          <w:ins w:id="749" w:author="User" w:date="2015-04-04T20:12:00Z"/>
        </w:rPr>
      </w:pPr>
    </w:p>
    <w:p w:rsidR="00C31F87" w:rsidRDefault="00C31F87" w:rsidP="00C31F87">
      <w:pPr>
        <w:rPr>
          <w:ins w:id="750" w:author="User" w:date="2015-04-04T20:12:00Z"/>
        </w:rPr>
      </w:pPr>
      <w:ins w:id="751" w:author="User" w:date="2015-04-04T20:12:00Z">
        <w:r>
          <w:t>4.</w:t>
        </w:r>
        <w:r>
          <w:tab/>
          <w:t>Teste</w:t>
        </w:r>
      </w:ins>
    </w:p>
    <w:p w:rsidR="00C31F87" w:rsidRDefault="00C31F87" w:rsidP="00C31F87">
      <w:pPr>
        <w:rPr>
          <w:ins w:id="752" w:author="User" w:date="2015-04-04T20:12:00Z"/>
        </w:rPr>
      </w:pPr>
      <w:ins w:id="753" w:author="User" w:date="2015-04-04T20:12:00Z">
        <w:r>
          <w:t>4.1</w:t>
        </w:r>
        <w:r>
          <w:tab/>
          <w:t>– Teste das páginas</w:t>
        </w:r>
      </w:ins>
    </w:p>
    <w:p w:rsidR="00C31F87" w:rsidRDefault="00C31F87" w:rsidP="00C31F87">
      <w:pPr>
        <w:rPr>
          <w:ins w:id="754" w:author="User" w:date="2015-04-04T20:12:00Z"/>
        </w:rPr>
      </w:pPr>
      <w:ins w:id="755" w:author="User" w:date="2015-04-04T20:12:00Z">
        <w:r>
          <w:t>4.2</w:t>
        </w:r>
        <w:r>
          <w:tab/>
          <w:t>– Teste do acesso ao Banco de Dados</w:t>
        </w:r>
      </w:ins>
    </w:p>
    <w:p w:rsidR="00C31F87" w:rsidRDefault="00C31F87" w:rsidP="00C31F87">
      <w:pPr>
        <w:rPr>
          <w:ins w:id="756" w:author="User" w:date="2015-04-04T20:12:00Z"/>
        </w:rPr>
      </w:pPr>
    </w:p>
    <w:p w:rsidR="00C31F87" w:rsidRDefault="00C31F87" w:rsidP="00C31F87">
      <w:pPr>
        <w:rPr>
          <w:ins w:id="757" w:author="User" w:date="2015-04-04T20:12:00Z"/>
        </w:rPr>
      </w:pPr>
      <w:ins w:id="758" w:author="User" w:date="2015-04-04T20:12:00Z">
        <w:r>
          <w:t>5.</w:t>
        </w:r>
        <w:r>
          <w:tab/>
          <w:t>Elaboração Documentação</w:t>
        </w:r>
      </w:ins>
    </w:p>
    <w:p w:rsidR="00C31F87" w:rsidRDefault="00C31F87" w:rsidP="00C31F87">
      <w:pPr>
        <w:rPr>
          <w:ins w:id="759" w:author="User" w:date="2015-04-04T20:12:00Z"/>
        </w:rPr>
      </w:pPr>
      <w:ins w:id="760" w:author="User" w:date="2015-04-04T20:12:00Z">
        <w:r>
          <w:t>5.1</w:t>
        </w:r>
        <w:r>
          <w:tab/>
          <w:t>Documentação Técnica</w:t>
        </w:r>
      </w:ins>
    </w:p>
    <w:p w:rsidR="00C31F87" w:rsidRDefault="00C31F87" w:rsidP="00C31F87">
      <w:pPr>
        <w:rPr>
          <w:ins w:id="761" w:author="User" w:date="2015-04-04T20:12:00Z"/>
        </w:rPr>
      </w:pPr>
      <w:ins w:id="762" w:author="User" w:date="2015-04-04T20:12:00Z">
        <w:r>
          <w:t>Criação de documentação Técnica para os desenvolvedores para atualizações futuras.</w:t>
        </w:r>
      </w:ins>
    </w:p>
    <w:p w:rsidR="00C31F87" w:rsidRDefault="00C31F87" w:rsidP="00C31F87">
      <w:pPr>
        <w:rPr>
          <w:ins w:id="763" w:author="User" w:date="2015-04-04T20:12:00Z"/>
        </w:rPr>
      </w:pPr>
    </w:p>
    <w:p w:rsidR="00C31F87" w:rsidRDefault="00C31F87" w:rsidP="00C31F87">
      <w:pPr>
        <w:rPr>
          <w:ins w:id="764" w:author="User" w:date="2015-04-04T20:12:00Z"/>
        </w:rPr>
      </w:pPr>
      <w:ins w:id="765" w:author="User" w:date="2015-04-04T20:12:00Z">
        <w:r>
          <w:t>5.2</w:t>
        </w:r>
        <w:r>
          <w:tab/>
          <w:t>Documentação de Usuário</w:t>
        </w:r>
      </w:ins>
    </w:p>
    <w:p w:rsidR="00C31F87" w:rsidRDefault="00C31F87" w:rsidP="00C31F87">
      <w:pPr>
        <w:rPr>
          <w:ins w:id="766" w:author="User" w:date="2015-04-04T20:12:00Z"/>
        </w:rPr>
      </w:pPr>
      <w:ins w:id="767" w:author="User" w:date="2015-04-04T20:12:00Z">
        <w:r>
          <w:lastRenderedPageBreak/>
          <w:t>Criação de documentação para ser usada por usuário do Sistema.</w:t>
        </w:r>
      </w:ins>
    </w:p>
    <w:p w:rsidR="00C31F87" w:rsidRDefault="00C31F87" w:rsidP="00C31F87">
      <w:pPr>
        <w:rPr>
          <w:ins w:id="768" w:author="User" w:date="2015-04-04T20:12:00Z"/>
        </w:rPr>
      </w:pPr>
    </w:p>
    <w:p w:rsidR="00C31F87" w:rsidRDefault="00C31F87" w:rsidP="00C31F87">
      <w:pPr>
        <w:rPr>
          <w:ins w:id="769" w:author="User" w:date="2015-04-04T20:12:00Z"/>
        </w:rPr>
      </w:pPr>
    </w:p>
    <w:p w:rsidR="001116B4" w:rsidRDefault="002013AE">
      <w:pPr>
        <w:rPr>
          <w:ins w:id="770" w:author="User" w:date="2015-04-04T20:23:00Z"/>
        </w:rPr>
        <w:pPrChange w:id="771" w:author="User" w:date="2015-04-04T20:11:00Z">
          <w:pPr>
            <w:pStyle w:val="Ttulo3"/>
          </w:pPr>
        </w:pPrChange>
      </w:pPr>
      <w:ins w:id="772" w:author="User" w:date="2015-04-04T20:12:00Z">
        <w:r>
          <w:t>2.</w:t>
        </w:r>
      </w:ins>
      <w:ins w:id="773" w:author="User" w:date="2015-04-04T20:23:00Z">
        <w:r>
          <w:t xml:space="preserve"> </w:t>
        </w:r>
      </w:ins>
      <w:ins w:id="774" w:author="User" w:date="2015-04-04T20:12:00Z">
        <w:r>
          <w:t>Quadro EAP/WBS</w:t>
        </w:r>
      </w:ins>
    </w:p>
    <w:p w:rsidR="001116B4" w:rsidRDefault="001116B4">
      <w:pPr>
        <w:rPr>
          <w:ins w:id="775" w:author="User" w:date="2015-04-04T20:23:00Z"/>
        </w:rPr>
        <w:pPrChange w:id="776" w:author="User" w:date="2015-04-04T20:11:00Z">
          <w:pPr>
            <w:pStyle w:val="Ttulo3"/>
          </w:pPr>
        </w:pPrChange>
      </w:pPr>
    </w:p>
    <w:p w:rsidR="001116B4" w:rsidRDefault="00C31F87">
      <w:pPr>
        <w:rPr>
          <w:ins w:id="777" w:author="User" w:date="2015-04-04T20:12:00Z"/>
        </w:rPr>
        <w:pPrChange w:id="778" w:author="User" w:date="2015-04-04T20:11:00Z">
          <w:pPr>
            <w:pStyle w:val="Ttulo3"/>
          </w:pPr>
        </w:pPrChange>
      </w:pPr>
      <w:ins w:id="779" w:author="User" w:date="2015-04-04T20:12:00Z">
        <w:r>
          <w:t>Abaixo segue a Estrutura Analítica do Projeto (Representação gráfica do Projeto)</w:t>
        </w:r>
      </w:ins>
    </w:p>
    <w:p w:rsidR="001116B4" w:rsidRDefault="001116B4">
      <w:pPr>
        <w:rPr>
          <w:ins w:id="780" w:author="User" w:date="2015-04-04T20:17:00Z"/>
        </w:rPr>
        <w:pPrChange w:id="781" w:author="User" w:date="2015-04-04T20:11:00Z">
          <w:pPr>
            <w:pStyle w:val="Ttulo3"/>
          </w:pPr>
        </w:pPrChange>
      </w:pPr>
    </w:p>
    <w:p w:rsidR="001116B4" w:rsidRDefault="00C31F87">
      <w:pPr>
        <w:pStyle w:val="Legenda"/>
        <w:rPr>
          <w:ins w:id="782" w:author="User" w:date="2015-04-04T20:22:00Z"/>
        </w:rPr>
        <w:pPrChange w:id="783" w:author="User" w:date="2015-04-04T20:22:00Z">
          <w:pPr>
            <w:pStyle w:val="Ttulo3"/>
          </w:pPr>
        </w:pPrChange>
      </w:pPr>
      <w:ins w:id="784" w:author="User" w:date="2015-04-04T20:18:00Z">
        <w:r>
          <w:t xml:space="preserve">Figura </w:t>
        </w:r>
        <w:r w:rsidR="009101FD">
          <w:fldChar w:fldCharType="begin"/>
        </w:r>
        <w:r>
          <w:instrText xml:space="preserve"> SEQ Figura \* ARABIC </w:instrText>
        </w:r>
      </w:ins>
      <w:r w:rsidR="009101FD">
        <w:fldChar w:fldCharType="separate"/>
      </w:r>
      <w:ins w:id="785" w:author="User" w:date="2015-04-04T20:18:00Z">
        <w:r>
          <w:rPr>
            <w:noProof/>
          </w:rPr>
          <w:t>6</w:t>
        </w:r>
        <w:r w:rsidR="009101FD">
          <w:fldChar w:fldCharType="end"/>
        </w:r>
        <w:r>
          <w:t xml:space="preserve"> - WBS - Estrutura Analítica do Projeto</w:t>
        </w:r>
      </w:ins>
    </w:p>
    <w:p w:rsidR="001116B4" w:rsidRDefault="001116B4">
      <w:pPr>
        <w:rPr>
          <w:ins w:id="786" w:author="User" w:date="2015-04-04T20:18:00Z"/>
        </w:rPr>
        <w:pPrChange w:id="787" w:author="User" w:date="2015-04-04T20:22:00Z">
          <w:pPr>
            <w:pStyle w:val="Ttulo3"/>
          </w:pPr>
        </w:pPrChange>
      </w:pPr>
    </w:p>
    <w:p w:rsidR="001116B4" w:rsidRDefault="001116B4">
      <w:pPr>
        <w:rPr>
          <w:ins w:id="788" w:author="User" w:date="2015-04-04T20:18:00Z"/>
        </w:rPr>
        <w:pPrChange w:id="789" w:author="User" w:date="2015-04-04T20:18:00Z">
          <w:pPr>
            <w:pStyle w:val="Ttulo3"/>
          </w:pPr>
        </w:pPrChange>
      </w:pPr>
    </w:p>
    <w:p w:rsidR="001116B4" w:rsidRDefault="001116B4">
      <w:pPr>
        <w:rPr>
          <w:ins w:id="790" w:author="User" w:date="2015-04-04T20:11:00Z"/>
        </w:rPr>
        <w:pPrChange w:id="791" w:author="User" w:date="2015-04-04T20:18:00Z">
          <w:pPr>
            <w:pStyle w:val="Ttulo3"/>
          </w:pPr>
        </w:pPrChange>
      </w:pPr>
    </w:p>
    <w:p w:rsidR="00BC07C1" w:rsidRDefault="00240627" w:rsidP="002B1853">
      <w:pPr>
        <w:rPr>
          <w:color w:val="0070C0"/>
        </w:rPr>
      </w:pPr>
      <w:del w:id="792" w:author="User" w:date="2015-04-04T20:03:00Z">
        <w:r w:rsidDel="006B2D12">
          <w:rPr>
            <w:color w:val="FF0000"/>
          </w:rPr>
          <w:delText xml:space="preserve">Descrever de forma genérica os objetivos da </w:delText>
        </w:r>
        <w:r w:rsidR="00E3716E" w:rsidDel="006B2D12">
          <w:rPr>
            <w:color w:val="FF0000"/>
          </w:rPr>
          <w:delText>DECLARAÇÃO DO ESCOPO</w:delText>
        </w:r>
        <w:r w:rsidDel="006B2D12">
          <w:rPr>
            <w:color w:val="FF0000"/>
          </w:rPr>
          <w:delText xml:space="preserve">. Descrever detalhadamente o </w:delText>
        </w:r>
        <w:r w:rsidR="00E3716E" w:rsidRPr="00051E1D" w:rsidDel="006B2D12">
          <w:rPr>
            <w:color w:val="FF0000"/>
            <w:u w:val="single"/>
          </w:rPr>
          <w:delText>ESCOPO DO PROJETO</w:delText>
        </w:r>
        <w:r w:rsidR="00E3716E" w:rsidDel="006B2D12">
          <w:rPr>
            <w:color w:val="FF0000"/>
          </w:rPr>
          <w:delText xml:space="preserve"> (</w:delText>
        </w:r>
        <w:r w:rsidR="00E3716E" w:rsidRPr="00E3716E" w:rsidDel="006B2D12">
          <w:rPr>
            <w:color w:val="FF0000"/>
          </w:rPr>
          <w:delText>Atividades e Subatividades que serão executadas pela Equipe do Proje</w:delText>
        </w:r>
      </w:del>
      <w:del w:id="793" w:author="User" w:date="2015-04-04T20:27:00Z">
        <w:r w:rsidR="00E3716E" w:rsidRPr="00E3716E" w:rsidDel="002013AE">
          <w:rPr>
            <w:color w:val="FF0000"/>
          </w:rPr>
          <w:delText>to de modo a se atingir os Objetivos do Projeto</w:delText>
        </w:r>
        <w:r w:rsidR="00E3716E" w:rsidDel="002013AE">
          <w:rPr>
            <w:color w:val="FF0000"/>
          </w:rPr>
          <w:delText>)</w:delText>
        </w:r>
        <w:r w:rsidDel="002013AE">
          <w:rPr>
            <w:color w:val="FF0000"/>
          </w:rPr>
          <w:delText>, apresentando a EAP/WBS</w:delText>
        </w:r>
      </w:del>
      <w:r>
        <w:rPr>
          <w:color w:val="FF0000"/>
        </w:rPr>
        <w:t xml:space="preserve">. </w:t>
      </w:r>
      <w:del w:id="794" w:author="User" w:date="2015-04-04T20:31:00Z">
        <w:r w:rsidDel="002013AE">
          <w:rPr>
            <w:color w:val="FF0000"/>
          </w:rPr>
          <w:delText>Apresentar as</w:delText>
        </w:r>
        <w:r w:rsidR="00E3716E" w:rsidRPr="00240627" w:rsidDel="002013AE">
          <w:rPr>
            <w:color w:val="FF0000"/>
          </w:rPr>
          <w:delText xml:space="preserve">EXCLUSÕES </w:delText>
        </w:r>
        <w:r w:rsidR="00E3716E" w:rsidDel="002013AE">
          <w:rPr>
            <w:color w:val="FF0000"/>
          </w:rPr>
          <w:delText>do</w:delText>
        </w:r>
        <w:r w:rsidR="00E3716E" w:rsidRPr="00240627" w:rsidDel="002013AE">
          <w:rPr>
            <w:color w:val="FF0000"/>
          </w:rPr>
          <w:delText xml:space="preserve"> Projeto</w:delText>
        </w:r>
        <w:r w:rsidRPr="00240627" w:rsidDel="002013AE">
          <w:rPr>
            <w:color w:val="FF0000"/>
          </w:rPr>
          <w:delText xml:space="preserve"> (aquilo que não será feito)</w:delText>
        </w:r>
        <w:r w:rsidR="00E3716E" w:rsidDel="002013AE">
          <w:rPr>
            <w:color w:val="FF0000"/>
          </w:rPr>
          <w:delText>, as PREMISSAS d</w:delText>
        </w:r>
        <w:r w:rsidR="00E3716E" w:rsidRPr="00240627" w:rsidDel="002013AE">
          <w:rPr>
            <w:color w:val="FF0000"/>
          </w:rPr>
          <w:delText>o Projeto</w:delText>
        </w:r>
        <w:r w:rsidRPr="00240627" w:rsidDel="002013AE">
          <w:rPr>
            <w:color w:val="FF0000"/>
          </w:rPr>
          <w:delText xml:space="preserve"> (aquilo que é dado como certo)</w:delText>
        </w:r>
        <w:r w:rsidR="00E3716E" w:rsidDel="002013AE">
          <w:rPr>
            <w:color w:val="FF0000"/>
          </w:rPr>
          <w:delText xml:space="preserve"> e as </w:delText>
        </w:r>
        <w:r w:rsidR="00E3716E" w:rsidRPr="00240627" w:rsidDel="002013AE">
          <w:rPr>
            <w:color w:val="FF0000"/>
          </w:rPr>
          <w:delText xml:space="preserve">RESTRIÇÕES </w:delText>
        </w:r>
        <w:r w:rsidR="00E3716E" w:rsidDel="002013AE">
          <w:rPr>
            <w:color w:val="FF0000"/>
          </w:rPr>
          <w:delText>do</w:delText>
        </w:r>
        <w:r w:rsidR="00E3716E" w:rsidRPr="00240627" w:rsidDel="002013AE">
          <w:rPr>
            <w:color w:val="FF0000"/>
          </w:rPr>
          <w:delText xml:space="preserve"> Projeto</w:delText>
        </w:r>
        <w:r w:rsidRPr="00240627" w:rsidDel="002013AE">
          <w:rPr>
            <w:color w:val="FF0000"/>
          </w:rPr>
          <w:delText xml:space="preserve"> (aquilo que restringe e limita a ação do Gerente do Projeto)</w:delText>
        </w:r>
        <w:r w:rsidR="00E3716E" w:rsidDel="002013AE">
          <w:rPr>
            <w:color w:val="FF0000"/>
          </w:rPr>
          <w:delText xml:space="preserve">. Relacionar as </w:delText>
        </w:r>
        <w:r w:rsidR="00E3716E" w:rsidRPr="00E3716E" w:rsidDel="002013AE">
          <w:rPr>
            <w:color w:val="FF0000"/>
          </w:rPr>
          <w:delText>ENTREGAS/</w:delText>
        </w:r>
        <w:r w:rsidR="00E3716E" w:rsidRPr="00E3716E" w:rsidDel="002013AE">
          <w:rPr>
            <w:i/>
            <w:color w:val="FF0000"/>
          </w:rPr>
          <w:delText>Deliverable</w:delText>
        </w:r>
        <w:r w:rsidR="00E3716E" w:rsidRPr="00E3716E" w:rsidDel="002013AE">
          <w:rPr>
            <w:color w:val="FF0000"/>
          </w:rPr>
          <w:delText>que serão produzidas pela Equipe do Projet</w:delText>
        </w:r>
      </w:del>
      <w:proofErr w:type="spellStart"/>
      <w:proofErr w:type="gramStart"/>
      <w:r w:rsidR="00E3716E" w:rsidRPr="00E3716E">
        <w:rPr>
          <w:color w:val="FF0000"/>
        </w:rPr>
        <w:t>o</w:t>
      </w:r>
      <w:proofErr w:type="gramEnd"/>
      <w:r w:rsidR="00E3716E">
        <w:rPr>
          <w:color w:val="FF0000"/>
        </w:rPr>
        <w:t>.</w:t>
      </w:r>
      <w:proofErr w:type="spellEnd"/>
      <w:del w:id="795" w:author="User" w:date="2015-04-04T20:32:00Z">
        <w:r w:rsidR="00E3716E" w:rsidDel="002013AE">
          <w:rPr>
            <w:color w:val="FF0000"/>
          </w:rPr>
          <w:delText xml:space="preserve"> Descrever detalhadamente o </w:delText>
        </w:r>
        <w:r w:rsidR="00E3716E" w:rsidRPr="00051E1D" w:rsidDel="002013AE">
          <w:rPr>
            <w:color w:val="FF0000"/>
            <w:u w:val="single"/>
          </w:rPr>
          <w:delText>ESCOPO DO PRODUTO</w:delText>
        </w:r>
        <w:r w:rsidR="00E3716E" w:rsidDel="002013AE">
          <w:rPr>
            <w:color w:val="FF0000"/>
          </w:rPr>
          <w:delText xml:space="preserve">, descrevendo </w:delText>
        </w:r>
        <w:r w:rsidR="00E3716E" w:rsidRPr="00E3716E" w:rsidDel="002013AE">
          <w:rPr>
            <w:color w:val="FF0000"/>
          </w:rPr>
          <w:delText>os</w:delText>
        </w:r>
        <w:r w:rsidR="00E3716E" w:rsidDel="002013AE">
          <w:rPr>
            <w:color w:val="FF0000"/>
          </w:rPr>
          <w:delText xml:space="preserve"> seus </w:delText>
        </w:r>
        <w:r w:rsidR="00E3716E" w:rsidRPr="00E3716E" w:rsidDel="002013AE">
          <w:rPr>
            <w:color w:val="FF0000"/>
          </w:rPr>
          <w:delText>REQUISITOS, FUNCIONALIDADES e CARACTERÍSTICAS</w:delText>
        </w:r>
        <w:r w:rsidR="00600142" w:rsidDel="002013AE">
          <w:rPr>
            <w:color w:val="FF0000"/>
          </w:rPr>
          <w:delText>.</w:delText>
        </w:r>
        <w:r w:rsidR="00BC07C1" w:rsidDel="002013AE">
          <w:rPr>
            <w:color w:val="FF0000"/>
          </w:rPr>
          <w:delText xml:space="preserve"> Descrever os </w:delText>
        </w:r>
        <w:r w:rsidR="00BC07C1" w:rsidRPr="00BC07C1" w:rsidDel="002013AE">
          <w:rPr>
            <w:color w:val="FF0000"/>
          </w:rPr>
          <w:delText>CRITÉRIOS DE ACEITAÇÃO DO PRODUTOpelos quais o Cliente irá se basear para aceitar a entrega do PRODUTO ao término do Projeto</w:delText>
        </w:r>
      </w:del>
      <w:r w:rsidR="00BC07C1" w:rsidRPr="00BC07C1">
        <w:rPr>
          <w:color w:val="FF0000"/>
        </w:rPr>
        <w:t>.</w:t>
      </w:r>
    </w:p>
    <w:p w:rsidR="00BC07C1" w:rsidRDefault="001116B4" w:rsidP="002B1853">
      <w:pPr>
        <w:rPr>
          <w:ins w:id="796" w:author="User" w:date="2015-04-04T20:30:00Z"/>
          <w:color w:val="0070C0"/>
        </w:rPr>
      </w:pPr>
      <w:ins w:id="797" w:author="User" w:date="2015-04-04T20:24:00Z">
        <w:r>
          <w:rPr>
            <w:noProof/>
            <w:color w:val="0070C0"/>
            <w:rPrChange w:id="798" w:author="Unknown">
              <w:rPr>
                <w:noProof/>
              </w:rPr>
            </w:rPrChange>
          </w:rPr>
          <w:lastRenderedPageBreak/>
          <w:drawing>
            <wp:inline distT="0" distB="0" distL="0" distR="0">
              <wp:extent cx="5711794" cy="3793402"/>
              <wp:effectExtent l="19050" t="0" r="3206" b="0"/>
              <wp:docPr id="3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05303" cy="3789091"/>
                      </a:xfrm>
                      <a:prstGeom prst="rect">
                        <a:avLst/>
                      </a:prstGeom>
                      <a:noFill/>
                    </pic:spPr>
                  </pic:pic>
                </a:graphicData>
              </a:graphic>
            </wp:inline>
          </w:drawing>
        </w:r>
      </w:ins>
    </w:p>
    <w:p w:rsidR="002013AE" w:rsidRDefault="002013AE" w:rsidP="002B1853">
      <w:pPr>
        <w:rPr>
          <w:ins w:id="799" w:author="User" w:date="2015-04-04T20:30:00Z"/>
          <w:color w:val="0070C0"/>
        </w:rPr>
      </w:pPr>
    </w:p>
    <w:p w:rsidR="002013AE" w:rsidRPr="002013AE" w:rsidRDefault="002013AE" w:rsidP="002013AE">
      <w:pPr>
        <w:rPr>
          <w:ins w:id="800" w:author="User" w:date="2015-04-04T20:30:00Z"/>
          <w:color w:val="0070C0"/>
        </w:rPr>
      </w:pPr>
      <w:ins w:id="801" w:author="User" w:date="2015-04-04T20:30:00Z">
        <w:r w:rsidRPr="002013AE">
          <w:rPr>
            <w:color w:val="0070C0"/>
          </w:rPr>
          <w:t>3.</w:t>
        </w:r>
        <w:r w:rsidRPr="002013AE">
          <w:rPr>
            <w:color w:val="0070C0"/>
          </w:rPr>
          <w:tab/>
          <w:t xml:space="preserve">EXCLUSÕES, PREMISSAS E RESTRIÇÕES DO </w:t>
        </w:r>
        <w:proofErr w:type="gramStart"/>
        <w:r w:rsidRPr="002013AE">
          <w:rPr>
            <w:color w:val="0070C0"/>
          </w:rPr>
          <w:t>PROJETO</w:t>
        </w:r>
        <w:proofErr w:type="gramEnd"/>
      </w:ins>
    </w:p>
    <w:p w:rsidR="002013AE" w:rsidRPr="002013AE" w:rsidRDefault="002013AE" w:rsidP="002013AE">
      <w:pPr>
        <w:rPr>
          <w:ins w:id="802" w:author="User" w:date="2015-04-04T20:30:00Z"/>
          <w:color w:val="0070C0"/>
        </w:rPr>
      </w:pPr>
    </w:p>
    <w:p w:rsidR="002013AE" w:rsidRPr="002013AE" w:rsidRDefault="002013AE" w:rsidP="002013AE">
      <w:pPr>
        <w:rPr>
          <w:ins w:id="803" w:author="User" w:date="2015-04-04T20:30:00Z"/>
          <w:color w:val="0070C0"/>
        </w:rPr>
      </w:pPr>
      <w:ins w:id="804" w:author="User" w:date="2015-04-04T20:30:00Z">
        <w:r w:rsidRPr="002013AE">
          <w:rPr>
            <w:color w:val="0070C0"/>
          </w:rPr>
          <w:t>EXCLUSÕES DO PROJETO (aquilo que não será feito)</w:t>
        </w:r>
      </w:ins>
    </w:p>
    <w:p w:rsidR="002013AE" w:rsidRPr="002013AE" w:rsidRDefault="002013AE" w:rsidP="002013AE">
      <w:pPr>
        <w:rPr>
          <w:ins w:id="805" w:author="User" w:date="2015-04-04T20:30:00Z"/>
          <w:color w:val="0070C0"/>
        </w:rPr>
      </w:pPr>
    </w:p>
    <w:p w:rsidR="002013AE" w:rsidRPr="002013AE" w:rsidRDefault="002013AE" w:rsidP="002013AE">
      <w:pPr>
        <w:rPr>
          <w:ins w:id="806" w:author="User" w:date="2015-04-04T20:30:00Z"/>
          <w:color w:val="0070C0"/>
        </w:rPr>
      </w:pPr>
      <w:ins w:id="807" w:author="User" w:date="2015-04-04T20:30:00Z">
        <w:r w:rsidRPr="002013AE">
          <w:rPr>
            <w:color w:val="0070C0"/>
          </w:rPr>
          <w:t>•</w:t>
        </w:r>
        <w:r w:rsidRPr="002013AE">
          <w:rPr>
            <w:color w:val="0070C0"/>
          </w:rPr>
          <w:tab/>
          <w:t>A responsabilidade da digitação e inserção dos dados dos alunos e professores, turmas, e boletim.</w:t>
        </w:r>
      </w:ins>
    </w:p>
    <w:p w:rsidR="002013AE" w:rsidRPr="002013AE" w:rsidRDefault="002013AE" w:rsidP="002013AE">
      <w:pPr>
        <w:rPr>
          <w:ins w:id="808" w:author="User" w:date="2015-04-04T20:30:00Z"/>
          <w:color w:val="0070C0"/>
        </w:rPr>
      </w:pPr>
      <w:ins w:id="809" w:author="User" w:date="2015-04-04T20:30:00Z">
        <w:r w:rsidRPr="002013AE">
          <w:rPr>
            <w:color w:val="0070C0"/>
          </w:rPr>
          <w:t>•</w:t>
        </w:r>
        <w:r w:rsidRPr="002013AE">
          <w:rPr>
            <w:color w:val="0070C0"/>
          </w:rPr>
          <w:tab/>
          <w:t>Não será feita a integração dos dados existentes no sistema</w:t>
        </w:r>
      </w:ins>
    </w:p>
    <w:p w:rsidR="002013AE" w:rsidRPr="002013AE" w:rsidRDefault="002013AE" w:rsidP="002013AE">
      <w:pPr>
        <w:rPr>
          <w:ins w:id="810" w:author="User" w:date="2015-04-04T20:30:00Z"/>
          <w:color w:val="0070C0"/>
        </w:rPr>
      </w:pPr>
      <w:ins w:id="811" w:author="User" w:date="2015-04-04T20:30:00Z">
        <w:r w:rsidRPr="002013AE">
          <w:rPr>
            <w:color w:val="0070C0"/>
          </w:rPr>
          <w:t>•</w:t>
        </w:r>
        <w:r w:rsidRPr="002013AE">
          <w:rPr>
            <w:color w:val="0070C0"/>
          </w:rPr>
          <w:tab/>
          <w:t>Treinamento de usuários</w:t>
        </w:r>
      </w:ins>
    </w:p>
    <w:p w:rsidR="002013AE" w:rsidRPr="002013AE" w:rsidRDefault="002013AE" w:rsidP="002013AE">
      <w:pPr>
        <w:rPr>
          <w:ins w:id="812" w:author="User" w:date="2015-04-04T20:30:00Z"/>
          <w:color w:val="0070C0"/>
        </w:rPr>
      </w:pPr>
      <w:ins w:id="813" w:author="User" w:date="2015-04-04T20:30:00Z">
        <w:r w:rsidRPr="002013AE">
          <w:rPr>
            <w:color w:val="0070C0"/>
          </w:rPr>
          <w:t>•</w:t>
        </w:r>
        <w:r w:rsidRPr="002013AE">
          <w:rPr>
            <w:color w:val="0070C0"/>
          </w:rPr>
          <w:tab/>
          <w:t>O sistema não produzirá relatórios</w:t>
        </w:r>
      </w:ins>
    </w:p>
    <w:p w:rsidR="002013AE" w:rsidRPr="002013AE" w:rsidRDefault="002013AE" w:rsidP="002013AE">
      <w:pPr>
        <w:rPr>
          <w:ins w:id="814" w:author="User" w:date="2015-04-04T20:30:00Z"/>
          <w:color w:val="0070C0"/>
        </w:rPr>
      </w:pPr>
    </w:p>
    <w:p w:rsidR="002013AE" w:rsidRPr="002013AE" w:rsidRDefault="002013AE" w:rsidP="002013AE">
      <w:pPr>
        <w:rPr>
          <w:ins w:id="815" w:author="User" w:date="2015-04-04T20:30:00Z"/>
          <w:color w:val="0070C0"/>
        </w:rPr>
      </w:pPr>
    </w:p>
    <w:p w:rsidR="002013AE" w:rsidRPr="002013AE" w:rsidRDefault="002013AE" w:rsidP="002013AE">
      <w:pPr>
        <w:rPr>
          <w:ins w:id="816" w:author="User" w:date="2015-04-04T20:30:00Z"/>
          <w:color w:val="0070C0"/>
        </w:rPr>
      </w:pPr>
      <w:ins w:id="817" w:author="User" w:date="2015-04-04T20:30:00Z">
        <w:r w:rsidRPr="002013AE">
          <w:rPr>
            <w:color w:val="0070C0"/>
          </w:rPr>
          <w:t>PREMISSAS DO PROJETO (aquilo que é dado como certo)</w:t>
        </w:r>
      </w:ins>
    </w:p>
    <w:p w:rsidR="002013AE" w:rsidRPr="002013AE" w:rsidRDefault="002013AE" w:rsidP="002013AE">
      <w:pPr>
        <w:rPr>
          <w:ins w:id="818" w:author="User" w:date="2015-04-04T20:30:00Z"/>
          <w:color w:val="0070C0"/>
        </w:rPr>
      </w:pPr>
    </w:p>
    <w:p w:rsidR="002013AE" w:rsidRPr="002013AE" w:rsidRDefault="002013AE" w:rsidP="002013AE">
      <w:pPr>
        <w:rPr>
          <w:ins w:id="819" w:author="User" w:date="2015-04-04T20:30:00Z"/>
          <w:color w:val="0070C0"/>
        </w:rPr>
      </w:pPr>
      <w:ins w:id="820" w:author="User" w:date="2015-04-04T20:30:00Z">
        <w:r w:rsidRPr="002013AE">
          <w:rPr>
            <w:color w:val="0070C0"/>
          </w:rPr>
          <w:t>•</w:t>
        </w:r>
        <w:r w:rsidRPr="002013AE">
          <w:rPr>
            <w:color w:val="0070C0"/>
          </w:rPr>
          <w:tab/>
          <w:t xml:space="preserve">O sistema será utilizado em navegadores com suporte a </w:t>
        </w:r>
        <w:proofErr w:type="spellStart"/>
        <w:r w:rsidRPr="002013AE">
          <w:rPr>
            <w:color w:val="0070C0"/>
          </w:rPr>
          <w:t>Hibernate</w:t>
        </w:r>
        <w:proofErr w:type="spellEnd"/>
        <w:r w:rsidRPr="002013AE">
          <w:rPr>
            <w:color w:val="0070C0"/>
          </w:rPr>
          <w:t xml:space="preserve">, </w:t>
        </w:r>
        <w:proofErr w:type="spellStart"/>
        <w:r w:rsidRPr="002013AE">
          <w:rPr>
            <w:color w:val="0070C0"/>
          </w:rPr>
          <w:t>Bootstrap</w:t>
        </w:r>
        <w:proofErr w:type="spellEnd"/>
        <w:r w:rsidRPr="002013AE">
          <w:rPr>
            <w:color w:val="0070C0"/>
          </w:rPr>
          <w:t xml:space="preserve"> e JSP.</w:t>
        </w:r>
      </w:ins>
    </w:p>
    <w:p w:rsidR="002013AE" w:rsidRPr="002013AE" w:rsidRDefault="002013AE" w:rsidP="002013AE">
      <w:pPr>
        <w:rPr>
          <w:ins w:id="821" w:author="User" w:date="2015-04-04T20:30:00Z"/>
          <w:color w:val="0070C0"/>
        </w:rPr>
      </w:pPr>
      <w:ins w:id="822" w:author="User" w:date="2015-04-04T20:30:00Z">
        <w:r w:rsidRPr="002013AE">
          <w:rPr>
            <w:color w:val="0070C0"/>
          </w:rPr>
          <w:t>•</w:t>
        </w:r>
        <w:r w:rsidRPr="002013AE">
          <w:rPr>
            <w:color w:val="0070C0"/>
          </w:rPr>
          <w:tab/>
          <w:t>O Sistema Operacional do servidor será Windows</w:t>
        </w:r>
      </w:ins>
    </w:p>
    <w:p w:rsidR="002013AE" w:rsidRPr="002013AE" w:rsidRDefault="002013AE" w:rsidP="002013AE">
      <w:pPr>
        <w:rPr>
          <w:ins w:id="823" w:author="User" w:date="2015-04-04T20:30:00Z"/>
          <w:color w:val="0070C0"/>
        </w:rPr>
      </w:pPr>
      <w:ins w:id="824" w:author="User" w:date="2015-04-04T20:30:00Z">
        <w:r w:rsidRPr="002013AE">
          <w:rPr>
            <w:color w:val="0070C0"/>
          </w:rPr>
          <w:t>•</w:t>
        </w:r>
        <w:r w:rsidRPr="002013AE">
          <w:rPr>
            <w:color w:val="0070C0"/>
          </w:rPr>
          <w:tab/>
          <w:t xml:space="preserve">O Servidor Web será o Apache </w:t>
        </w:r>
        <w:proofErr w:type="spellStart"/>
        <w:r w:rsidRPr="002013AE">
          <w:rPr>
            <w:color w:val="0070C0"/>
          </w:rPr>
          <w:t>Tomcat</w:t>
        </w:r>
        <w:proofErr w:type="spellEnd"/>
        <w:r w:rsidRPr="002013AE">
          <w:rPr>
            <w:color w:val="0070C0"/>
          </w:rPr>
          <w:t xml:space="preserve"> </w:t>
        </w:r>
        <w:proofErr w:type="gramStart"/>
        <w:r w:rsidRPr="002013AE">
          <w:rPr>
            <w:color w:val="0070C0"/>
          </w:rPr>
          <w:t>7</w:t>
        </w:r>
        <w:proofErr w:type="gramEnd"/>
      </w:ins>
    </w:p>
    <w:p w:rsidR="002013AE" w:rsidRPr="002013AE" w:rsidRDefault="002013AE" w:rsidP="002013AE">
      <w:pPr>
        <w:rPr>
          <w:ins w:id="825" w:author="User" w:date="2015-04-04T20:30:00Z"/>
          <w:color w:val="0070C0"/>
        </w:rPr>
      </w:pPr>
      <w:ins w:id="826" w:author="User" w:date="2015-04-04T20:30:00Z">
        <w:r w:rsidRPr="002013AE">
          <w:rPr>
            <w:color w:val="0070C0"/>
          </w:rPr>
          <w:t>•</w:t>
        </w:r>
        <w:r w:rsidRPr="002013AE">
          <w:rPr>
            <w:color w:val="0070C0"/>
          </w:rPr>
          <w:tab/>
          <w:t xml:space="preserve">O Sistema gerenciador de banco de dados será o </w:t>
        </w:r>
        <w:proofErr w:type="spellStart"/>
        <w:proofErr w:type="gramStart"/>
        <w:r w:rsidRPr="002013AE">
          <w:rPr>
            <w:color w:val="0070C0"/>
          </w:rPr>
          <w:t>MySQL</w:t>
        </w:r>
        <w:proofErr w:type="spellEnd"/>
        <w:proofErr w:type="gramEnd"/>
      </w:ins>
    </w:p>
    <w:p w:rsidR="002013AE" w:rsidRPr="002013AE" w:rsidRDefault="002013AE" w:rsidP="002013AE">
      <w:pPr>
        <w:rPr>
          <w:ins w:id="827" w:author="User" w:date="2015-04-04T20:30:00Z"/>
          <w:color w:val="0070C0"/>
        </w:rPr>
      </w:pPr>
    </w:p>
    <w:p w:rsidR="002013AE" w:rsidRPr="002013AE" w:rsidRDefault="002013AE" w:rsidP="002013AE">
      <w:pPr>
        <w:rPr>
          <w:ins w:id="828" w:author="User" w:date="2015-04-04T20:30:00Z"/>
          <w:color w:val="0070C0"/>
        </w:rPr>
      </w:pPr>
      <w:ins w:id="829" w:author="User" w:date="2015-04-04T20:30:00Z">
        <w:r w:rsidRPr="002013AE">
          <w:rPr>
            <w:color w:val="0070C0"/>
          </w:rPr>
          <w:lastRenderedPageBreak/>
          <w:t>RESTRIÇÕES DO PROJETO (aquilo que restringe e limita a ação do Gerente do Projeto)</w:t>
        </w:r>
      </w:ins>
    </w:p>
    <w:p w:rsidR="002013AE" w:rsidRPr="002013AE" w:rsidRDefault="002013AE" w:rsidP="002013AE">
      <w:pPr>
        <w:rPr>
          <w:ins w:id="830" w:author="User" w:date="2015-04-04T20:30:00Z"/>
          <w:color w:val="0070C0"/>
        </w:rPr>
      </w:pPr>
    </w:p>
    <w:p w:rsidR="002013AE" w:rsidRPr="002013AE" w:rsidRDefault="002013AE" w:rsidP="002013AE">
      <w:pPr>
        <w:rPr>
          <w:ins w:id="831" w:author="User" w:date="2015-04-04T20:30:00Z"/>
          <w:color w:val="0070C0"/>
        </w:rPr>
      </w:pPr>
      <w:ins w:id="832" w:author="User" w:date="2015-04-04T20:30:00Z">
        <w:r w:rsidRPr="002013AE">
          <w:rPr>
            <w:color w:val="0070C0"/>
          </w:rPr>
          <w:t>•</w:t>
        </w:r>
        <w:r w:rsidRPr="002013AE">
          <w:rPr>
            <w:color w:val="0070C0"/>
          </w:rPr>
          <w:tab/>
          <w:t>O Sistema deverá ser implantado antes do início do ano letivo, para as devidas adequações.</w:t>
        </w:r>
      </w:ins>
    </w:p>
    <w:p w:rsidR="002013AE" w:rsidRPr="002013AE" w:rsidRDefault="002013AE" w:rsidP="002013AE">
      <w:pPr>
        <w:rPr>
          <w:ins w:id="833" w:author="User" w:date="2015-04-04T20:30:00Z"/>
          <w:color w:val="0070C0"/>
        </w:rPr>
      </w:pPr>
      <w:ins w:id="834" w:author="User" w:date="2015-04-04T20:30:00Z">
        <w:r w:rsidRPr="002013AE">
          <w:rPr>
            <w:color w:val="0070C0"/>
          </w:rPr>
          <w:t>•</w:t>
        </w:r>
        <w:r w:rsidRPr="002013AE">
          <w:rPr>
            <w:color w:val="0070C0"/>
          </w:rPr>
          <w:tab/>
          <w:t>O cliente deverá aprovar a implantação em no máximo 30 dias uteis após o término.</w:t>
        </w:r>
      </w:ins>
    </w:p>
    <w:p w:rsidR="002013AE" w:rsidRPr="002013AE" w:rsidRDefault="002013AE" w:rsidP="002013AE">
      <w:pPr>
        <w:rPr>
          <w:ins w:id="835" w:author="User" w:date="2015-04-04T20:30:00Z"/>
          <w:color w:val="0070C0"/>
        </w:rPr>
      </w:pPr>
    </w:p>
    <w:p w:rsidR="002013AE" w:rsidRPr="002013AE" w:rsidRDefault="002013AE" w:rsidP="002013AE">
      <w:pPr>
        <w:rPr>
          <w:ins w:id="836" w:author="User" w:date="2015-04-04T20:30:00Z"/>
          <w:color w:val="0070C0"/>
        </w:rPr>
      </w:pPr>
      <w:ins w:id="837" w:author="User" w:date="2015-04-04T20:30:00Z">
        <w:r w:rsidRPr="002013AE">
          <w:rPr>
            <w:color w:val="0070C0"/>
          </w:rPr>
          <w:t>4.</w:t>
        </w:r>
        <w:r w:rsidRPr="002013AE">
          <w:rPr>
            <w:color w:val="0070C0"/>
          </w:rPr>
          <w:tab/>
          <w:t>ENTREGAS/</w:t>
        </w:r>
        <w:proofErr w:type="spellStart"/>
        <w:r w:rsidRPr="002013AE">
          <w:rPr>
            <w:color w:val="0070C0"/>
          </w:rPr>
          <w:t>Deliverable</w:t>
        </w:r>
        <w:proofErr w:type="spellEnd"/>
      </w:ins>
    </w:p>
    <w:p w:rsidR="002013AE" w:rsidRPr="002013AE" w:rsidRDefault="002013AE" w:rsidP="002013AE">
      <w:pPr>
        <w:rPr>
          <w:ins w:id="838" w:author="User" w:date="2015-04-04T20:30:00Z"/>
          <w:color w:val="0070C0"/>
        </w:rPr>
      </w:pPr>
    </w:p>
    <w:p w:rsidR="002013AE" w:rsidRPr="002013AE" w:rsidRDefault="002013AE" w:rsidP="002013AE">
      <w:pPr>
        <w:rPr>
          <w:ins w:id="839" w:author="User" w:date="2015-04-04T20:30:00Z"/>
          <w:color w:val="0070C0"/>
        </w:rPr>
      </w:pPr>
      <w:ins w:id="840" w:author="User" w:date="2015-04-04T20:30:00Z">
        <w:r w:rsidRPr="002013AE">
          <w:rPr>
            <w:color w:val="0070C0"/>
          </w:rPr>
          <w:t>Abaixo segue a relação das ENTREGAS que serão produzidas pela Equipe do Projeto:</w:t>
        </w:r>
      </w:ins>
    </w:p>
    <w:p w:rsidR="002013AE" w:rsidRPr="002013AE" w:rsidRDefault="002013AE" w:rsidP="002013AE">
      <w:pPr>
        <w:rPr>
          <w:ins w:id="841" w:author="User" w:date="2015-04-04T20:30:00Z"/>
          <w:color w:val="0070C0"/>
        </w:rPr>
      </w:pPr>
      <w:ins w:id="842" w:author="User" w:date="2015-04-04T20:30:00Z">
        <w:r w:rsidRPr="002013AE">
          <w:rPr>
            <w:color w:val="0070C0"/>
          </w:rPr>
          <w:t>•</w:t>
        </w:r>
        <w:r w:rsidRPr="002013AE">
          <w:rPr>
            <w:color w:val="0070C0"/>
          </w:rPr>
          <w:tab/>
          <w:t xml:space="preserve">Protótipo das funcionalidades on-line, </w:t>
        </w:r>
      </w:ins>
    </w:p>
    <w:p w:rsidR="002013AE" w:rsidRPr="002013AE" w:rsidRDefault="002013AE" w:rsidP="002013AE">
      <w:pPr>
        <w:rPr>
          <w:ins w:id="843" w:author="User" w:date="2015-04-04T20:30:00Z"/>
          <w:color w:val="0070C0"/>
        </w:rPr>
      </w:pPr>
      <w:ins w:id="844" w:author="User" w:date="2015-04-04T20:30:00Z">
        <w:r w:rsidRPr="002013AE">
          <w:rPr>
            <w:color w:val="0070C0"/>
          </w:rPr>
          <w:t>•</w:t>
        </w:r>
        <w:r w:rsidRPr="002013AE">
          <w:rPr>
            <w:color w:val="0070C0"/>
          </w:rPr>
          <w:tab/>
          <w:t>Sistema funcional com todas as especificações,</w:t>
        </w:r>
      </w:ins>
    </w:p>
    <w:p w:rsidR="002013AE" w:rsidRPr="002013AE" w:rsidRDefault="002013AE" w:rsidP="002013AE">
      <w:pPr>
        <w:rPr>
          <w:ins w:id="845" w:author="User" w:date="2015-04-04T20:30:00Z"/>
          <w:color w:val="0070C0"/>
        </w:rPr>
      </w:pPr>
      <w:ins w:id="846" w:author="User" w:date="2015-04-04T20:30:00Z">
        <w:r w:rsidRPr="002013AE">
          <w:rPr>
            <w:color w:val="0070C0"/>
          </w:rPr>
          <w:t>•</w:t>
        </w:r>
        <w:r w:rsidRPr="002013AE">
          <w:rPr>
            <w:color w:val="0070C0"/>
          </w:rPr>
          <w:tab/>
          <w:t>Documentação de todas as fases da construção do Sistema, incluindo casos de uso, diagramas e modelagem de banco de dados.</w:t>
        </w:r>
      </w:ins>
    </w:p>
    <w:p w:rsidR="002013AE" w:rsidRDefault="002013AE" w:rsidP="002013AE">
      <w:pPr>
        <w:rPr>
          <w:ins w:id="847" w:author="User" w:date="2015-04-04T20:32:00Z"/>
          <w:color w:val="0070C0"/>
        </w:rPr>
      </w:pPr>
      <w:ins w:id="848" w:author="User" w:date="2015-04-04T20:30:00Z">
        <w:r w:rsidRPr="002013AE">
          <w:rPr>
            <w:color w:val="0070C0"/>
          </w:rPr>
          <w:t>•</w:t>
        </w:r>
        <w:r w:rsidRPr="002013AE">
          <w:rPr>
            <w:color w:val="0070C0"/>
          </w:rPr>
          <w:tab/>
          <w:t>Documentação para ser usada por usuários do sistema.</w:t>
        </w:r>
      </w:ins>
    </w:p>
    <w:p w:rsidR="002013AE" w:rsidRPr="002013AE" w:rsidRDefault="002013AE" w:rsidP="002013AE">
      <w:pPr>
        <w:rPr>
          <w:ins w:id="849" w:author="User" w:date="2015-04-04T20:30:00Z"/>
          <w:color w:val="0070C0"/>
        </w:rPr>
      </w:pPr>
    </w:p>
    <w:p w:rsidR="002013AE" w:rsidRPr="002013AE" w:rsidRDefault="002013AE" w:rsidP="002013AE">
      <w:pPr>
        <w:rPr>
          <w:ins w:id="850" w:author="User" w:date="2015-04-04T20:30:00Z"/>
          <w:color w:val="0070C0"/>
        </w:rPr>
      </w:pPr>
      <w:ins w:id="851" w:author="User" w:date="2015-04-04T20:30:00Z">
        <w:r w:rsidRPr="002013AE">
          <w:rPr>
            <w:color w:val="0070C0"/>
          </w:rPr>
          <w:t>5.</w:t>
        </w:r>
        <w:r w:rsidRPr="002013AE">
          <w:rPr>
            <w:color w:val="0070C0"/>
          </w:rPr>
          <w:tab/>
          <w:t xml:space="preserve">ESCOPO DO </w:t>
        </w:r>
        <w:proofErr w:type="gramStart"/>
        <w:r w:rsidRPr="002013AE">
          <w:rPr>
            <w:color w:val="0070C0"/>
          </w:rPr>
          <w:t>PRODUTO</w:t>
        </w:r>
        <w:proofErr w:type="gramEnd"/>
      </w:ins>
    </w:p>
    <w:p w:rsidR="002013AE" w:rsidRPr="002013AE" w:rsidRDefault="002013AE" w:rsidP="002013AE">
      <w:pPr>
        <w:rPr>
          <w:ins w:id="852" w:author="User" w:date="2015-04-04T20:30:00Z"/>
          <w:color w:val="0070C0"/>
        </w:rPr>
      </w:pPr>
      <w:ins w:id="853" w:author="User" w:date="2015-04-04T20:30:00Z">
        <w:r w:rsidRPr="002013AE">
          <w:rPr>
            <w:color w:val="0070C0"/>
          </w:rPr>
          <w:t>Abaixo segue a descrição dos REQUISITOS e FUNCIONALIDADES do PRODUTO</w:t>
        </w:r>
      </w:ins>
    </w:p>
    <w:p w:rsidR="002013AE" w:rsidRPr="002013AE" w:rsidRDefault="002013AE" w:rsidP="002013AE">
      <w:pPr>
        <w:rPr>
          <w:ins w:id="854" w:author="User" w:date="2015-04-04T20:30:00Z"/>
          <w:color w:val="0070C0"/>
        </w:rPr>
      </w:pPr>
    </w:p>
    <w:p w:rsidR="002013AE" w:rsidRPr="002013AE" w:rsidRDefault="002013AE" w:rsidP="002013AE">
      <w:pPr>
        <w:rPr>
          <w:ins w:id="855" w:author="User" w:date="2015-04-04T20:30:00Z"/>
          <w:color w:val="0070C0"/>
        </w:rPr>
      </w:pPr>
      <w:ins w:id="856" w:author="User" w:date="2015-04-04T20:30:00Z">
        <w:r w:rsidRPr="002013AE">
          <w:rPr>
            <w:color w:val="0070C0"/>
          </w:rPr>
          <w:t>REQUISITOS</w:t>
        </w:r>
      </w:ins>
    </w:p>
    <w:p w:rsidR="002013AE" w:rsidRPr="002013AE" w:rsidRDefault="002013AE" w:rsidP="002013AE">
      <w:pPr>
        <w:rPr>
          <w:ins w:id="857" w:author="User" w:date="2015-04-04T20:30:00Z"/>
          <w:color w:val="0070C0"/>
        </w:rPr>
      </w:pPr>
      <w:ins w:id="858" w:author="User" w:date="2015-04-04T20:30:00Z">
        <w:r w:rsidRPr="002013AE">
          <w:rPr>
            <w:color w:val="0070C0"/>
          </w:rPr>
          <w:t>Sistema Web</w:t>
        </w:r>
      </w:ins>
    </w:p>
    <w:p w:rsidR="002013AE" w:rsidRPr="002013AE" w:rsidRDefault="002013AE" w:rsidP="002013AE">
      <w:pPr>
        <w:rPr>
          <w:ins w:id="859" w:author="User" w:date="2015-04-04T20:30:00Z"/>
          <w:color w:val="0070C0"/>
        </w:rPr>
      </w:pPr>
      <w:ins w:id="860" w:author="User" w:date="2015-04-04T20:30:00Z">
        <w:r w:rsidRPr="002013AE">
          <w:rPr>
            <w:color w:val="0070C0"/>
          </w:rPr>
          <w:t xml:space="preserve">Cadastro de usuários </w:t>
        </w:r>
      </w:ins>
    </w:p>
    <w:p w:rsidR="002013AE" w:rsidRPr="002013AE" w:rsidRDefault="002013AE" w:rsidP="002013AE">
      <w:pPr>
        <w:rPr>
          <w:ins w:id="861" w:author="User" w:date="2015-04-04T20:30:00Z"/>
          <w:color w:val="0070C0"/>
        </w:rPr>
      </w:pPr>
      <w:ins w:id="862" w:author="User" w:date="2015-04-04T20:30:00Z">
        <w:r w:rsidRPr="002013AE">
          <w:rPr>
            <w:color w:val="0070C0"/>
          </w:rPr>
          <w:t>Criação de turmas</w:t>
        </w:r>
      </w:ins>
    </w:p>
    <w:p w:rsidR="002013AE" w:rsidRPr="002013AE" w:rsidRDefault="002013AE" w:rsidP="002013AE">
      <w:pPr>
        <w:rPr>
          <w:ins w:id="863" w:author="User" w:date="2015-04-04T20:30:00Z"/>
          <w:color w:val="0070C0"/>
        </w:rPr>
      </w:pPr>
      <w:ins w:id="864" w:author="User" w:date="2015-04-04T20:30:00Z">
        <w:r w:rsidRPr="002013AE">
          <w:rPr>
            <w:color w:val="0070C0"/>
          </w:rPr>
          <w:t>Cadastro de ocorrência pelos professores referente a eventos comportamentais de alunos</w:t>
        </w:r>
      </w:ins>
    </w:p>
    <w:p w:rsidR="002013AE" w:rsidRPr="002013AE" w:rsidRDefault="002013AE" w:rsidP="002013AE">
      <w:pPr>
        <w:rPr>
          <w:ins w:id="865" w:author="User" w:date="2015-04-04T20:30:00Z"/>
          <w:color w:val="0070C0"/>
        </w:rPr>
      </w:pPr>
      <w:ins w:id="866" w:author="User" w:date="2015-04-04T20:30:00Z">
        <w:r w:rsidRPr="002013AE">
          <w:rPr>
            <w:color w:val="0070C0"/>
          </w:rPr>
          <w:t>Cadastro de boletim</w:t>
        </w:r>
      </w:ins>
    </w:p>
    <w:p w:rsidR="002013AE" w:rsidRPr="002013AE" w:rsidRDefault="002013AE" w:rsidP="002013AE">
      <w:pPr>
        <w:rPr>
          <w:ins w:id="867" w:author="User" w:date="2015-04-04T20:30:00Z"/>
          <w:color w:val="0070C0"/>
        </w:rPr>
      </w:pPr>
      <w:ins w:id="868" w:author="User" w:date="2015-04-04T20:30:00Z">
        <w:r w:rsidRPr="002013AE">
          <w:rPr>
            <w:color w:val="0070C0"/>
          </w:rPr>
          <w:t xml:space="preserve">Cadastro de tarefa </w:t>
        </w:r>
      </w:ins>
    </w:p>
    <w:p w:rsidR="002013AE" w:rsidRPr="002013AE" w:rsidRDefault="002013AE" w:rsidP="002013AE">
      <w:pPr>
        <w:rPr>
          <w:ins w:id="869" w:author="User" w:date="2015-04-04T20:30:00Z"/>
          <w:color w:val="0070C0"/>
        </w:rPr>
      </w:pPr>
    </w:p>
    <w:p w:rsidR="002013AE" w:rsidRPr="002013AE" w:rsidRDefault="002013AE" w:rsidP="002013AE">
      <w:pPr>
        <w:rPr>
          <w:ins w:id="870" w:author="User" w:date="2015-04-04T20:30:00Z"/>
          <w:color w:val="0070C0"/>
        </w:rPr>
      </w:pPr>
    </w:p>
    <w:p w:rsidR="002013AE" w:rsidRPr="002013AE" w:rsidRDefault="002013AE" w:rsidP="002013AE">
      <w:pPr>
        <w:rPr>
          <w:ins w:id="871" w:author="User" w:date="2015-04-04T20:30:00Z"/>
          <w:color w:val="0070C0"/>
        </w:rPr>
      </w:pPr>
      <w:ins w:id="872" w:author="User" w:date="2015-04-04T20:30:00Z">
        <w:r w:rsidRPr="002013AE">
          <w:rPr>
            <w:color w:val="0070C0"/>
          </w:rPr>
          <w:t>FUNCIONALIDADES</w:t>
        </w:r>
      </w:ins>
    </w:p>
    <w:p w:rsidR="002013AE" w:rsidRPr="002013AE" w:rsidRDefault="002013AE" w:rsidP="002013AE">
      <w:pPr>
        <w:rPr>
          <w:ins w:id="873" w:author="User" w:date="2015-04-04T20:30:00Z"/>
          <w:color w:val="0070C0"/>
        </w:rPr>
      </w:pPr>
    </w:p>
    <w:p w:rsidR="002013AE" w:rsidRPr="002013AE" w:rsidRDefault="002013AE" w:rsidP="002013AE">
      <w:pPr>
        <w:rPr>
          <w:ins w:id="874" w:author="User" w:date="2015-04-04T20:30:00Z"/>
          <w:color w:val="0070C0"/>
        </w:rPr>
      </w:pPr>
      <w:ins w:id="875" w:author="User" w:date="2015-04-04T20:30:00Z">
        <w:r w:rsidRPr="002013AE">
          <w:rPr>
            <w:color w:val="0070C0"/>
          </w:rPr>
          <w:t>Permitir cadastrar usuários (aluno, gestor, professor, responsável e secretaria</w:t>
        </w:r>
        <w:proofErr w:type="gramStart"/>
        <w:r w:rsidRPr="002013AE">
          <w:rPr>
            <w:color w:val="0070C0"/>
          </w:rPr>
          <w:t>)</w:t>
        </w:r>
        <w:proofErr w:type="gramEnd"/>
      </w:ins>
    </w:p>
    <w:p w:rsidR="002013AE" w:rsidRPr="002013AE" w:rsidRDefault="002013AE" w:rsidP="002013AE">
      <w:pPr>
        <w:rPr>
          <w:ins w:id="876" w:author="User" w:date="2015-04-04T20:30:00Z"/>
          <w:color w:val="0070C0"/>
        </w:rPr>
      </w:pPr>
      <w:ins w:id="877" w:author="User" w:date="2015-04-04T20:30:00Z">
        <w:r w:rsidRPr="002013AE">
          <w:rPr>
            <w:color w:val="0070C0"/>
          </w:rPr>
          <w:t>Permitir compor turmas (ano, série, alunos, professores e disciplina</w:t>
        </w:r>
        <w:proofErr w:type="gramStart"/>
        <w:r w:rsidRPr="002013AE">
          <w:rPr>
            <w:color w:val="0070C0"/>
          </w:rPr>
          <w:t>)</w:t>
        </w:r>
        <w:proofErr w:type="gramEnd"/>
      </w:ins>
    </w:p>
    <w:p w:rsidR="002013AE" w:rsidRPr="002013AE" w:rsidRDefault="002013AE" w:rsidP="002013AE">
      <w:pPr>
        <w:rPr>
          <w:ins w:id="878" w:author="User" w:date="2015-04-04T20:30:00Z"/>
          <w:color w:val="0070C0"/>
        </w:rPr>
      </w:pPr>
      <w:ins w:id="879" w:author="User" w:date="2015-04-04T20:30:00Z">
        <w:r w:rsidRPr="002013AE">
          <w:rPr>
            <w:color w:val="0070C0"/>
          </w:rPr>
          <w:t>Permitir consultar ocorrências por aluno</w:t>
        </w:r>
      </w:ins>
    </w:p>
    <w:p w:rsidR="002013AE" w:rsidRPr="002013AE" w:rsidRDefault="002013AE" w:rsidP="002013AE">
      <w:pPr>
        <w:rPr>
          <w:ins w:id="880" w:author="User" w:date="2015-04-04T20:30:00Z"/>
          <w:color w:val="0070C0"/>
        </w:rPr>
      </w:pPr>
      <w:ins w:id="881" w:author="User" w:date="2015-04-04T20:30:00Z">
        <w:r w:rsidRPr="002013AE">
          <w:rPr>
            <w:color w:val="0070C0"/>
          </w:rPr>
          <w:t>Permitir consultar boletim por turma e por aluno</w:t>
        </w:r>
      </w:ins>
    </w:p>
    <w:p w:rsidR="002013AE" w:rsidRPr="002013AE" w:rsidRDefault="002013AE" w:rsidP="002013AE">
      <w:pPr>
        <w:rPr>
          <w:ins w:id="882" w:author="User" w:date="2015-04-04T20:30:00Z"/>
          <w:color w:val="0070C0"/>
        </w:rPr>
      </w:pPr>
      <w:ins w:id="883" w:author="User" w:date="2015-04-04T20:30:00Z">
        <w:r w:rsidRPr="002013AE">
          <w:rPr>
            <w:color w:val="0070C0"/>
          </w:rPr>
          <w:t>Permitir consultar tarefa por turma e por aluno</w:t>
        </w:r>
      </w:ins>
    </w:p>
    <w:p w:rsidR="002013AE" w:rsidRPr="002013AE" w:rsidRDefault="002013AE" w:rsidP="002013AE">
      <w:pPr>
        <w:rPr>
          <w:ins w:id="884" w:author="User" w:date="2015-04-04T20:30:00Z"/>
          <w:color w:val="0070C0"/>
        </w:rPr>
      </w:pPr>
    </w:p>
    <w:p w:rsidR="002013AE" w:rsidRPr="002013AE" w:rsidRDefault="002013AE" w:rsidP="002013AE">
      <w:pPr>
        <w:rPr>
          <w:ins w:id="885" w:author="User" w:date="2015-04-04T20:30:00Z"/>
          <w:color w:val="0070C0"/>
        </w:rPr>
      </w:pPr>
    </w:p>
    <w:p w:rsidR="002013AE" w:rsidRPr="002013AE" w:rsidRDefault="002013AE" w:rsidP="002013AE">
      <w:pPr>
        <w:rPr>
          <w:ins w:id="886" w:author="User" w:date="2015-04-04T20:30:00Z"/>
          <w:color w:val="0070C0"/>
        </w:rPr>
      </w:pPr>
      <w:ins w:id="887" w:author="User" w:date="2015-04-04T20:30:00Z">
        <w:r w:rsidRPr="002013AE">
          <w:rPr>
            <w:color w:val="0070C0"/>
          </w:rPr>
          <w:t>6.</w:t>
        </w:r>
        <w:r w:rsidRPr="002013AE">
          <w:rPr>
            <w:color w:val="0070C0"/>
          </w:rPr>
          <w:tab/>
          <w:t xml:space="preserve">CRITÉRIOS DE ACEITAÇÃO DO </w:t>
        </w:r>
        <w:proofErr w:type="gramStart"/>
        <w:r w:rsidRPr="002013AE">
          <w:rPr>
            <w:color w:val="0070C0"/>
          </w:rPr>
          <w:t>PRODUTO</w:t>
        </w:r>
        <w:proofErr w:type="gramEnd"/>
      </w:ins>
    </w:p>
    <w:p w:rsidR="002013AE" w:rsidRPr="002013AE" w:rsidRDefault="002013AE" w:rsidP="002013AE">
      <w:pPr>
        <w:rPr>
          <w:ins w:id="888" w:author="User" w:date="2015-04-04T20:30:00Z"/>
          <w:color w:val="0070C0"/>
        </w:rPr>
      </w:pPr>
    </w:p>
    <w:p w:rsidR="002013AE" w:rsidRPr="002013AE" w:rsidRDefault="002013AE" w:rsidP="002013AE">
      <w:pPr>
        <w:rPr>
          <w:ins w:id="889" w:author="User" w:date="2015-04-04T20:30:00Z"/>
          <w:color w:val="0070C0"/>
        </w:rPr>
      </w:pPr>
      <w:ins w:id="890" w:author="User" w:date="2015-04-04T20:30:00Z">
        <w:r w:rsidRPr="002013AE">
          <w:rPr>
            <w:color w:val="0070C0"/>
          </w:rPr>
          <w:t>Abaixo segue os critérios pelos quais o Cliente irá se basear para aceitar a entrega do PRODUTO ao término do Projeto.</w:t>
        </w:r>
      </w:ins>
    </w:p>
    <w:p w:rsidR="002013AE" w:rsidRPr="002013AE" w:rsidRDefault="002013AE" w:rsidP="002013AE">
      <w:pPr>
        <w:rPr>
          <w:ins w:id="891" w:author="User" w:date="2015-04-04T20:30:00Z"/>
          <w:color w:val="0070C0"/>
        </w:rPr>
      </w:pPr>
    </w:p>
    <w:p w:rsidR="002013AE" w:rsidRPr="002013AE" w:rsidRDefault="002013AE" w:rsidP="002013AE">
      <w:pPr>
        <w:rPr>
          <w:ins w:id="892" w:author="User" w:date="2015-04-04T20:30:00Z"/>
          <w:color w:val="0070C0"/>
        </w:rPr>
      </w:pPr>
      <w:ins w:id="893" w:author="User" w:date="2015-04-04T20:30:00Z">
        <w:r w:rsidRPr="002013AE">
          <w:rPr>
            <w:color w:val="0070C0"/>
          </w:rPr>
          <w:t>Critérios de aceitação:</w:t>
        </w:r>
      </w:ins>
    </w:p>
    <w:p w:rsidR="002013AE" w:rsidRPr="002013AE" w:rsidRDefault="002013AE" w:rsidP="002013AE">
      <w:pPr>
        <w:rPr>
          <w:ins w:id="894" w:author="User" w:date="2015-04-04T20:30:00Z"/>
          <w:color w:val="0070C0"/>
        </w:rPr>
      </w:pPr>
    </w:p>
    <w:p w:rsidR="002013AE" w:rsidRPr="002013AE" w:rsidRDefault="002013AE" w:rsidP="002013AE">
      <w:pPr>
        <w:rPr>
          <w:ins w:id="895" w:author="User" w:date="2015-04-04T20:30:00Z"/>
          <w:color w:val="0070C0"/>
        </w:rPr>
      </w:pPr>
      <w:ins w:id="896" w:author="User" w:date="2015-04-04T20:30:00Z">
        <w:r w:rsidRPr="002013AE">
          <w:rPr>
            <w:color w:val="0070C0"/>
          </w:rPr>
          <w:t>Permitir editar notas e faltas por professor da turma e disciplina específica.</w:t>
        </w:r>
      </w:ins>
    </w:p>
    <w:p w:rsidR="002013AE" w:rsidRPr="002013AE" w:rsidRDefault="002013AE" w:rsidP="002013AE">
      <w:pPr>
        <w:rPr>
          <w:ins w:id="897" w:author="User" w:date="2015-04-04T20:30:00Z"/>
          <w:color w:val="0070C0"/>
        </w:rPr>
      </w:pPr>
      <w:ins w:id="898" w:author="User" w:date="2015-04-04T20:30:00Z">
        <w:r w:rsidRPr="002013AE">
          <w:rPr>
            <w:color w:val="0070C0"/>
          </w:rPr>
          <w:t>Permitir consultar boletim por aluno</w:t>
        </w:r>
      </w:ins>
    </w:p>
    <w:p w:rsidR="002013AE" w:rsidRPr="002013AE" w:rsidRDefault="002013AE" w:rsidP="002013AE">
      <w:pPr>
        <w:rPr>
          <w:ins w:id="899" w:author="User" w:date="2015-04-04T20:30:00Z"/>
          <w:color w:val="0070C0"/>
        </w:rPr>
      </w:pPr>
      <w:ins w:id="900" w:author="User" w:date="2015-04-04T20:30:00Z">
        <w:r w:rsidRPr="002013AE">
          <w:rPr>
            <w:color w:val="0070C0"/>
          </w:rPr>
          <w:t>Permitir consultar tarefas por aluno</w:t>
        </w:r>
      </w:ins>
    </w:p>
    <w:p w:rsidR="002013AE" w:rsidRPr="002013AE" w:rsidRDefault="002013AE" w:rsidP="002013AE">
      <w:pPr>
        <w:rPr>
          <w:ins w:id="901" w:author="User" w:date="2015-04-04T20:30:00Z"/>
          <w:color w:val="0070C0"/>
        </w:rPr>
      </w:pPr>
      <w:proofErr w:type="gramStart"/>
      <w:ins w:id="902" w:author="User" w:date="2015-04-04T20:30:00Z">
        <w:r w:rsidRPr="002013AE">
          <w:rPr>
            <w:color w:val="0070C0"/>
          </w:rPr>
          <w:t>Feedback</w:t>
        </w:r>
        <w:proofErr w:type="gramEnd"/>
        <w:r w:rsidRPr="002013AE">
          <w:rPr>
            <w:color w:val="0070C0"/>
          </w:rPr>
          <w:t xml:space="preserve"> positivo do cliente como resultado piloto.</w:t>
        </w:r>
      </w:ins>
    </w:p>
    <w:p w:rsidR="002013AE" w:rsidRPr="002013AE" w:rsidRDefault="002013AE" w:rsidP="002013AE">
      <w:pPr>
        <w:rPr>
          <w:ins w:id="903" w:author="User" w:date="2015-04-04T20:30:00Z"/>
          <w:color w:val="0070C0"/>
        </w:rPr>
      </w:pPr>
      <w:proofErr w:type="gramStart"/>
      <w:ins w:id="904" w:author="User" w:date="2015-04-04T20:30:00Z">
        <w:r w:rsidRPr="002013AE">
          <w:rPr>
            <w:color w:val="0070C0"/>
          </w:rPr>
          <w:t>Feedback</w:t>
        </w:r>
        <w:proofErr w:type="gramEnd"/>
        <w:r w:rsidRPr="002013AE">
          <w:rPr>
            <w:color w:val="0070C0"/>
          </w:rPr>
          <w:t xml:space="preserve"> positivo com as interfaces de baixa fidelidade</w:t>
        </w:r>
      </w:ins>
    </w:p>
    <w:p w:rsidR="002013AE" w:rsidRPr="002013AE" w:rsidRDefault="002013AE" w:rsidP="002013AE">
      <w:pPr>
        <w:rPr>
          <w:ins w:id="905" w:author="User" w:date="2015-04-04T20:30:00Z"/>
          <w:color w:val="0070C0"/>
        </w:rPr>
      </w:pPr>
      <w:ins w:id="906" w:author="User" w:date="2015-04-04T20:30:00Z">
        <w:r w:rsidRPr="002013AE">
          <w:rPr>
            <w:color w:val="0070C0"/>
          </w:rPr>
          <w:t>Um mês de testes pelo cliente do produto já no ambiente escola</w:t>
        </w:r>
      </w:ins>
    </w:p>
    <w:p w:rsidR="002013AE" w:rsidRDefault="002013AE" w:rsidP="002013AE">
      <w:pPr>
        <w:rPr>
          <w:ins w:id="907" w:author="User" w:date="2015-04-04T20:31:00Z"/>
          <w:color w:val="0070C0"/>
        </w:rPr>
      </w:pPr>
      <w:ins w:id="908" w:author="User" w:date="2015-04-04T20:30:00Z">
        <w:r w:rsidRPr="002013AE">
          <w:rPr>
            <w:color w:val="0070C0"/>
          </w:rPr>
          <w:t>Validação da consistência de dados.</w:t>
        </w:r>
      </w:ins>
    </w:p>
    <w:p w:rsidR="002013AE" w:rsidRDefault="002013AE" w:rsidP="002013AE">
      <w:pPr>
        <w:rPr>
          <w:ins w:id="909" w:author="User" w:date="2015-04-04T20:31:00Z"/>
          <w:color w:val="0070C0"/>
        </w:rPr>
      </w:pPr>
    </w:p>
    <w:p w:rsidR="002013AE" w:rsidRPr="009D3DB6" w:rsidRDefault="002013AE" w:rsidP="002013AE">
      <w:pPr>
        <w:rPr>
          <w:color w:val="0070C0"/>
        </w:rPr>
      </w:pPr>
    </w:p>
    <w:p w:rsidR="002B1853" w:rsidRDefault="0080198C" w:rsidP="002B1853">
      <w:pPr>
        <w:pStyle w:val="Ttulo3"/>
        <w:rPr>
          <w:ins w:id="910" w:author="User" w:date="2015-04-04T19:52:00Z"/>
        </w:rPr>
      </w:pPr>
      <w:bookmarkStart w:id="911" w:name="_Toc415779798"/>
      <w:r>
        <w:t xml:space="preserve">PLANO DE GERENCIAMENTO DO </w:t>
      </w:r>
      <w:r w:rsidR="002F11F8">
        <w:t>ESCOPO</w:t>
      </w:r>
      <w:bookmarkEnd w:id="911"/>
    </w:p>
    <w:p w:rsidR="00921AC8" w:rsidRDefault="00921AC8" w:rsidP="00921AC8">
      <w:pPr>
        <w:rPr>
          <w:ins w:id="912" w:author="User" w:date="2015-04-04T19:53:00Z"/>
        </w:rPr>
      </w:pPr>
      <w:ins w:id="913" w:author="User" w:date="2015-04-04T19:53:00Z">
        <w:r>
          <w:tab/>
          <w:t>O Gerenciamento do Escopo ocorrerá nas fases: planejamento do escopo, implementação,</w:t>
        </w:r>
        <w:proofErr w:type="gramStart"/>
        <w:r>
          <w:t xml:space="preserve">  </w:t>
        </w:r>
        <w:proofErr w:type="gramEnd"/>
        <w:r>
          <w:t>verificação, e controle de mudanças.</w:t>
        </w:r>
      </w:ins>
    </w:p>
    <w:p w:rsidR="00921AC8" w:rsidRDefault="00921AC8" w:rsidP="00921AC8">
      <w:pPr>
        <w:rPr>
          <w:ins w:id="914" w:author="User" w:date="2015-04-04T19:53:00Z"/>
        </w:rPr>
      </w:pPr>
      <w:ins w:id="915" w:author="User" w:date="2015-04-04T19:53:00Z">
        <w:r>
          <w:t xml:space="preserve"> </w:t>
        </w:r>
        <w:r>
          <w:tab/>
          <w:t xml:space="preserve">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w:t>
        </w:r>
        <w:proofErr w:type="gramStart"/>
        <w:r>
          <w:t>implementação</w:t>
        </w:r>
        <w:proofErr w:type="gramEnd"/>
        <w:r>
          <w:t xml:space="preserve"> do projeto.</w:t>
        </w:r>
      </w:ins>
    </w:p>
    <w:p w:rsidR="00921AC8" w:rsidRDefault="00921AC8" w:rsidP="00921AC8">
      <w:pPr>
        <w:rPr>
          <w:ins w:id="916" w:author="User" w:date="2015-04-04T19:53:00Z"/>
        </w:rPr>
      </w:pPr>
      <w:ins w:id="917" w:author="User" w:date="2015-04-04T19:53:00Z">
        <w:r>
          <w:tab/>
          <w:t xml:space="preserve">Para garantir a qualidade e as entregas nos prazos, os documentos “Declaração de Escopo” e “Cronograma do Projeto” serão analisados e validados pelos principais </w:t>
        </w:r>
        <w:proofErr w:type="spellStart"/>
        <w:r>
          <w:t>Stakeholders</w:t>
        </w:r>
        <w:proofErr w:type="spellEnd"/>
        <w:r>
          <w:t xml:space="preserve">, que neste projeto específico será o professor Anselmo </w:t>
        </w:r>
        <w:proofErr w:type="spellStart"/>
        <w:r>
          <w:t>Lotufo</w:t>
        </w:r>
        <w:proofErr w:type="spellEnd"/>
        <w:r>
          <w:t xml:space="preserve"> </w:t>
        </w:r>
        <w:proofErr w:type="spellStart"/>
        <w:r>
          <w:t>Conejo</w:t>
        </w:r>
        <w:proofErr w:type="spellEnd"/>
        <w:r>
          <w:t>.</w:t>
        </w:r>
      </w:ins>
    </w:p>
    <w:p w:rsidR="00921AC8" w:rsidRDefault="00921AC8" w:rsidP="00921AC8">
      <w:pPr>
        <w:rPr>
          <w:ins w:id="918" w:author="User" w:date="2015-04-04T19:53:00Z"/>
        </w:rPr>
      </w:pPr>
      <w:ins w:id="919" w:author="User" w:date="2015-04-04T19:53:00Z">
        <w:r>
          <w:t>As mudanças de Escopo devem obter aprovação pelo gerente de projeto, que somente após a aprovação da mudança deverá gerar uma nova versão da Declaração de Escopo e nova versão do Cronograma.</w:t>
        </w:r>
      </w:ins>
    </w:p>
    <w:p w:rsidR="00921AC8" w:rsidRDefault="00921AC8" w:rsidP="00921AC8">
      <w:pPr>
        <w:rPr>
          <w:ins w:id="920" w:author="User" w:date="2015-04-04T19:53:00Z"/>
        </w:rPr>
      </w:pPr>
      <w:ins w:id="921" w:author="User" w:date="2015-04-04T19:53:00Z">
        <w:r>
          <w:lastRenderedPageBreak/>
          <w:tab/>
          <w:t xml:space="preserve">Para uma mudança no Escopo obter sua aprovação deverá ser efetuada na mesma data da entrega do primeiro </w:t>
        </w:r>
        <w:proofErr w:type="spellStart"/>
        <w:r>
          <w:t>entregável</w:t>
        </w:r>
        <w:proofErr w:type="spellEnd"/>
        <w:r>
          <w:t xml:space="preserve">, estabelecido no cronograma pelo gerente de projeto e aprovado pelo </w:t>
        </w:r>
        <w:proofErr w:type="spellStart"/>
        <w:r>
          <w:t>Stakeholders</w:t>
        </w:r>
        <w:proofErr w:type="spellEnd"/>
        <w:r>
          <w:t>.</w:t>
        </w:r>
      </w:ins>
    </w:p>
    <w:p w:rsidR="00921AC8" w:rsidRDefault="00921AC8" w:rsidP="00921AC8">
      <w:pPr>
        <w:rPr>
          <w:ins w:id="922" w:author="User" w:date="2015-04-04T19:53:00Z"/>
        </w:rPr>
      </w:pPr>
      <w:ins w:id="923" w:author="User" w:date="2015-04-04T19:53:00Z">
        <w:r>
          <w:tab/>
          <w:t xml:space="preserve">Somente o </w:t>
        </w:r>
        <w:proofErr w:type="spellStart"/>
        <w:r>
          <w:t>Stakeholders</w:t>
        </w:r>
        <w:proofErr w:type="spellEnd"/>
        <w:r>
          <w:t xml:space="preserve"> Anselmo </w:t>
        </w:r>
        <w:proofErr w:type="spellStart"/>
        <w:r>
          <w:t>Lotufo</w:t>
        </w:r>
        <w:proofErr w:type="spellEnd"/>
        <w:r>
          <w:t xml:space="preserve"> </w:t>
        </w:r>
        <w:proofErr w:type="spellStart"/>
        <w:r>
          <w:t>Conejo</w:t>
        </w:r>
        <w:proofErr w:type="spellEnd"/>
        <w:r>
          <w:t xml:space="preserve"> poderá solicitar uma mudança, ou então houver um consenso e todos os elementos do grupo concordarem em solicitar uma mudança.</w:t>
        </w:r>
      </w:ins>
    </w:p>
    <w:p w:rsidR="00921AC8" w:rsidRDefault="00921AC8" w:rsidP="00921AC8">
      <w:pPr>
        <w:rPr>
          <w:ins w:id="924" w:author="User" w:date="2015-04-04T19:53:00Z"/>
        </w:rPr>
      </w:pPr>
      <w:ins w:id="925" w:author="User" w:date="2015-04-04T19:53:00Z">
        <w:r>
          <w:t xml:space="preserve">A solicitação deverá ser realizada através de email ao gerente de projeto, Ana Paula Siqueira, contendo: data da solicitação, solicitante (grupo ou </w:t>
        </w:r>
        <w:proofErr w:type="spellStart"/>
        <w:r>
          <w:t>Stakeholders</w:t>
        </w:r>
        <w:proofErr w:type="spellEnd"/>
        <w:r>
          <w:t>), descrição detalhada da mudança, e breve justificativa.</w:t>
        </w:r>
      </w:ins>
    </w:p>
    <w:p w:rsidR="00921AC8" w:rsidRDefault="00921AC8" w:rsidP="00921AC8">
      <w:pPr>
        <w:rPr>
          <w:ins w:id="926" w:author="User" w:date="2015-04-04T19:53:00Z"/>
        </w:rPr>
      </w:pPr>
      <w:ins w:id="927" w:author="User" w:date="2015-04-04T19:53:00Z">
        <w:r>
          <w:t xml:space="preserve">Quanto </w:t>
        </w:r>
        <w:proofErr w:type="gramStart"/>
        <w:r>
          <w:t>a</w:t>
        </w:r>
        <w:proofErr w:type="gramEnd"/>
        <w:r>
          <w:t xml:space="preserve"> solicitação de mudanças no projeto, o gerente de projeto deve:</w:t>
        </w:r>
      </w:ins>
    </w:p>
    <w:p w:rsidR="00921AC8" w:rsidRDefault="00921AC8" w:rsidP="00921AC8">
      <w:pPr>
        <w:rPr>
          <w:ins w:id="928" w:author="User" w:date="2015-04-04T19:53:00Z"/>
        </w:rPr>
      </w:pPr>
      <w:ins w:id="929" w:author="User" w:date="2015-04-04T19:53:00Z">
        <w:r>
          <w:t>- receber e acusar seu recebimento na mesma data da solicitação de mudança;</w:t>
        </w:r>
      </w:ins>
    </w:p>
    <w:p w:rsidR="00921AC8" w:rsidRDefault="00921AC8" w:rsidP="00921AC8">
      <w:pPr>
        <w:rPr>
          <w:ins w:id="930" w:author="User" w:date="2015-04-04T19:53:00Z"/>
        </w:rPr>
      </w:pPr>
      <w:ins w:id="931" w:author="User" w:date="2015-04-04T19:53:00Z">
        <w:r>
          <w:t xml:space="preserve">- analisar a requisição de mudança, bem como o impacto de tempo e custo para </w:t>
        </w:r>
        <w:proofErr w:type="gramStart"/>
        <w:r>
          <w:t>implementação</w:t>
        </w:r>
        <w:proofErr w:type="gramEnd"/>
        <w:r>
          <w:t>, dentro do projeto no prazo de dois dias,</w:t>
        </w:r>
      </w:ins>
    </w:p>
    <w:p w:rsidR="00921AC8" w:rsidRDefault="00921AC8" w:rsidP="00921AC8">
      <w:pPr>
        <w:rPr>
          <w:ins w:id="932" w:author="User" w:date="2015-04-04T19:53:00Z"/>
        </w:rPr>
      </w:pPr>
      <w:ins w:id="933" w:author="User" w:date="2015-04-04T19:53:00Z">
        <w:r>
          <w:t xml:space="preserve">- Divulgar sua decisão ao grupo e ao </w:t>
        </w:r>
        <w:proofErr w:type="spellStart"/>
        <w:r>
          <w:t>Stakeholders</w:t>
        </w:r>
        <w:proofErr w:type="spellEnd"/>
        <w:r>
          <w:t xml:space="preserve"> através do email.</w:t>
        </w:r>
      </w:ins>
    </w:p>
    <w:p w:rsidR="00921AC8" w:rsidRDefault="00921AC8" w:rsidP="00921AC8">
      <w:pPr>
        <w:rPr>
          <w:ins w:id="934" w:author="User" w:date="2015-04-04T19:53:00Z"/>
        </w:rPr>
      </w:pPr>
      <w:ins w:id="935" w:author="User" w:date="2015-04-04T19:53:00Z">
        <w:r>
          <w:t>- Caso a decisão do gerente de projeto, de aceitar a mudança, seja negativa: enviar um email com breve justificativa de sua decisão.</w:t>
        </w:r>
      </w:ins>
    </w:p>
    <w:p w:rsidR="00921AC8" w:rsidRDefault="00921AC8" w:rsidP="00921AC8">
      <w:pPr>
        <w:rPr>
          <w:ins w:id="936" w:author="User" w:date="2015-04-04T19:53:00Z"/>
        </w:rPr>
      </w:pPr>
      <w:ins w:id="937" w:author="User" w:date="2015-04-04T19:53:00Z">
        <w:r>
          <w:t>- Caso a decisão do gerente de projeto, de aceitar a mudança, seja positiva: enviar um email com as novas datas, anexando o cronograma atualizado, e ainda o impacto nos custos financeiros, e ainda:</w:t>
        </w:r>
      </w:ins>
    </w:p>
    <w:p w:rsidR="001116B4" w:rsidRDefault="00921AC8">
      <w:pPr>
        <w:pPrChange w:id="938" w:author="User" w:date="2015-04-04T19:52:00Z">
          <w:pPr>
            <w:pStyle w:val="Ttulo3"/>
          </w:pPr>
        </w:pPrChange>
      </w:pPr>
      <w:ins w:id="939" w:author="User" w:date="2015-04-04T19:53:00Z">
        <w:r>
          <w:t>- Reunião com o grupo para atualização da análise de riscos.</w:t>
        </w:r>
      </w:ins>
    </w:p>
    <w:p w:rsidR="008118FC" w:rsidRPr="00646FFF" w:rsidDel="006B2D12" w:rsidRDefault="008118FC" w:rsidP="00646FFF">
      <w:pPr>
        <w:rPr>
          <w:del w:id="940" w:author="User" w:date="2015-04-04T20:09:00Z"/>
          <w:color w:val="FF0000"/>
        </w:rPr>
      </w:pPr>
      <w:del w:id="941" w:author="User" w:date="2015-04-04T20:09:00Z">
        <w:r w:rsidDel="006B2D12">
          <w:rPr>
            <w:color w:val="FF0000"/>
          </w:rPr>
          <w:delText xml:space="preserve">Descrever detalhadamente </w:delText>
        </w:r>
        <w:r w:rsidRPr="00646FFF" w:rsidDel="006B2D12">
          <w:rPr>
            <w:color w:val="FF0000"/>
          </w:rPr>
          <w:delText xml:space="preserve">como o </w:delText>
        </w:r>
        <w:r w:rsidR="00646FFF" w:rsidRPr="00646FFF" w:rsidDel="006B2D12">
          <w:rPr>
            <w:color w:val="FF0000"/>
          </w:rPr>
          <w:delText xml:space="preserve">ESCOPO </w:delText>
        </w:r>
        <w:r w:rsidRPr="00646FFF" w:rsidDel="006B2D12">
          <w:rPr>
            <w:color w:val="FF0000"/>
          </w:rPr>
          <w:delText xml:space="preserve">será gerenciado. </w:delText>
        </w:r>
        <w:r w:rsidR="00646FFF" w:rsidDel="006B2D12">
          <w:rPr>
            <w:color w:val="FF0000"/>
          </w:rPr>
          <w:delText>A</w:delText>
        </w:r>
        <w:r w:rsidRPr="00646FFF" w:rsidDel="006B2D12">
          <w:rPr>
            <w:color w:val="FF0000"/>
          </w:rPr>
          <w:delText>bordar ob</w:delText>
        </w:r>
        <w:r w:rsidR="00646FFF" w:rsidDel="006B2D12">
          <w:rPr>
            <w:color w:val="FF0000"/>
          </w:rPr>
          <w:delText>rigatoriamente a forma como as M</w:delText>
        </w:r>
        <w:r w:rsidRPr="00646FFF" w:rsidDel="006B2D12">
          <w:rPr>
            <w:color w:val="FF0000"/>
          </w:rPr>
          <w:delText>udanças de Escopo serão tratadas, incluindo:</w:delText>
        </w:r>
      </w:del>
    </w:p>
    <w:p w:rsidR="008118FC" w:rsidRPr="00646FFF" w:rsidRDefault="008118FC" w:rsidP="008118FC">
      <w:pPr>
        <w:ind w:left="360"/>
        <w:rPr>
          <w:color w:val="FF0000"/>
        </w:rPr>
      </w:pPr>
    </w:p>
    <w:p w:rsidR="008118FC" w:rsidRPr="00646FFF" w:rsidDel="006B2D12" w:rsidRDefault="00004090" w:rsidP="008118FC">
      <w:pPr>
        <w:numPr>
          <w:ilvl w:val="0"/>
          <w:numId w:val="12"/>
        </w:numPr>
        <w:rPr>
          <w:del w:id="942" w:author="User" w:date="2015-04-04T20:09:00Z"/>
          <w:color w:val="FF0000"/>
        </w:rPr>
      </w:pPr>
      <w:del w:id="943" w:author="User" w:date="2015-04-04T20:09:00Z">
        <w:r w:rsidDel="006B2D12">
          <w:rPr>
            <w:color w:val="FF0000"/>
          </w:rPr>
          <w:delText>Q</w:delText>
        </w:r>
        <w:r w:rsidR="008118FC" w:rsidRPr="00646FFF" w:rsidDel="006B2D12">
          <w:rPr>
            <w:color w:val="FF0000"/>
          </w:rPr>
          <w:delText xml:space="preserve">uais </w:delText>
        </w:r>
        <w:r w:rsidR="008118FC" w:rsidRPr="00646FFF" w:rsidDel="006B2D12">
          <w:rPr>
            <w:i/>
            <w:color w:val="FF0000"/>
          </w:rPr>
          <w:delText>Stakehorders</w:delText>
        </w:r>
        <w:r w:rsidR="00646FFF" w:rsidDel="006B2D12">
          <w:rPr>
            <w:color w:val="FF0000"/>
          </w:rPr>
          <w:delText xml:space="preserve"> poderão solicitar M</w:delText>
        </w:r>
        <w:r w:rsidR="008118FC" w:rsidRPr="00646FFF" w:rsidDel="006B2D12">
          <w:rPr>
            <w:color w:val="FF0000"/>
          </w:rPr>
          <w:delText>udanças no Escopo</w:delText>
        </w:r>
        <w:r w:rsidR="003229E5" w:rsidDel="006B2D12">
          <w:rPr>
            <w:color w:val="FF0000"/>
          </w:rPr>
          <w:delText>.</w:delText>
        </w:r>
      </w:del>
    </w:p>
    <w:p w:rsidR="008118FC" w:rsidRPr="00646FFF" w:rsidDel="006B2D12" w:rsidRDefault="00004090" w:rsidP="008118FC">
      <w:pPr>
        <w:numPr>
          <w:ilvl w:val="0"/>
          <w:numId w:val="12"/>
        </w:numPr>
        <w:rPr>
          <w:del w:id="944" w:author="User" w:date="2015-04-04T20:09:00Z"/>
          <w:color w:val="FF0000"/>
        </w:rPr>
      </w:pPr>
      <w:del w:id="945" w:author="User" w:date="2015-04-04T20:09:00Z">
        <w:r w:rsidDel="006B2D12">
          <w:rPr>
            <w:color w:val="FF0000"/>
          </w:rPr>
          <w:delText>A</w:delText>
        </w:r>
        <w:r w:rsidR="008118FC" w:rsidRPr="00646FFF" w:rsidDel="006B2D12">
          <w:rPr>
            <w:color w:val="FF0000"/>
          </w:rPr>
          <w:delText xml:space="preserve"> forma através da qual o </w:delText>
        </w:r>
        <w:r w:rsidR="008118FC" w:rsidRPr="00646FFF" w:rsidDel="006B2D12">
          <w:rPr>
            <w:i/>
            <w:color w:val="FF0000"/>
          </w:rPr>
          <w:delText>Stakehorders</w:delText>
        </w:r>
        <w:r w:rsidR="008118FC" w:rsidRPr="00646FFF" w:rsidDel="006B2D12">
          <w:rPr>
            <w:color w:val="FF0000"/>
          </w:rPr>
          <w:delText xml:space="preserve"> solicitará</w:delText>
        </w:r>
        <w:r w:rsidR="00646FFF" w:rsidDel="006B2D12">
          <w:rPr>
            <w:color w:val="FF0000"/>
          </w:rPr>
          <w:delText xml:space="preserve"> uma M</w:delText>
        </w:r>
        <w:r w:rsidR="008118FC" w:rsidRPr="00646FFF" w:rsidDel="006B2D12">
          <w:rPr>
            <w:color w:val="FF0000"/>
          </w:rPr>
          <w:delText>udança.</w:delText>
        </w:r>
      </w:del>
    </w:p>
    <w:p w:rsidR="008118FC" w:rsidRPr="00646FFF" w:rsidDel="006B2D12" w:rsidRDefault="00004090" w:rsidP="008118FC">
      <w:pPr>
        <w:numPr>
          <w:ilvl w:val="0"/>
          <w:numId w:val="12"/>
        </w:numPr>
        <w:rPr>
          <w:del w:id="946" w:author="User" w:date="2015-04-04T20:09:00Z"/>
          <w:color w:val="FF0000"/>
        </w:rPr>
      </w:pPr>
      <w:del w:id="947" w:author="User" w:date="2015-04-04T20:09:00Z">
        <w:r w:rsidDel="006B2D12">
          <w:rPr>
            <w:color w:val="FF0000"/>
          </w:rPr>
          <w:delText xml:space="preserve">O </w:delText>
        </w:r>
        <w:r w:rsidR="008118FC" w:rsidRPr="00646FFF" w:rsidDel="006B2D12">
          <w:rPr>
            <w:color w:val="FF0000"/>
          </w:rPr>
          <w:delText>fluxo do processo de analise técnica que irá deter</w:delText>
        </w:r>
        <w:r w:rsidR="00646FFF" w:rsidDel="006B2D12">
          <w:rPr>
            <w:color w:val="FF0000"/>
          </w:rPr>
          <w:delText>minar quais são os impactos da M</w:delText>
        </w:r>
        <w:r w:rsidR="008118FC" w:rsidRPr="00646FFF" w:rsidDel="006B2D12">
          <w:rPr>
            <w:color w:val="FF0000"/>
          </w:rPr>
          <w:delText>udança no Projeto.</w:delText>
        </w:r>
      </w:del>
    </w:p>
    <w:p w:rsidR="008118FC" w:rsidRPr="006B2D12" w:rsidRDefault="00004090" w:rsidP="006B2D12">
      <w:pPr>
        <w:numPr>
          <w:ilvl w:val="0"/>
          <w:numId w:val="12"/>
        </w:numPr>
        <w:rPr>
          <w:color w:val="FF0000"/>
        </w:rPr>
      </w:pPr>
      <w:del w:id="948" w:author="User" w:date="2015-04-04T20:09:00Z">
        <w:r w:rsidDel="006B2D12">
          <w:rPr>
            <w:color w:val="FF0000"/>
          </w:rPr>
          <w:delText xml:space="preserve">O </w:delText>
        </w:r>
        <w:r w:rsidR="008118FC" w:rsidRPr="00646FFF" w:rsidDel="006B2D12">
          <w:rPr>
            <w:color w:val="FF0000"/>
          </w:rPr>
          <w:delText>fluxo do processo de analise administ</w:delText>
        </w:r>
        <w:r w:rsidR="00646FFF" w:rsidDel="006B2D12">
          <w:rPr>
            <w:color w:val="FF0000"/>
          </w:rPr>
          <w:delText>rativa que irá determinar se a M</w:delText>
        </w:r>
        <w:r w:rsidR="008118FC" w:rsidRPr="00646FFF" w:rsidDel="006B2D12">
          <w:rPr>
            <w:color w:val="FF0000"/>
          </w:rPr>
          <w:delText>udança deverá ou não ser implementada em tempo de Projeto</w:delText>
        </w:r>
      </w:del>
      <w:r w:rsidR="008118FC" w:rsidRPr="006B2D12">
        <w:rPr>
          <w:color w:val="FF0000"/>
        </w:rPr>
        <w:t>.</w:t>
      </w:r>
    </w:p>
    <w:p w:rsidR="008118FC" w:rsidRPr="00646FFF" w:rsidRDefault="008118FC" w:rsidP="008118FC">
      <w:pPr>
        <w:numPr>
          <w:ilvl w:val="0"/>
          <w:numId w:val="12"/>
        </w:numPr>
        <w:rPr>
          <w:color w:val="FF0000"/>
        </w:rPr>
      </w:pPr>
      <w:r w:rsidRPr="00646FFF">
        <w:rPr>
          <w:color w:val="FF0000"/>
        </w:rPr>
        <w:t>...</w:t>
      </w:r>
    </w:p>
    <w:p w:rsidR="002236A6" w:rsidRDefault="002236A6" w:rsidP="002236A6">
      <w:pPr>
        <w:rPr>
          <w:ins w:id="949" w:author="User" w:date="2015-04-04T20:10:00Z"/>
          <w:rFonts w:ascii="Arial" w:hAnsi="Arial" w:cs="Arial"/>
          <w:sz w:val="22"/>
          <w:szCs w:val="22"/>
        </w:rPr>
      </w:pPr>
    </w:p>
    <w:p w:rsidR="006B2D12" w:rsidRPr="00B25965" w:rsidRDefault="006B2D12" w:rsidP="002236A6">
      <w:pPr>
        <w:rPr>
          <w:rFonts w:ascii="Arial" w:hAnsi="Arial" w:cs="Arial"/>
          <w:sz w:val="22"/>
          <w:szCs w:val="22"/>
        </w:rPr>
      </w:pPr>
    </w:p>
    <w:p w:rsidR="002236A6" w:rsidRPr="002236A6" w:rsidRDefault="002236A6" w:rsidP="002236A6">
      <w:pPr>
        <w:pStyle w:val="Ttulo3"/>
      </w:pPr>
      <w:bookmarkStart w:id="950" w:name="_Toc415779799"/>
      <w:r w:rsidRPr="002236A6">
        <w:lastRenderedPageBreak/>
        <w:t>PLANO DE GERENCIAMENTO DO TEMPO</w:t>
      </w:r>
      <w:bookmarkEnd w:id="950"/>
    </w:p>
    <w:p w:rsidR="001116B4" w:rsidRPr="001116B4" w:rsidRDefault="001116B4" w:rsidP="001116B4">
      <w:pPr>
        <w:rPr>
          <w:ins w:id="951" w:author="User" w:date="2015-04-04T20:36:00Z"/>
          <w:color w:val="FF0000"/>
        </w:rPr>
      </w:pPr>
      <w:ins w:id="952" w:author="User" w:date="2015-04-04T20:36:00Z">
        <w:r w:rsidRPr="001116B4">
          <w:rPr>
            <w:color w:val="FF0000"/>
          </w:rPr>
          <w:t xml:space="preserve">O tempo e prazo serão gerenciados pela gerente de projeto Ana Paula Siqueira, através do método ágil SCRUM, o projeto será dividido em tarefas a serem realizadas no prazo de sete dias (uma semana). Em reuniões semanais a SCRUM </w:t>
        </w:r>
        <w:proofErr w:type="spellStart"/>
        <w:r w:rsidRPr="001116B4">
          <w:rPr>
            <w:color w:val="FF0000"/>
          </w:rPr>
          <w:t>Master</w:t>
        </w:r>
        <w:proofErr w:type="spellEnd"/>
        <w:r w:rsidRPr="001116B4">
          <w:rPr>
            <w:color w:val="FF0000"/>
          </w:rPr>
          <w:t xml:space="preserve"> gerenciará as atividades cumpridas, as que devem ser cumpridas na próxima semana e as atividades atrasadas, organizando um cronograma viável para execução das tarefas, sem perda da qualidade e atraso maiores.  </w:t>
        </w:r>
      </w:ins>
    </w:p>
    <w:p w:rsidR="001116B4" w:rsidRPr="001116B4" w:rsidRDefault="001116B4" w:rsidP="001116B4">
      <w:pPr>
        <w:rPr>
          <w:ins w:id="953" w:author="User" w:date="2015-04-04T20:36:00Z"/>
          <w:color w:val="FF0000"/>
        </w:rPr>
      </w:pPr>
      <w:ins w:id="954" w:author="User" w:date="2015-04-04T20:36:00Z">
        <w:r w:rsidRPr="001116B4">
          <w:rPr>
            <w:color w:val="FF0000"/>
          </w:rPr>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w:t>
        </w:r>
        <w:proofErr w:type="spellStart"/>
        <w:proofErr w:type="gramStart"/>
        <w:r w:rsidRPr="001116B4">
          <w:rPr>
            <w:color w:val="FF0000"/>
          </w:rPr>
          <w:t>MSProject</w:t>
        </w:r>
        <w:proofErr w:type="spellEnd"/>
        <w:proofErr w:type="gramEnd"/>
        <w:r w:rsidRPr="001116B4">
          <w:rPr>
            <w:color w:val="FF0000"/>
          </w:rPr>
          <w:t xml:space="preserve">. O dicionário da EAP, devido ao tamanho e simplicidade do projeto não será produzido. </w:t>
        </w:r>
      </w:ins>
    </w:p>
    <w:p w:rsidR="001116B4" w:rsidRPr="001116B4" w:rsidRDefault="001116B4" w:rsidP="001116B4">
      <w:pPr>
        <w:rPr>
          <w:ins w:id="955" w:author="User" w:date="2015-04-04T20:36:00Z"/>
          <w:color w:val="FF0000"/>
        </w:rPr>
      </w:pPr>
      <w:ins w:id="956" w:author="User" w:date="2015-04-04T20:36:00Z">
        <w:r w:rsidRPr="001116B4">
          <w:rPr>
            <w:color w:val="FF0000"/>
          </w:rPr>
          <w:t xml:space="preserve">Haverá reuniões de time, todas as terças-feiras, na aula do Projeto Integrador, dando início ao </w:t>
        </w:r>
        <w:proofErr w:type="spellStart"/>
        <w:r w:rsidRPr="001116B4">
          <w:rPr>
            <w:color w:val="FF0000"/>
          </w:rPr>
          <w:t>sprint</w:t>
        </w:r>
        <w:proofErr w:type="spellEnd"/>
        <w:r w:rsidRPr="001116B4">
          <w:rPr>
            <w:color w:val="FF0000"/>
          </w:rPr>
          <w:t xml:space="preserve"> do </w:t>
        </w:r>
        <w:proofErr w:type="spellStart"/>
        <w:r w:rsidRPr="001116B4">
          <w:rPr>
            <w:color w:val="FF0000"/>
          </w:rPr>
          <w:t>Scrum</w:t>
        </w:r>
        <w:proofErr w:type="spellEnd"/>
        <w:proofErr w:type="gramStart"/>
        <w:r w:rsidRPr="001116B4">
          <w:rPr>
            <w:color w:val="FF0000"/>
          </w:rPr>
          <w:t>..</w:t>
        </w:r>
        <w:proofErr w:type="gramEnd"/>
      </w:ins>
    </w:p>
    <w:p w:rsidR="001116B4" w:rsidRPr="001116B4" w:rsidRDefault="001116B4" w:rsidP="001116B4">
      <w:pPr>
        <w:rPr>
          <w:ins w:id="957" w:author="User" w:date="2015-04-04T20:36:00Z"/>
          <w:color w:val="FF0000"/>
        </w:rPr>
      </w:pPr>
      <w:ins w:id="958" w:author="User" w:date="2015-04-04T20:36:00Z">
        <w:r w:rsidRPr="001116B4">
          <w:rPr>
            <w:color w:val="FF0000"/>
          </w:rPr>
          <w:t>Haverá também seis reuniões de trabalho, aos sábados, agendadas no cronograma de atividades,</w:t>
        </w:r>
        <w:proofErr w:type="gramStart"/>
        <w:r w:rsidRPr="001116B4">
          <w:rPr>
            <w:color w:val="FF0000"/>
          </w:rPr>
          <w:t xml:space="preserve">  </w:t>
        </w:r>
        <w:proofErr w:type="gramEnd"/>
        <w:r w:rsidRPr="001116B4">
          <w:rPr>
            <w:color w:val="FF0000"/>
          </w:rPr>
          <w:t>para garantir a qualidade e o cumprimento dos prazos.</w:t>
        </w:r>
      </w:ins>
    </w:p>
    <w:p w:rsidR="001116B4" w:rsidRPr="001116B4" w:rsidRDefault="001116B4" w:rsidP="001116B4">
      <w:pPr>
        <w:rPr>
          <w:ins w:id="959" w:author="User" w:date="2015-04-04T20:36:00Z"/>
          <w:color w:val="FF0000"/>
        </w:rPr>
      </w:pPr>
      <w:ins w:id="960" w:author="User" w:date="2015-04-04T20:36:00Z">
        <w:r w:rsidRPr="001116B4">
          <w:rPr>
            <w:color w:val="FF0000"/>
          </w:rPr>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ins>
    </w:p>
    <w:p w:rsidR="001116B4" w:rsidRPr="001116B4" w:rsidRDefault="001116B4" w:rsidP="001116B4">
      <w:pPr>
        <w:rPr>
          <w:ins w:id="961" w:author="User" w:date="2015-04-04T20:36:00Z"/>
          <w:color w:val="FF0000"/>
        </w:rPr>
      </w:pPr>
      <w:ins w:id="962" w:author="User" w:date="2015-04-04T20:36:00Z">
        <w:r w:rsidRPr="001116B4">
          <w:rPr>
            <w:color w:val="FF0000"/>
          </w:rPr>
          <w:t xml:space="preserve">A cada data do </w:t>
        </w:r>
        <w:proofErr w:type="spellStart"/>
        <w:r w:rsidRPr="001116B4">
          <w:rPr>
            <w:color w:val="FF0000"/>
          </w:rPr>
          <w:t>entregável</w:t>
        </w:r>
        <w:proofErr w:type="spellEnd"/>
        <w:r w:rsidRPr="001116B4">
          <w:rPr>
            <w:color w:val="FF0000"/>
          </w:rPr>
          <w:t xml:space="preserve"> também, caso necessário, devem ser atualizados os documentos: WBS/EAP e Cronograma, pela gerente de projetos Ana Paula Siqueira. O registro de todas as versões dos documentos deve ser mantido até o fim do projeto. </w:t>
        </w:r>
      </w:ins>
    </w:p>
    <w:p w:rsidR="001116B4" w:rsidRPr="001116B4" w:rsidRDefault="001116B4" w:rsidP="001116B4">
      <w:pPr>
        <w:rPr>
          <w:ins w:id="963" w:author="User" w:date="2015-04-04T20:36:00Z"/>
          <w:color w:val="FF0000"/>
        </w:rPr>
      </w:pPr>
      <w:ins w:id="964" w:author="User" w:date="2015-04-04T20:36:00Z">
        <w:r w:rsidRPr="001116B4">
          <w:rPr>
            <w:color w:val="FF0000"/>
          </w:rPr>
          <w:t xml:space="preserve">A cada nova versão, o cronograma será enviado ao grupo do projeto por email. </w:t>
        </w:r>
      </w:ins>
    </w:p>
    <w:p w:rsidR="001116B4" w:rsidRDefault="001116B4" w:rsidP="001116B4">
      <w:pPr>
        <w:rPr>
          <w:ins w:id="965" w:author="User" w:date="2015-04-04T20:36:00Z"/>
          <w:color w:val="FF0000"/>
        </w:rPr>
      </w:pPr>
      <w:ins w:id="966" w:author="User" w:date="2015-04-04T20:36:00Z">
        <w:r w:rsidRPr="001116B4">
          <w:rPr>
            <w:color w:val="FF0000"/>
          </w:rPr>
          <w:t xml:space="preserve">Caso haja atualização do cronograma devido à mudança de Escopo por solicitação de mudança de requisito, uma nova versão do cronograma, junto com nova versão da Declaração de Escopo deve ser encaminha por email ao </w:t>
        </w:r>
        <w:proofErr w:type="spellStart"/>
        <w:r w:rsidRPr="001116B4">
          <w:rPr>
            <w:color w:val="FF0000"/>
          </w:rPr>
          <w:t>Stakeholders</w:t>
        </w:r>
        <w:proofErr w:type="spellEnd"/>
        <w:r w:rsidRPr="001116B4">
          <w:rPr>
            <w:color w:val="FF0000"/>
          </w:rPr>
          <w:t xml:space="preserve"> Anselmo </w:t>
        </w:r>
        <w:proofErr w:type="spellStart"/>
        <w:r w:rsidRPr="001116B4">
          <w:rPr>
            <w:color w:val="FF0000"/>
          </w:rPr>
          <w:t>Lotufo</w:t>
        </w:r>
        <w:proofErr w:type="spellEnd"/>
        <w:r w:rsidRPr="001116B4">
          <w:rPr>
            <w:color w:val="FF0000"/>
          </w:rPr>
          <w:t xml:space="preserve"> </w:t>
        </w:r>
        <w:proofErr w:type="spellStart"/>
        <w:proofErr w:type="gramStart"/>
        <w:r w:rsidRPr="001116B4">
          <w:rPr>
            <w:color w:val="FF0000"/>
          </w:rPr>
          <w:t>Conejo</w:t>
        </w:r>
        <w:proofErr w:type="spellEnd"/>
        <w:proofErr w:type="gramEnd"/>
      </w:ins>
    </w:p>
    <w:p w:rsidR="001116B4" w:rsidRDefault="001116B4" w:rsidP="001116B4">
      <w:pPr>
        <w:rPr>
          <w:ins w:id="967" w:author="User" w:date="2015-04-04T20:36:00Z"/>
          <w:color w:val="FF0000"/>
        </w:rPr>
      </w:pPr>
    </w:p>
    <w:p w:rsidR="002236A6" w:rsidRPr="00004090" w:rsidDel="001116B4" w:rsidRDefault="002236A6" w:rsidP="001116B4">
      <w:pPr>
        <w:rPr>
          <w:del w:id="968" w:author="User" w:date="2015-04-04T20:36:00Z"/>
          <w:color w:val="FF0000"/>
        </w:rPr>
      </w:pPr>
      <w:del w:id="969" w:author="User" w:date="2015-04-04T20:36:00Z">
        <w:r w:rsidRPr="00004090" w:rsidDel="001116B4">
          <w:rPr>
            <w:color w:val="FF0000"/>
          </w:rPr>
          <w:delText xml:space="preserve">Descrever como o </w:delText>
        </w:r>
        <w:r w:rsidR="003229E5" w:rsidRPr="00004090" w:rsidDel="001116B4">
          <w:rPr>
            <w:color w:val="FF0000"/>
          </w:rPr>
          <w:delText>TEMPO</w:delText>
        </w:r>
        <w:r w:rsidR="00E52E91" w:rsidDel="001116B4">
          <w:rPr>
            <w:color w:val="FF0000"/>
          </w:rPr>
          <w:delText>/PRAZO</w:delText>
        </w:r>
        <w:r w:rsidRPr="00004090" w:rsidDel="001116B4">
          <w:rPr>
            <w:color w:val="FF0000"/>
          </w:rPr>
          <w:delText>será gerenciado, incluindo:</w:delText>
        </w:r>
      </w:del>
    </w:p>
    <w:p w:rsidR="002236A6" w:rsidRPr="00B25965" w:rsidDel="001116B4" w:rsidRDefault="002236A6" w:rsidP="002236A6">
      <w:pPr>
        <w:ind w:left="360"/>
        <w:rPr>
          <w:del w:id="970" w:author="User" w:date="2015-04-04T20:36:00Z"/>
          <w:rFonts w:ascii="Arial" w:hAnsi="Arial" w:cs="Arial"/>
          <w:sz w:val="22"/>
          <w:szCs w:val="22"/>
        </w:rPr>
      </w:pPr>
    </w:p>
    <w:p w:rsidR="002236A6" w:rsidRPr="00C465E4" w:rsidDel="001116B4" w:rsidRDefault="002236A6" w:rsidP="002236A6">
      <w:pPr>
        <w:numPr>
          <w:ilvl w:val="0"/>
          <w:numId w:val="12"/>
        </w:numPr>
        <w:rPr>
          <w:del w:id="971" w:author="User" w:date="2015-04-04T20:36:00Z"/>
          <w:color w:val="FF0000"/>
        </w:rPr>
      </w:pPr>
      <w:del w:id="972" w:author="User" w:date="2015-04-04T20:36:00Z">
        <w:r w:rsidRPr="00C465E4" w:rsidDel="001116B4">
          <w:rPr>
            <w:color w:val="FF0000"/>
          </w:rPr>
          <w:delText xml:space="preserve">Determinar como serão tratadas as mudanças no Cronograma. </w:delText>
        </w:r>
        <w:r w:rsidRPr="00E52E91" w:rsidDel="001116B4">
          <w:rPr>
            <w:color w:val="0000FF"/>
          </w:rPr>
          <w:delText xml:space="preserve">Exemplo: Será gerado um </w:delText>
        </w:r>
        <w:r w:rsidRPr="00E52E91" w:rsidDel="001116B4">
          <w:rPr>
            <w:i/>
            <w:color w:val="0000FF"/>
          </w:rPr>
          <w:delText>Base Line</w:delText>
        </w:r>
        <w:r w:rsidRPr="00E52E91" w:rsidDel="001116B4">
          <w:rPr>
            <w:color w:val="0000FF"/>
          </w:rPr>
          <w:delText xml:space="preserve"> do Cronograma a cada mudança?</w:delText>
        </w:r>
      </w:del>
    </w:p>
    <w:p w:rsidR="002236A6" w:rsidRPr="00C465E4" w:rsidDel="001116B4" w:rsidRDefault="002236A6" w:rsidP="002236A6">
      <w:pPr>
        <w:numPr>
          <w:ilvl w:val="0"/>
          <w:numId w:val="12"/>
        </w:numPr>
        <w:rPr>
          <w:del w:id="973" w:author="User" w:date="2015-04-04T20:36:00Z"/>
          <w:color w:val="FF0000"/>
        </w:rPr>
      </w:pPr>
      <w:del w:id="974" w:author="User" w:date="2015-04-04T20:36:00Z">
        <w:r w:rsidRPr="00C465E4" w:rsidDel="001116B4">
          <w:rPr>
            <w:color w:val="FF0000"/>
          </w:rPr>
          <w:delText>Determinar como será o processo de atualização de Cronograma, contendo:</w:delText>
        </w:r>
      </w:del>
    </w:p>
    <w:p w:rsidR="002236A6" w:rsidRPr="004F57C7" w:rsidDel="001116B4" w:rsidRDefault="002236A6" w:rsidP="004F57C7">
      <w:pPr>
        <w:numPr>
          <w:ilvl w:val="1"/>
          <w:numId w:val="12"/>
        </w:numPr>
        <w:rPr>
          <w:del w:id="975" w:author="User" w:date="2015-04-04T20:36:00Z"/>
          <w:color w:val="FF0000"/>
        </w:rPr>
      </w:pPr>
      <w:del w:id="976" w:author="User" w:date="2015-04-04T20:36:00Z">
        <w:r w:rsidRPr="004F57C7" w:rsidDel="001116B4">
          <w:rPr>
            <w:color w:val="FF0000"/>
          </w:rPr>
          <w:delText>Quem fará o que?</w:delText>
        </w:r>
      </w:del>
    </w:p>
    <w:p w:rsidR="002236A6" w:rsidRPr="004F57C7" w:rsidDel="001116B4" w:rsidRDefault="002236A6" w:rsidP="002236A6">
      <w:pPr>
        <w:numPr>
          <w:ilvl w:val="1"/>
          <w:numId w:val="12"/>
        </w:numPr>
        <w:rPr>
          <w:del w:id="977" w:author="User" w:date="2015-04-04T20:36:00Z"/>
          <w:color w:val="FF0000"/>
        </w:rPr>
      </w:pPr>
      <w:del w:id="978" w:author="User" w:date="2015-04-04T20:36:00Z">
        <w:r w:rsidRPr="004F57C7" w:rsidDel="001116B4">
          <w:rPr>
            <w:color w:val="FF0000"/>
          </w:rPr>
          <w:delText>Periodicidade de atualização.</w:delText>
        </w:r>
      </w:del>
    </w:p>
    <w:p w:rsidR="002236A6" w:rsidRPr="004F57C7" w:rsidDel="001116B4" w:rsidRDefault="002236A6" w:rsidP="002236A6">
      <w:pPr>
        <w:numPr>
          <w:ilvl w:val="1"/>
          <w:numId w:val="12"/>
        </w:numPr>
        <w:rPr>
          <w:del w:id="979" w:author="User" w:date="2015-04-04T20:36:00Z"/>
          <w:color w:val="FF0000"/>
        </w:rPr>
      </w:pPr>
      <w:del w:id="980" w:author="User" w:date="2015-04-04T20:36:00Z">
        <w:r w:rsidRPr="004F57C7" w:rsidDel="001116B4">
          <w:rPr>
            <w:color w:val="FF0000"/>
          </w:rPr>
          <w:lastRenderedPageBreak/>
          <w:delText>Divulgação do progresso do Cronograma.</w:delText>
        </w:r>
      </w:del>
    </w:p>
    <w:p w:rsidR="002236A6" w:rsidRPr="004F57C7" w:rsidRDefault="002236A6" w:rsidP="002236A6">
      <w:pPr>
        <w:numPr>
          <w:ilvl w:val="1"/>
          <w:numId w:val="12"/>
        </w:numPr>
        <w:rPr>
          <w:color w:val="FF0000"/>
        </w:rPr>
      </w:pPr>
      <w:r w:rsidRPr="004F57C7">
        <w:rPr>
          <w:color w:val="FF0000"/>
        </w:rPr>
        <w:t>...</w:t>
      </w:r>
    </w:p>
    <w:p w:rsidR="002236A6" w:rsidRPr="00C465E4" w:rsidDel="001116B4" w:rsidRDefault="002236A6" w:rsidP="002236A6">
      <w:pPr>
        <w:numPr>
          <w:ilvl w:val="0"/>
          <w:numId w:val="12"/>
        </w:numPr>
        <w:rPr>
          <w:del w:id="981" w:author="User" w:date="2015-04-04T20:36:00Z"/>
          <w:color w:val="FF0000"/>
        </w:rPr>
      </w:pPr>
      <w:del w:id="982" w:author="User" w:date="2015-04-04T20:36:00Z">
        <w:r w:rsidRPr="00C465E4" w:rsidDel="001116B4">
          <w:rPr>
            <w:color w:val="FF0000"/>
          </w:rPr>
          <w:delText>Determinar o fluxo do processo que tratará os desvios do Cronograma, contendo:</w:delText>
        </w:r>
      </w:del>
    </w:p>
    <w:p w:rsidR="002236A6" w:rsidRPr="004F57C7" w:rsidDel="001116B4" w:rsidRDefault="002236A6" w:rsidP="002236A6">
      <w:pPr>
        <w:numPr>
          <w:ilvl w:val="1"/>
          <w:numId w:val="12"/>
        </w:numPr>
        <w:rPr>
          <w:del w:id="983" w:author="User" w:date="2015-04-04T20:36:00Z"/>
          <w:color w:val="FF0000"/>
        </w:rPr>
      </w:pPr>
      <w:del w:id="984" w:author="User" w:date="2015-04-04T20:36:00Z">
        <w:r w:rsidRPr="004F57C7" w:rsidDel="001116B4">
          <w:rPr>
            <w:color w:val="FF0000"/>
          </w:rPr>
          <w:delText>Quais técnicas de compressão do Cronograma poderão ser utilizadas.</w:delText>
        </w:r>
      </w:del>
    </w:p>
    <w:p w:rsidR="002236A6" w:rsidRPr="004F57C7" w:rsidRDefault="002236A6" w:rsidP="002236A6">
      <w:pPr>
        <w:numPr>
          <w:ilvl w:val="1"/>
          <w:numId w:val="12"/>
        </w:numPr>
        <w:rPr>
          <w:color w:val="FF0000"/>
        </w:rPr>
      </w:pPr>
      <w:del w:id="985" w:author="User" w:date="2015-04-04T20:36:00Z">
        <w:r w:rsidRPr="004F57C7" w:rsidDel="001116B4">
          <w:rPr>
            <w:color w:val="FF0000"/>
          </w:rPr>
          <w:delText>Como os desvios serão comunicados, e para quem</w:delText>
        </w:r>
      </w:del>
      <w:r w:rsidRPr="004F57C7">
        <w:rPr>
          <w:color w:val="FF0000"/>
        </w:rPr>
        <w:t>.</w:t>
      </w:r>
    </w:p>
    <w:p w:rsidR="002236A6" w:rsidRPr="004F57C7" w:rsidRDefault="002236A6" w:rsidP="002236A6">
      <w:pPr>
        <w:numPr>
          <w:ilvl w:val="1"/>
          <w:numId w:val="12"/>
        </w:numPr>
        <w:rPr>
          <w:color w:val="FF0000"/>
        </w:rPr>
      </w:pPr>
      <w:r w:rsidRPr="004F57C7">
        <w:rPr>
          <w:color w:val="FF0000"/>
        </w:rPr>
        <w:t>...</w:t>
      </w:r>
    </w:p>
    <w:p w:rsidR="002236A6" w:rsidRPr="00B25965" w:rsidRDefault="002236A6" w:rsidP="002236A6">
      <w:pPr>
        <w:numPr>
          <w:ilvl w:val="0"/>
          <w:numId w:val="12"/>
        </w:numPr>
        <w:rPr>
          <w:rFonts w:ascii="Arial" w:hAnsi="Arial" w:cs="Arial"/>
          <w:color w:val="FF0000"/>
          <w:sz w:val="22"/>
          <w:szCs w:val="22"/>
        </w:rPr>
      </w:pPr>
      <w:r w:rsidRPr="00B25965">
        <w:rPr>
          <w:rFonts w:ascii="Arial" w:hAnsi="Arial" w:cs="Arial"/>
          <w:color w:val="FF0000"/>
          <w:sz w:val="22"/>
          <w:szCs w:val="22"/>
        </w:rPr>
        <w:t>...</w:t>
      </w: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986" w:name="_Toc415779800"/>
      <w:r w:rsidRPr="002236A6">
        <w:t>PLANO DE GERENCIAMENTO DOS CUSTOS</w:t>
      </w:r>
      <w:bookmarkEnd w:id="986"/>
    </w:p>
    <w:p w:rsidR="001116B4" w:rsidRPr="001116B4" w:rsidRDefault="001116B4" w:rsidP="001116B4">
      <w:pPr>
        <w:rPr>
          <w:ins w:id="987" w:author="User" w:date="2015-04-04T20:39:00Z"/>
          <w:color w:val="FF0000"/>
        </w:rPr>
      </w:pPr>
      <w:ins w:id="988" w:author="User" w:date="2015-04-04T20:39:00Z">
        <w:r>
          <w:rPr>
            <w:color w:val="FF0000"/>
          </w:rPr>
          <w:tab/>
        </w:r>
        <w:r w:rsidRPr="001116B4">
          <w:rPr>
            <w:color w:val="FF0000"/>
          </w:rPr>
          <w:t xml:space="preserve">Os custos serão organizados e divulgados com apresentação das notas fiscais e recibos. </w:t>
        </w:r>
      </w:ins>
    </w:p>
    <w:p w:rsidR="001116B4" w:rsidRDefault="001116B4" w:rsidP="001116B4">
      <w:pPr>
        <w:rPr>
          <w:ins w:id="989" w:author="User" w:date="2015-04-04T20:39:00Z"/>
          <w:color w:val="FF0000"/>
        </w:rPr>
      </w:pPr>
      <w:ins w:id="990" w:author="User" w:date="2015-04-04T20:39:00Z">
        <w:r w:rsidRPr="001116B4">
          <w:rPr>
            <w:color w:val="FF0000"/>
          </w:rPr>
          <w:t>Como os custos referem-se a apenas dois itens não há necessidade de nenhum sistema para gerenciamento, nem mesmo planilha de Excel</w:t>
        </w:r>
        <w:r>
          <w:rPr>
            <w:color w:val="FF0000"/>
          </w:rPr>
          <w:t>.</w:t>
        </w:r>
      </w:ins>
    </w:p>
    <w:p w:rsidR="001116B4" w:rsidRPr="001116B4" w:rsidRDefault="001116B4" w:rsidP="001116B4">
      <w:pPr>
        <w:rPr>
          <w:ins w:id="991" w:author="User" w:date="2015-04-04T20:38:00Z"/>
          <w:color w:val="FF0000"/>
        </w:rPr>
      </w:pPr>
      <w:ins w:id="992" w:author="User" w:date="2015-04-04T20:38:00Z">
        <w:r w:rsidRPr="001116B4">
          <w:rPr>
            <w:color w:val="FF0000"/>
          </w:rPr>
          <w:t>- A impressão da documentação para a banca examinadora, com impressões coloridas das páginas das telas baixa e alta fidelidade, e da WBS/EAP. Três cópias do documento, calculan</w:t>
        </w:r>
        <w:r>
          <w:rPr>
            <w:color w:val="FF0000"/>
          </w:rPr>
          <w:t>do o</w:t>
        </w:r>
        <w:proofErr w:type="gramStart"/>
        <w:r>
          <w:rPr>
            <w:color w:val="FF0000"/>
          </w:rPr>
          <w:t xml:space="preserve">  </w:t>
        </w:r>
        <w:proofErr w:type="gramEnd"/>
        <w:r>
          <w:rPr>
            <w:color w:val="FF0000"/>
          </w:rPr>
          <w:t xml:space="preserve">total de R$ 600,00 entre </w:t>
        </w:r>
      </w:ins>
      <w:proofErr w:type="spellStart"/>
      <w:ins w:id="993" w:author="User" w:date="2015-04-04T20:39:00Z">
        <w:r>
          <w:rPr>
            <w:color w:val="FF0000"/>
          </w:rPr>
          <w:t>x</w:t>
        </w:r>
      </w:ins>
      <w:ins w:id="994" w:author="User" w:date="2015-04-04T20:38:00Z">
        <w:r w:rsidRPr="001116B4">
          <w:rPr>
            <w:color w:val="FF0000"/>
          </w:rPr>
          <w:t>erox</w:t>
        </w:r>
        <w:proofErr w:type="spellEnd"/>
        <w:r w:rsidRPr="001116B4">
          <w:rPr>
            <w:color w:val="FF0000"/>
          </w:rPr>
          <w:t xml:space="preserve"> e encadernação.</w:t>
        </w:r>
      </w:ins>
    </w:p>
    <w:p w:rsidR="001116B4" w:rsidRPr="001116B4" w:rsidRDefault="001116B4" w:rsidP="001116B4">
      <w:pPr>
        <w:rPr>
          <w:ins w:id="995" w:author="User" w:date="2015-04-04T20:38:00Z"/>
          <w:color w:val="FF0000"/>
        </w:rPr>
      </w:pPr>
      <w:ins w:id="996" w:author="User" w:date="2015-04-04T20:38:00Z">
        <w:r w:rsidRPr="001116B4">
          <w:rPr>
            <w:color w:val="FF0000"/>
          </w:rPr>
          <w:t>- O custo de transporte e alimentação dos seis encontros do grupo, para trabalho em parceria, no total de R$ 900,00.</w:t>
        </w:r>
      </w:ins>
    </w:p>
    <w:p w:rsidR="001116B4" w:rsidRPr="001116B4" w:rsidRDefault="001116B4" w:rsidP="001116B4">
      <w:pPr>
        <w:rPr>
          <w:ins w:id="997" w:author="User" w:date="2015-04-04T20:38:00Z"/>
          <w:color w:val="FF0000"/>
        </w:rPr>
      </w:pPr>
      <w:ins w:id="998" w:author="User" w:date="2015-04-04T20:38:00Z">
        <w:r w:rsidRPr="001116B4">
          <w:rPr>
            <w:color w:val="FF0000"/>
          </w:rPr>
          <w:t>- O custo da impressão será divido em partes iguais entre cada aluno do grupo.</w:t>
        </w:r>
      </w:ins>
    </w:p>
    <w:p w:rsidR="001116B4" w:rsidRPr="001116B4" w:rsidRDefault="001116B4" w:rsidP="001116B4">
      <w:pPr>
        <w:rPr>
          <w:ins w:id="999" w:author="User" w:date="2015-04-04T20:38:00Z"/>
          <w:color w:val="FF0000"/>
        </w:rPr>
      </w:pPr>
      <w:ins w:id="1000" w:author="User" w:date="2015-04-04T20:38:00Z">
        <w:r w:rsidRPr="001116B4">
          <w:rPr>
            <w:color w:val="FF0000"/>
          </w:rPr>
          <w:t xml:space="preserve">- O custo das reuniões será pagos por cada aluno. </w:t>
        </w:r>
      </w:ins>
    </w:p>
    <w:p w:rsidR="001116B4" w:rsidRDefault="001116B4" w:rsidP="001116B4">
      <w:pPr>
        <w:rPr>
          <w:ins w:id="1001" w:author="User" w:date="2015-04-04T20:38:00Z"/>
          <w:color w:val="FF0000"/>
        </w:rPr>
      </w:pPr>
      <w:ins w:id="1002" w:author="User" w:date="2015-04-04T20:39:00Z">
        <w:r>
          <w:rPr>
            <w:color w:val="FF0000"/>
          </w:rPr>
          <w:tab/>
        </w:r>
      </w:ins>
      <w:ins w:id="1003" w:author="User" w:date="2015-04-04T20:38:00Z">
        <w:r w:rsidRPr="001116B4">
          <w:rPr>
            <w:color w:val="FF0000"/>
          </w:rPr>
          <w:t>Cada aluno que obtiver uma nota fiscal ou recibo que obtiver com o custo do projeto apresentará o documento para registro, somente para constar registro, e posteriormente comparação com o custo inicial.</w:t>
        </w:r>
      </w:ins>
    </w:p>
    <w:p w:rsidR="002236A6" w:rsidRPr="00004090" w:rsidDel="001116B4" w:rsidRDefault="002236A6" w:rsidP="001116B4">
      <w:pPr>
        <w:rPr>
          <w:del w:id="1004" w:author="User" w:date="2015-04-04T20:40:00Z"/>
          <w:color w:val="FF0000"/>
        </w:rPr>
      </w:pPr>
      <w:del w:id="1005" w:author="User" w:date="2015-04-04T20:40:00Z">
        <w:r w:rsidRPr="00004090" w:rsidDel="001116B4">
          <w:rPr>
            <w:color w:val="FF0000"/>
          </w:rPr>
          <w:delText xml:space="preserve">Descrever como os </w:delText>
        </w:r>
        <w:r w:rsidR="003229E5" w:rsidRPr="00004090" w:rsidDel="001116B4">
          <w:rPr>
            <w:color w:val="FF0000"/>
          </w:rPr>
          <w:delText xml:space="preserve">CUSTOS </w:delText>
        </w:r>
        <w:r w:rsidRPr="00004090" w:rsidDel="001116B4">
          <w:rPr>
            <w:color w:val="FF0000"/>
          </w:rPr>
          <w:delText>serão gerenciados, incluindo:</w:delText>
        </w:r>
      </w:del>
    </w:p>
    <w:p w:rsidR="002236A6" w:rsidRPr="00B25965" w:rsidDel="001116B4" w:rsidRDefault="002236A6" w:rsidP="002236A6">
      <w:pPr>
        <w:ind w:left="360"/>
        <w:rPr>
          <w:del w:id="1006" w:author="User" w:date="2015-04-04T20:40:00Z"/>
          <w:rFonts w:ascii="Arial" w:hAnsi="Arial" w:cs="Arial"/>
          <w:sz w:val="22"/>
          <w:szCs w:val="22"/>
        </w:rPr>
      </w:pPr>
    </w:p>
    <w:p w:rsidR="002236A6" w:rsidRPr="00C465E4" w:rsidDel="001116B4" w:rsidRDefault="002236A6" w:rsidP="002236A6">
      <w:pPr>
        <w:numPr>
          <w:ilvl w:val="0"/>
          <w:numId w:val="12"/>
        </w:numPr>
        <w:rPr>
          <w:del w:id="1007" w:author="User" w:date="2015-04-04T20:40:00Z"/>
          <w:color w:val="FF0000"/>
        </w:rPr>
      </w:pPr>
      <w:del w:id="1008" w:author="User" w:date="2015-04-04T20:40:00Z">
        <w:r w:rsidRPr="00C465E4" w:rsidDel="001116B4">
          <w:rPr>
            <w:color w:val="FF0000"/>
          </w:rPr>
          <w:delText>Quais são os componentes dos Custos do Projeto.</w:delText>
        </w:r>
      </w:del>
    </w:p>
    <w:p w:rsidR="002236A6" w:rsidRPr="004F57C7" w:rsidDel="001116B4" w:rsidRDefault="002236A6" w:rsidP="002236A6">
      <w:pPr>
        <w:numPr>
          <w:ilvl w:val="1"/>
          <w:numId w:val="12"/>
        </w:numPr>
        <w:rPr>
          <w:del w:id="1009" w:author="User" w:date="2015-04-04T20:40:00Z"/>
          <w:color w:val="FF0000"/>
        </w:rPr>
      </w:pPr>
      <w:del w:id="1010" w:author="User" w:date="2015-04-04T20:40:00Z">
        <w:r w:rsidRPr="004F57C7" w:rsidDel="001116B4">
          <w:rPr>
            <w:color w:val="FF0000"/>
          </w:rPr>
          <w:delText>Os custos de RH dos membros da Equipe que são funcionários da organização serão computados no Custo?</w:delText>
        </w:r>
      </w:del>
    </w:p>
    <w:p w:rsidR="002236A6" w:rsidRPr="004F57C7" w:rsidDel="001116B4" w:rsidRDefault="002236A6" w:rsidP="002236A6">
      <w:pPr>
        <w:numPr>
          <w:ilvl w:val="1"/>
          <w:numId w:val="12"/>
        </w:numPr>
        <w:rPr>
          <w:del w:id="1011" w:author="User" w:date="2015-04-04T20:40:00Z"/>
          <w:color w:val="FF0000"/>
        </w:rPr>
      </w:pPr>
      <w:del w:id="1012" w:author="User" w:date="2015-04-04T20:40:00Z">
        <w:r w:rsidRPr="004F57C7" w:rsidDel="001116B4">
          <w:rPr>
            <w:color w:val="FF0000"/>
          </w:rPr>
          <w:delText xml:space="preserve">Os custos necessários para a manutenção do produto gerado pelo Projeto após o término do Projeto serão computados? </w:delText>
        </w:r>
        <w:r w:rsidRPr="00E52E91" w:rsidDel="001116B4">
          <w:rPr>
            <w:color w:val="0000FF"/>
          </w:rPr>
          <w:delText>Exemplo: Custos anuais de manutenção de licenças de software, ...</w:delText>
        </w:r>
      </w:del>
    </w:p>
    <w:p w:rsidR="002236A6" w:rsidRPr="004F57C7" w:rsidRDefault="002236A6" w:rsidP="002236A6">
      <w:pPr>
        <w:numPr>
          <w:ilvl w:val="1"/>
          <w:numId w:val="12"/>
        </w:numPr>
        <w:rPr>
          <w:color w:val="FF0000"/>
        </w:rPr>
      </w:pPr>
      <w:r w:rsidRPr="004F57C7">
        <w:rPr>
          <w:color w:val="FF0000"/>
        </w:rPr>
        <w:t xml:space="preserve">... </w:t>
      </w:r>
    </w:p>
    <w:p w:rsidR="002236A6" w:rsidRPr="00C465E4" w:rsidDel="001116B4" w:rsidRDefault="002236A6" w:rsidP="002236A6">
      <w:pPr>
        <w:numPr>
          <w:ilvl w:val="0"/>
          <w:numId w:val="12"/>
        </w:numPr>
        <w:rPr>
          <w:del w:id="1013" w:author="User" w:date="2015-04-04T20:40:00Z"/>
          <w:color w:val="FF0000"/>
        </w:rPr>
      </w:pPr>
      <w:del w:id="1014" w:author="User" w:date="2015-04-04T20:40:00Z">
        <w:r w:rsidRPr="00C465E4" w:rsidDel="001116B4">
          <w:rPr>
            <w:color w:val="FF0000"/>
          </w:rPr>
          <w:lastRenderedPageBreak/>
          <w:delText>Determinar o método, técnica e ferramenta que será utilizado para gerenciamento dos Custos. Exemplo: Será utilizado algum Sistema de Informação da organização? Será utilizada uma planilha Excel contendo os Custos previstos e o</w:delText>
        </w:r>
        <w:r w:rsidR="003229E5" w:rsidDel="001116B4">
          <w:rPr>
            <w:color w:val="FF0000"/>
          </w:rPr>
          <w:delText>s</w:delText>
        </w:r>
        <w:r w:rsidRPr="00C465E4" w:rsidDel="001116B4">
          <w:rPr>
            <w:color w:val="FF0000"/>
          </w:rPr>
          <w:delText xml:space="preserve"> realizados? </w:delText>
        </w:r>
      </w:del>
    </w:p>
    <w:p w:rsidR="002236A6" w:rsidRPr="00C465E4" w:rsidDel="001116B4" w:rsidRDefault="002236A6" w:rsidP="002236A6">
      <w:pPr>
        <w:numPr>
          <w:ilvl w:val="0"/>
          <w:numId w:val="12"/>
        </w:numPr>
        <w:rPr>
          <w:del w:id="1015" w:author="User" w:date="2015-04-04T20:40:00Z"/>
          <w:color w:val="FF0000"/>
        </w:rPr>
      </w:pPr>
      <w:del w:id="1016" w:author="User" w:date="2015-04-04T20:40:00Z">
        <w:r w:rsidRPr="00C465E4" w:rsidDel="001116B4">
          <w:rPr>
            <w:color w:val="FF0000"/>
          </w:rPr>
          <w:delText>Como os Custos do Projeto serão tratados pelo Orçamento da organização?</w:delText>
        </w:r>
      </w:del>
    </w:p>
    <w:p w:rsidR="002236A6" w:rsidRPr="00C465E4" w:rsidDel="001116B4" w:rsidRDefault="002236A6" w:rsidP="002236A6">
      <w:pPr>
        <w:numPr>
          <w:ilvl w:val="0"/>
          <w:numId w:val="12"/>
        </w:numPr>
        <w:rPr>
          <w:del w:id="1017" w:author="User" w:date="2015-04-04T20:40:00Z"/>
          <w:color w:val="FF0000"/>
        </w:rPr>
      </w:pPr>
      <w:del w:id="1018" w:author="User" w:date="2015-04-04T20:40:00Z">
        <w:r w:rsidRPr="00C465E4" w:rsidDel="001116B4">
          <w:rPr>
            <w:color w:val="FF0000"/>
          </w:rPr>
          <w:delText xml:space="preserve">Determinar como os desembolsos feitos pelo Projeto serão registrados. </w:delText>
        </w:r>
      </w:del>
    </w:p>
    <w:p w:rsidR="002236A6" w:rsidRPr="00C465E4" w:rsidDel="001116B4" w:rsidRDefault="002236A6" w:rsidP="002236A6">
      <w:pPr>
        <w:numPr>
          <w:ilvl w:val="0"/>
          <w:numId w:val="12"/>
        </w:numPr>
        <w:rPr>
          <w:del w:id="1019" w:author="User" w:date="2015-04-04T20:40:00Z"/>
          <w:color w:val="FF0000"/>
        </w:rPr>
      </w:pPr>
      <w:del w:id="1020" w:author="User" w:date="2015-04-04T20:40:00Z">
        <w:r w:rsidRPr="00C465E4" w:rsidDel="001116B4">
          <w:rPr>
            <w:color w:val="FF0000"/>
          </w:rPr>
          <w:delText>Determinar como será o processo de atualização dos Custos (previsto x realizado), contendo:</w:delText>
        </w:r>
      </w:del>
    </w:p>
    <w:p w:rsidR="002236A6" w:rsidRPr="004F57C7" w:rsidDel="001116B4" w:rsidRDefault="002236A6" w:rsidP="002236A6">
      <w:pPr>
        <w:numPr>
          <w:ilvl w:val="1"/>
          <w:numId w:val="12"/>
        </w:numPr>
        <w:rPr>
          <w:del w:id="1021" w:author="User" w:date="2015-04-04T20:40:00Z"/>
          <w:color w:val="FF0000"/>
        </w:rPr>
      </w:pPr>
      <w:del w:id="1022" w:author="User" w:date="2015-04-04T20:40:00Z">
        <w:r w:rsidRPr="004F57C7" w:rsidDel="001116B4">
          <w:rPr>
            <w:color w:val="FF0000"/>
          </w:rPr>
          <w:delText>Quem fará o que?</w:delText>
        </w:r>
      </w:del>
    </w:p>
    <w:p w:rsidR="002236A6" w:rsidRPr="004F57C7" w:rsidDel="001116B4" w:rsidRDefault="002236A6" w:rsidP="002236A6">
      <w:pPr>
        <w:numPr>
          <w:ilvl w:val="1"/>
          <w:numId w:val="12"/>
        </w:numPr>
        <w:rPr>
          <w:del w:id="1023" w:author="User" w:date="2015-04-04T20:40:00Z"/>
          <w:color w:val="FF0000"/>
        </w:rPr>
      </w:pPr>
      <w:del w:id="1024" w:author="User" w:date="2015-04-04T20:40:00Z">
        <w:r w:rsidRPr="004F57C7" w:rsidDel="001116B4">
          <w:rPr>
            <w:color w:val="FF0000"/>
          </w:rPr>
          <w:delText>Periodicidade de atualização.</w:delText>
        </w:r>
      </w:del>
    </w:p>
    <w:p w:rsidR="002236A6" w:rsidRPr="004F57C7" w:rsidDel="001116B4" w:rsidRDefault="002236A6" w:rsidP="002236A6">
      <w:pPr>
        <w:numPr>
          <w:ilvl w:val="1"/>
          <w:numId w:val="12"/>
        </w:numPr>
        <w:rPr>
          <w:del w:id="1025" w:author="User" w:date="2015-04-04T20:40:00Z"/>
          <w:color w:val="FF0000"/>
        </w:rPr>
      </w:pPr>
      <w:del w:id="1026" w:author="User" w:date="2015-04-04T20:40:00Z">
        <w:r w:rsidRPr="004F57C7" w:rsidDel="001116B4">
          <w:rPr>
            <w:color w:val="FF0000"/>
          </w:rPr>
          <w:delText>Divulgação do progresso dos Custos.</w:delText>
        </w:r>
      </w:del>
    </w:p>
    <w:p w:rsidR="002236A6" w:rsidRPr="004F57C7" w:rsidDel="001116B4" w:rsidRDefault="002236A6" w:rsidP="002236A6">
      <w:pPr>
        <w:numPr>
          <w:ilvl w:val="1"/>
          <w:numId w:val="12"/>
        </w:numPr>
        <w:rPr>
          <w:del w:id="1027" w:author="User" w:date="2015-04-04T20:40:00Z"/>
          <w:color w:val="FF0000"/>
        </w:rPr>
      </w:pPr>
      <w:del w:id="1028" w:author="User" w:date="2015-04-04T20:40:00Z">
        <w:r w:rsidRPr="004F57C7" w:rsidDel="001116B4">
          <w:rPr>
            <w:color w:val="FF0000"/>
          </w:rPr>
          <w:delText>...</w:delText>
        </w:r>
      </w:del>
    </w:p>
    <w:p w:rsidR="002236A6" w:rsidRPr="00C465E4" w:rsidDel="001116B4" w:rsidRDefault="002236A6" w:rsidP="002236A6">
      <w:pPr>
        <w:numPr>
          <w:ilvl w:val="0"/>
          <w:numId w:val="12"/>
        </w:numPr>
        <w:rPr>
          <w:del w:id="1029" w:author="User" w:date="2015-04-04T20:40:00Z"/>
          <w:color w:val="FF0000"/>
        </w:rPr>
      </w:pPr>
      <w:del w:id="1030" w:author="User" w:date="2015-04-04T20:40:00Z">
        <w:r w:rsidRPr="00C465E4" w:rsidDel="001116B4">
          <w:rPr>
            <w:color w:val="FF0000"/>
          </w:rPr>
          <w:delText>Determinar o fluxo do processo que tratará os desvios dos Custos, contendo:</w:delText>
        </w:r>
      </w:del>
    </w:p>
    <w:p w:rsidR="002236A6" w:rsidRPr="004F57C7" w:rsidDel="001116B4" w:rsidRDefault="002236A6" w:rsidP="002236A6">
      <w:pPr>
        <w:numPr>
          <w:ilvl w:val="1"/>
          <w:numId w:val="12"/>
        </w:numPr>
        <w:rPr>
          <w:del w:id="1031" w:author="User" w:date="2015-04-04T20:40:00Z"/>
          <w:color w:val="FF0000"/>
        </w:rPr>
      </w:pPr>
      <w:del w:id="1032" w:author="User" w:date="2015-04-04T20:40:00Z">
        <w:r w:rsidRPr="004F57C7" w:rsidDel="001116B4">
          <w:rPr>
            <w:color w:val="FF0000"/>
          </w:rPr>
          <w:delText>Como os desvios serão comunicados, e para quem.</w:delText>
        </w:r>
      </w:del>
    </w:p>
    <w:p w:rsidR="002236A6" w:rsidRPr="004F57C7" w:rsidDel="001116B4" w:rsidRDefault="002236A6" w:rsidP="002236A6">
      <w:pPr>
        <w:numPr>
          <w:ilvl w:val="1"/>
          <w:numId w:val="12"/>
        </w:numPr>
        <w:rPr>
          <w:del w:id="1033" w:author="User" w:date="2015-04-04T20:40:00Z"/>
          <w:color w:val="FF0000"/>
        </w:rPr>
      </w:pPr>
      <w:del w:id="1034" w:author="User" w:date="2015-04-04T20:40:00Z">
        <w:r w:rsidRPr="004F57C7" w:rsidDel="001116B4">
          <w:rPr>
            <w:color w:val="FF0000"/>
          </w:rPr>
          <w:delText>...</w:delText>
        </w:r>
      </w:del>
    </w:p>
    <w:p w:rsidR="002236A6" w:rsidRPr="00B25965" w:rsidDel="001116B4" w:rsidRDefault="002236A6" w:rsidP="002236A6">
      <w:pPr>
        <w:numPr>
          <w:ilvl w:val="0"/>
          <w:numId w:val="12"/>
        </w:numPr>
        <w:rPr>
          <w:del w:id="1035" w:author="User" w:date="2015-04-04T20:40:00Z"/>
          <w:rFonts w:ascii="Arial" w:hAnsi="Arial" w:cs="Arial"/>
          <w:color w:val="FF0000"/>
          <w:sz w:val="22"/>
          <w:szCs w:val="22"/>
        </w:rPr>
      </w:pPr>
      <w:del w:id="1036" w:author="User" w:date="2015-04-04T20:40:00Z">
        <w:r w:rsidRPr="00B25965" w:rsidDel="001116B4">
          <w:rPr>
            <w:rFonts w:ascii="Arial" w:hAnsi="Arial" w:cs="Arial"/>
            <w:color w:val="FF0000"/>
            <w:sz w:val="22"/>
            <w:szCs w:val="22"/>
          </w:rPr>
          <w:delText>...</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037" w:name="_Toc415779801"/>
      <w:r w:rsidRPr="002236A6">
        <w:t>PLANO DE GERENCIAMENTO DA QUALIDADE</w:t>
      </w:r>
      <w:bookmarkEnd w:id="1037"/>
    </w:p>
    <w:p w:rsidR="001116B4" w:rsidRPr="001116B4" w:rsidRDefault="001116B4" w:rsidP="001116B4">
      <w:pPr>
        <w:rPr>
          <w:ins w:id="1038" w:author="User" w:date="2015-04-04T20:40:00Z"/>
          <w:color w:val="FF0000"/>
        </w:rPr>
      </w:pPr>
      <w:ins w:id="1039" w:author="User" w:date="2015-04-04T20:40:00Z">
        <w:r>
          <w:rPr>
            <w:color w:val="FF0000"/>
          </w:rPr>
          <w:tab/>
        </w:r>
        <w:r w:rsidRPr="001116B4">
          <w:rPr>
            <w:color w:val="FF0000"/>
          </w:rPr>
          <w:t>A qualidade final dos entregáveis (</w:t>
        </w:r>
        <w:proofErr w:type="spellStart"/>
        <w:r w:rsidRPr="001116B4">
          <w:rPr>
            <w:color w:val="FF0000"/>
          </w:rPr>
          <w:t>Deliverables</w:t>
        </w:r>
        <w:proofErr w:type="spellEnd"/>
        <w:r w:rsidRPr="001116B4">
          <w:rPr>
            <w:color w:val="FF0000"/>
          </w:rPr>
          <w:t xml:space="preserve">) será avaliada pelo </w:t>
        </w:r>
        <w:proofErr w:type="spellStart"/>
        <w:r w:rsidRPr="001116B4">
          <w:rPr>
            <w:color w:val="FF0000"/>
          </w:rPr>
          <w:t>Stakeholder</w:t>
        </w:r>
        <w:proofErr w:type="spellEnd"/>
        <w:r w:rsidRPr="001116B4">
          <w:rPr>
            <w:color w:val="FF0000"/>
          </w:rPr>
          <w:t xml:space="preserve"> Anselmo </w:t>
        </w:r>
        <w:proofErr w:type="spellStart"/>
        <w:r w:rsidRPr="001116B4">
          <w:rPr>
            <w:color w:val="FF0000"/>
          </w:rPr>
          <w:t>Lotufo</w:t>
        </w:r>
        <w:proofErr w:type="spellEnd"/>
        <w:r w:rsidRPr="001116B4">
          <w:rPr>
            <w:color w:val="FF0000"/>
          </w:rPr>
          <w:t xml:space="preserve"> </w:t>
        </w:r>
        <w:proofErr w:type="spellStart"/>
        <w:r w:rsidRPr="001116B4">
          <w:rPr>
            <w:color w:val="FF0000"/>
          </w:rPr>
          <w:t>Conejo</w:t>
        </w:r>
        <w:proofErr w:type="spellEnd"/>
        <w:r w:rsidRPr="001116B4">
          <w:rPr>
            <w:color w:val="FF0000"/>
          </w:rPr>
          <w:t xml:space="preserve">, que confirmará a qualidade ou poderá solicitar adequações necessárias de aprimoramento a cada </w:t>
        </w:r>
        <w:proofErr w:type="spellStart"/>
        <w:r w:rsidRPr="001116B4">
          <w:rPr>
            <w:color w:val="FF0000"/>
          </w:rPr>
          <w:t>entregável</w:t>
        </w:r>
        <w:proofErr w:type="spellEnd"/>
        <w:r w:rsidRPr="001116B4">
          <w:rPr>
            <w:color w:val="FF0000"/>
          </w:rPr>
          <w:t>. Para garantir a qualidade dessa etapa, haverá os indicadores e processo abaixo descritos:</w:t>
        </w:r>
      </w:ins>
    </w:p>
    <w:p w:rsidR="001116B4" w:rsidRPr="001116B4" w:rsidRDefault="001116B4" w:rsidP="001116B4">
      <w:pPr>
        <w:rPr>
          <w:ins w:id="1040" w:author="User" w:date="2015-04-04T20:40:00Z"/>
          <w:color w:val="FF0000"/>
        </w:rPr>
      </w:pPr>
      <w:ins w:id="1041" w:author="User" w:date="2015-04-04T20:40:00Z">
        <w:r>
          <w:rPr>
            <w:color w:val="FF0000"/>
          </w:rPr>
          <w:tab/>
        </w:r>
        <w:r w:rsidRPr="001116B4">
          <w:rPr>
            <w:color w:val="FF0000"/>
          </w:rPr>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ins>
    </w:p>
    <w:p w:rsidR="001116B4" w:rsidRPr="001116B4" w:rsidRDefault="001116B4" w:rsidP="001116B4">
      <w:pPr>
        <w:rPr>
          <w:ins w:id="1042" w:author="User" w:date="2015-04-04T20:40:00Z"/>
          <w:color w:val="FF0000"/>
        </w:rPr>
      </w:pPr>
      <w:ins w:id="1043" w:author="User" w:date="2015-04-04T20:40:00Z">
        <w:r>
          <w:rPr>
            <w:color w:val="FF0000"/>
          </w:rPr>
          <w:tab/>
        </w:r>
        <w:r w:rsidRPr="001116B4">
          <w:rPr>
            <w:color w:val="FF0000"/>
          </w:rPr>
          <w:t>A Qualidade do Processo de Atividades do Projeto: checada entre os pares da equipe do grupo. Uma das estratégias para garantir a qualidade do processo é executar tarefas chaves com toda a equipe reunida, formalizando e formatando a estrutura da tarefa que será replicada. Ao final das tarefas, outro membro da equipe checa se houve manutenção do padrão definido na reunião.</w:t>
        </w:r>
      </w:ins>
    </w:p>
    <w:p w:rsidR="001116B4" w:rsidRPr="001116B4" w:rsidRDefault="001116B4" w:rsidP="001116B4">
      <w:pPr>
        <w:rPr>
          <w:ins w:id="1044" w:author="User" w:date="2015-04-04T20:40:00Z"/>
          <w:color w:val="FF0000"/>
        </w:rPr>
      </w:pPr>
      <w:ins w:id="1045" w:author="User" w:date="2015-04-04T20:41:00Z">
        <w:r>
          <w:rPr>
            <w:color w:val="FF0000"/>
          </w:rPr>
          <w:tab/>
        </w:r>
      </w:ins>
      <w:ins w:id="1046" w:author="User" w:date="2015-04-04T20:40:00Z">
        <w:r w:rsidRPr="001116B4">
          <w:rPr>
            <w:color w:val="FF0000"/>
          </w:rPr>
          <w:t xml:space="preserve">A Qualidade do Produto: checada por testes de verificação e validade, para encontrar erros e falhas no código, processamento e páginas web. Os testes serão elaborados pelo grupo, de acordo com os critérios de integridade, confiabilidade e </w:t>
        </w:r>
        <w:proofErr w:type="spellStart"/>
        <w:r w:rsidRPr="001116B4">
          <w:rPr>
            <w:color w:val="FF0000"/>
          </w:rPr>
          <w:t>manutenabilidade</w:t>
        </w:r>
        <w:proofErr w:type="spellEnd"/>
        <w:r w:rsidRPr="001116B4">
          <w:rPr>
            <w:color w:val="FF0000"/>
          </w:rPr>
          <w:t xml:space="preserve">, antes mesmo da </w:t>
        </w:r>
        <w:proofErr w:type="gramStart"/>
        <w:r w:rsidRPr="001116B4">
          <w:rPr>
            <w:color w:val="FF0000"/>
          </w:rPr>
          <w:lastRenderedPageBreak/>
          <w:t>implementação</w:t>
        </w:r>
        <w:proofErr w:type="gramEnd"/>
        <w:r w:rsidRPr="001116B4">
          <w:rPr>
            <w:color w:val="FF0000"/>
          </w:rPr>
          <w:t xml:space="preserve"> das tarefas, o que garantirá maiores chances de encontrar erros. Os testes serão aplicados após a tarefa finalizada, com a devida resolução efetuada no sistema.</w:t>
        </w:r>
      </w:ins>
    </w:p>
    <w:p w:rsidR="001116B4" w:rsidRDefault="001116B4" w:rsidP="001116B4">
      <w:pPr>
        <w:rPr>
          <w:ins w:id="1047" w:author="User" w:date="2015-04-04T20:41:00Z"/>
          <w:color w:val="FF0000"/>
        </w:rPr>
      </w:pPr>
      <w:ins w:id="1048" w:author="User" w:date="2015-04-04T20:40:00Z">
        <w:r w:rsidRPr="001116B4">
          <w:rPr>
            <w:color w:val="FF0000"/>
          </w:rPr>
          <w:t xml:space="preserve">Um registro com a quantidade e tipo de erros encontrados será mantido e divulgado ao final do projeto. </w:t>
        </w:r>
      </w:ins>
    </w:p>
    <w:p w:rsidR="001116B4" w:rsidRDefault="001116B4" w:rsidP="001116B4">
      <w:pPr>
        <w:rPr>
          <w:ins w:id="1049" w:author="User" w:date="2015-04-04T20:41:00Z"/>
          <w:color w:val="FF0000"/>
        </w:rPr>
      </w:pPr>
      <w:ins w:id="1050" w:author="User" w:date="2015-04-04T20:41:00Z">
        <w:r>
          <w:rPr>
            <w:color w:val="FF0000"/>
          </w:rPr>
          <w:tab/>
          <w:t xml:space="preserve">Uma planilha, como matriz de qualidade, será elaborada com </w:t>
        </w:r>
        <w:proofErr w:type="gramStart"/>
        <w:r>
          <w:rPr>
            <w:color w:val="FF0000"/>
          </w:rPr>
          <w:t>os indicador</w:t>
        </w:r>
        <w:proofErr w:type="gramEnd"/>
        <w:r>
          <w:rPr>
            <w:color w:val="FF0000"/>
          </w:rPr>
          <w:t xml:space="preserve"> de qualidade de cada item </w:t>
        </w:r>
        <w:proofErr w:type="spellStart"/>
        <w:r>
          <w:rPr>
            <w:color w:val="FF0000"/>
          </w:rPr>
          <w:t>entregável</w:t>
        </w:r>
        <w:proofErr w:type="spellEnd"/>
        <w:r>
          <w:rPr>
            <w:color w:val="FF0000"/>
          </w:rPr>
          <w:t xml:space="preserve">, tanto para o cliente como para cada </w:t>
        </w:r>
        <w:proofErr w:type="spellStart"/>
        <w:r>
          <w:rPr>
            <w:color w:val="FF0000"/>
          </w:rPr>
          <w:t>sprint</w:t>
        </w:r>
      </w:ins>
      <w:proofErr w:type="spellEnd"/>
      <w:ins w:id="1051" w:author="User" w:date="2015-04-04T20:42:00Z">
        <w:r>
          <w:rPr>
            <w:color w:val="FF0000"/>
          </w:rPr>
          <w:t>.</w:t>
        </w:r>
      </w:ins>
    </w:p>
    <w:p w:rsidR="002236A6" w:rsidRPr="00004090" w:rsidDel="001116B4" w:rsidRDefault="002236A6" w:rsidP="001116B4">
      <w:pPr>
        <w:rPr>
          <w:del w:id="1052" w:author="User" w:date="2015-04-04T20:41:00Z"/>
          <w:color w:val="FF0000"/>
        </w:rPr>
      </w:pPr>
      <w:del w:id="1053" w:author="User" w:date="2015-04-04T20:41:00Z">
        <w:r w:rsidRPr="00004090" w:rsidDel="001116B4">
          <w:rPr>
            <w:color w:val="FF0000"/>
          </w:rPr>
          <w:delText xml:space="preserve">Descrever como a </w:delText>
        </w:r>
        <w:r w:rsidR="00BE0E40" w:rsidRPr="00004090" w:rsidDel="001116B4">
          <w:rPr>
            <w:color w:val="FF0000"/>
          </w:rPr>
          <w:delText xml:space="preserve">QUALIDADE </w:delText>
        </w:r>
        <w:r w:rsidRPr="00004090" w:rsidDel="001116B4">
          <w:rPr>
            <w:color w:val="FF0000"/>
          </w:rPr>
          <w:delText>será gerenciada, contemplando tanto a Qualidade do Projeto (Gerenciamento do Projeto e desempenho da Equipe) assim como a Qualidade do Produto que será gerado pelo Projeto.</w:delText>
        </w:r>
        <w:r w:rsidR="00BE0E40" w:rsidRPr="00092364" w:rsidDel="001116B4">
          <w:rPr>
            <w:color w:val="FF0000"/>
            <w:u w:val="single"/>
          </w:rPr>
          <w:delText xml:space="preserve">Identificar </w:delText>
        </w:r>
        <w:r w:rsidRPr="00092364" w:rsidDel="001116B4">
          <w:rPr>
            <w:color w:val="FF0000"/>
            <w:u w:val="single"/>
          </w:rPr>
          <w:delText>os padrões de qualidade</w:delText>
        </w:r>
        <w:r w:rsidRPr="00004090" w:rsidDel="001116B4">
          <w:rPr>
            <w:color w:val="FF0000"/>
          </w:rPr>
          <w:delText xml:space="preserve"> relevantes para o Projeto e como </w:delText>
        </w:r>
        <w:r w:rsidR="00BE0E40" w:rsidDel="001116B4">
          <w:rPr>
            <w:color w:val="FF0000"/>
          </w:rPr>
          <w:delText xml:space="preserve">eles </w:delText>
        </w:r>
        <w:r w:rsidRPr="00004090" w:rsidDel="001116B4">
          <w:rPr>
            <w:color w:val="FF0000"/>
          </w:rPr>
          <w:delText>serão verificados, e quando.</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054" w:name="_Toc415779802"/>
      <w:r w:rsidRPr="002236A6">
        <w:t>PLANO DE GERENCIAMENTO DOS RECURSOS HUMANOS</w:t>
      </w:r>
      <w:bookmarkEnd w:id="1054"/>
    </w:p>
    <w:p w:rsidR="001116B4" w:rsidRPr="001116B4" w:rsidRDefault="001116B4" w:rsidP="001116B4">
      <w:pPr>
        <w:rPr>
          <w:ins w:id="1055" w:author="User" w:date="2015-04-04T20:42:00Z"/>
          <w:color w:val="FF0000"/>
        </w:rPr>
      </w:pPr>
      <w:ins w:id="1056" w:author="User" w:date="2015-04-04T20:42:00Z">
        <w:r>
          <w:rPr>
            <w:color w:val="FF0000"/>
          </w:rPr>
          <w:tab/>
        </w:r>
        <w:r w:rsidRPr="001116B4">
          <w:rPr>
            <w:color w:val="FF0000"/>
          </w:rP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ins>
    </w:p>
    <w:p w:rsidR="001116B4" w:rsidRPr="001116B4" w:rsidRDefault="001116B4" w:rsidP="001116B4">
      <w:pPr>
        <w:rPr>
          <w:ins w:id="1057" w:author="User" w:date="2015-04-04T20:42:00Z"/>
          <w:color w:val="FF0000"/>
        </w:rPr>
      </w:pPr>
      <w:ins w:id="1058" w:author="User" w:date="2015-04-04T20:42:00Z">
        <w:r>
          <w:rPr>
            <w:color w:val="FF0000"/>
          </w:rPr>
          <w:tab/>
        </w:r>
        <w:r w:rsidRPr="001116B4">
          <w:rPr>
            <w:color w:val="FF0000"/>
          </w:rPr>
          <w:t xml:space="preserve">As funções foram </w:t>
        </w:r>
        <w:proofErr w:type="gramStart"/>
        <w:r w:rsidRPr="001116B4">
          <w:rPr>
            <w:color w:val="FF0000"/>
          </w:rPr>
          <w:t>distribuída</w:t>
        </w:r>
        <w:proofErr w:type="gramEnd"/>
        <w:r w:rsidRPr="001116B4">
          <w:rPr>
            <w:color w:val="FF0000"/>
          </w:rPr>
          <w:t xml:space="preserve"> para facilitar o gerenciamento do projeto, mas, na prática, toda equipe está comprometida e trabalho com todas as atividades do projeto.</w:t>
        </w:r>
      </w:ins>
    </w:p>
    <w:p w:rsidR="001116B4" w:rsidRPr="001116B4" w:rsidRDefault="001116B4" w:rsidP="001116B4">
      <w:pPr>
        <w:rPr>
          <w:ins w:id="1059" w:author="User" w:date="2015-04-04T20:42:00Z"/>
          <w:color w:val="FF0000"/>
        </w:rPr>
      </w:pPr>
      <w:ins w:id="1060" w:author="User" w:date="2015-04-04T20:42:00Z">
        <w:r w:rsidRPr="001116B4">
          <w:rPr>
            <w:color w:val="FF0000"/>
          </w:rPr>
          <w:t xml:space="preserve">Ana Paula Siqueira: gerente de projeto e SCRUM </w:t>
        </w:r>
        <w:proofErr w:type="spellStart"/>
        <w:r w:rsidRPr="001116B4">
          <w:rPr>
            <w:color w:val="FF0000"/>
          </w:rPr>
          <w:t>Master</w:t>
        </w:r>
        <w:proofErr w:type="spellEnd"/>
        <w:r w:rsidRPr="001116B4">
          <w:rPr>
            <w:color w:val="FF0000"/>
          </w:rPr>
          <w:t>;</w:t>
        </w:r>
      </w:ins>
    </w:p>
    <w:p w:rsidR="001116B4" w:rsidRPr="001116B4" w:rsidRDefault="001116B4" w:rsidP="001116B4">
      <w:pPr>
        <w:rPr>
          <w:ins w:id="1061" w:author="User" w:date="2015-04-04T20:42:00Z"/>
          <w:color w:val="FF0000"/>
        </w:rPr>
      </w:pPr>
      <w:ins w:id="1062" w:author="User" w:date="2015-04-04T20:42:00Z">
        <w:r w:rsidRPr="001116B4">
          <w:rPr>
            <w:color w:val="FF0000"/>
          </w:rPr>
          <w:t>Luis Fernando Brandão: codificação e testes;</w:t>
        </w:r>
      </w:ins>
    </w:p>
    <w:p w:rsidR="001116B4" w:rsidRPr="001116B4" w:rsidRDefault="001116B4" w:rsidP="001116B4">
      <w:pPr>
        <w:rPr>
          <w:ins w:id="1063" w:author="User" w:date="2015-04-04T20:42:00Z"/>
          <w:color w:val="FF0000"/>
        </w:rPr>
      </w:pPr>
      <w:ins w:id="1064" w:author="User" w:date="2015-04-04T20:42:00Z">
        <w:r w:rsidRPr="001116B4">
          <w:rPr>
            <w:color w:val="FF0000"/>
          </w:rPr>
          <w:t>Luiza Helena Favaretto: documentação e extração de requisitos</w:t>
        </w:r>
      </w:ins>
    </w:p>
    <w:p w:rsidR="001116B4" w:rsidRPr="001116B4" w:rsidRDefault="001116B4" w:rsidP="001116B4">
      <w:pPr>
        <w:rPr>
          <w:ins w:id="1065" w:author="User" w:date="2015-04-04T20:42:00Z"/>
          <w:color w:val="FF0000"/>
        </w:rPr>
      </w:pPr>
      <w:proofErr w:type="spellStart"/>
      <w:ins w:id="1066" w:author="User" w:date="2015-04-04T20:42:00Z">
        <w:r w:rsidRPr="001116B4">
          <w:rPr>
            <w:color w:val="FF0000"/>
          </w:rPr>
          <w:t>Waldinei</w:t>
        </w:r>
        <w:proofErr w:type="spellEnd"/>
        <w:r w:rsidRPr="001116B4">
          <w:rPr>
            <w:color w:val="FF0000"/>
          </w:rPr>
          <w:t xml:space="preserve"> Pereira da Silva: documentação, </w:t>
        </w:r>
        <w:proofErr w:type="gramStart"/>
        <w:r w:rsidRPr="001116B4">
          <w:rPr>
            <w:color w:val="FF0000"/>
          </w:rPr>
          <w:t>implementação</w:t>
        </w:r>
        <w:proofErr w:type="gramEnd"/>
        <w:r w:rsidRPr="001116B4">
          <w:rPr>
            <w:color w:val="FF0000"/>
          </w:rPr>
          <w:t xml:space="preserve"> e qualidade; </w:t>
        </w:r>
      </w:ins>
    </w:p>
    <w:p w:rsidR="001116B4" w:rsidRPr="001116B4" w:rsidRDefault="001116B4" w:rsidP="001116B4">
      <w:pPr>
        <w:rPr>
          <w:ins w:id="1067" w:author="User" w:date="2015-04-04T20:42:00Z"/>
          <w:color w:val="FF0000"/>
        </w:rPr>
      </w:pPr>
      <w:ins w:id="1068" w:author="User" w:date="2015-04-04T20:42:00Z">
        <w:r>
          <w:rPr>
            <w:color w:val="FF0000"/>
          </w:rPr>
          <w:tab/>
        </w:r>
        <w:r w:rsidRPr="001116B4">
          <w:rPr>
            <w:color w:val="FF0000"/>
          </w:rPr>
          <w:t>A equipe será reunida na primeira semana para elaborar a documentação, avaliar os requisitos. Será desmobilizada após a entrega e apresentação do TCC.</w:t>
        </w:r>
      </w:ins>
    </w:p>
    <w:p w:rsidR="001116B4" w:rsidRPr="001116B4" w:rsidRDefault="001116B4" w:rsidP="001116B4">
      <w:pPr>
        <w:rPr>
          <w:ins w:id="1069" w:author="User" w:date="2015-04-04T20:42:00Z"/>
          <w:color w:val="FF0000"/>
        </w:rPr>
      </w:pPr>
      <w:ins w:id="1070" w:author="User" w:date="2015-04-04T20:42:00Z">
        <w:r>
          <w:rPr>
            <w:color w:val="FF0000"/>
          </w:rPr>
          <w:tab/>
        </w:r>
        <w:r w:rsidRPr="001116B4">
          <w:rPr>
            <w:color w:val="FF0000"/>
          </w:rPr>
          <w:t xml:space="preserve">A equipe também será </w:t>
        </w:r>
        <w:proofErr w:type="spellStart"/>
        <w:proofErr w:type="gramStart"/>
        <w:r w:rsidRPr="001116B4">
          <w:rPr>
            <w:color w:val="FF0000"/>
          </w:rPr>
          <w:t>auto-capacitada</w:t>
        </w:r>
        <w:proofErr w:type="spellEnd"/>
        <w:proofErr w:type="gramEnd"/>
        <w:r w:rsidRPr="001116B4">
          <w:rPr>
            <w:color w:val="FF0000"/>
          </w:rPr>
          <w:t>, durante o semestre de elaboração do projeto, sobre arquitetura de software, construção de teste para qualidade do produto do projeto. Essa capacitação está prevista no cronograma.</w:t>
        </w:r>
      </w:ins>
    </w:p>
    <w:p w:rsidR="001116B4" w:rsidRPr="001116B4" w:rsidRDefault="001116B4" w:rsidP="001116B4">
      <w:pPr>
        <w:rPr>
          <w:ins w:id="1071" w:author="User" w:date="2015-04-04T20:42:00Z"/>
          <w:color w:val="FF0000"/>
        </w:rPr>
      </w:pPr>
      <w:ins w:id="1072" w:author="User" w:date="2015-04-04T20:42:00Z">
        <w:r>
          <w:rPr>
            <w:color w:val="FF0000"/>
          </w:rPr>
          <w:tab/>
        </w:r>
        <w:r w:rsidRPr="001116B4">
          <w:rPr>
            <w:color w:val="FF0000"/>
          </w:rPr>
          <w:t xml:space="preserve">O processo de avaliação ocorrerá em dois momentos: pelo </w:t>
        </w:r>
        <w:proofErr w:type="spellStart"/>
        <w:r w:rsidRPr="001116B4">
          <w:rPr>
            <w:color w:val="FF0000"/>
          </w:rPr>
          <w:t>Stakeholder</w:t>
        </w:r>
        <w:proofErr w:type="spellEnd"/>
        <w:r w:rsidRPr="001116B4">
          <w:rPr>
            <w:color w:val="FF0000"/>
          </w:rPr>
          <w:t xml:space="preserve"> Anselmo </w:t>
        </w:r>
        <w:proofErr w:type="spellStart"/>
        <w:r w:rsidRPr="001116B4">
          <w:rPr>
            <w:color w:val="FF0000"/>
          </w:rPr>
          <w:t>Lotufo</w:t>
        </w:r>
        <w:proofErr w:type="spellEnd"/>
        <w:r w:rsidRPr="001116B4">
          <w:rPr>
            <w:color w:val="FF0000"/>
          </w:rPr>
          <w:t xml:space="preserve"> </w:t>
        </w:r>
        <w:proofErr w:type="spellStart"/>
        <w:r w:rsidRPr="001116B4">
          <w:rPr>
            <w:color w:val="FF0000"/>
          </w:rPr>
          <w:t>Conejo</w:t>
        </w:r>
        <w:proofErr w:type="spellEnd"/>
        <w:r w:rsidRPr="001116B4">
          <w:rPr>
            <w:color w:val="FF0000"/>
          </w:rPr>
          <w:t xml:space="preserve">, na data de apresentação do </w:t>
        </w:r>
        <w:proofErr w:type="spellStart"/>
        <w:r w:rsidRPr="001116B4">
          <w:rPr>
            <w:color w:val="FF0000"/>
          </w:rPr>
          <w:t>entregável</w:t>
        </w:r>
        <w:proofErr w:type="spellEnd"/>
        <w:r w:rsidRPr="001116B4">
          <w:rPr>
            <w:color w:val="FF0000"/>
          </w:rPr>
          <w:t>; e outra avaliação realizada pelo próprio grupo, nas reuniões de grupo aos sábados. Todas as datas desses momentos estão prevista no cronograma.</w:t>
        </w:r>
      </w:ins>
    </w:p>
    <w:p w:rsidR="001116B4" w:rsidRPr="001116B4" w:rsidRDefault="001116B4" w:rsidP="001116B4">
      <w:pPr>
        <w:rPr>
          <w:ins w:id="1073" w:author="User" w:date="2015-04-04T20:42:00Z"/>
          <w:color w:val="FF0000"/>
        </w:rPr>
      </w:pPr>
      <w:ins w:id="1074" w:author="User" w:date="2015-04-04T20:42:00Z">
        <w:r>
          <w:rPr>
            <w:color w:val="FF0000"/>
          </w:rPr>
          <w:lastRenderedPageBreak/>
          <w:tab/>
        </w:r>
        <w:r w:rsidRPr="001116B4">
          <w:rPr>
            <w:color w:val="FF0000"/>
          </w:rPr>
          <w:t>O gerente de projeto deverá acompanhar e analisar o desempenho de cada de acordo com a criação da Matriz de Responsabilidade – RACI – Responsável, Aprovador, Consultado e Informado.</w:t>
        </w:r>
      </w:ins>
    </w:p>
    <w:p w:rsidR="001116B4" w:rsidRPr="001116B4" w:rsidRDefault="001116B4" w:rsidP="001116B4">
      <w:pPr>
        <w:rPr>
          <w:ins w:id="1075" w:author="User" w:date="2015-04-04T20:42:00Z"/>
          <w:color w:val="FF0000"/>
        </w:rPr>
      </w:pPr>
      <w:ins w:id="1076" w:author="User" w:date="2015-04-04T20:42:00Z">
        <w:r>
          <w:rPr>
            <w:color w:val="FF0000"/>
          </w:rPr>
          <w:tab/>
        </w:r>
        <w:r w:rsidRPr="001116B4">
          <w:rPr>
            <w:color w:val="FF0000"/>
          </w:rPr>
          <w:t>A premiação pelo empenho de cada membro da equipe será a aprovação no curso.</w:t>
        </w:r>
      </w:ins>
    </w:p>
    <w:p w:rsidR="001116B4" w:rsidRPr="001116B4" w:rsidRDefault="001116B4" w:rsidP="001116B4">
      <w:pPr>
        <w:rPr>
          <w:ins w:id="1077" w:author="User" w:date="2015-04-04T20:42:00Z"/>
          <w:color w:val="FF0000"/>
        </w:rPr>
      </w:pPr>
      <w:ins w:id="1078" w:author="User" w:date="2015-04-04T20:42:00Z">
        <w:r w:rsidRPr="001116B4">
          <w:rPr>
            <w:color w:val="FF0000"/>
          </w:rPr>
          <w:t>Os feriados de abril e maio ficarão restritos para o trabalho com o projeto, de acordo com o cumprimento do cronograma. Caso as atividades estiverem dentro do prazo, haverá apenas um dos feriados para reunião de equipe.</w:t>
        </w:r>
      </w:ins>
    </w:p>
    <w:p w:rsidR="001116B4" w:rsidRPr="001116B4" w:rsidRDefault="001116B4" w:rsidP="001116B4">
      <w:pPr>
        <w:rPr>
          <w:ins w:id="1079" w:author="User" w:date="2015-04-04T20:42:00Z"/>
          <w:color w:val="FF0000"/>
        </w:rPr>
      </w:pPr>
      <w:ins w:id="1080" w:author="User" w:date="2015-04-04T20:42:00Z">
        <w:r>
          <w:rPr>
            <w:color w:val="FF0000"/>
          </w:rPr>
          <w:tab/>
        </w:r>
        <w:r w:rsidRPr="001116B4">
          <w:rPr>
            <w:color w:val="FF0000"/>
          </w:rPr>
          <w:t>Os horários da Equipe do Projeto serão cumpridos de acordo com a disponibilidade de cada um durante a semana, ficando apenas definido cumprir com as metas e os prazos.</w:t>
        </w:r>
      </w:ins>
    </w:p>
    <w:p w:rsidR="001116B4" w:rsidRDefault="001116B4" w:rsidP="001116B4">
      <w:pPr>
        <w:rPr>
          <w:ins w:id="1081" w:author="User" w:date="2015-04-04T20:43:00Z"/>
          <w:color w:val="FF0000"/>
        </w:rPr>
      </w:pPr>
      <w:ins w:id="1082" w:author="User" w:date="2015-04-04T20:42:00Z">
        <w:r>
          <w:rPr>
            <w:color w:val="FF0000"/>
          </w:rPr>
          <w:tab/>
        </w:r>
        <w:r w:rsidRPr="001116B4">
          <w:rPr>
            <w:color w:val="FF0000"/>
          </w:rPr>
          <w:t xml:space="preserve">A presença nas reuniões tanto nas de time (terças-feiras) e de trabalho em grupo (sábados) será fundamental para o sucesso do projeto. Caso ocorram imprevistos, todas as decisões e discussões aprovadas pela equipe serão </w:t>
        </w:r>
        <w:proofErr w:type="gramStart"/>
        <w:r w:rsidRPr="001116B4">
          <w:rPr>
            <w:color w:val="FF0000"/>
          </w:rPr>
          <w:t>comunicadas e esclarecida</w:t>
        </w:r>
        <w:proofErr w:type="gramEnd"/>
        <w:r w:rsidRPr="001116B4">
          <w:rPr>
            <w:color w:val="FF0000"/>
          </w:rPr>
          <w:t xml:space="preserve"> a todos da equipe.</w:t>
        </w:r>
      </w:ins>
    </w:p>
    <w:p w:rsidR="001116B4" w:rsidRDefault="001116B4" w:rsidP="001116B4">
      <w:pPr>
        <w:rPr>
          <w:ins w:id="1083" w:author="User" w:date="2015-04-04T20:45:00Z"/>
          <w:color w:val="FF0000"/>
        </w:rPr>
      </w:pPr>
    </w:p>
    <w:p w:rsidR="00F228E2" w:rsidRDefault="00F228E2" w:rsidP="00F228E2">
      <w:pPr>
        <w:pStyle w:val="Legenda"/>
        <w:rPr>
          <w:ins w:id="1084" w:author="User" w:date="2015-04-04T20:45:00Z"/>
          <w:color w:val="FF0000"/>
        </w:rPr>
        <w:pPrChange w:id="1085" w:author="User" w:date="2015-04-04T20:45:00Z">
          <w:pPr/>
        </w:pPrChange>
      </w:pPr>
      <w:ins w:id="1086" w:author="User" w:date="2015-04-04T20:45:00Z">
        <w:r>
          <w:t xml:space="preserve">Tabela </w:t>
        </w:r>
        <w:r>
          <w:fldChar w:fldCharType="begin"/>
        </w:r>
        <w:r>
          <w:instrText xml:space="preserve"> SEQ Tabela \* ARABIC </w:instrText>
        </w:r>
      </w:ins>
      <w:r>
        <w:fldChar w:fldCharType="separate"/>
      </w:r>
      <w:ins w:id="1087" w:author="User" w:date="2015-04-04T21:14:00Z">
        <w:r w:rsidR="006E2F71">
          <w:rPr>
            <w:noProof/>
          </w:rPr>
          <w:t>2</w:t>
        </w:r>
      </w:ins>
      <w:ins w:id="1088" w:author="User" w:date="2015-04-04T20:45:00Z">
        <w:r>
          <w:fldChar w:fldCharType="end"/>
        </w:r>
        <w:r>
          <w:t>- Matriz de Responsabilidade RACI</w:t>
        </w:r>
      </w:ins>
    </w:p>
    <w:p w:rsidR="00F228E2" w:rsidRDefault="00F228E2" w:rsidP="001116B4">
      <w:pPr>
        <w:rPr>
          <w:ins w:id="1089" w:author="User" w:date="2015-04-04T20:43:00Z"/>
          <w:color w:val="FF0000"/>
        </w:rPr>
      </w:pPr>
    </w:p>
    <w:p w:rsidR="001116B4" w:rsidRDefault="00F228E2" w:rsidP="001116B4">
      <w:pPr>
        <w:rPr>
          <w:ins w:id="1090" w:author="User" w:date="2015-04-04T20:47:00Z"/>
          <w:color w:val="FF0000"/>
        </w:rPr>
      </w:pPr>
      <w:ins w:id="1091" w:author="User" w:date="2015-04-04T20:45:00Z">
        <w:r>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267pt" o:ole="">
              <v:imagedata r:id="rId20" o:title=""/>
            </v:shape>
            <o:OLEObject Type="Embed" ProgID="Word.Document.12" ShapeID="_x0000_i1025" DrawAspect="Content" ObjectID="_1489687312" r:id="rId21">
              <o:FieldCodes>\s</o:FieldCodes>
            </o:OLEObject>
          </w:object>
        </w:r>
      </w:ins>
    </w:p>
    <w:p w:rsidR="00F228E2" w:rsidRPr="00F228E2" w:rsidRDefault="00F228E2" w:rsidP="00F228E2">
      <w:pPr>
        <w:rPr>
          <w:ins w:id="1092" w:author="User" w:date="2015-04-04T20:47:00Z"/>
          <w:color w:val="FF0000"/>
        </w:rPr>
      </w:pPr>
      <w:ins w:id="1093" w:author="User" w:date="2015-04-04T20:47:00Z">
        <w:r w:rsidRPr="00F228E2">
          <w:rPr>
            <w:color w:val="FF0000"/>
          </w:rPr>
          <w:t>A – Aprovação</w:t>
        </w:r>
      </w:ins>
    </w:p>
    <w:p w:rsidR="00F228E2" w:rsidRPr="00F228E2" w:rsidRDefault="00F228E2" w:rsidP="00F228E2">
      <w:pPr>
        <w:rPr>
          <w:ins w:id="1094" w:author="User" w:date="2015-04-04T20:47:00Z"/>
          <w:color w:val="FF0000"/>
        </w:rPr>
      </w:pPr>
      <w:ins w:id="1095" w:author="User" w:date="2015-04-04T20:47:00Z">
        <w:r w:rsidRPr="00F228E2">
          <w:rPr>
            <w:color w:val="FF0000"/>
          </w:rPr>
          <w:t>R – Responsável pela execução</w:t>
        </w:r>
      </w:ins>
    </w:p>
    <w:p w:rsidR="00F228E2" w:rsidRPr="00F228E2" w:rsidRDefault="00F228E2" w:rsidP="00F228E2">
      <w:pPr>
        <w:rPr>
          <w:ins w:id="1096" w:author="User" w:date="2015-04-04T20:47:00Z"/>
          <w:color w:val="FF0000"/>
        </w:rPr>
      </w:pPr>
      <w:ins w:id="1097" w:author="User" w:date="2015-04-04T20:47:00Z">
        <w:r w:rsidRPr="00F228E2">
          <w:rPr>
            <w:color w:val="FF0000"/>
          </w:rPr>
          <w:t>C – Consultado pela atividade</w:t>
        </w:r>
      </w:ins>
    </w:p>
    <w:p w:rsidR="00F228E2" w:rsidRDefault="00F228E2" w:rsidP="00F228E2">
      <w:pPr>
        <w:rPr>
          <w:ins w:id="1098" w:author="User" w:date="2015-04-04T20:43:00Z"/>
          <w:color w:val="FF0000"/>
        </w:rPr>
      </w:pPr>
      <w:ins w:id="1099" w:author="User" w:date="2015-04-04T20:47:00Z">
        <w:r w:rsidRPr="00F228E2">
          <w:rPr>
            <w:color w:val="FF0000"/>
          </w:rPr>
          <w:t>I – Informado pela atividade</w:t>
        </w:r>
      </w:ins>
    </w:p>
    <w:p w:rsidR="002236A6" w:rsidRPr="00004090" w:rsidDel="001116B4" w:rsidRDefault="002236A6" w:rsidP="001116B4">
      <w:pPr>
        <w:rPr>
          <w:del w:id="1100" w:author="User" w:date="2015-04-04T20:43:00Z"/>
          <w:color w:val="FF0000"/>
        </w:rPr>
      </w:pPr>
      <w:del w:id="1101" w:author="User" w:date="2015-04-04T20:43:00Z">
        <w:r w:rsidRPr="00004090" w:rsidDel="001116B4">
          <w:rPr>
            <w:color w:val="FF0000"/>
          </w:rPr>
          <w:delText>Descrever como os Recursos Humanos serão gerenciados, incluindo:</w:delText>
        </w:r>
      </w:del>
    </w:p>
    <w:p w:rsidR="002236A6" w:rsidRPr="00B25965" w:rsidDel="001116B4" w:rsidRDefault="002236A6" w:rsidP="001116B4">
      <w:pPr>
        <w:rPr>
          <w:del w:id="1102" w:author="User" w:date="2015-04-04T20:43:00Z"/>
          <w:rFonts w:ascii="Arial" w:hAnsi="Arial" w:cs="Arial"/>
          <w:sz w:val="22"/>
          <w:szCs w:val="22"/>
        </w:rPr>
        <w:pPrChange w:id="1103" w:author="User" w:date="2015-04-04T20:43:00Z">
          <w:pPr>
            <w:ind w:left="360"/>
          </w:pPr>
        </w:pPrChange>
      </w:pPr>
    </w:p>
    <w:p w:rsidR="002236A6" w:rsidRPr="00C465E4" w:rsidDel="001116B4" w:rsidRDefault="002236A6" w:rsidP="001116B4">
      <w:pPr>
        <w:rPr>
          <w:del w:id="1104" w:author="User" w:date="2015-04-04T20:43:00Z"/>
          <w:color w:val="FF0000"/>
        </w:rPr>
        <w:pPrChange w:id="1105" w:author="User" w:date="2015-04-04T20:43:00Z">
          <w:pPr>
            <w:numPr>
              <w:numId w:val="12"/>
            </w:numPr>
            <w:tabs>
              <w:tab w:val="num" w:pos="1080"/>
            </w:tabs>
            <w:ind w:left="1080" w:hanging="360"/>
          </w:pPr>
        </w:pPrChange>
      </w:pPr>
      <w:del w:id="1106" w:author="User" w:date="2015-04-04T20:43:00Z">
        <w:r w:rsidRPr="00C465E4" w:rsidDel="001116B4">
          <w:rPr>
            <w:color w:val="FF0000"/>
          </w:rPr>
          <w:delText>Identificar as funções, os</w:delText>
        </w:r>
        <w:r w:rsidR="00863461" w:rsidDel="001116B4">
          <w:rPr>
            <w:color w:val="FF0000"/>
          </w:rPr>
          <w:delText xml:space="preserve"> perfis/</w:delText>
        </w:r>
        <w:r w:rsidR="00863461" w:rsidDel="001116B4">
          <w:rPr>
            <w:i/>
            <w:color w:val="FF0000"/>
          </w:rPr>
          <w:delText>skill</w:delText>
        </w:r>
        <w:r w:rsidRPr="00C465E4" w:rsidDel="001116B4">
          <w:rPr>
            <w:color w:val="FF0000"/>
          </w:rPr>
          <w:delText xml:space="preserve"> profissionais, as responsabilidades e as relações hierárquicas do Projeto.</w:delText>
        </w:r>
      </w:del>
    </w:p>
    <w:p w:rsidR="002236A6" w:rsidRPr="00C465E4" w:rsidDel="001116B4" w:rsidRDefault="002236A6" w:rsidP="001116B4">
      <w:pPr>
        <w:rPr>
          <w:del w:id="1107" w:author="User" w:date="2015-04-04T20:43:00Z"/>
          <w:color w:val="FF0000"/>
        </w:rPr>
        <w:pPrChange w:id="1108" w:author="User" w:date="2015-04-04T20:43:00Z">
          <w:pPr>
            <w:numPr>
              <w:numId w:val="12"/>
            </w:numPr>
            <w:tabs>
              <w:tab w:val="num" w:pos="1080"/>
            </w:tabs>
            <w:ind w:left="1080" w:hanging="360"/>
          </w:pPr>
        </w:pPrChange>
      </w:pPr>
      <w:del w:id="1109" w:author="User" w:date="2015-04-04T20:43:00Z">
        <w:r w:rsidRPr="00C465E4" w:rsidDel="001116B4">
          <w:rPr>
            <w:color w:val="FF0000"/>
          </w:rPr>
          <w:delText>Identificar como e quando os membros da Equipe do Projeto serão mobilizados e desmobilizados, assim como necessidades de capacitação, processo de avaliação e premiação pelo desempenho e outros aspectos ligados à RH.</w:delText>
        </w:r>
      </w:del>
    </w:p>
    <w:p w:rsidR="002236A6" w:rsidRPr="00C465E4" w:rsidDel="001116B4" w:rsidRDefault="008469B0" w:rsidP="001116B4">
      <w:pPr>
        <w:rPr>
          <w:del w:id="1110" w:author="User" w:date="2015-04-04T20:43:00Z"/>
          <w:color w:val="FF0000"/>
        </w:rPr>
        <w:pPrChange w:id="1111" w:author="User" w:date="2015-04-04T20:43:00Z">
          <w:pPr>
            <w:numPr>
              <w:numId w:val="12"/>
            </w:numPr>
            <w:tabs>
              <w:tab w:val="num" w:pos="1080"/>
            </w:tabs>
            <w:ind w:left="1080" w:hanging="360"/>
          </w:pPr>
        </w:pPrChange>
      </w:pPr>
      <w:del w:id="1112" w:author="User" w:date="2015-04-04T20:43:00Z">
        <w:r w:rsidDel="001116B4">
          <w:rPr>
            <w:color w:val="FF0000"/>
          </w:rPr>
          <w:delText>Apresentar</w:delText>
        </w:r>
        <w:r w:rsidR="002236A6" w:rsidRPr="00C465E4" w:rsidDel="001116B4">
          <w:rPr>
            <w:color w:val="FF0000"/>
          </w:rPr>
          <w:delText xml:space="preserve"> a MATRIZ DE RESPONSABILIDADE do Projeto. É comum que seja do tipo RACI (</w:delText>
        </w:r>
        <w:r w:rsidR="002236A6" w:rsidRPr="008469B0" w:rsidDel="001116B4">
          <w:rPr>
            <w:i/>
            <w:color w:val="FF0000"/>
          </w:rPr>
          <w:delText>Responsible</w:delText>
        </w:r>
        <w:r w:rsidR="002236A6" w:rsidRPr="00C465E4" w:rsidDel="001116B4">
          <w:rPr>
            <w:color w:val="FF0000"/>
          </w:rPr>
          <w:delText xml:space="preserve"> - Responsável, </w:delText>
        </w:r>
        <w:r w:rsidR="002236A6" w:rsidRPr="008469B0" w:rsidDel="001116B4">
          <w:rPr>
            <w:i/>
            <w:color w:val="FF0000"/>
          </w:rPr>
          <w:delText>Accountable</w:delText>
        </w:r>
        <w:r w:rsidR="002236A6" w:rsidRPr="00C465E4" w:rsidDel="001116B4">
          <w:rPr>
            <w:color w:val="FF0000"/>
          </w:rPr>
          <w:delText xml:space="preserve"> - Aprovador, </w:delText>
        </w:r>
        <w:r w:rsidR="002236A6" w:rsidRPr="008469B0" w:rsidDel="001116B4">
          <w:rPr>
            <w:i/>
            <w:color w:val="FF0000"/>
          </w:rPr>
          <w:delText>Consult</w:delText>
        </w:r>
        <w:r w:rsidR="002236A6" w:rsidRPr="00C465E4" w:rsidDel="001116B4">
          <w:rPr>
            <w:color w:val="FF0000"/>
          </w:rPr>
          <w:delText xml:space="preserve"> - Consultado, </w:delText>
        </w:r>
        <w:r w:rsidR="002236A6" w:rsidRPr="008469B0" w:rsidDel="001116B4">
          <w:rPr>
            <w:i/>
            <w:color w:val="FF0000"/>
          </w:rPr>
          <w:delText>Inform</w:delText>
        </w:r>
        <w:r w:rsidR="002236A6" w:rsidRPr="00C465E4" w:rsidDel="001116B4">
          <w:rPr>
            <w:color w:val="FF0000"/>
          </w:rPr>
          <w:delText xml:space="preserve"> - Informado).</w:delText>
        </w:r>
      </w:del>
    </w:p>
    <w:p w:rsidR="002236A6" w:rsidRPr="00C465E4" w:rsidDel="001116B4" w:rsidRDefault="002236A6" w:rsidP="001116B4">
      <w:pPr>
        <w:rPr>
          <w:del w:id="1113" w:author="User" w:date="2015-04-04T20:43:00Z"/>
          <w:color w:val="FF0000"/>
        </w:rPr>
        <w:pPrChange w:id="1114" w:author="User" w:date="2015-04-04T20:43:00Z">
          <w:pPr>
            <w:numPr>
              <w:numId w:val="12"/>
            </w:numPr>
            <w:tabs>
              <w:tab w:val="num" w:pos="1080"/>
            </w:tabs>
            <w:ind w:left="1080" w:hanging="360"/>
          </w:pPr>
        </w:pPrChange>
      </w:pPr>
      <w:del w:id="1115" w:author="User" w:date="2015-04-04T20:43:00Z">
        <w:r w:rsidRPr="00C465E4" w:rsidDel="001116B4">
          <w:rPr>
            <w:color w:val="FF0000"/>
          </w:rPr>
          <w:delText xml:space="preserve">Registrar as premissas e restrições relacionadas aos Recursos Humanos. </w:delText>
        </w:r>
        <w:r w:rsidRPr="00863461" w:rsidDel="001116B4">
          <w:rPr>
            <w:color w:val="0000FF"/>
          </w:rPr>
          <w:delText>Exemplo: Durante o tempo do Projeto as férias não serão gozadas, postergando o seu gozo para após o término do Projeto. O horário do Projeto será: das 8:30h às 18:00h, com 1:30h de almoço. As horas extras computadas no mês deverão ser compensadas no mês seguinte, não sendo permitido seu acumulo. ...</w:delText>
        </w:r>
      </w:del>
    </w:p>
    <w:p w:rsidR="002236A6" w:rsidRPr="00C465E4" w:rsidRDefault="002236A6" w:rsidP="002236A6">
      <w:pPr>
        <w:numPr>
          <w:ilvl w:val="0"/>
          <w:numId w:val="12"/>
        </w:numPr>
        <w:rPr>
          <w:color w:val="FF0000"/>
        </w:rPr>
      </w:pPr>
      <w:r w:rsidRPr="00C465E4">
        <w:rPr>
          <w:color w:val="FF0000"/>
        </w:rPr>
        <w:t>...</w:t>
      </w:r>
    </w:p>
    <w:p w:rsidR="002236A6" w:rsidRPr="00B25965" w:rsidRDefault="002236A6" w:rsidP="002236A6">
      <w:pPr>
        <w:rPr>
          <w:rFonts w:ascii="Arial" w:hAnsi="Arial" w:cs="Arial"/>
          <w:sz w:val="22"/>
          <w:szCs w:val="22"/>
        </w:rPr>
      </w:pPr>
    </w:p>
    <w:p w:rsidR="00F228E2" w:rsidRDefault="002236A6" w:rsidP="00F228E2">
      <w:pPr>
        <w:pStyle w:val="Ttulo2"/>
        <w:rPr>
          <w:ins w:id="1116" w:author="User" w:date="2015-04-04T20:50:00Z"/>
        </w:rPr>
        <w:pPrChange w:id="1117" w:author="User" w:date="2015-04-04T20:48:00Z">
          <w:pPr>
            <w:pStyle w:val="Ttulo3"/>
          </w:pPr>
        </w:pPrChange>
      </w:pPr>
      <w:bookmarkStart w:id="1118" w:name="_Toc415779803"/>
      <w:r w:rsidRPr="002236A6">
        <w:t>PLANO DE GERENCIAMENTO DAS COMUNICAÇÕES</w:t>
      </w:r>
      <w:bookmarkEnd w:id="1118"/>
    </w:p>
    <w:p w:rsidR="00F228E2" w:rsidRPr="00F228E2" w:rsidRDefault="00F228E2" w:rsidP="00F228E2">
      <w:pPr>
        <w:rPr>
          <w:ins w:id="1119" w:author="User" w:date="2015-04-04T20:48:00Z"/>
        </w:rPr>
        <w:pPrChange w:id="1120" w:author="User" w:date="2015-04-04T20:50:00Z">
          <w:pPr>
            <w:pStyle w:val="Ttulo3"/>
          </w:pPr>
        </w:pPrChange>
      </w:pPr>
      <w:ins w:id="1121" w:author="User" w:date="2015-04-04T20:51:00Z">
        <w:r>
          <w:t xml:space="preserve">Os responsáveis </w:t>
        </w:r>
      </w:ins>
      <w:ins w:id="1122" w:author="User" w:date="2015-04-04T20:52:00Z">
        <w:r>
          <w:t>em enviar</w:t>
        </w:r>
      </w:ins>
      <w:ins w:id="1123" w:author="User" w:date="2015-04-04T20:51:00Z">
        <w:r>
          <w:t xml:space="preserve"> comunicados, e o tipos de comunicados </w:t>
        </w:r>
        <w:proofErr w:type="gramStart"/>
        <w:r>
          <w:t>devem</w:t>
        </w:r>
        <w:proofErr w:type="gramEnd"/>
        <w:r>
          <w:t xml:space="preserve"> haver estão</w:t>
        </w:r>
      </w:ins>
      <w:ins w:id="1124" w:author="User" w:date="2015-04-04T20:52:00Z">
        <w:r>
          <w:t>, e quem deve receber a comunicação, estão</w:t>
        </w:r>
      </w:ins>
      <w:ins w:id="1125" w:author="User" w:date="2015-04-04T20:51:00Z">
        <w:r>
          <w:t xml:space="preserve"> detalhados nu</w:t>
        </w:r>
      </w:ins>
      <w:ins w:id="1126" w:author="User" w:date="2015-04-04T20:52:00Z">
        <w:r>
          <w:t>ma tabela, denomina</w:t>
        </w:r>
      </w:ins>
      <w:ins w:id="1127" w:author="User" w:date="2015-04-04T20:53:00Z">
        <w:r>
          <w:t>da Matriz de Comunicação, que contém inclusive o canal para transmitir cada tipo de comunicação.</w:t>
        </w:r>
      </w:ins>
    </w:p>
    <w:p w:rsidR="00F228E2" w:rsidRDefault="00F228E2" w:rsidP="00F228E2">
      <w:pPr>
        <w:pStyle w:val="Legenda"/>
        <w:rPr>
          <w:ins w:id="1128" w:author="User" w:date="2015-04-04T20:49:00Z"/>
        </w:rPr>
        <w:pPrChange w:id="1129" w:author="User" w:date="2015-04-04T20:50:00Z">
          <w:pPr>
            <w:pStyle w:val="Ttulo3"/>
          </w:pPr>
        </w:pPrChange>
      </w:pPr>
      <w:ins w:id="1130" w:author="User" w:date="2015-04-04T20:50:00Z">
        <w:r>
          <w:t xml:space="preserve">Tabela </w:t>
        </w:r>
        <w:r>
          <w:fldChar w:fldCharType="begin"/>
        </w:r>
        <w:r>
          <w:instrText xml:space="preserve"> SEQ Tabela \* ARABIC </w:instrText>
        </w:r>
      </w:ins>
      <w:r>
        <w:fldChar w:fldCharType="separate"/>
      </w:r>
      <w:ins w:id="1131" w:author="User" w:date="2015-04-04T21:14:00Z">
        <w:r w:rsidR="006E2F71">
          <w:rPr>
            <w:noProof/>
          </w:rPr>
          <w:t>3</w:t>
        </w:r>
      </w:ins>
      <w:ins w:id="1132" w:author="User" w:date="2015-04-04T20:50:00Z">
        <w:r>
          <w:fldChar w:fldCharType="end"/>
        </w:r>
        <w:r>
          <w:t xml:space="preserve"> </w:t>
        </w:r>
        <w:r>
          <w:t>–</w:t>
        </w:r>
        <w:r>
          <w:t xml:space="preserve"> </w:t>
        </w:r>
        <w:r>
          <w:t xml:space="preserve">Matriz de </w:t>
        </w:r>
        <w:r>
          <w:t>Comunicação</w:t>
        </w:r>
      </w:ins>
    </w:p>
    <w:p w:rsidR="00F228E2" w:rsidRPr="00F228E2" w:rsidRDefault="00F228E2" w:rsidP="00F228E2">
      <w:pPr>
        <w:pStyle w:val="Ttulo1"/>
        <w:numPr>
          <w:ilvl w:val="0"/>
          <w:numId w:val="0"/>
        </w:numPr>
        <w:pPrChange w:id="1133" w:author="User" w:date="2015-04-04T20:49:00Z">
          <w:pPr>
            <w:pStyle w:val="Ttulo3"/>
          </w:pPr>
        </w:pPrChange>
      </w:pPr>
      <w:ins w:id="1134" w:author="User" w:date="2015-04-04T20:48:00Z">
        <w:r>
          <w:lastRenderedPageBreak/>
          <w:t xml:space="preserve"> </w:t>
        </w:r>
      </w:ins>
      <w:ins w:id="1135" w:author="User" w:date="2015-04-04T20:46:00Z">
        <w:r>
          <w:object w:dxaOrig="9899" w:dyaOrig="5669">
            <v:shape id="_x0000_i1026" type="#_x0000_t75" style="width:495pt;height:283.2pt" o:ole="">
              <v:imagedata r:id="rId22" o:title=""/>
            </v:shape>
            <o:OLEObject Type="Embed" ProgID="Word.Document.12" ShapeID="_x0000_i1026" DrawAspect="Content" ObjectID="_1489687313" r:id="rId23">
              <o:FieldCodes>\s</o:FieldCodes>
            </o:OLEObject>
          </w:object>
        </w:r>
      </w:ins>
    </w:p>
    <w:p w:rsidR="002236A6" w:rsidRPr="00004090" w:rsidDel="00F228E2" w:rsidRDefault="002236A6" w:rsidP="00004090">
      <w:pPr>
        <w:rPr>
          <w:del w:id="1136" w:author="User" w:date="2015-04-04T20:54:00Z"/>
          <w:color w:val="FF0000"/>
        </w:rPr>
      </w:pPr>
      <w:del w:id="1137" w:author="User" w:date="2015-04-04T20:54:00Z">
        <w:r w:rsidRPr="00004090" w:rsidDel="00F228E2">
          <w:rPr>
            <w:color w:val="FF0000"/>
          </w:rPr>
          <w:delText xml:space="preserve">Descrever como as </w:delText>
        </w:r>
        <w:r w:rsidR="008469B0" w:rsidRPr="00004090" w:rsidDel="00F228E2">
          <w:rPr>
            <w:color w:val="FF0000"/>
          </w:rPr>
          <w:delText xml:space="preserve">COMUNICAÇÕES </w:delText>
        </w:r>
        <w:r w:rsidRPr="00004090" w:rsidDel="00F228E2">
          <w:rPr>
            <w:color w:val="FF0000"/>
          </w:rPr>
          <w:delText>serão gerenciadas, incluindo:</w:delText>
        </w:r>
      </w:del>
    </w:p>
    <w:p w:rsidR="002236A6" w:rsidRPr="00B25965" w:rsidDel="00F228E2" w:rsidRDefault="002236A6" w:rsidP="002236A6">
      <w:pPr>
        <w:ind w:left="360"/>
        <w:rPr>
          <w:del w:id="1138" w:author="User" w:date="2015-04-04T20:54:00Z"/>
          <w:rFonts w:ascii="Arial" w:hAnsi="Arial" w:cs="Arial"/>
          <w:sz w:val="22"/>
          <w:szCs w:val="22"/>
        </w:rPr>
      </w:pPr>
    </w:p>
    <w:p w:rsidR="002236A6" w:rsidRPr="00C465E4" w:rsidDel="00F228E2" w:rsidRDefault="002236A6" w:rsidP="002236A6">
      <w:pPr>
        <w:numPr>
          <w:ilvl w:val="0"/>
          <w:numId w:val="12"/>
        </w:numPr>
        <w:rPr>
          <w:del w:id="1139" w:author="User" w:date="2015-04-04T20:54:00Z"/>
          <w:color w:val="FF0000"/>
        </w:rPr>
      </w:pPr>
      <w:del w:id="1140" w:author="User" w:date="2015-04-04T20:54:00Z">
        <w:r w:rsidRPr="00C465E4" w:rsidDel="00F228E2">
          <w:rPr>
            <w:color w:val="FF0000"/>
          </w:rPr>
          <w:delText>Identificar as necessidades de informações sobre o Projeto.</w:delText>
        </w:r>
      </w:del>
    </w:p>
    <w:p w:rsidR="002236A6" w:rsidRPr="00C465E4" w:rsidDel="00F228E2" w:rsidRDefault="002236A6" w:rsidP="002236A6">
      <w:pPr>
        <w:numPr>
          <w:ilvl w:val="0"/>
          <w:numId w:val="12"/>
        </w:numPr>
        <w:rPr>
          <w:del w:id="1141" w:author="User" w:date="2015-04-04T20:54:00Z"/>
          <w:color w:val="FF0000"/>
        </w:rPr>
      </w:pPr>
      <w:del w:id="1142" w:author="User" w:date="2015-04-04T20:54:00Z">
        <w:r w:rsidRPr="00C465E4" w:rsidDel="00F228E2">
          <w:rPr>
            <w:color w:val="FF0000"/>
          </w:rPr>
          <w:delText>Cada necessidade de informação deve ser mapeada, identificando:</w:delText>
        </w:r>
      </w:del>
    </w:p>
    <w:p w:rsidR="002236A6" w:rsidRPr="004F57C7" w:rsidDel="00F228E2" w:rsidRDefault="002236A6" w:rsidP="002236A6">
      <w:pPr>
        <w:numPr>
          <w:ilvl w:val="1"/>
          <w:numId w:val="12"/>
        </w:numPr>
        <w:rPr>
          <w:del w:id="1143" w:author="User" w:date="2015-04-04T20:54:00Z"/>
          <w:color w:val="FF0000"/>
        </w:rPr>
      </w:pPr>
      <w:del w:id="1144" w:author="User" w:date="2015-04-04T20:54:00Z">
        <w:r w:rsidRPr="004F57C7" w:rsidDel="00F228E2">
          <w:rPr>
            <w:color w:val="FF0000"/>
          </w:rPr>
          <w:delText>Como, quando e quem irá obtê-la.</w:delText>
        </w:r>
      </w:del>
    </w:p>
    <w:p w:rsidR="002236A6" w:rsidRPr="004F57C7" w:rsidDel="00F228E2" w:rsidRDefault="002236A6" w:rsidP="002236A6">
      <w:pPr>
        <w:numPr>
          <w:ilvl w:val="1"/>
          <w:numId w:val="12"/>
        </w:numPr>
        <w:rPr>
          <w:del w:id="1145" w:author="User" w:date="2015-04-04T20:54:00Z"/>
          <w:color w:val="FF0000"/>
        </w:rPr>
      </w:pPr>
      <w:del w:id="1146" w:author="User" w:date="2015-04-04T20:54:00Z">
        <w:r w:rsidRPr="004F57C7" w:rsidDel="00F228E2">
          <w:rPr>
            <w:color w:val="FF0000"/>
          </w:rPr>
          <w:delText>Para quem (</w:delText>
        </w:r>
        <w:r w:rsidRPr="008469B0" w:rsidDel="00F228E2">
          <w:rPr>
            <w:i/>
            <w:color w:val="FF0000"/>
          </w:rPr>
          <w:delText>Stakeholder</w:delText>
        </w:r>
        <w:r w:rsidRPr="004F57C7" w:rsidDel="00F228E2">
          <w:rPr>
            <w:color w:val="FF0000"/>
          </w:rPr>
          <w:delText xml:space="preserve">), de que forma e com que </w:delText>
        </w:r>
        <w:r w:rsidR="00863461" w:rsidRPr="004F57C7" w:rsidDel="00F228E2">
          <w:rPr>
            <w:color w:val="FF0000"/>
          </w:rPr>
          <w:delText>frequência</w:delText>
        </w:r>
        <w:r w:rsidRPr="004F57C7" w:rsidDel="00F228E2">
          <w:rPr>
            <w:color w:val="FF0000"/>
          </w:rPr>
          <w:delText xml:space="preserve"> será disponibilizada.</w:delText>
        </w:r>
      </w:del>
    </w:p>
    <w:p w:rsidR="004F0CD6" w:rsidRPr="003D5DB9" w:rsidRDefault="002236A6" w:rsidP="003D5DB9">
      <w:pPr>
        <w:numPr>
          <w:ilvl w:val="0"/>
          <w:numId w:val="12"/>
        </w:numPr>
        <w:rPr>
          <w:color w:val="FF0000"/>
        </w:rPr>
      </w:pPr>
      <w:r w:rsidRPr="00C465E4">
        <w:rPr>
          <w:color w:val="FF0000"/>
        </w:rPr>
        <w:t>...</w:t>
      </w:r>
    </w:p>
    <w:p w:rsidR="004F0CD6" w:rsidRPr="00C465E4" w:rsidRDefault="004F0CD6" w:rsidP="004F0CD6">
      <w:pPr>
        <w:rPr>
          <w:color w:val="FF0000"/>
        </w:rPr>
      </w:pPr>
    </w:p>
    <w:p w:rsidR="002236A6" w:rsidRPr="002236A6" w:rsidRDefault="002236A6" w:rsidP="002236A6">
      <w:pPr>
        <w:pStyle w:val="Ttulo3"/>
      </w:pPr>
      <w:bookmarkStart w:id="1147" w:name="_Toc415779804"/>
      <w:r w:rsidRPr="002236A6">
        <w:t>PLANO DE GERENCIAMENTO DOS RISCOS</w:t>
      </w:r>
      <w:bookmarkEnd w:id="1147"/>
    </w:p>
    <w:p w:rsidR="00F228E2" w:rsidRPr="00F228E2" w:rsidRDefault="00145B0C" w:rsidP="00F228E2">
      <w:pPr>
        <w:rPr>
          <w:ins w:id="1148" w:author="User" w:date="2015-04-04T20:54:00Z"/>
          <w:color w:val="FF0000"/>
        </w:rPr>
      </w:pPr>
      <w:ins w:id="1149" w:author="User" w:date="2015-04-04T20:54:00Z">
        <w:r>
          <w:rPr>
            <w:color w:val="FF0000"/>
          </w:rPr>
          <w:tab/>
        </w:r>
        <w:r w:rsidR="00F228E2" w:rsidRPr="00F228E2">
          <w:rPr>
            <w:color w:val="FF0000"/>
          </w:rPr>
          <w:t>O gerente de projetos deverá elaborar uma planilha Excel com riscos elencados pela equipe.</w:t>
        </w:r>
      </w:ins>
    </w:p>
    <w:p w:rsidR="00145B0C" w:rsidRDefault="00145B0C" w:rsidP="00F228E2">
      <w:pPr>
        <w:rPr>
          <w:ins w:id="1150" w:author="User" w:date="2015-04-04T20:54:00Z"/>
          <w:color w:val="FF0000"/>
        </w:rPr>
      </w:pPr>
      <w:ins w:id="1151" w:author="User" w:date="2015-04-04T20:54:00Z">
        <w:r>
          <w:rPr>
            <w:color w:val="FF0000"/>
          </w:rPr>
          <w:tab/>
        </w:r>
        <w:r w:rsidR="00F228E2" w:rsidRPr="00F228E2">
          <w:rPr>
            <w:color w:val="FF0000"/>
          </w:rPr>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w:t>
        </w:r>
        <w:proofErr w:type="gramStart"/>
        <w:r w:rsidR="00F228E2" w:rsidRPr="00F228E2">
          <w:rPr>
            <w:color w:val="FF0000"/>
          </w:rPr>
          <w:t>controlados</w:t>
        </w:r>
        <w:proofErr w:type="gramEnd"/>
        <w:r w:rsidR="00F228E2" w:rsidRPr="00F228E2">
          <w:rPr>
            <w:color w:val="FF0000"/>
          </w:rPr>
          <w:t xml:space="preserve"> pelo gerente de projeto, descrevendo um passo a passo como </w:t>
        </w:r>
        <w:r w:rsidR="00F228E2" w:rsidRPr="00F228E2">
          <w:rPr>
            <w:color w:val="FF0000"/>
          </w:rPr>
          <w:lastRenderedPageBreak/>
          <w:t xml:space="preserve">possível solução. Os riscos de baixa probabilidade e consequência serão assumidos pela equipe, e resolvidos conforme ocorrerem.  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w:t>
        </w:r>
        <w:proofErr w:type="gramStart"/>
        <w:r w:rsidR="00F228E2" w:rsidRPr="00F228E2">
          <w:rPr>
            <w:color w:val="FF0000"/>
          </w:rPr>
          <w:t>incidentes</w:t>
        </w:r>
        <w:proofErr w:type="gramEnd"/>
      </w:ins>
    </w:p>
    <w:p w:rsidR="00526156" w:rsidRDefault="00526156" w:rsidP="00F228E2">
      <w:pPr>
        <w:rPr>
          <w:ins w:id="1152" w:author="User" w:date="2015-04-04T20:55:00Z"/>
          <w:color w:val="FF0000"/>
        </w:rPr>
      </w:pPr>
    </w:p>
    <w:p w:rsidR="00526156" w:rsidRDefault="00526156" w:rsidP="00526156">
      <w:pPr>
        <w:pStyle w:val="Legenda"/>
        <w:rPr>
          <w:ins w:id="1153" w:author="User" w:date="2015-04-04T20:55:00Z"/>
        </w:rPr>
        <w:pPrChange w:id="1154" w:author="User" w:date="2015-04-04T20:55:00Z">
          <w:pPr/>
        </w:pPrChange>
      </w:pPr>
      <w:ins w:id="1155" w:author="User" w:date="2015-04-04T20:55:00Z">
        <w:r>
          <w:t xml:space="preserve">Tabela </w:t>
        </w:r>
        <w:r>
          <w:fldChar w:fldCharType="begin"/>
        </w:r>
        <w:r>
          <w:instrText xml:space="preserve"> SEQ Tabela \* ARABIC </w:instrText>
        </w:r>
      </w:ins>
      <w:r>
        <w:fldChar w:fldCharType="separate"/>
      </w:r>
      <w:ins w:id="1156" w:author="User" w:date="2015-04-04T21:14:00Z">
        <w:r w:rsidR="006E2F71">
          <w:rPr>
            <w:noProof/>
          </w:rPr>
          <w:t>4</w:t>
        </w:r>
      </w:ins>
      <w:ins w:id="1157" w:author="User" w:date="2015-04-04T20:55:00Z">
        <w:r>
          <w:fldChar w:fldCharType="end"/>
        </w:r>
        <w:r>
          <w:t xml:space="preserve"> - Matriz de Riscos</w:t>
        </w:r>
      </w:ins>
    </w:p>
    <w:p w:rsidR="00526156" w:rsidRPr="00526156" w:rsidRDefault="00526156" w:rsidP="00526156">
      <w:pPr>
        <w:rPr>
          <w:ins w:id="1158" w:author="User" w:date="2015-04-04T20:54:00Z"/>
          <w:rPrChange w:id="1159" w:author="User" w:date="2015-04-04T20:55:00Z">
            <w:rPr>
              <w:ins w:id="1160" w:author="User" w:date="2015-04-04T20:54:00Z"/>
              <w:color w:val="FF0000"/>
            </w:rPr>
          </w:rPrChange>
        </w:rPr>
        <w:pPrChange w:id="1161" w:author="User" w:date="2015-04-04T20:55:00Z">
          <w:pPr/>
        </w:pPrChange>
      </w:pPr>
    </w:p>
    <w:p w:rsidR="002236A6" w:rsidRPr="00004090" w:rsidDel="00526156" w:rsidRDefault="002236A6" w:rsidP="00F228E2">
      <w:pPr>
        <w:rPr>
          <w:del w:id="1162" w:author="User" w:date="2015-04-04T20:55:00Z"/>
          <w:color w:val="FF0000"/>
        </w:rPr>
      </w:pPr>
      <w:del w:id="1163" w:author="User" w:date="2015-04-04T20:55:00Z">
        <w:r w:rsidRPr="00004090" w:rsidDel="00526156">
          <w:rPr>
            <w:color w:val="FF0000"/>
          </w:rPr>
          <w:delText xml:space="preserve">Descrever como os </w:delText>
        </w:r>
        <w:r w:rsidR="004F0CD6" w:rsidRPr="00004090" w:rsidDel="00526156">
          <w:rPr>
            <w:color w:val="FF0000"/>
          </w:rPr>
          <w:delText xml:space="preserve">RISCOS </w:delText>
        </w:r>
        <w:r w:rsidR="004F0CD6" w:rsidDel="00526156">
          <w:rPr>
            <w:color w:val="FF0000"/>
          </w:rPr>
          <w:delText>serão gerenciado</w:delText>
        </w:r>
        <w:r w:rsidRPr="00004090" w:rsidDel="00526156">
          <w:rPr>
            <w:color w:val="FF0000"/>
          </w:rPr>
          <w:delText>s, incluindo:</w:delText>
        </w:r>
      </w:del>
    </w:p>
    <w:p w:rsidR="002236A6" w:rsidRPr="00B25965" w:rsidDel="00526156" w:rsidRDefault="002236A6" w:rsidP="002236A6">
      <w:pPr>
        <w:ind w:left="360"/>
        <w:rPr>
          <w:del w:id="1164" w:author="User" w:date="2015-04-04T20:55:00Z"/>
          <w:rFonts w:ascii="Arial" w:hAnsi="Arial" w:cs="Arial"/>
          <w:sz w:val="22"/>
          <w:szCs w:val="22"/>
        </w:rPr>
      </w:pPr>
    </w:p>
    <w:p w:rsidR="002236A6" w:rsidRPr="00C465E4" w:rsidDel="00526156" w:rsidRDefault="002236A6" w:rsidP="002236A6">
      <w:pPr>
        <w:numPr>
          <w:ilvl w:val="0"/>
          <w:numId w:val="12"/>
        </w:numPr>
        <w:rPr>
          <w:del w:id="1165" w:author="User" w:date="2015-04-04T20:55:00Z"/>
          <w:color w:val="FF0000"/>
        </w:rPr>
      </w:pPr>
      <w:del w:id="1166" w:author="User" w:date="2015-04-04T20:55:00Z">
        <w:r w:rsidRPr="00C465E4" w:rsidDel="00526156">
          <w:rPr>
            <w:color w:val="FF0000"/>
          </w:rPr>
          <w:delText>Como serão registrados (forma, software</w:delText>
        </w:r>
        <w:r w:rsidR="00863461" w:rsidDel="00526156">
          <w:rPr>
            <w:color w:val="FF0000"/>
          </w:rPr>
          <w:delText xml:space="preserve"> utilizado</w:delText>
        </w:r>
        <w:r w:rsidRPr="00C465E4" w:rsidDel="00526156">
          <w:rPr>
            <w:color w:val="FF0000"/>
          </w:rPr>
          <w:delText>, dados</w:delText>
        </w:r>
        <w:r w:rsidR="00863461" w:rsidDel="00526156">
          <w:rPr>
            <w:color w:val="FF0000"/>
          </w:rPr>
          <w:delText xml:space="preserve"> dos Riscos</w:delText>
        </w:r>
        <w:r w:rsidRPr="00C465E4" w:rsidDel="00526156">
          <w:rPr>
            <w:color w:val="FF0000"/>
          </w:rPr>
          <w:delText>, ...).</w:delText>
        </w:r>
      </w:del>
    </w:p>
    <w:p w:rsidR="002236A6" w:rsidRPr="00C465E4" w:rsidDel="00526156" w:rsidRDefault="002236A6" w:rsidP="002236A6">
      <w:pPr>
        <w:numPr>
          <w:ilvl w:val="0"/>
          <w:numId w:val="12"/>
        </w:numPr>
        <w:rPr>
          <w:del w:id="1167" w:author="User" w:date="2015-04-04T20:55:00Z"/>
          <w:color w:val="FF0000"/>
        </w:rPr>
      </w:pPr>
      <w:del w:id="1168" w:author="User" w:date="2015-04-04T20:55:00Z">
        <w:r w:rsidRPr="00C465E4" w:rsidDel="00526156">
          <w:rPr>
            <w:color w:val="FF0000"/>
          </w:rPr>
          <w:delText>Como serão tratados (ações de mitigação, ...)..</w:delText>
        </w:r>
      </w:del>
    </w:p>
    <w:p w:rsidR="002236A6" w:rsidRPr="00C465E4" w:rsidDel="00526156" w:rsidRDefault="002236A6" w:rsidP="002236A6">
      <w:pPr>
        <w:numPr>
          <w:ilvl w:val="0"/>
          <w:numId w:val="12"/>
        </w:numPr>
        <w:rPr>
          <w:del w:id="1169" w:author="User" w:date="2015-04-04T20:55:00Z"/>
          <w:color w:val="FF0000"/>
        </w:rPr>
      </w:pPr>
      <w:del w:id="1170" w:author="User" w:date="2015-04-04T20:55:00Z">
        <w:r w:rsidRPr="00C465E4" w:rsidDel="00526156">
          <w:rPr>
            <w:color w:val="FF0000"/>
          </w:rPr>
          <w:delText>Como serão acompanhados (periodicidade das reuniões, participantes das reuniões, ...).</w:delText>
        </w:r>
      </w:del>
    </w:p>
    <w:p w:rsidR="002236A6" w:rsidDel="00526156" w:rsidRDefault="002236A6" w:rsidP="002236A6">
      <w:pPr>
        <w:numPr>
          <w:ilvl w:val="0"/>
          <w:numId w:val="12"/>
        </w:numPr>
        <w:rPr>
          <w:del w:id="1171" w:author="User" w:date="2015-04-04T20:55:00Z"/>
          <w:color w:val="FF0000"/>
        </w:rPr>
      </w:pPr>
      <w:del w:id="1172" w:author="User" w:date="2015-04-04T20:55:00Z">
        <w:r w:rsidRPr="00C465E4" w:rsidDel="00526156">
          <w:rPr>
            <w:color w:val="FF0000"/>
          </w:rPr>
          <w:delText>...</w:delText>
        </w:r>
      </w:del>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1173" w:name="_Toc415779805"/>
      <w:r w:rsidRPr="002236A6">
        <w:t>PLANO DE GERENCIAMENTO DAS AQUISIÇÕES</w:t>
      </w:r>
      <w:bookmarkEnd w:id="1173"/>
    </w:p>
    <w:p w:rsidR="00526156" w:rsidRPr="00526156" w:rsidRDefault="00526156" w:rsidP="00526156">
      <w:pPr>
        <w:rPr>
          <w:ins w:id="1174" w:author="User" w:date="2015-04-04T20:59:00Z"/>
          <w:color w:val="FF0000"/>
        </w:rPr>
      </w:pPr>
      <w:ins w:id="1175" w:author="User" w:date="2015-04-04T20:59:00Z">
        <w:r w:rsidRPr="00526156">
          <w:rPr>
            <w:color w:val="FF0000"/>
          </w:rPr>
          <w:t>As principais aquisições adquiridas nesse projeto não envolvem custo financeiro. Apenas aquisições pessoais como competência e habilidade para gerenciamento e execução de projeto de softwares. Os frameworks utilizados serão livres ou aqueles disponibilizados pela faculdade. Como aquisição haverá:</w:t>
        </w:r>
      </w:ins>
    </w:p>
    <w:p w:rsidR="00526156" w:rsidRPr="00526156" w:rsidRDefault="00526156" w:rsidP="00526156">
      <w:pPr>
        <w:rPr>
          <w:ins w:id="1176" w:author="User" w:date="2015-04-04T20:59:00Z"/>
          <w:color w:val="FF0000"/>
        </w:rPr>
      </w:pPr>
      <w:ins w:id="1177" w:author="User" w:date="2015-04-04T20:59:00Z">
        <w:r w:rsidRPr="00526156">
          <w:rPr>
            <w:color w:val="FF0000"/>
          </w:rPr>
          <w:t>1 - Imagens digitais:</w:t>
        </w:r>
      </w:ins>
    </w:p>
    <w:p w:rsidR="00526156" w:rsidRPr="00526156" w:rsidRDefault="00526156" w:rsidP="00526156">
      <w:pPr>
        <w:rPr>
          <w:ins w:id="1178" w:author="User" w:date="2015-04-04T20:59:00Z"/>
          <w:color w:val="FF0000"/>
        </w:rPr>
      </w:pPr>
      <w:ins w:id="1179" w:author="User" w:date="2015-04-04T20:59:00Z">
        <w:r w:rsidRPr="00526156">
          <w:rPr>
            <w:color w:val="FF0000"/>
          </w:rPr>
          <w:t>- imagens para substituir as fotos dos atores de cada Caso de Uso, exibidos nas páginas web.</w:t>
        </w:r>
      </w:ins>
    </w:p>
    <w:p w:rsidR="00526156" w:rsidRPr="00526156" w:rsidRDefault="00526156" w:rsidP="00526156">
      <w:pPr>
        <w:rPr>
          <w:ins w:id="1180" w:author="User" w:date="2015-04-04T20:59:00Z"/>
          <w:color w:val="FF0000"/>
        </w:rPr>
      </w:pPr>
      <w:ins w:id="1181" w:author="User" w:date="2015-04-04T20:59:00Z">
        <w:r w:rsidRPr="00526156">
          <w:rPr>
            <w:color w:val="FF0000"/>
          </w:rPr>
          <w:t xml:space="preserve">- entre final de abril e começo de maio, quando serão elaborados os protótipos de alta fidelidade. </w:t>
        </w:r>
      </w:ins>
    </w:p>
    <w:p w:rsidR="00526156" w:rsidRPr="00526156" w:rsidRDefault="00526156" w:rsidP="00526156">
      <w:pPr>
        <w:rPr>
          <w:ins w:id="1182" w:author="User" w:date="2015-04-04T20:59:00Z"/>
          <w:color w:val="FF0000"/>
        </w:rPr>
      </w:pPr>
      <w:ins w:id="1183" w:author="User" w:date="2015-04-04T20:59:00Z">
        <w:r w:rsidRPr="00526156">
          <w:rPr>
            <w:color w:val="FF0000"/>
          </w:rPr>
          <w:t xml:space="preserve">- </w:t>
        </w:r>
        <w:proofErr w:type="gramStart"/>
        <w:r w:rsidRPr="00526156">
          <w:rPr>
            <w:color w:val="FF0000"/>
          </w:rPr>
          <w:t>serão</w:t>
        </w:r>
        <w:proofErr w:type="gramEnd"/>
        <w:r w:rsidRPr="00526156">
          <w:rPr>
            <w:color w:val="FF0000"/>
          </w:rPr>
          <w:t xml:space="preserve"> quatro imagens digitais, uma para cada ator: aluno, responsável, professor e gestor.</w:t>
        </w:r>
      </w:ins>
    </w:p>
    <w:p w:rsidR="00526156" w:rsidRPr="00526156" w:rsidRDefault="00526156" w:rsidP="00526156">
      <w:pPr>
        <w:rPr>
          <w:ins w:id="1184" w:author="User" w:date="2015-04-04T20:59:00Z"/>
          <w:color w:val="FF0000"/>
        </w:rPr>
      </w:pPr>
      <w:ins w:id="1185" w:author="User" w:date="2015-04-04T20:59:00Z">
        <w:r w:rsidRPr="00526156">
          <w:rPr>
            <w:color w:val="FF0000"/>
          </w:rPr>
          <w:t xml:space="preserve">- serão solicitadas e recebidas via email, </w:t>
        </w:r>
      </w:ins>
    </w:p>
    <w:p w:rsidR="00526156" w:rsidRPr="00526156" w:rsidRDefault="00526156" w:rsidP="00526156">
      <w:pPr>
        <w:rPr>
          <w:ins w:id="1186" w:author="User" w:date="2015-04-04T20:59:00Z"/>
          <w:color w:val="FF0000"/>
        </w:rPr>
      </w:pPr>
      <w:ins w:id="1187" w:author="User" w:date="2015-04-04T20:59:00Z">
        <w:r w:rsidRPr="00526156">
          <w:rPr>
            <w:color w:val="FF0000"/>
          </w:rPr>
          <w:t>- será adquirida da artista juvenil Nina Helena Favaretto Martinho.</w:t>
        </w:r>
      </w:ins>
    </w:p>
    <w:p w:rsidR="00526156" w:rsidRPr="00526156" w:rsidRDefault="00526156" w:rsidP="00526156">
      <w:pPr>
        <w:rPr>
          <w:ins w:id="1188" w:author="User" w:date="2015-04-04T20:59:00Z"/>
          <w:color w:val="FF0000"/>
        </w:rPr>
      </w:pPr>
      <w:ins w:id="1189" w:author="User" w:date="2015-04-04T20:59:00Z">
        <w:r w:rsidRPr="00526156">
          <w:rPr>
            <w:color w:val="FF0000"/>
          </w:rPr>
          <w:t xml:space="preserve">Como não há fornecedores concorrentes, não </w:t>
        </w:r>
        <w:proofErr w:type="gramStart"/>
        <w:r w:rsidRPr="00526156">
          <w:rPr>
            <w:color w:val="FF0000"/>
          </w:rPr>
          <w:t>será</w:t>
        </w:r>
        <w:proofErr w:type="gramEnd"/>
        <w:r w:rsidRPr="00526156">
          <w:rPr>
            <w:color w:val="FF0000"/>
          </w:rPr>
          <w:t xml:space="preserve"> utilizado modelos de RFP (</w:t>
        </w:r>
        <w:proofErr w:type="spellStart"/>
        <w:r w:rsidRPr="00526156">
          <w:rPr>
            <w:color w:val="FF0000"/>
          </w:rPr>
          <w:t>Request</w:t>
        </w:r>
        <w:proofErr w:type="spellEnd"/>
        <w:r w:rsidRPr="00526156">
          <w:rPr>
            <w:color w:val="FF0000"/>
          </w:rPr>
          <w:t xml:space="preserve"> For </w:t>
        </w:r>
        <w:proofErr w:type="spellStart"/>
        <w:r w:rsidRPr="00526156">
          <w:rPr>
            <w:color w:val="FF0000"/>
          </w:rPr>
          <w:t>Propouse</w:t>
        </w:r>
        <w:proofErr w:type="spellEnd"/>
        <w:r w:rsidRPr="00526156">
          <w:rPr>
            <w:color w:val="FF0000"/>
          </w:rPr>
          <w:t>), nem de seleção de fornecedores. Os critérios estabelecidos para aquisição são: a qualidade das imagens e os prazos. Caso não se cumpre os critérios, imagens disponíveis na Web serão outra opção de fornecedor.</w:t>
        </w:r>
      </w:ins>
    </w:p>
    <w:p w:rsidR="00526156" w:rsidRPr="00526156" w:rsidRDefault="00526156" w:rsidP="00526156">
      <w:pPr>
        <w:rPr>
          <w:ins w:id="1190" w:author="User" w:date="2015-04-04T20:59:00Z"/>
          <w:color w:val="FF0000"/>
        </w:rPr>
      </w:pPr>
      <w:ins w:id="1191" w:author="User" w:date="2015-04-04T20:59:00Z">
        <w:r w:rsidRPr="00526156">
          <w:rPr>
            <w:color w:val="FF0000"/>
          </w:rPr>
          <w:lastRenderedPageBreak/>
          <w:t>As fotocópias da documentação deverão ocorrer somente no final do projeto, com a contratação de serviços de fotocópias próxima ao local de trabalho.</w:t>
        </w:r>
      </w:ins>
    </w:p>
    <w:p w:rsidR="00526156" w:rsidRDefault="00526156" w:rsidP="00526156">
      <w:pPr>
        <w:rPr>
          <w:ins w:id="1192" w:author="User" w:date="2015-04-04T20:59:00Z"/>
          <w:color w:val="FF0000"/>
        </w:rPr>
      </w:pPr>
      <w:ins w:id="1193" w:author="User" w:date="2015-04-04T20:59:00Z">
        <w:r w:rsidRPr="00526156">
          <w:rPr>
            <w:color w:val="FF0000"/>
          </w:rPr>
          <w:t>As despesas com as reuniões serão pagam em partes iguais pelos que estiverem presentes no dia de cada reunião.</w:t>
        </w:r>
      </w:ins>
    </w:p>
    <w:p w:rsidR="002236A6" w:rsidRPr="00004090" w:rsidDel="00526156" w:rsidRDefault="002236A6" w:rsidP="00526156">
      <w:pPr>
        <w:rPr>
          <w:del w:id="1194" w:author="User" w:date="2015-04-04T20:59:00Z"/>
          <w:color w:val="FF0000"/>
        </w:rPr>
      </w:pPr>
      <w:del w:id="1195" w:author="User" w:date="2015-04-04T20:59:00Z">
        <w:r w:rsidRPr="00004090" w:rsidDel="00526156">
          <w:rPr>
            <w:color w:val="FF0000"/>
          </w:rPr>
          <w:delText xml:space="preserve">Descrever como as </w:delText>
        </w:r>
        <w:r w:rsidR="004F0CD6" w:rsidRPr="00004090" w:rsidDel="00526156">
          <w:rPr>
            <w:color w:val="FF0000"/>
          </w:rPr>
          <w:delText xml:space="preserve">AQUISIÇÕES </w:delText>
        </w:r>
        <w:r w:rsidRPr="00004090" w:rsidDel="00526156">
          <w:rPr>
            <w:color w:val="FF0000"/>
          </w:rPr>
          <w:delText>serão gerenciadas, incluindo:</w:delText>
        </w:r>
      </w:del>
    </w:p>
    <w:p w:rsidR="002236A6" w:rsidRPr="00B25965" w:rsidDel="00526156" w:rsidRDefault="002236A6" w:rsidP="002236A6">
      <w:pPr>
        <w:ind w:left="360"/>
        <w:rPr>
          <w:del w:id="1196" w:author="User" w:date="2015-04-04T20:59:00Z"/>
          <w:rFonts w:ascii="Arial" w:hAnsi="Arial" w:cs="Arial"/>
          <w:sz w:val="22"/>
          <w:szCs w:val="22"/>
        </w:rPr>
      </w:pPr>
    </w:p>
    <w:p w:rsidR="002236A6" w:rsidRPr="00C465E4" w:rsidDel="00526156" w:rsidRDefault="002236A6" w:rsidP="002236A6">
      <w:pPr>
        <w:numPr>
          <w:ilvl w:val="0"/>
          <w:numId w:val="12"/>
        </w:numPr>
        <w:rPr>
          <w:del w:id="1197" w:author="User" w:date="2015-04-04T20:59:00Z"/>
          <w:color w:val="FF0000"/>
        </w:rPr>
      </w:pPr>
      <w:del w:id="1198" w:author="User" w:date="2015-04-04T20:59:00Z">
        <w:r w:rsidRPr="00C465E4" w:rsidDel="00526156">
          <w:rPr>
            <w:color w:val="FF0000"/>
          </w:rPr>
          <w:delText>Decidir entre o que será feito internamente (Equipe do Projeto) e o que será adquirido externamente?</w:delText>
        </w:r>
      </w:del>
    </w:p>
    <w:p w:rsidR="002236A6" w:rsidRPr="00C465E4" w:rsidDel="00526156" w:rsidRDefault="002236A6" w:rsidP="002236A6">
      <w:pPr>
        <w:numPr>
          <w:ilvl w:val="0"/>
          <w:numId w:val="12"/>
        </w:numPr>
        <w:rPr>
          <w:del w:id="1199" w:author="User" w:date="2015-04-04T20:59:00Z"/>
          <w:color w:val="FF0000"/>
        </w:rPr>
      </w:pPr>
      <w:del w:id="1200" w:author="User" w:date="2015-04-04T20:59:00Z">
        <w:r w:rsidRPr="00C465E4" w:rsidDel="00526156">
          <w:rPr>
            <w:color w:val="FF0000"/>
          </w:rPr>
          <w:delText>Mapear as necessidades de Aquisição no Tempo do Projeto.</w:delText>
        </w:r>
        <w:r w:rsidR="000F1B36" w:rsidRPr="00863461" w:rsidDel="00526156">
          <w:rPr>
            <w:color w:val="0000FF"/>
          </w:rPr>
          <w:delText xml:space="preserve">Exemplo: </w:delText>
        </w:r>
        <w:r w:rsidR="000F1B36" w:rsidDel="00526156">
          <w:rPr>
            <w:color w:val="0000FF"/>
          </w:rPr>
          <w:delText>Necessidade de aquisição de licenças de algum software necessário para a construção do Sistema (linguagem de programação, gerenciador de banco de dados e outros), Contratação de serviços de impressão da Monografia (Entrega 9 e Entrega 10) e outras necessidades de desembolso de recursos financeiros.</w:delText>
        </w:r>
      </w:del>
    </w:p>
    <w:p w:rsidR="002236A6" w:rsidRPr="00C465E4" w:rsidDel="00526156" w:rsidRDefault="002236A6" w:rsidP="002236A6">
      <w:pPr>
        <w:numPr>
          <w:ilvl w:val="0"/>
          <w:numId w:val="12"/>
        </w:numPr>
        <w:rPr>
          <w:del w:id="1201" w:author="User" w:date="2015-04-04T20:59:00Z"/>
          <w:color w:val="FF0000"/>
        </w:rPr>
      </w:pPr>
      <w:del w:id="1202" w:author="User" w:date="2015-04-04T20:59:00Z">
        <w:r w:rsidRPr="00C465E4" w:rsidDel="00526156">
          <w:rPr>
            <w:color w:val="FF0000"/>
          </w:rPr>
          <w:delText>Para cada Aquisição mapeada:</w:delText>
        </w:r>
      </w:del>
    </w:p>
    <w:p w:rsidR="002236A6" w:rsidRPr="004F57C7" w:rsidDel="00526156" w:rsidRDefault="002236A6" w:rsidP="002236A6">
      <w:pPr>
        <w:numPr>
          <w:ilvl w:val="1"/>
          <w:numId w:val="12"/>
        </w:numPr>
        <w:rPr>
          <w:del w:id="1203" w:author="User" w:date="2015-04-04T20:59:00Z"/>
          <w:color w:val="FF0000"/>
        </w:rPr>
      </w:pPr>
      <w:del w:id="1204" w:author="User" w:date="2015-04-04T20:59:00Z">
        <w:r w:rsidRPr="004F57C7" w:rsidDel="00526156">
          <w:rPr>
            <w:color w:val="FF0000"/>
          </w:rPr>
          <w:delText>Decidir o que adquirir?</w:delText>
        </w:r>
      </w:del>
    </w:p>
    <w:p w:rsidR="002236A6" w:rsidRPr="004F57C7" w:rsidDel="00526156" w:rsidRDefault="002236A6" w:rsidP="002236A6">
      <w:pPr>
        <w:numPr>
          <w:ilvl w:val="1"/>
          <w:numId w:val="12"/>
        </w:numPr>
        <w:rPr>
          <w:del w:id="1205" w:author="User" w:date="2015-04-04T20:59:00Z"/>
          <w:color w:val="FF0000"/>
        </w:rPr>
      </w:pPr>
      <w:del w:id="1206" w:author="User" w:date="2015-04-04T20:59:00Z">
        <w:r w:rsidRPr="004F57C7" w:rsidDel="00526156">
          <w:rPr>
            <w:color w:val="FF0000"/>
          </w:rPr>
          <w:delText>Decidir quando adquirir?</w:delText>
        </w:r>
      </w:del>
    </w:p>
    <w:p w:rsidR="002236A6" w:rsidRPr="004F57C7" w:rsidDel="00526156" w:rsidRDefault="002236A6" w:rsidP="002236A6">
      <w:pPr>
        <w:numPr>
          <w:ilvl w:val="1"/>
          <w:numId w:val="12"/>
        </w:numPr>
        <w:rPr>
          <w:del w:id="1207" w:author="User" w:date="2015-04-04T20:59:00Z"/>
          <w:color w:val="FF0000"/>
        </w:rPr>
      </w:pPr>
      <w:del w:id="1208" w:author="User" w:date="2015-04-04T20:59:00Z">
        <w:r w:rsidRPr="004F57C7" w:rsidDel="00526156">
          <w:rPr>
            <w:color w:val="FF0000"/>
          </w:rPr>
          <w:delText>Decidir quanto adquirir?</w:delText>
        </w:r>
      </w:del>
    </w:p>
    <w:p w:rsidR="002236A6" w:rsidRPr="004F57C7" w:rsidDel="00526156" w:rsidRDefault="002236A6" w:rsidP="002236A6">
      <w:pPr>
        <w:numPr>
          <w:ilvl w:val="1"/>
          <w:numId w:val="12"/>
        </w:numPr>
        <w:rPr>
          <w:del w:id="1209" w:author="User" w:date="2015-04-04T20:59:00Z"/>
          <w:color w:val="FF0000"/>
        </w:rPr>
      </w:pPr>
      <w:del w:id="1210" w:author="User" w:date="2015-04-04T20:59:00Z">
        <w:r w:rsidRPr="004F57C7" w:rsidDel="00526156">
          <w:rPr>
            <w:color w:val="FF0000"/>
          </w:rPr>
          <w:delText>Decidir como adquirir?</w:delText>
        </w:r>
      </w:del>
    </w:p>
    <w:p w:rsidR="002236A6" w:rsidRPr="004F57C7" w:rsidDel="00526156" w:rsidRDefault="002236A6" w:rsidP="002236A6">
      <w:pPr>
        <w:numPr>
          <w:ilvl w:val="1"/>
          <w:numId w:val="12"/>
        </w:numPr>
        <w:rPr>
          <w:del w:id="1211" w:author="User" w:date="2015-04-04T20:59:00Z"/>
          <w:color w:val="FF0000"/>
        </w:rPr>
      </w:pPr>
      <w:del w:id="1212" w:author="User" w:date="2015-04-04T20:59:00Z">
        <w:r w:rsidRPr="004F57C7" w:rsidDel="00526156">
          <w:rPr>
            <w:color w:val="FF0000"/>
          </w:rPr>
          <w:delText>Decidir de quem adquirir?</w:delText>
        </w:r>
      </w:del>
    </w:p>
    <w:p w:rsidR="002236A6" w:rsidRPr="00C465E4" w:rsidRDefault="002236A6" w:rsidP="002236A6">
      <w:pPr>
        <w:numPr>
          <w:ilvl w:val="0"/>
          <w:numId w:val="12"/>
        </w:numPr>
        <w:rPr>
          <w:color w:val="FF0000"/>
        </w:rPr>
      </w:pPr>
      <w:del w:id="1213" w:author="User" w:date="2015-04-04T20:59:00Z">
        <w:r w:rsidRPr="00C465E4" w:rsidDel="00526156">
          <w:rPr>
            <w:color w:val="FF0000"/>
          </w:rPr>
          <w:delText>Determinar os tipos de contratações a serem utilizadas, os modelos de RFP (</w:delText>
        </w:r>
        <w:r w:rsidRPr="004F0CD6" w:rsidDel="00526156">
          <w:rPr>
            <w:i/>
            <w:color w:val="FF0000"/>
          </w:rPr>
          <w:delText>Request For Propouse</w:delText>
        </w:r>
        <w:r w:rsidRPr="00C465E4" w:rsidDel="00526156">
          <w:rPr>
            <w:color w:val="FF0000"/>
          </w:rPr>
          <w:delText>) e os critérios de seleção de fornecedores</w:delText>
        </w:r>
      </w:del>
      <w:r w:rsidRPr="00C465E4">
        <w:rPr>
          <w:color w:val="FF0000"/>
        </w:rPr>
        <w:t>.</w:t>
      </w:r>
    </w:p>
    <w:p w:rsidR="002236A6" w:rsidRPr="00C465E4" w:rsidRDefault="002236A6" w:rsidP="002236A6">
      <w:pPr>
        <w:numPr>
          <w:ilvl w:val="0"/>
          <w:numId w:val="12"/>
        </w:numPr>
        <w:rPr>
          <w:color w:val="FF0000"/>
        </w:rPr>
      </w:pPr>
      <w:r w:rsidRPr="00C465E4">
        <w:rPr>
          <w:color w:val="FF0000"/>
        </w:rPr>
        <w:t>...</w:t>
      </w:r>
    </w:p>
    <w:p w:rsidR="008118FC" w:rsidRDefault="008118FC" w:rsidP="002B1853">
      <w:pPr>
        <w:rPr>
          <w:color w:val="FF0000"/>
        </w:rPr>
      </w:pPr>
    </w:p>
    <w:p w:rsidR="002236A6" w:rsidRDefault="002236A6" w:rsidP="002236A6">
      <w:pPr>
        <w:pStyle w:val="Ttulo3"/>
        <w:rPr>
          <w:ins w:id="1214" w:author="User" w:date="2015-04-04T21:00:00Z"/>
        </w:rPr>
      </w:pPr>
      <w:bookmarkStart w:id="1215" w:name="_Toc415779806"/>
      <w:r>
        <w:t xml:space="preserve">CRONOGRAMA DO </w:t>
      </w:r>
      <w:r w:rsidR="006C6FD3">
        <w:t>PROJETO</w:t>
      </w:r>
      <w:bookmarkEnd w:id="1215"/>
    </w:p>
    <w:p w:rsidR="00526156" w:rsidRDefault="00526156" w:rsidP="00526156">
      <w:pPr>
        <w:rPr>
          <w:ins w:id="1216" w:author="User" w:date="2015-04-04T21:01:00Z"/>
        </w:rPr>
        <w:pPrChange w:id="1217" w:author="User" w:date="2015-04-04T21:00:00Z">
          <w:pPr>
            <w:pStyle w:val="Ttulo3"/>
          </w:pPr>
        </w:pPrChange>
      </w:pPr>
      <w:ins w:id="1218" w:author="User" w:date="2015-04-04T21:00:00Z">
        <w:r>
          <w:t xml:space="preserve">A primeira versão do Cronograma do Projeto </w:t>
        </w:r>
        <w:r>
          <w:t>–</w:t>
        </w:r>
        <w:r>
          <w:t xml:space="preserve"> Base </w:t>
        </w:r>
        <w:proofErr w:type="spellStart"/>
        <w:r>
          <w:t>Line</w:t>
        </w:r>
        <w:proofErr w:type="spellEnd"/>
        <w:r>
          <w:t xml:space="preserve"> </w:t>
        </w:r>
        <w:proofErr w:type="gramStart"/>
        <w:r>
          <w:t>1</w:t>
        </w:r>
        <w:proofErr w:type="gramEnd"/>
        <w:r>
          <w:t>, segue</w:t>
        </w:r>
      </w:ins>
      <w:ins w:id="1219" w:author="User" w:date="2015-04-04T21:01:00Z">
        <w:r>
          <w:t xml:space="preserve"> abaixo:</w:t>
        </w:r>
      </w:ins>
    </w:p>
    <w:p w:rsidR="00526156" w:rsidRPr="00526156" w:rsidRDefault="00526156" w:rsidP="00526156">
      <w:pPr>
        <w:pPrChange w:id="1220" w:author="User" w:date="2015-04-04T21:00:00Z">
          <w:pPr>
            <w:pStyle w:val="Ttulo3"/>
          </w:pPr>
        </w:pPrChange>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1221" w:name="_Toc415779807"/>
      <w:r>
        <w:t>REGISTRO DOS RISCOS DO PROJETO</w:t>
      </w:r>
      <w:bookmarkEnd w:id="1221"/>
    </w:p>
    <w:p w:rsidR="00DE72A6" w:rsidRDefault="00DE72A6" w:rsidP="00DE72A6">
      <w:pPr>
        <w:rPr>
          <w:color w:val="FF0000"/>
        </w:rPr>
      </w:pPr>
      <w:r>
        <w:rPr>
          <w:color w:val="FF0000"/>
        </w:rPr>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1222" w:name="_Toc415779808"/>
      <w:r>
        <w:rPr>
          <w:lang w:val="fr-FR"/>
        </w:rPr>
        <w:lastRenderedPageBreak/>
        <w:t>Grupo de Processos de EXECUÇÃO</w:t>
      </w:r>
      <w:bookmarkEnd w:id="1222"/>
    </w:p>
    <w:p w:rsidR="00F72234" w:rsidRDefault="00F72234" w:rsidP="00BE71C9">
      <w:pPr>
        <w:rPr>
          <w:color w:val="FF0000"/>
        </w:rPr>
      </w:pPr>
      <w:r>
        <w:rPr>
          <w:color w:val="0000FF"/>
        </w:rPr>
        <w:t xml:space="preserve">Vide Observação do item </w:t>
      </w:r>
      <w:proofErr w:type="gramStart"/>
      <w:r>
        <w:rPr>
          <w:color w:val="0000FF"/>
        </w:rPr>
        <w:t>2</w:t>
      </w:r>
      <w:proofErr w:type="gramEnd"/>
      <w:r>
        <w:rPr>
          <w:color w:val="0000FF"/>
        </w:rPr>
        <w:t>.</w:t>
      </w:r>
    </w:p>
    <w:p w:rsidR="00BE71C9" w:rsidRPr="009D3DB6" w:rsidRDefault="00BE71C9" w:rsidP="00BE71C9">
      <w:pPr>
        <w:rPr>
          <w:color w:val="0070C0"/>
        </w:rPr>
      </w:pPr>
      <w:r>
        <w:rPr>
          <w:color w:val="FF0000"/>
        </w:rPr>
        <w:t xml:space="preserve">Descrever de forma genérica os objetivos do Grupo de Processos de EXECUÇÃO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o processo “</w:t>
      </w:r>
      <w:r w:rsidRPr="00BE71C9">
        <w:rPr>
          <w:color w:val="FF0000"/>
        </w:rPr>
        <w:t xml:space="preserve">Realizar </w:t>
      </w:r>
      <w:proofErr w:type="spellStart"/>
      <w:proofErr w:type="gramStart"/>
      <w:r w:rsidRPr="00BE71C9">
        <w:rPr>
          <w:color w:val="FF0000"/>
        </w:rPr>
        <w:t>aGarantia</w:t>
      </w:r>
      <w:proofErr w:type="spellEnd"/>
      <w:proofErr w:type="gramEnd"/>
      <w:r w:rsidRPr="00BE71C9">
        <w:rPr>
          <w:color w:val="FF0000"/>
        </w:rPr>
        <w:t xml:space="preserve"> </w:t>
      </w:r>
      <w:proofErr w:type="spellStart"/>
      <w:r w:rsidRPr="00BE71C9">
        <w:rPr>
          <w:color w:val="FF0000"/>
        </w:rPr>
        <w:t>daQualidade</w:t>
      </w:r>
      <w:proofErr w:type="spellEnd"/>
      <w:r>
        <w:rPr>
          <w:color w:val="FF0000"/>
        </w:rPr>
        <w:t>”, informando se foi adotada alguma ação corretiva neste sentido.</w:t>
      </w:r>
    </w:p>
    <w:p w:rsidR="002B1853" w:rsidRDefault="002B1853" w:rsidP="002B1853">
      <w:pPr>
        <w:rPr>
          <w:color w:val="0000FF"/>
        </w:rPr>
      </w:pPr>
    </w:p>
    <w:p w:rsidR="002B1853" w:rsidRDefault="002B1853" w:rsidP="002B1853">
      <w:pPr>
        <w:pStyle w:val="Ttulo2"/>
        <w:rPr>
          <w:lang w:val="fr-FR"/>
        </w:rPr>
      </w:pPr>
      <w:bookmarkStart w:id="1223" w:name="_Toc415779809"/>
      <w:r>
        <w:rPr>
          <w:lang w:val="fr-FR"/>
        </w:rPr>
        <w:t>Grupo de Processos de MONITORAMENTO E CONTROLE</w:t>
      </w:r>
      <w:bookmarkEnd w:id="1223"/>
    </w:p>
    <w:p w:rsidR="00F72234" w:rsidRDefault="00F72234" w:rsidP="00F72234">
      <w:pPr>
        <w:rPr>
          <w:ins w:id="1224" w:author="User" w:date="2015-04-04T21:03:00Z"/>
          <w:color w:val="0000FF"/>
        </w:rPr>
      </w:pPr>
      <w:r>
        <w:rPr>
          <w:color w:val="0000FF"/>
        </w:rPr>
        <w:t xml:space="preserve">Vide Observação do item </w:t>
      </w:r>
      <w:proofErr w:type="gramStart"/>
      <w:r>
        <w:rPr>
          <w:color w:val="0000FF"/>
        </w:rPr>
        <w:t>2</w:t>
      </w:r>
      <w:proofErr w:type="gramEnd"/>
      <w:r>
        <w:rPr>
          <w:color w:val="0000FF"/>
        </w:rPr>
        <w:t>.</w:t>
      </w:r>
    </w:p>
    <w:p w:rsidR="00526156" w:rsidRDefault="00526156" w:rsidP="00F72234">
      <w:pPr>
        <w:rPr>
          <w:ins w:id="1225" w:author="User" w:date="2015-04-04T21:03:00Z"/>
          <w:color w:val="0000FF"/>
        </w:rPr>
      </w:pPr>
    </w:p>
    <w:p w:rsidR="00526156" w:rsidRDefault="00526156" w:rsidP="00F72234">
      <w:pPr>
        <w:rPr>
          <w:color w:val="FF0000"/>
        </w:rPr>
      </w:pPr>
    </w:p>
    <w:p w:rsidR="00BE71C9" w:rsidRDefault="00BE71C9" w:rsidP="00BE71C9">
      <w:pPr>
        <w:rPr>
          <w:ins w:id="1226" w:author="User" w:date="2015-04-04T21:05:00Z"/>
          <w:color w:val="FF0000"/>
        </w:rPr>
      </w:pPr>
      <w:r>
        <w:rPr>
          <w:color w:val="FF0000"/>
        </w:rPr>
        <w:t xml:space="preserve">Descrever de forma genérica os objetivos do Grupo de Processos de </w:t>
      </w:r>
      <w:r w:rsidRPr="00BE71C9">
        <w:rPr>
          <w:color w:val="FF0000"/>
        </w:rPr>
        <w:t>MONITORAMENTO E CONTROLE</w:t>
      </w:r>
      <w:r>
        <w:rPr>
          <w:color w:val="FF0000"/>
        </w:rPr>
        <w:t xml:space="preserve">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se houve alguma Mudança no Escopo do Projeto, e por </w:t>
      </w:r>
      <w:proofErr w:type="spellStart"/>
      <w:r w:rsidR="00863461">
        <w:rPr>
          <w:color w:val="FF0000"/>
        </w:rPr>
        <w:t>consequência</w:t>
      </w:r>
      <w:r>
        <w:rPr>
          <w:color w:val="FF0000"/>
        </w:rPr>
        <w:t>alguma</w:t>
      </w:r>
      <w:proofErr w:type="spellEnd"/>
      <w:r>
        <w:rPr>
          <w:color w:val="FF0000"/>
        </w:rPr>
        <w:t xml:space="preserve"> atualização no Cronograma </w:t>
      </w:r>
      <w:r w:rsidR="007F2D5A">
        <w:rPr>
          <w:color w:val="FF0000"/>
        </w:rPr>
        <w:t>(Comentar os motivos que provocaram ajuste</w:t>
      </w:r>
      <w:r w:rsidR="00600BEC">
        <w:rPr>
          <w:color w:val="FF0000"/>
        </w:rPr>
        <w:t>s</w:t>
      </w:r>
      <w:r w:rsidR="007F2D5A">
        <w:rPr>
          <w:color w:val="FF0000"/>
        </w:rPr>
        <w:t xml:space="preserve"> no Cronograma, como mudanças na Equipe </w:t>
      </w:r>
      <w:r w:rsidR="00600BEC">
        <w:rPr>
          <w:color w:val="FF0000"/>
        </w:rPr>
        <w:t>[</w:t>
      </w:r>
      <w:r w:rsidR="007F2D5A">
        <w:rPr>
          <w:color w:val="FF0000"/>
        </w:rPr>
        <w:t xml:space="preserve">saída ou entrada de novo elemento, mudanças no Escopo do Produto, planejamento equivocado, </w:t>
      </w:r>
      <w:proofErr w:type="spellStart"/>
      <w:r w:rsidR="007F2D5A">
        <w:rPr>
          <w:color w:val="FF0000"/>
        </w:rPr>
        <w:t>etc</w:t>
      </w:r>
      <w:proofErr w:type="spellEnd"/>
      <w:r w:rsidR="00600BEC">
        <w:rPr>
          <w:color w:val="FF0000"/>
        </w:rPr>
        <w:t>]</w:t>
      </w:r>
      <w:r w:rsidR="007F2D5A">
        <w:rPr>
          <w:color w:val="FF0000"/>
        </w:rPr>
        <w:t xml:space="preserve">) </w:t>
      </w:r>
      <w:r>
        <w:rPr>
          <w:color w:val="FF0000"/>
        </w:rPr>
        <w:t>e na Linha de Base de Custos.</w:t>
      </w:r>
      <w:r w:rsidR="000C147A">
        <w:rPr>
          <w:color w:val="FF0000"/>
        </w:rPr>
        <w:t xml:space="preserve"> Informar como se comportaram os Riscos do Projeto</w:t>
      </w:r>
      <w:r w:rsidR="00600BEC">
        <w:rPr>
          <w:color w:val="FF0000"/>
        </w:rPr>
        <w:t xml:space="preserve"> (Comentar como os riscos iniciais e os que surgiram durante o desenrolar do Projeto foram mitigados)</w:t>
      </w:r>
      <w:r w:rsidR="000C147A">
        <w:rPr>
          <w:color w:val="FF0000"/>
        </w:rPr>
        <w:t>.</w:t>
      </w:r>
    </w:p>
    <w:p w:rsidR="00422AE9" w:rsidRDefault="00422AE9" w:rsidP="00BE71C9">
      <w:pPr>
        <w:rPr>
          <w:ins w:id="1227" w:author="User" w:date="2015-04-04T21:05:00Z"/>
          <w:color w:val="FF0000"/>
        </w:rPr>
      </w:pPr>
    </w:p>
    <w:p w:rsidR="00422AE9" w:rsidRDefault="00422AE9" w:rsidP="00BE71C9">
      <w:pPr>
        <w:rPr>
          <w:ins w:id="1228" w:author="User" w:date="2015-04-04T21:05:00Z"/>
          <w:color w:val="FF0000"/>
        </w:rPr>
      </w:pPr>
      <w:ins w:id="1229" w:author="User" w:date="2015-04-04T21:05:00Z">
        <w:r w:rsidRPr="00422AE9">
          <w:rPr>
            <w:color w:val="FF0000"/>
          </w:rPr>
          <w:t xml:space="preserve">Como plano de melhorias no processo, a gerente de projeto manterá um registro com as descrições das ações que refletiram na melhoria do processo de gerenciamento do projeto, </w:t>
        </w:r>
        <w:proofErr w:type="gramStart"/>
        <w:r w:rsidRPr="00422AE9">
          <w:rPr>
            <w:color w:val="FF0000"/>
          </w:rPr>
          <w:t>ou seja</w:t>
        </w:r>
        <w:proofErr w:type="gramEnd"/>
        <w:r w:rsidRPr="00422AE9">
          <w:rPr>
            <w:color w:val="FF0000"/>
          </w:rPr>
          <w:t xml:space="preserve"> as decisões e ações tomadas pelo próprio gerente do projeto. A equipe também deve registrar as ações que resultaram em aumento no valor e na </w:t>
        </w:r>
        <w:proofErr w:type="gramStart"/>
        <w:r w:rsidRPr="00422AE9">
          <w:rPr>
            <w:color w:val="FF0000"/>
          </w:rPr>
          <w:t>performance</w:t>
        </w:r>
        <w:proofErr w:type="gramEnd"/>
        <w:r w:rsidRPr="00422AE9">
          <w:rPr>
            <w:color w:val="FF0000"/>
          </w:rPr>
          <w:t xml:space="preserve"> do produto, e enviar ao gerente de projeto para que seja incorporado ao registro de melhorias. Atividades previstas no cronograma do projeto que devem resultam em melhorias são: estudo de bibliografia adequada e específica, pesquisa de aplicativos e framework melhores para uso da equipe, Estratégias de resolução de conflitos pessoais pra execução do projeto.</w:t>
        </w:r>
      </w:ins>
    </w:p>
    <w:p w:rsidR="00422AE9" w:rsidRDefault="00422AE9" w:rsidP="00BE71C9">
      <w:pPr>
        <w:rPr>
          <w:color w:val="FF0000"/>
        </w:rPr>
      </w:pPr>
    </w:p>
    <w:p w:rsidR="00526156" w:rsidRPr="00526156" w:rsidRDefault="00526156" w:rsidP="00526156">
      <w:pPr>
        <w:rPr>
          <w:ins w:id="1230" w:author="User" w:date="2015-04-04T21:03:00Z"/>
          <w:color w:val="0000FF"/>
        </w:rPr>
      </w:pPr>
      <w:ins w:id="1231" w:author="User" w:date="2015-04-04T21:03:00Z">
        <w:r w:rsidRPr="00526156">
          <w:rPr>
            <w:color w:val="0000FF"/>
          </w:rPr>
          <w:t>Qualidade de software é definida pelo IEEE (</w:t>
        </w:r>
        <w:proofErr w:type="spellStart"/>
        <w:r w:rsidRPr="00526156">
          <w:rPr>
            <w:color w:val="0000FF"/>
          </w:rPr>
          <w:t>The</w:t>
        </w:r>
        <w:proofErr w:type="spellEnd"/>
        <w:r w:rsidRPr="00526156">
          <w:rPr>
            <w:color w:val="0000FF"/>
          </w:rPr>
          <w:t xml:space="preserve"> </w:t>
        </w:r>
        <w:proofErr w:type="spellStart"/>
        <w:r w:rsidRPr="00526156">
          <w:rPr>
            <w:color w:val="0000FF"/>
          </w:rPr>
          <w:t>Institute</w:t>
        </w:r>
        <w:proofErr w:type="spellEnd"/>
        <w:r w:rsidRPr="00526156">
          <w:rPr>
            <w:color w:val="0000FF"/>
          </w:rPr>
          <w:t xml:space="preserve"> </w:t>
        </w:r>
        <w:proofErr w:type="spellStart"/>
        <w:r w:rsidRPr="00526156">
          <w:rPr>
            <w:color w:val="0000FF"/>
          </w:rPr>
          <w:t>of</w:t>
        </w:r>
        <w:proofErr w:type="spellEnd"/>
        <w:r w:rsidRPr="00526156">
          <w:rPr>
            <w:color w:val="0000FF"/>
          </w:rPr>
          <w:t xml:space="preserve"> </w:t>
        </w:r>
        <w:proofErr w:type="spellStart"/>
        <w:r w:rsidRPr="00526156">
          <w:rPr>
            <w:color w:val="0000FF"/>
          </w:rPr>
          <w:t>Electrical</w:t>
        </w:r>
        <w:proofErr w:type="spellEnd"/>
        <w:r w:rsidRPr="00526156">
          <w:rPr>
            <w:color w:val="0000FF"/>
          </w:rPr>
          <w:t xml:space="preserve"> </w:t>
        </w:r>
        <w:proofErr w:type="spellStart"/>
        <w:r w:rsidRPr="00526156">
          <w:rPr>
            <w:color w:val="0000FF"/>
          </w:rPr>
          <w:t>and</w:t>
        </w:r>
        <w:proofErr w:type="spellEnd"/>
        <w:r w:rsidRPr="00526156">
          <w:rPr>
            <w:color w:val="0000FF"/>
          </w:rPr>
          <w:t xml:space="preserve"> </w:t>
        </w:r>
        <w:proofErr w:type="spellStart"/>
        <w:r w:rsidRPr="00526156">
          <w:rPr>
            <w:color w:val="0000FF"/>
          </w:rPr>
          <w:t>Electronics</w:t>
        </w:r>
        <w:proofErr w:type="spellEnd"/>
        <w:r w:rsidRPr="00526156">
          <w:rPr>
            <w:color w:val="0000FF"/>
          </w:rPr>
          <w:t xml:space="preserve"> </w:t>
        </w:r>
        <w:proofErr w:type="spellStart"/>
        <w:r w:rsidRPr="00526156">
          <w:rPr>
            <w:color w:val="0000FF"/>
          </w:rPr>
          <w:t>Engineers</w:t>
        </w:r>
        <w:proofErr w:type="spellEnd"/>
        <w:r w:rsidRPr="00526156">
          <w:rPr>
            <w:color w:val="0000FF"/>
          </w:rPr>
          <w:t xml:space="preserve">) como "o grau com que um sistema, componente ou processo atende: um, aos requisitos especificados e, dois, às expectativas ou necessidades de clientes ou usuários". Já a </w:t>
        </w:r>
        <w:r w:rsidRPr="00526156">
          <w:rPr>
            <w:color w:val="0000FF"/>
          </w:rPr>
          <w:lastRenderedPageBreak/>
          <w:t>ISO (</w:t>
        </w:r>
        <w:proofErr w:type="spellStart"/>
        <w:r w:rsidRPr="00526156">
          <w:rPr>
            <w:color w:val="0000FF"/>
          </w:rPr>
          <w:t>The</w:t>
        </w:r>
        <w:proofErr w:type="spellEnd"/>
        <w:r w:rsidRPr="00526156">
          <w:rPr>
            <w:color w:val="0000FF"/>
          </w:rPr>
          <w:t xml:space="preserve"> </w:t>
        </w:r>
        <w:proofErr w:type="spellStart"/>
        <w:r w:rsidRPr="00526156">
          <w:rPr>
            <w:color w:val="0000FF"/>
          </w:rPr>
          <w:t>International</w:t>
        </w:r>
        <w:proofErr w:type="spellEnd"/>
        <w:r w:rsidRPr="00526156">
          <w:rPr>
            <w:color w:val="0000FF"/>
          </w:rPr>
          <w:t xml:space="preserve"> Standards </w:t>
        </w:r>
        <w:proofErr w:type="spellStart"/>
        <w:r w:rsidRPr="00526156">
          <w:rPr>
            <w:color w:val="0000FF"/>
          </w:rPr>
          <w:t>Organization</w:t>
        </w:r>
        <w:proofErr w:type="spellEnd"/>
        <w:r w:rsidRPr="00526156">
          <w:rPr>
            <w:color w:val="0000FF"/>
          </w:rPr>
          <w:t xml:space="preserve">) define qualidade como "a totalidade de características de um produto ou serviço que comprovam sua capacidade de satisfazer necessidades especificadas ou implícitas" (ROSENBERG, 2002). Essas duas definições mostram bem como a qualidade do produto está atrelada a qualidade dos requisitos. Dentro do processo de desenvolvimento de software o documento de requisitos tem um papel importantíssimo. Sabe-se que o custo de encontrar um erro de especificação de um requisito na fase de teste chega a ser mais de seis vezes mais custoso que na fase de especificação dos requisitos. Logo, zelar pela qualidade dos artefatos gerados na etapa de especificação garante o bom andamento do projeto. Na literatura encontramos diversas formas de se atingir </w:t>
        </w:r>
        <w:proofErr w:type="gramStart"/>
        <w:r w:rsidRPr="00526156">
          <w:rPr>
            <w:color w:val="0000FF"/>
          </w:rPr>
          <w:t>a qualidade dos requisitos, sendo os principais objetivos a serem alcançados estão</w:t>
        </w:r>
        <w:proofErr w:type="gramEnd"/>
        <w:r w:rsidRPr="00526156">
          <w:rPr>
            <w:color w:val="0000FF"/>
          </w:rPr>
          <w:t xml:space="preserve"> listados na tabela abaixo.</w:t>
        </w:r>
      </w:ins>
    </w:p>
    <w:p w:rsidR="00526156" w:rsidRPr="00526156" w:rsidRDefault="00526156" w:rsidP="00526156">
      <w:pPr>
        <w:rPr>
          <w:ins w:id="1232" w:author="User" w:date="2015-04-04T21:03:00Z"/>
          <w:color w:val="0000FF"/>
        </w:rPr>
      </w:pPr>
    </w:p>
    <w:p w:rsidR="00526156" w:rsidRPr="00526156" w:rsidRDefault="00526156" w:rsidP="00526156">
      <w:pPr>
        <w:rPr>
          <w:ins w:id="1233" w:author="User" w:date="2015-04-04T21:03:00Z"/>
          <w:color w:val="0000FF"/>
        </w:rPr>
      </w:pPr>
    </w:p>
    <w:p w:rsidR="00526156" w:rsidRPr="00526156" w:rsidRDefault="00526156" w:rsidP="00526156">
      <w:pPr>
        <w:rPr>
          <w:ins w:id="1234" w:author="User" w:date="2015-04-04T21:03:00Z"/>
          <w:color w:val="0000FF"/>
        </w:rPr>
      </w:pPr>
      <w:ins w:id="1235" w:author="User" w:date="2015-04-04T21:03:00Z">
        <w:r w:rsidRPr="00526156">
          <w:rPr>
            <w:color w:val="0000FF"/>
          </w:rPr>
          <w:t>Tabela 1 - Características de qualidade do documento de requisitos (SILVA, 2003</w:t>
        </w:r>
        <w:proofErr w:type="gramStart"/>
        <w:r w:rsidRPr="00526156">
          <w:rPr>
            <w:color w:val="0000FF"/>
          </w:rPr>
          <w:t>)</w:t>
        </w:r>
        <w:proofErr w:type="gramEnd"/>
      </w:ins>
    </w:p>
    <w:p w:rsidR="00526156" w:rsidRPr="00526156" w:rsidRDefault="00526156" w:rsidP="00526156">
      <w:pPr>
        <w:rPr>
          <w:ins w:id="1236" w:author="User" w:date="2015-04-04T21:03:00Z"/>
          <w:color w:val="0000FF"/>
        </w:rPr>
      </w:pPr>
      <w:ins w:id="1237" w:author="User" w:date="2015-04-04T21:03:00Z">
        <w:r w:rsidRPr="00526156">
          <w:rPr>
            <w:color w:val="0000FF"/>
          </w:rPr>
          <w:t xml:space="preserve">Esse trabalho apresentará o estado da arte de três técnicas de manutenção da qualidade dos requisitos, avaliação de métricas, inspeções e </w:t>
        </w:r>
        <w:proofErr w:type="spellStart"/>
        <w:r w:rsidRPr="00526156">
          <w:rPr>
            <w:color w:val="0000FF"/>
          </w:rPr>
          <w:t>refactoring</w:t>
        </w:r>
        <w:proofErr w:type="spellEnd"/>
        <w:r w:rsidRPr="00526156">
          <w:rPr>
            <w:color w:val="0000FF"/>
          </w:rPr>
          <w:t>. E por fim apresentará uma conclusão dos estudos feitos.</w:t>
        </w:r>
      </w:ins>
    </w:p>
    <w:p w:rsidR="00526156" w:rsidRPr="00526156" w:rsidRDefault="00526156" w:rsidP="00526156">
      <w:pPr>
        <w:rPr>
          <w:ins w:id="1238" w:author="User" w:date="2015-04-04T21:03:00Z"/>
          <w:color w:val="0000FF"/>
        </w:rPr>
      </w:pPr>
      <w:ins w:id="1239" w:author="User" w:date="2015-04-04T21:03:00Z">
        <w:r w:rsidRPr="00526156">
          <w:rPr>
            <w:color w:val="0000FF"/>
          </w:rPr>
          <w:t xml:space="preserve">2 – Técnicas para manutenção da qualidade dos Requisitos Existem diversas técnicas para manter a qualidade dos requisitos, dentre elas pode-se destacar a avaliação de métricas, as inspeções e o </w:t>
        </w:r>
        <w:proofErr w:type="spellStart"/>
        <w:r w:rsidRPr="00526156">
          <w:rPr>
            <w:color w:val="0000FF"/>
          </w:rPr>
          <w:t>Refactoring</w:t>
        </w:r>
        <w:proofErr w:type="spellEnd"/>
        <w:r w:rsidRPr="00526156">
          <w:rPr>
            <w:color w:val="0000FF"/>
          </w:rPr>
          <w:t>. Esse trabalho apresentará na seção 2.1, 2.2 e 2.3 estado da arte sobre essas três técnicas. 2.1 - Definições de Métricas para Requisitos Para alcançar a qualidade precisa definir de alguma forma, o grau de qualidade que foi atingido. Esse jeito de medir forma o conjunto de métricas e indicadores, que trazem informações objetivas úteis para o acompanhamento, gerenciamento e controle do processo de desenvolvimento (</w:t>
        </w:r>
        <w:proofErr w:type="spellStart"/>
        <w:r w:rsidRPr="00526156">
          <w:rPr>
            <w:color w:val="0000FF"/>
          </w:rPr>
          <w:t>Costello</w:t>
        </w:r>
        <w:proofErr w:type="spellEnd"/>
        <w:r w:rsidRPr="00526156">
          <w:rPr>
            <w:color w:val="0000FF"/>
          </w:rPr>
          <w:t xml:space="preserve">, 1995). Na Literatura existem diversas métricas para o processo de requisitos. No final da década de 70, em busca de uma métrica melhor, A. J. Albrecht (IBM) considerou a utilização dos aspectos externos visíveis de um software para gerar uma nova métrica, conhecida como Pontos de Função e que foi um dos primeiros métodos a medir e prever o desenvolvimento de software com alguma precisão (IFPUG, 2000). No artigo publicado por TAVARES </w:t>
        </w:r>
        <w:proofErr w:type="spellStart"/>
        <w:proofErr w:type="gramStart"/>
        <w:r w:rsidRPr="00526156">
          <w:rPr>
            <w:color w:val="0000FF"/>
          </w:rPr>
          <w:t>et</w:t>
        </w:r>
        <w:proofErr w:type="spellEnd"/>
        <w:proofErr w:type="gramEnd"/>
        <w:r w:rsidRPr="00526156">
          <w:rPr>
            <w:color w:val="0000FF"/>
          </w:rPr>
          <w:t xml:space="preserve"> </w:t>
        </w:r>
        <w:proofErr w:type="spellStart"/>
        <w:r w:rsidRPr="00526156">
          <w:rPr>
            <w:color w:val="0000FF"/>
          </w:rPr>
          <w:t>al</w:t>
        </w:r>
        <w:proofErr w:type="spellEnd"/>
        <w:r w:rsidRPr="00526156">
          <w:rPr>
            <w:color w:val="0000FF"/>
          </w:rPr>
          <w:t>, 2002 propõem medir Pontos de Função em caso de uso. O artigo usa como estudo de caso a funcionalidades de um Sistema chamado SENHA, que foi desenvolvido pelo SEPRO, Serviço Federal de Processamento de Dados. Para extrair pontos de funções precisa primeiro definir os possíveis elementos funcionais do sistema. Segundo o manual de IFPUG são cinco tipos de elementos funcionais: Entrada Externa (EI), são as transações que alimentam os dados internos; Saída Externa (EO)</w:t>
        </w:r>
        <w:proofErr w:type="gramStart"/>
        <w:r w:rsidRPr="00526156">
          <w:rPr>
            <w:color w:val="0000FF"/>
          </w:rPr>
          <w:t>, são</w:t>
        </w:r>
        <w:proofErr w:type="gramEnd"/>
        <w:r w:rsidRPr="00526156">
          <w:rPr>
            <w:color w:val="0000FF"/>
          </w:rPr>
          <w:t xml:space="preserve"> as transações que fornece dados de saída para o usuário; Consulta Externa </w:t>
        </w:r>
        <w:r w:rsidRPr="00526156">
          <w:rPr>
            <w:color w:val="0000FF"/>
          </w:rPr>
          <w:lastRenderedPageBreak/>
          <w:t>(EQ), “são transações onde a entrada solicita uma saída da aplicação“ (TAVARES, 2002); Arquivos Lógicos Internos (</w:t>
        </w:r>
        <w:proofErr w:type="spellStart"/>
        <w:r w:rsidRPr="00526156">
          <w:rPr>
            <w:color w:val="0000FF"/>
          </w:rPr>
          <w:t>ILFs</w:t>
        </w:r>
        <w:proofErr w:type="spellEnd"/>
        <w:r w:rsidRPr="00526156">
          <w:rPr>
            <w:color w:val="0000FF"/>
          </w:rPr>
          <w:t>), são conjunto de dados mantidos</w:t>
        </w:r>
      </w:ins>
    </w:p>
    <w:p w:rsidR="00526156" w:rsidRPr="00526156" w:rsidRDefault="00526156" w:rsidP="00526156">
      <w:pPr>
        <w:rPr>
          <w:ins w:id="1240" w:author="User" w:date="2015-04-04T21:03:00Z"/>
          <w:color w:val="0000FF"/>
        </w:rPr>
      </w:pPr>
    </w:p>
    <w:p w:rsidR="002B1853" w:rsidRDefault="00526156" w:rsidP="00526156">
      <w:pPr>
        <w:rPr>
          <w:color w:val="0000FF"/>
        </w:rPr>
      </w:pPr>
      <w:ins w:id="1241" w:author="User" w:date="2015-04-04T21:03:00Z">
        <w:r w:rsidRPr="00526156">
          <w:rPr>
            <w:color w:val="0000FF"/>
          </w:rPr>
          <w:t xml:space="preserve">Com os estudos feitos pode concluir que as três técnicas conseguem atingir o seu objetivo principal, obter a qualidade dos requisitos. Dentre todas as técnicas de detecção e remoção de defeitos, a Inspeção faz o melhor trabalho, pois é capaz de encontrar o maior número de defeitos por um custo/defeito encontrado baixo. Inspeção se mostra uma técnica efetiva e eficiente, podendo encontrar requisitos inconsistentes e incorretos em um sistema antes destes se tornarem base para o projeto e </w:t>
        </w:r>
        <w:proofErr w:type="gramStart"/>
        <w:r w:rsidRPr="00526156">
          <w:rPr>
            <w:color w:val="0000FF"/>
          </w:rPr>
          <w:t>implementação</w:t>
        </w:r>
        <w:proofErr w:type="gramEnd"/>
        <w:r w:rsidRPr="00526156">
          <w:rPr>
            <w:color w:val="0000FF"/>
          </w:rPr>
          <w:t xml:space="preserve">, evitando o retrabalho e desperdiço de </w:t>
        </w:r>
        <w:proofErr w:type="spellStart"/>
        <w:r w:rsidRPr="00526156">
          <w:rPr>
            <w:color w:val="0000FF"/>
          </w:rPr>
          <w:t>mão-de-obra</w:t>
        </w:r>
        <w:proofErr w:type="spellEnd"/>
        <w:r w:rsidRPr="00526156">
          <w:rPr>
            <w:color w:val="0000FF"/>
          </w:rPr>
          <w:t xml:space="preserve">. A avaliação de métricas a sua importância está no fato dela poder combinar com outras técnicas, como </w:t>
        </w:r>
        <w:proofErr w:type="spellStart"/>
        <w:r w:rsidRPr="00526156">
          <w:rPr>
            <w:color w:val="0000FF"/>
          </w:rPr>
          <w:t>refactoring</w:t>
        </w:r>
        <w:proofErr w:type="spellEnd"/>
        <w:r w:rsidRPr="00526156">
          <w:rPr>
            <w:color w:val="0000FF"/>
          </w:rPr>
          <w:t xml:space="preserve"> e inspeção, para poder avaliar o desempenho das técnicas combinada. Por Exemplo, fazer uma Inspeção em um requisito e avaliar a melhora que acarretou utilizando avaliação de métricas por Ponto de </w:t>
        </w:r>
        <w:proofErr w:type="gramStart"/>
        <w:r w:rsidRPr="00526156">
          <w:rPr>
            <w:color w:val="0000FF"/>
          </w:rPr>
          <w:t>Função</w:t>
        </w:r>
      </w:ins>
      <w:proofErr w:type="gramEnd"/>
    </w:p>
    <w:p w:rsidR="002B1853" w:rsidRDefault="002B1853" w:rsidP="002B1853">
      <w:pPr>
        <w:pStyle w:val="Ttulo2"/>
        <w:rPr>
          <w:lang w:val="fr-FR"/>
        </w:rPr>
      </w:pPr>
      <w:bookmarkStart w:id="1242" w:name="_Toc415779810"/>
      <w:r>
        <w:rPr>
          <w:lang w:val="fr-FR"/>
        </w:rPr>
        <w:t>Grupo de Processos de ENCERRAMENTO</w:t>
      </w:r>
      <w:bookmarkEnd w:id="1242"/>
    </w:p>
    <w:p w:rsidR="00F72234" w:rsidRDefault="00F72234" w:rsidP="00F72234">
      <w:pPr>
        <w:rPr>
          <w:color w:val="FF0000"/>
        </w:rPr>
      </w:pPr>
      <w:r>
        <w:rPr>
          <w:color w:val="0000FF"/>
        </w:rPr>
        <w:t xml:space="preserve">Vide Observação do item </w:t>
      </w:r>
      <w:proofErr w:type="gramStart"/>
      <w:r>
        <w:rPr>
          <w:color w:val="0000FF"/>
        </w:rPr>
        <w:t>2</w:t>
      </w:r>
      <w:proofErr w:type="gramEnd"/>
      <w:r>
        <w:rPr>
          <w:color w:val="0000FF"/>
        </w:rPr>
        <w:t>.</w:t>
      </w:r>
    </w:p>
    <w:p w:rsidR="000C147A" w:rsidRDefault="000C147A" w:rsidP="000C147A">
      <w:pPr>
        <w:rPr>
          <w:color w:val="FF0000"/>
        </w:rPr>
      </w:pPr>
      <w:r>
        <w:rPr>
          <w:color w:val="FF0000"/>
        </w:rPr>
        <w:t xml:space="preserve">Descrever de forma genérica os objetivos do Grupo de Processos de ENCERRAMENTO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w:t>
      </w:r>
    </w:p>
    <w:p w:rsidR="000C147A" w:rsidRDefault="000C147A" w:rsidP="000C147A">
      <w:pPr>
        <w:rPr>
          <w:color w:val="FF0000"/>
        </w:rPr>
      </w:pP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1243" w:name="_Toc415779811"/>
      <w:r>
        <w:rPr>
          <w:sz w:val="28"/>
        </w:rPr>
        <w:lastRenderedPageBreak/>
        <w:t xml:space="preserve">Desenvolvimento </w:t>
      </w:r>
      <w:r w:rsidR="003234FD" w:rsidRPr="00B4545F">
        <w:rPr>
          <w:sz w:val="28"/>
        </w:rPr>
        <w:t>do Sistema</w:t>
      </w:r>
      <w:r>
        <w:rPr>
          <w:sz w:val="28"/>
        </w:rPr>
        <w:t xml:space="preserve"> de Informações</w:t>
      </w:r>
      <w:bookmarkEnd w:id="1243"/>
    </w:p>
    <w:p w:rsidR="003D5DB9" w:rsidRDefault="003D5DB9" w:rsidP="003D5DB9">
      <w:pPr>
        <w:rPr>
          <w:color w:val="FF0000"/>
        </w:rPr>
      </w:pPr>
      <w:r>
        <w:rPr>
          <w:color w:val="FF0000"/>
        </w:rPr>
        <w:t xml:space="preserve">Descrever os objetivos do Sistema de Informações e a </w:t>
      </w:r>
      <w:r w:rsidR="005941F8">
        <w:rPr>
          <w:color w:val="FF0000"/>
        </w:rPr>
        <w:t xml:space="preserve">estratégia que foi utilizada para o seu </w:t>
      </w:r>
      <w:proofErr w:type="gramStart"/>
      <w:r w:rsidR="005941F8">
        <w:rPr>
          <w:color w:val="FF0000"/>
        </w:rPr>
        <w:t>desenvolvimento</w:t>
      </w:r>
      <w:r w:rsidRPr="008E305B">
        <w:rPr>
          <w:color w:val="FF0000"/>
        </w:rPr>
        <w:t>.</w:t>
      </w:r>
      <w:proofErr w:type="gramEnd"/>
      <w:r w:rsidR="005941F8">
        <w:rPr>
          <w:color w:val="FF0000"/>
        </w:rPr>
        <w:t xml:space="preserve">Citar as Etapas do desenvolvimento do Sistema (Análise, </w:t>
      </w:r>
      <w:r w:rsidR="005941F8" w:rsidRPr="00C92E4A">
        <w:rPr>
          <w:i/>
          <w:color w:val="FF0000"/>
        </w:rPr>
        <w:t>Design</w:t>
      </w:r>
      <w:r w:rsidR="005941F8">
        <w:rPr>
          <w:color w:val="FF0000"/>
        </w:rPr>
        <w:t xml:space="preserve">, Codificação e Testes, </w:t>
      </w:r>
      <w:proofErr w:type="spellStart"/>
      <w:r w:rsidR="005941F8">
        <w:rPr>
          <w:color w:val="FF0000"/>
        </w:rPr>
        <w:t>etc</w:t>
      </w:r>
      <w:proofErr w:type="spellEnd"/>
      <w:r w:rsidR="005941F8">
        <w:rPr>
          <w:color w:val="FF0000"/>
        </w:rPr>
        <w:t>) e que os documentos gerados em cada Etapa serão apresentados nos itens que se seguem</w:t>
      </w:r>
      <w:r>
        <w:rPr>
          <w:color w:val="FF0000"/>
        </w:rPr>
        <w:t>.</w:t>
      </w:r>
    </w:p>
    <w:p w:rsidR="00C630F3" w:rsidRDefault="00C630F3" w:rsidP="003D5DB9">
      <w:pPr>
        <w:rPr>
          <w:color w:val="FF0000"/>
        </w:rPr>
      </w:pPr>
    </w:p>
    <w:p w:rsidR="00C630F3" w:rsidRPr="00A82050" w:rsidRDefault="00C630F3" w:rsidP="00C630F3">
      <w:pPr>
        <w:rPr>
          <w:color w:val="0000FF"/>
        </w:rPr>
      </w:pPr>
      <w:r w:rsidRPr="00A82050">
        <w:rPr>
          <w:color w:val="0000FF"/>
        </w:rPr>
        <w:t xml:space="preserve">Observação: Caso o Grupo não tenha utilizado o </w:t>
      </w:r>
      <w:r>
        <w:rPr>
          <w:color w:val="0000FF"/>
        </w:rPr>
        <w:t xml:space="preserve">Modelo CASCATA de Desenvolvimento de Software, substituir os </w:t>
      </w:r>
      <w:r w:rsidRPr="00A82050">
        <w:rPr>
          <w:color w:val="0000FF"/>
        </w:rPr>
        <w:t xml:space="preserve">itens seguintes </w:t>
      </w:r>
      <w:r>
        <w:rPr>
          <w:color w:val="0000FF"/>
        </w:rPr>
        <w:t xml:space="preserve">por itens pertinentes ao Modelo seguido. </w:t>
      </w:r>
      <w:r w:rsidRPr="00A82050">
        <w:rPr>
          <w:color w:val="0000FF"/>
        </w:rPr>
        <w:t xml:space="preserve">Por exemplo, se foi utilizado o </w:t>
      </w:r>
      <w:r>
        <w:rPr>
          <w:color w:val="0000FF"/>
        </w:rPr>
        <w:t>Método UP (</w:t>
      </w:r>
      <w:proofErr w:type="spellStart"/>
      <w:proofErr w:type="gramStart"/>
      <w:r w:rsidRPr="00C630F3">
        <w:rPr>
          <w:i/>
          <w:color w:val="0000FF"/>
        </w:rPr>
        <w:t>UnifiedProcess</w:t>
      </w:r>
      <w:proofErr w:type="spellEnd"/>
      <w:proofErr w:type="gramEnd"/>
      <w:r>
        <w:rPr>
          <w:color w:val="0000FF"/>
        </w:rPr>
        <w:t>) ou ITERATIVO ou ÁGIL (</w:t>
      </w:r>
      <w:r w:rsidRPr="00A82050">
        <w:rPr>
          <w:color w:val="0000FF"/>
        </w:rPr>
        <w:t>SCRUM</w:t>
      </w:r>
      <w:r>
        <w:rPr>
          <w:color w:val="0000FF"/>
        </w:rPr>
        <w:t>, XP e outros)</w:t>
      </w:r>
      <w:r w:rsidRPr="00A82050">
        <w:rPr>
          <w:color w:val="0000FF"/>
        </w:rPr>
        <w:t xml:space="preserve">, apresentar </w:t>
      </w:r>
      <w:r>
        <w:rPr>
          <w:color w:val="0000FF"/>
        </w:rPr>
        <w:t>a documentação de cada ITERAÇÃO.</w:t>
      </w:r>
    </w:p>
    <w:p w:rsidR="003D5DB9" w:rsidRPr="003D5DB9" w:rsidRDefault="003D5DB9" w:rsidP="003D5DB9">
      <w:pPr>
        <w:rPr>
          <w:lang w:val="fr-FR"/>
        </w:rPr>
      </w:pPr>
    </w:p>
    <w:p w:rsidR="003234FD" w:rsidRDefault="005941F8" w:rsidP="003234FD">
      <w:pPr>
        <w:pStyle w:val="Ttulo2"/>
        <w:rPr>
          <w:lang w:val="fr-FR"/>
        </w:rPr>
      </w:pPr>
      <w:bookmarkStart w:id="1244" w:name="_Toc512930909"/>
      <w:bookmarkStart w:id="1245" w:name="_Toc452813581"/>
      <w:bookmarkStart w:id="1246" w:name="_Toc447960005"/>
      <w:bookmarkStart w:id="1247" w:name="_Toc18208268"/>
      <w:bookmarkStart w:id="1248" w:name="_Toc415779812"/>
      <w:bookmarkStart w:id="1249" w:name="_Toc436203381"/>
      <w:r>
        <w:rPr>
          <w:lang w:val="fr-FR"/>
        </w:rPr>
        <w:t>Produtos da Etapa de ANALISE</w:t>
      </w:r>
      <w:bookmarkEnd w:id="1244"/>
      <w:bookmarkEnd w:id="1245"/>
      <w:bookmarkEnd w:id="1246"/>
      <w:bookmarkEnd w:id="1247"/>
      <w:bookmarkEnd w:id="1248"/>
    </w:p>
    <w:p w:rsidR="009C3C06" w:rsidRPr="008E305B" w:rsidRDefault="009C3C06" w:rsidP="009C3C06">
      <w:pPr>
        <w:rPr>
          <w:color w:val="FF0000"/>
        </w:rPr>
      </w:pPr>
      <w:r>
        <w:rPr>
          <w:color w:val="FF0000"/>
        </w:rPr>
        <w:t>Descrever de forma genérica os objetivos da Etapa de ANALISE e relacionar os documentos que foram gerados nesta Etapa, que serão apresentados nos itens que se seguem.</w:t>
      </w:r>
    </w:p>
    <w:p w:rsidR="003234FD" w:rsidRDefault="003234FD" w:rsidP="003234FD">
      <w:pPr>
        <w:pStyle w:val="Corpodetexto"/>
      </w:pPr>
    </w:p>
    <w:p w:rsidR="003234FD" w:rsidRDefault="003234FD" w:rsidP="003234FD">
      <w:pPr>
        <w:pStyle w:val="Ttulo3"/>
        <w:rPr>
          <w:ins w:id="1250" w:author="User" w:date="2015-04-04T21:09:00Z"/>
        </w:rPr>
      </w:pPr>
      <w:bookmarkStart w:id="1251" w:name="_Toc512930912"/>
      <w:bookmarkStart w:id="1252" w:name="_Toc452813585"/>
      <w:bookmarkStart w:id="1253" w:name="_Toc436203384"/>
      <w:bookmarkStart w:id="1254" w:name="_Toc425054386"/>
      <w:bookmarkStart w:id="1255" w:name="_Toc422186479"/>
      <w:bookmarkStart w:id="1256" w:name="_Toc346297773"/>
      <w:bookmarkStart w:id="1257" w:name="_Toc342757864"/>
      <w:bookmarkStart w:id="1258" w:name="_Toc18208271"/>
      <w:bookmarkStart w:id="1259" w:name="_Toc415779813"/>
      <w:r>
        <w:t>Ambiente do Usuário</w:t>
      </w:r>
      <w:bookmarkEnd w:id="1251"/>
      <w:bookmarkEnd w:id="1252"/>
      <w:bookmarkEnd w:id="1253"/>
      <w:bookmarkEnd w:id="1254"/>
      <w:bookmarkEnd w:id="1255"/>
      <w:bookmarkEnd w:id="1256"/>
      <w:bookmarkEnd w:id="1257"/>
      <w:bookmarkEnd w:id="1258"/>
      <w:bookmarkEnd w:id="1259"/>
    </w:p>
    <w:p w:rsidR="006E2F71" w:rsidRDefault="006E2F71" w:rsidP="006E2F71">
      <w:pPr>
        <w:rPr>
          <w:ins w:id="1260" w:author="User" w:date="2015-04-04T21:09:00Z"/>
        </w:rPr>
      </w:pPr>
      <w:ins w:id="1261" w:author="User" w:date="2015-04-04T21:09:00Z">
        <w:r>
          <w:tab/>
        </w:r>
        <w:r>
          <w:t>Atualmente, os usuários das escolas entrevistadas possuem um sistema alternativo que é fornecido pela Secretaria de Educação, porém eles não utilizam completamente esse sistema.</w:t>
        </w:r>
      </w:ins>
    </w:p>
    <w:p w:rsidR="006E2F71" w:rsidRDefault="006E2F71" w:rsidP="006E2F71">
      <w:pPr>
        <w:rPr>
          <w:ins w:id="1262" w:author="User" w:date="2015-04-04T21:09:00Z"/>
        </w:rPr>
      </w:pPr>
      <w:ins w:id="1263" w:author="User" w:date="2015-04-04T21:09:00Z">
        <w:r>
          <w:tab/>
          <w:t>O motivo de não utilizarem, seria a falta de informação sobre o mesmo, pois não foi implantado corretamente nas escolas.</w:t>
        </w:r>
      </w:ins>
    </w:p>
    <w:p w:rsidR="006E2F71" w:rsidRDefault="006E2F71" w:rsidP="006E2F71">
      <w:pPr>
        <w:rPr>
          <w:ins w:id="1264" w:author="User" w:date="2015-04-04T21:09:00Z"/>
        </w:rPr>
      </w:pPr>
      <w:ins w:id="1265" w:author="User" w:date="2015-04-04T21:09:00Z">
        <w:r>
          <w:tab/>
          <w:t>Esse sistema contém algumas funcionalidades que ajudam no trabalho desses usuários, porém o acesso dos responsáveis a ele não é possível. Sendo assim o acompanhamento e aproximação na evolução escolar dos filhos não é permitida.</w:t>
        </w:r>
      </w:ins>
    </w:p>
    <w:p w:rsidR="006E2F71" w:rsidRDefault="006E2F71" w:rsidP="006E2F71">
      <w:pPr>
        <w:rPr>
          <w:ins w:id="1266" w:author="User" w:date="2015-04-04T21:09:00Z"/>
        </w:rPr>
      </w:pPr>
      <w:ins w:id="1267" w:author="User" w:date="2015-04-04T21:09:00Z">
        <w:r>
          <w:tab/>
          <w:t>Os professores não têm um ambiente onde podem postar trabalhos, provas e ocorrências, assim dificultando o trabalho do professor.</w:t>
        </w:r>
      </w:ins>
    </w:p>
    <w:p w:rsidR="006E2F71" w:rsidRPr="006E2F71" w:rsidRDefault="006E2F71" w:rsidP="006E2F71">
      <w:pPr>
        <w:pPrChange w:id="1268" w:author="User" w:date="2015-04-04T21:09:00Z">
          <w:pPr>
            <w:pStyle w:val="Ttulo3"/>
          </w:pPr>
        </w:pPrChange>
      </w:pPr>
      <w:ins w:id="1269" w:author="User" w:date="2015-04-04T21:09:00Z">
        <w:r>
          <w:tab/>
          <w:t xml:space="preserve">Gestores não têm a visão de evolução da escola, secretárias não conseguem fazer todo trabalho em um único sistema, sendo assim causa lentidão no trabalho dos usuários </w:t>
        </w:r>
        <w:proofErr w:type="gramStart"/>
        <w:r>
          <w:t>envolvidos</w:t>
        </w:r>
      </w:ins>
      <w:proofErr w:type="gramEnd"/>
    </w:p>
    <w:p w:rsidR="003234FD" w:rsidRPr="00155A58" w:rsidRDefault="003B70D3" w:rsidP="001B2DB6">
      <w:pPr>
        <w:rPr>
          <w:color w:val="FF0000"/>
        </w:rPr>
      </w:pPr>
      <w:r>
        <w:rPr>
          <w:color w:val="FF0000"/>
        </w:rPr>
        <w:t>Detalhar</w:t>
      </w:r>
      <w:r w:rsidR="003234FD" w:rsidRPr="00155A58">
        <w:rPr>
          <w:color w:val="FF0000"/>
        </w:rPr>
        <w:t xml:space="preserve"> o ambiente de trabalho do usuário-alvo. </w:t>
      </w:r>
      <w:proofErr w:type="gramStart"/>
      <w:r w:rsidR="000156CA" w:rsidRPr="000156CA">
        <w:rPr>
          <w:color w:val="0000FF"/>
        </w:rPr>
        <w:t>Exemplo</w:t>
      </w:r>
      <w:r w:rsidR="003234FD" w:rsidRPr="000156CA">
        <w:rPr>
          <w:color w:val="0000FF"/>
        </w:rPr>
        <w:t>:</w:t>
      </w:r>
      <w:proofErr w:type="gramEnd"/>
      <w:r w:rsidR="003234FD" w:rsidRPr="000156CA">
        <w:rPr>
          <w:color w:val="0000FF"/>
        </w:rPr>
        <w:t xml:space="preserve">Número de pessoas envolvidas na execução da tarefa? Isso está mudando?Qual é a duração de um ciclo de tarefas? Qual é o tempo </w:t>
      </w:r>
      <w:r w:rsidR="003234FD" w:rsidRPr="000156CA">
        <w:rPr>
          <w:color w:val="0000FF"/>
        </w:rPr>
        <w:lastRenderedPageBreak/>
        <w:t>gasto em cada atividade? Isso está mudando?Existem restrições ambientais exclusivas: telefone celular, ambientes ao ar livre, uso em aeronaves e assim por diante?Que plataformas de sistema são utilizadas hoje? Quais são as futuras plataformas?Que outros aplicativos estão em uso? É necessário que o seu aplicativo interaja com eles?Este é o ponto em que podem ser incluídos fragmentos do Modelo de Negócios para resumir a tar</w:t>
      </w:r>
      <w:r w:rsidR="00155A58" w:rsidRPr="000156CA">
        <w:rPr>
          <w:color w:val="0000FF"/>
        </w:rPr>
        <w:t>efa e os papéis envolvidos etc.</w:t>
      </w:r>
    </w:p>
    <w:p w:rsidR="001B2DB6" w:rsidRPr="001B2DB6" w:rsidRDefault="001B2DB6" w:rsidP="001B2DB6">
      <w:pPr>
        <w:rPr>
          <w:color w:val="0000FF"/>
        </w:rPr>
      </w:pPr>
    </w:p>
    <w:p w:rsidR="003234FD" w:rsidRDefault="003234FD" w:rsidP="003234FD">
      <w:pPr>
        <w:pStyle w:val="Ttulo3"/>
      </w:pPr>
      <w:bookmarkStart w:id="1270" w:name="_Toc512930913"/>
      <w:bookmarkStart w:id="1271" w:name="_Toc452813588"/>
      <w:bookmarkStart w:id="1272" w:name="_Toc18208272"/>
      <w:bookmarkStart w:id="1273" w:name="_Toc415779814"/>
      <w:r>
        <w:t>Resumo das Principais Necessidades dos Usuários</w:t>
      </w:r>
      <w:bookmarkEnd w:id="1270"/>
      <w:bookmarkEnd w:id="1271"/>
      <w:bookmarkEnd w:id="1272"/>
      <w:bookmarkEnd w:id="1273"/>
    </w:p>
    <w:p w:rsidR="003234FD" w:rsidRPr="00155A58" w:rsidRDefault="003B70D3" w:rsidP="001B2DB6">
      <w:pPr>
        <w:rPr>
          <w:color w:val="FF0000"/>
        </w:rPr>
      </w:pPr>
      <w:r>
        <w:rPr>
          <w:color w:val="FF0000"/>
        </w:rPr>
        <w:t>Relacionar o</w:t>
      </w:r>
      <w:r w:rsidR="003234FD" w:rsidRPr="00155A58">
        <w:rPr>
          <w:color w:val="FF0000"/>
        </w:rPr>
        <w:t>s principais problemas com as soluções existentes conforme o ponto de vista do usuário. Para cada problema, esclareça os seguintes pontos:</w:t>
      </w:r>
    </w:p>
    <w:p w:rsidR="00155A58" w:rsidRDefault="003234FD" w:rsidP="00A24E4B">
      <w:pPr>
        <w:numPr>
          <w:ilvl w:val="0"/>
          <w:numId w:val="12"/>
        </w:numPr>
        <w:rPr>
          <w:color w:val="FF0000"/>
        </w:rPr>
      </w:pPr>
      <w:r w:rsidRPr="00155A58">
        <w:rPr>
          <w:color w:val="FF0000"/>
        </w:rPr>
        <w:t>Quai</w:t>
      </w:r>
      <w:r w:rsidR="00155A58" w:rsidRPr="00155A58">
        <w:rPr>
          <w:color w:val="FF0000"/>
        </w:rPr>
        <w:t>s são as causas deste problema?</w:t>
      </w:r>
    </w:p>
    <w:p w:rsidR="003234FD" w:rsidRPr="00155A58" w:rsidRDefault="003234FD" w:rsidP="00A24E4B">
      <w:pPr>
        <w:numPr>
          <w:ilvl w:val="0"/>
          <w:numId w:val="12"/>
        </w:numPr>
        <w:rPr>
          <w:color w:val="FF0000"/>
        </w:rPr>
      </w:pPr>
      <w:r w:rsidRPr="00155A58">
        <w:rPr>
          <w:color w:val="FF0000"/>
        </w:rPr>
        <w:t>Como ele está sendo resolvido agora?</w:t>
      </w:r>
    </w:p>
    <w:p w:rsidR="003234FD" w:rsidRDefault="003234FD" w:rsidP="00A24E4B">
      <w:pPr>
        <w:numPr>
          <w:ilvl w:val="0"/>
          <w:numId w:val="12"/>
        </w:numPr>
        <w:rPr>
          <w:color w:val="FF0000"/>
        </w:rPr>
      </w:pPr>
      <w:r w:rsidRPr="00155A58">
        <w:rPr>
          <w:color w:val="FF0000"/>
        </w:rPr>
        <w:t>Que soluções</w:t>
      </w:r>
      <w:r w:rsidR="00155A58">
        <w:rPr>
          <w:color w:val="FF0000"/>
        </w:rPr>
        <w:t xml:space="preserve"> o usuário deseja?</w:t>
      </w:r>
    </w:p>
    <w:p w:rsidR="00155A58" w:rsidRPr="00194E7D" w:rsidRDefault="00155A58" w:rsidP="001B2DB6">
      <w:pPr>
        <w:rPr>
          <w:color w:val="0000FF"/>
        </w:rPr>
      </w:pPr>
    </w:p>
    <w:p w:rsidR="003234FD" w:rsidRPr="00924A08" w:rsidRDefault="003B70D3" w:rsidP="001B2DB6">
      <w:pPr>
        <w:rPr>
          <w:color w:val="FF0000"/>
        </w:rPr>
      </w:pPr>
      <w:r>
        <w:rPr>
          <w:color w:val="FF0000"/>
        </w:rPr>
        <w:t>Apresentar</w:t>
      </w:r>
      <w:r w:rsidR="003234FD" w:rsidRPr="00924A08">
        <w:rPr>
          <w:color w:val="FF0000"/>
        </w:rPr>
        <w:t>a tabela a seguir</w:t>
      </w:r>
    </w:p>
    <w:p w:rsidR="001B2DB6" w:rsidRDefault="0006315B" w:rsidP="006E2F71">
      <w:pPr>
        <w:pStyle w:val="Legenda"/>
        <w:rPr>
          <w:ins w:id="1274" w:author="User" w:date="2015-04-04T21:07:00Z"/>
        </w:rPr>
      </w:pPr>
      <w:bookmarkStart w:id="1275" w:name="_Toc415782046"/>
      <w:del w:id="1276" w:author="User" w:date="2015-04-04T21:08:00Z">
        <w:r w:rsidDel="006E2F71">
          <w:delText xml:space="preserve">Tabela </w:delText>
        </w:r>
        <w:r w:rsidR="009101FD" w:rsidDel="006E2F71">
          <w:fldChar w:fldCharType="begin"/>
        </w:r>
        <w:r w:rsidR="00883C4F" w:rsidDel="006E2F71">
          <w:delInstrText xml:space="preserve"> SEQ Tabela \* ARABIC </w:delInstrText>
        </w:r>
        <w:r w:rsidR="009101FD" w:rsidDel="006E2F71">
          <w:fldChar w:fldCharType="separate"/>
        </w:r>
      </w:del>
      <w:del w:id="1277" w:author="User" w:date="2015-04-04T19:50:00Z">
        <w:r w:rsidR="004A46AC" w:rsidDel="00E640C8">
          <w:rPr>
            <w:noProof/>
          </w:rPr>
          <w:delText>1</w:delText>
        </w:r>
      </w:del>
      <w:del w:id="1278" w:author="User" w:date="2015-04-04T21:08:00Z">
        <w:r w:rsidR="009101FD" w:rsidDel="006E2F71">
          <w:rPr>
            <w:noProof/>
          </w:rPr>
          <w:fldChar w:fldCharType="end"/>
        </w:r>
        <w:r w:rsidR="000156CA" w:rsidDel="006E2F71">
          <w:delText>-</w:delText>
        </w:r>
        <w:r w:rsidDel="006E2F71">
          <w:delText>Principais Necessidades dos Usuários</w:delText>
        </w:r>
      </w:del>
      <w:bookmarkEnd w:id="1275"/>
      <w:ins w:id="1279" w:author="User" w:date="2015-04-04T21:08:00Z">
        <w:r w:rsidR="006E2F71">
          <w:t xml:space="preserve">Tabela </w:t>
        </w:r>
        <w:r w:rsidR="006E2F71">
          <w:fldChar w:fldCharType="begin"/>
        </w:r>
        <w:r w:rsidR="006E2F71">
          <w:instrText xml:space="preserve"> SEQ Tabela \* ARABIC </w:instrText>
        </w:r>
      </w:ins>
      <w:r w:rsidR="006E2F71">
        <w:fldChar w:fldCharType="separate"/>
      </w:r>
      <w:ins w:id="1280" w:author="User" w:date="2015-04-04T21:08:00Z">
        <w:r w:rsidR="006E2F71">
          <w:rPr>
            <w:noProof/>
          </w:rPr>
          <w:t>6</w:t>
        </w:r>
        <w:r w:rsidR="006E2F71">
          <w:fldChar w:fldCharType="end"/>
        </w:r>
        <w:r w:rsidR="006E2F71">
          <w:t xml:space="preserve"> - Principais Necessidades dos Usuários</w:t>
        </w:r>
      </w:ins>
    </w:p>
    <w:p w:rsidR="006E2F71" w:rsidRPr="006E2F71" w:rsidRDefault="006E2F71" w:rsidP="006E2F71">
      <w:pPr>
        <w:pPrChange w:id="1281" w:author="User" w:date="2015-04-04T21:07:00Z">
          <w:pPr>
            <w:pStyle w:val="Legenda"/>
          </w:pPr>
        </w:pPrChange>
      </w:pPr>
      <w:ins w:id="1282" w:author="User" w:date="2015-04-04T21:07:00Z">
        <w:r>
          <w:object w:dxaOrig="9479" w:dyaOrig="11267">
            <v:shape id="_x0000_i1027" type="#_x0000_t75" style="width:474pt;height:563.4pt" o:ole="">
              <v:imagedata r:id="rId24" o:title=""/>
            </v:shape>
            <o:OLEObject Type="Embed" ProgID="Word.Document.12" ShapeID="_x0000_i1027" DrawAspect="Content" ObjectID="_1489687314" r:id="rId25">
              <o:FieldCodes>\s</o:FieldCodes>
            </o:OLEObject>
          </w:object>
        </w:r>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F12F17">
        <w:tc>
          <w:tcPr>
            <w:tcW w:w="2943"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r>
              <w:rPr>
                <w:b/>
                <w:bCs/>
              </w:rPr>
              <w:t>Prioridade</w:t>
            </w:r>
          </w:p>
        </w:tc>
        <w:tc>
          <w:tcPr>
            <w:tcW w:w="2268"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BFBFBF" w:themeColor="background1" w:themeShade="BF" w:fill="FFFFFF"/>
          </w:tcPr>
          <w:p w:rsidR="00366693" w:rsidRDefault="00366693" w:rsidP="008C0BFE">
            <w:pPr>
              <w:pStyle w:val="Corpodetexto"/>
              <w:jc w:val="center"/>
              <w:rPr>
                <w:b/>
                <w:bCs/>
              </w:rPr>
            </w:pPr>
            <w:r>
              <w:rPr>
                <w:b/>
                <w:bCs/>
              </w:rPr>
              <w:t>Soluções Propostas</w:t>
            </w:r>
          </w:p>
        </w:tc>
      </w:tr>
      <w:tr w:rsidR="00366693" w:rsidTr="00BB74A3">
        <w:tc>
          <w:tcPr>
            <w:tcW w:w="2943"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1418" w:type="dxa"/>
            <w:tcBorders>
              <w:top w:val="single" w:sz="6" w:space="0" w:color="000000"/>
              <w:left w:val="single" w:sz="6" w:space="0" w:color="000000"/>
              <w:bottom w:val="single" w:sz="6" w:space="0" w:color="000000"/>
              <w:right w:val="single" w:sz="6" w:space="0" w:color="000000"/>
            </w:tcBorders>
          </w:tcPr>
          <w:p w:rsidR="00366693" w:rsidRPr="00155A58" w:rsidRDefault="00155A58" w:rsidP="00155A58">
            <w:pPr>
              <w:pStyle w:val="Corpodetexto"/>
              <w:rPr>
                <w:color w:val="0000FF"/>
              </w:rPr>
            </w:pPr>
            <w:r>
              <w:rPr>
                <w:color w:val="0000FF"/>
              </w:rPr>
              <w:t xml:space="preserve">Alta, </w:t>
            </w:r>
            <w:proofErr w:type="spellStart"/>
            <w:r>
              <w:rPr>
                <w:color w:val="0000FF"/>
              </w:rPr>
              <w:t>M</w:t>
            </w:r>
            <w:r w:rsidR="00D95434" w:rsidRPr="00155A58">
              <w:rPr>
                <w:color w:val="0000FF"/>
              </w:rPr>
              <w:t>édiaou</w:t>
            </w:r>
            <w:proofErr w:type="spellEnd"/>
            <w:r w:rsidR="00D95434" w:rsidRPr="00155A58">
              <w:rPr>
                <w:color w:val="0000FF"/>
              </w:rPr>
              <w:t xml:space="preserve"> </w:t>
            </w:r>
            <w:proofErr w:type="gramStart"/>
            <w:r>
              <w:rPr>
                <w:color w:val="0000FF"/>
              </w:rPr>
              <w:t>B</w:t>
            </w:r>
            <w:r w:rsidR="00D95434" w:rsidRPr="00155A58">
              <w:rPr>
                <w:color w:val="0000FF"/>
              </w:rPr>
              <w:t>aixa</w:t>
            </w:r>
            <w:proofErr w:type="gramEnd"/>
          </w:p>
        </w:tc>
        <w:tc>
          <w:tcPr>
            <w:tcW w:w="2268"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r>
      <w:tr w:rsidR="00366693" w:rsidTr="00BB74A3">
        <w:tc>
          <w:tcPr>
            <w:tcW w:w="2943"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1418" w:type="dxa"/>
            <w:tcBorders>
              <w:top w:val="single" w:sz="6" w:space="0" w:color="000000"/>
              <w:left w:val="single" w:sz="6" w:space="0" w:color="000000"/>
              <w:bottom w:val="single" w:sz="6" w:space="0" w:color="000000"/>
              <w:right w:val="single" w:sz="6" w:space="0" w:color="000000"/>
            </w:tcBorders>
          </w:tcPr>
          <w:p w:rsidR="00366693" w:rsidRPr="00155A58" w:rsidRDefault="00155A58" w:rsidP="004D2F1F">
            <w:pPr>
              <w:pStyle w:val="Corpodetexto"/>
              <w:rPr>
                <w:color w:val="0000FF"/>
              </w:rPr>
            </w:pPr>
            <w:r>
              <w:rPr>
                <w:color w:val="0000FF"/>
              </w:rPr>
              <w:t xml:space="preserve">Alta, </w:t>
            </w:r>
            <w:proofErr w:type="spellStart"/>
            <w:r>
              <w:rPr>
                <w:color w:val="0000FF"/>
              </w:rPr>
              <w:lastRenderedPageBreak/>
              <w:t>M</w:t>
            </w:r>
            <w:r w:rsidRPr="00155A58">
              <w:rPr>
                <w:color w:val="0000FF"/>
              </w:rPr>
              <w:t>édiaou</w:t>
            </w:r>
            <w:proofErr w:type="spellEnd"/>
            <w:r w:rsidRPr="00155A58">
              <w:rPr>
                <w:color w:val="0000FF"/>
              </w:rPr>
              <w:t xml:space="preserve"> </w:t>
            </w:r>
            <w:proofErr w:type="gramStart"/>
            <w:r>
              <w:rPr>
                <w:color w:val="0000FF"/>
              </w:rPr>
              <w:t>B</w:t>
            </w:r>
            <w:r w:rsidRPr="00155A58">
              <w:rPr>
                <w:color w:val="0000FF"/>
              </w:rPr>
              <w:t>aixa</w:t>
            </w:r>
            <w:proofErr w:type="gramEnd"/>
          </w:p>
        </w:tc>
        <w:tc>
          <w:tcPr>
            <w:tcW w:w="2268"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rsidR="00366693" w:rsidRDefault="00366693" w:rsidP="004D2F1F">
            <w:pPr>
              <w:pStyle w:val="Corpodetexto"/>
            </w:pPr>
          </w:p>
        </w:tc>
      </w:tr>
    </w:tbl>
    <w:p w:rsidR="003234FD" w:rsidRDefault="003234FD" w:rsidP="003234FD">
      <w:pPr>
        <w:pStyle w:val="Corpodetexto"/>
      </w:pPr>
    </w:p>
    <w:p w:rsidR="003234FD" w:rsidRDefault="003234FD" w:rsidP="003234FD">
      <w:pPr>
        <w:pStyle w:val="Ttulo3"/>
      </w:pPr>
      <w:bookmarkStart w:id="1283" w:name="_Toc512930914"/>
      <w:bookmarkStart w:id="1284" w:name="_Toc452813589"/>
      <w:bookmarkStart w:id="1285" w:name="_Toc18208273"/>
      <w:bookmarkStart w:id="1286" w:name="_Toc415779815"/>
      <w:r>
        <w:t>Alternativas e Concorrência</w:t>
      </w:r>
      <w:bookmarkEnd w:id="1283"/>
      <w:bookmarkEnd w:id="1284"/>
      <w:bookmarkEnd w:id="1285"/>
      <w:bookmarkEnd w:id="1286"/>
    </w:p>
    <w:p w:rsidR="006E2F71" w:rsidRPr="006E2F71" w:rsidRDefault="006E2F71" w:rsidP="006E2F71">
      <w:pPr>
        <w:rPr>
          <w:ins w:id="1287" w:author="User" w:date="2015-04-04T21:10:00Z"/>
          <w:color w:val="FF0000"/>
        </w:rPr>
      </w:pPr>
      <w:ins w:id="1288" w:author="User" w:date="2015-04-04T21:10:00Z">
        <w:r w:rsidRPr="006E2F71">
          <w:rPr>
            <w:color w:val="FF0000"/>
          </w:rPr>
          <w:t xml:space="preserve">As alternativas disponíveis para os envolvidos hoje estão em crescente evolução, há programas gratuitos para escolas pequenas e ainda programas de baixo custo para escolas maiores. </w:t>
        </w:r>
      </w:ins>
    </w:p>
    <w:p w:rsidR="006E2F71" w:rsidRPr="006E2F71" w:rsidRDefault="006E2F71" w:rsidP="006E2F71">
      <w:pPr>
        <w:rPr>
          <w:ins w:id="1289" w:author="User" w:date="2015-04-04T21:10:00Z"/>
          <w:color w:val="FF0000"/>
        </w:rPr>
      </w:pPr>
      <w:ins w:id="1290" w:author="User" w:date="2015-04-04T21:10:00Z">
        <w:r w:rsidRPr="006E2F71">
          <w:rPr>
            <w:color w:val="FF0000"/>
          </w:rPr>
          <w:tab/>
          <w:t xml:space="preserve">No entanto, são as escolas que possuem uma administração centrada no Diretor da Escola, que tem formação acadêmica em pedagogia e não se atualiza no mercado quanto </w:t>
        </w:r>
        <w:proofErr w:type="gramStart"/>
        <w:r w:rsidRPr="006E2F71">
          <w:rPr>
            <w:color w:val="FF0000"/>
          </w:rPr>
          <w:t>as</w:t>
        </w:r>
        <w:proofErr w:type="gramEnd"/>
        <w:r w:rsidRPr="006E2F71">
          <w:rPr>
            <w:color w:val="FF0000"/>
          </w:rPr>
          <w:t xml:space="preserve"> opções de ferramentas e bibliografias para melhoria de sua gestão.</w:t>
        </w:r>
      </w:ins>
    </w:p>
    <w:p w:rsidR="006E2F71" w:rsidRPr="006E2F71" w:rsidRDefault="006E2F71" w:rsidP="006E2F71">
      <w:pPr>
        <w:rPr>
          <w:ins w:id="1291" w:author="User" w:date="2015-04-04T21:10:00Z"/>
          <w:color w:val="FF0000"/>
        </w:rPr>
      </w:pPr>
      <w:ins w:id="1292" w:author="User" w:date="2015-04-04T21:10:00Z">
        <w:r w:rsidRPr="006E2F71">
          <w:rPr>
            <w:color w:val="FF0000"/>
          </w:rPr>
          <w:tab/>
          <w:t xml:space="preserve">Há ferramentas específicas para escolas de educação infantil, escola de idiomas, e até </w:t>
        </w:r>
        <w:proofErr w:type="spellStart"/>
        <w:proofErr w:type="gramStart"/>
        <w:r w:rsidRPr="006E2F71">
          <w:rPr>
            <w:color w:val="FF0000"/>
          </w:rPr>
          <w:t>auto-escolas</w:t>
        </w:r>
        <w:proofErr w:type="spellEnd"/>
        <w:proofErr w:type="gramEnd"/>
        <w:r w:rsidRPr="006E2F71">
          <w:rPr>
            <w:color w:val="FF0000"/>
          </w:rPr>
          <w:t>, escolas para a carteira de habilitação, bem estruturadas. Inclusive algumas franquias de escolas de idiomas já possuem sistema de controle e manutenção de clientes (alunos) baseados nas práticas de CRM e ERP.</w:t>
        </w:r>
      </w:ins>
    </w:p>
    <w:p w:rsidR="006E2F71" w:rsidRPr="006E2F71" w:rsidRDefault="006E2F71" w:rsidP="006E2F71">
      <w:pPr>
        <w:rPr>
          <w:ins w:id="1293" w:author="User" w:date="2015-04-04T21:10:00Z"/>
          <w:color w:val="FF0000"/>
        </w:rPr>
      </w:pPr>
      <w:ins w:id="1294" w:author="User" w:date="2015-04-04T21:10:00Z">
        <w:r w:rsidRPr="006E2F71">
          <w:rPr>
            <w:color w:val="FF0000"/>
          </w:rPr>
          <w:tab/>
          <w:t>As opções no mercado são inúmeras e requerem uma pesquisa apurada, comparando o que a escola necessita e o que os sistemas oferecem.</w:t>
        </w:r>
      </w:ins>
    </w:p>
    <w:p w:rsidR="006E2F71" w:rsidRDefault="006E2F71" w:rsidP="006E2F71">
      <w:pPr>
        <w:rPr>
          <w:ins w:id="1295" w:author="User" w:date="2015-04-04T21:10:00Z"/>
          <w:color w:val="FF0000"/>
        </w:rPr>
      </w:pPr>
      <w:ins w:id="1296" w:author="User" w:date="2015-04-04T21:10:00Z">
        <w:r w:rsidRPr="006E2F71">
          <w:rPr>
            <w:color w:val="FF0000"/>
          </w:rPr>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ins>
    </w:p>
    <w:p w:rsidR="003234FD" w:rsidRPr="00194E7D" w:rsidRDefault="006E2F71" w:rsidP="006E2F71">
      <w:pPr>
        <w:rPr>
          <w:color w:val="FF0000"/>
        </w:rPr>
      </w:pPr>
      <w:ins w:id="1297" w:author="User" w:date="2015-04-04T21:11:00Z">
        <w:r>
          <w:rPr>
            <w:color w:val="FF0000"/>
          </w:rPr>
          <w:tab/>
        </w:r>
      </w:ins>
      <w:ins w:id="1298" w:author="User" w:date="2015-04-04T21:10:00Z">
        <w:r w:rsidRPr="006E2F71">
          <w:rPr>
            <w:color w:val="FF0000"/>
          </w:rPr>
          <w:t xml:space="preserve">Além disso, o sistema da Secretaria da Educação do Estado de São Paulo estará integrado com as outras secretarias estaduais, como </w:t>
        </w:r>
        <w:proofErr w:type="gramStart"/>
        <w:r w:rsidRPr="006E2F71">
          <w:rPr>
            <w:color w:val="FF0000"/>
          </w:rPr>
          <w:t>por exemplo</w:t>
        </w:r>
        <w:proofErr w:type="gramEnd"/>
        <w:r w:rsidRPr="006E2F71">
          <w:rPr>
            <w:color w:val="FF0000"/>
          </w:rPr>
          <w:t xml:space="preserve"> Secretaria de Segurança Pública Estadual, que pode, por exemplo acessar a foto e as informações do aluno, em caso de necessidade.</w:t>
        </w:r>
      </w:ins>
      <w:r w:rsidR="003234FD" w:rsidRPr="00194E7D">
        <w:rPr>
          <w:color w:val="FF0000"/>
        </w:rPr>
        <w:t>Identifi</w:t>
      </w:r>
      <w:r w:rsidR="003B70D3">
        <w:rPr>
          <w:color w:val="FF0000"/>
        </w:rPr>
        <w:t xml:space="preserve">car </w:t>
      </w:r>
      <w:r w:rsidR="003234FD" w:rsidRPr="00194E7D">
        <w:rPr>
          <w:color w:val="FF0000"/>
        </w:rPr>
        <w:t xml:space="preserve">as alternativas que o </w:t>
      </w:r>
      <w:r w:rsidR="000156CA">
        <w:rPr>
          <w:color w:val="FF0000"/>
        </w:rPr>
        <w:t>usuário</w:t>
      </w:r>
      <w:r w:rsidR="003234FD" w:rsidRPr="00194E7D">
        <w:rPr>
          <w:color w:val="FF0000"/>
        </w:rPr>
        <w:t xml:space="preserve"> considera disponíveis. Entre elas podem estar incluídas a compra de um produto </w:t>
      </w:r>
      <w:r w:rsidR="000156CA">
        <w:rPr>
          <w:color w:val="FF0000"/>
        </w:rPr>
        <w:t>pronto (pacote de software)</w:t>
      </w:r>
      <w:r w:rsidR="003234FD" w:rsidRPr="00194E7D">
        <w:rPr>
          <w:color w:val="FF0000"/>
        </w:rPr>
        <w:t xml:space="preserve">, a criação de uma solução local ou a simples manutenção do </w:t>
      </w:r>
      <w:r w:rsidR="003234FD" w:rsidRPr="00194E7D">
        <w:rPr>
          <w:i/>
          <w:color w:val="FF0000"/>
        </w:rPr>
        <w:t xml:space="preserve">status </w:t>
      </w:r>
      <w:proofErr w:type="spellStart"/>
      <w:r w:rsidR="003234FD" w:rsidRPr="00194E7D">
        <w:rPr>
          <w:i/>
          <w:color w:val="FF0000"/>
        </w:rPr>
        <w:t>quo</w:t>
      </w:r>
      <w:proofErr w:type="spellEnd"/>
      <w:r w:rsidR="003234FD" w:rsidRPr="00194E7D">
        <w:rPr>
          <w:color w:val="FF0000"/>
        </w:rPr>
        <w:t>. Liste todas as opções conhecidas que a concorrência oferece ou que podem se tornar disponíveis. Inclua os principais pontos fortes e pontos fracos de cada concorrente segundo o ponto de vista do usuário final.</w:t>
      </w:r>
    </w:p>
    <w:p w:rsidR="009B1104" w:rsidRPr="001B2DB6" w:rsidRDefault="009B1104" w:rsidP="001B2DB6">
      <w:pPr>
        <w:rPr>
          <w:color w:val="0000FF"/>
        </w:rPr>
      </w:pPr>
    </w:p>
    <w:p w:rsidR="003234FD" w:rsidRDefault="003234FD" w:rsidP="004C7509">
      <w:pPr>
        <w:pStyle w:val="Ttulo3"/>
      </w:pPr>
      <w:bookmarkStart w:id="1299" w:name="_Toc512930915"/>
      <w:bookmarkStart w:id="1300" w:name="_Toc452813590"/>
      <w:bookmarkStart w:id="1301" w:name="_Toc436203387"/>
      <w:bookmarkStart w:id="1302" w:name="_Toc18208274"/>
      <w:bookmarkStart w:id="1303" w:name="_Toc415779816"/>
      <w:bookmarkEnd w:id="1249"/>
      <w:r>
        <w:t xml:space="preserve">Visão </w:t>
      </w:r>
      <w:r w:rsidRPr="003234FD">
        <w:t>Geral</w:t>
      </w:r>
      <w:r>
        <w:t xml:space="preserve"> do Produto</w:t>
      </w:r>
      <w:bookmarkEnd w:id="1299"/>
      <w:bookmarkEnd w:id="1300"/>
      <w:bookmarkEnd w:id="1301"/>
      <w:bookmarkEnd w:id="1302"/>
      <w:bookmarkEnd w:id="1303"/>
    </w:p>
    <w:p w:rsidR="006E2F71" w:rsidRPr="006E2F71" w:rsidRDefault="006E2F71" w:rsidP="006E2F71">
      <w:pPr>
        <w:rPr>
          <w:ins w:id="1304" w:author="User" w:date="2015-04-04T21:11:00Z"/>
          <w:color w:val="FF0000"/>
        </w:rPr>
      </w:pPr>
      <w:ins w:id="1305" w:author="User" w:date="2015-04-04T21:11:00Z">
        <w:r>
          <w:rPr>
            <w:color w:val="FF0000"/>
          </w:rPr>
          <w:tab/>
        </w:r>
        <w:r w:rsidRPr="006E2F71">
          <w:rPr>
            <w:color w:val="FF0000"/>
          </w:rPr>
          <w:t xml:space="preserve">Com todos os recursos propostos, a perspectiva do sistema é atender e </w:t>
        </w:r>
        <w:proofErr w:type="gramStart"/>
        <w:r w:rsidRPr="006E2F71">
          <w:rPr>
            <w:color w:val="FF0000"/>
          </w:rPr>
          <w:t>otimizar</w:t>
        </w:r>
        <w:proofErr w:type="gramEnd"/>
        <w:r w:rsidRPr="006E2F71">
          <w:rPr>
            <w:color w:val="FF0000"/>
          </w:rPr>
          <w:t xml:space="preserve"> todo o trabalho dos funcionários das escolas, podendo ajudar na melhoria da educação, controlar seus </w:t>
        </w:r>
        <w:r w:rsidRPr="006E2F71">
          <w:rPr>
            <w:color w:val="FF0000"/>
          </w:rPr>
          <w:lastRenderedPageBreak/>
          <w:t>alunos com sistemas de frequência rígido, com agilidade no acesso aos responsáveis. O nosso objetivo maior é melhorar o acompanhamento dos responsáveis ao processo escolar do aluno, seu filho.</w:t>
        </w:r>
      </w:ins>
    </w:p>
    <w:p w:rsidR="001B2DB6" w:rsidRPr="003B70D3" w:rsidRDefault="006E2F71" w:rsidP="006E2F71">
      <w:pPr>
        <w:rPr>
          <w:color w:val="FF0000"/>
        </w:rPr>
      </w:pPr>
      <w:ins w:id="1306" w:author="User" w:date="2015-04-04T21:11:00Z">
        <w:r w:rsidRPr="006E2F71">
          <w:rPr>
            <w:color w:val="FF0000"/>
          </w:rPr>
          <w:tab/>
          <w:t xml:space="preserve">Sempre contando com os envolvidos para que possam utilizar o sistema e fazer que as práticas manuais se transformem em digitais. No processo de implantação, os usuários reconhecem a facilidade e agilidade do processo de inserção, consulta e alteração de informações, estimulando o </w:t>
        </w:r>
        <w:proofErr w:type="spellStart"/>
        <w:r w:rsidRPr="006E2F71">
          <w:rPr>
            <w:color w:val="FF0000"/>
          </w:rPr>
          <w:t>auto-aprendizado</w:t>
        </w:r>
        <w:proofErr w:type="spellEnd"/>
        <w:r w:rsidRPr="006E2F71">
          <w:rPr>
            <w:color w:val="FF0000"/>
          </w:rPr>
          <w:t xml:space="preserve"> do uso do sistema, e o comprometimento como o processo escolar dos alunos tornar-se-á mais dinâmico e </w:t>
        </w:r>
        <w:proofErr w:type="gramStart"/>
        <w:r w:rsidRPr="006E2F71">
          <w:rPr>
            <w:color w:val="FF0000"/>
          </w:rPr>
          <w:t>confiável.</w:t>
        </w:r>
      </w:ins>
      <w:proofErr w:type="gramEnd"/>
      <w:r w:rsidR="003B70D3" w:rsidRPr="003B70D3">
        <w:rPr>
          <w:color w:val="FF0000"/>
        </w:rPr>
        <w:t xml:space="preserve">Apresentar </w:t>
      </w:r>
      <w:r w:rsidR="003234FD" w:rsidRPr="003B70D3">
        <w:rPr>
          <w:color w:val="FF0000"/>
        </w:rPr>
        <w:t xml:space="preserve">uma visão de </w:t>
      </w:r>
      <w:r w:rsidR="000156CA">
        <w:rPr>
          <w:color w:val="FF0000"/>
        </w:rPr>
        <w:t>nível superior dos recursos do Produto, interfaces com outros A</w:t>
      </w:r>
      <w:r w:rsidR="003234FD" w:rsidRPr="003B70D3">
        <w:rPr>
          <w:color w:val="FF0000"/>
        </w:rPr>
        <w:t>plicativos e config</w:t>
      </w:r>
      <w:r w:rsidR="000156CA">
        <w:rPr>
          <w:color w:val="FF0000"/>
        </w:rPr>
        <w:t>urações de S</w:t>
      </w:r>
      <w:r w:rsidR="003234FD" w:rsidRPr="003B70D3">
        <w:rPr>
          <w:color w:val="FF0000"/>
        </w:rPr>
        <w:t xml:space="preserve">istema. Ela geralmente é constituída </w:t>
      </w:r>
      <w:r w:rsidR="003B70D3">
        <w:rPr>
          <w:color w:val="FF0000"/>
        </w:rPr>
        <w:t>de 2</w:t>
      </w:r>
      <w:r w:rsidR="003234FD" w:rsidRPr="003B70D3">
        <w:rPr>
          <w:color w:val="FF0000"/>
        </w:rPr>
        <w:t xml:space="preserve">subseções: </w:t>
      </w:r>
      <w:r w:rsidR="003234FD" w:rsidRPr="00194E7D">
        <w:rPr>
          <w:color w:val="FF0000"/>
        </w:rPr>
        <w:t xml:space="preserve">Perspectiva do </w:t>
      </w:r>
      <w:r w:rsidR="003B70D3">
        <w:rPr>
          <w:color w:val="FF0000"/>
        </w:rPr>
        <w:t>P</w:t>
      </w:r>
      <w:r w:rsidR="003234FD" w:rsidRPr="00194E7D">
        <w:rPr>
          <w:color w:val="FF0000"/>
        </w:rPr>
        <w:t>roduto</w:t>
      </w:r>
      <w:r w:rsidR="003B70D3">
        <w:rPr>
          <w:color w:val="FF0000"/>
        </w:rPr>
        <w:t xml:space="preserve"> e </w:t>
      </w:r>
      <w:r w:rsidR="003234FD" w:rsidRPr="00194E7D">
        <w:rPr>
          <w:color w:val="FF0000"/>
        </w:rPr>
        <w:t>Suposi</w:t>
      </w:r>
      <w:r w:rsidR="00194E7D">
        <w:rPr>
          <w:color w:val="FF0000"/>
        </w:rPr>
        <w:t xml:space="preserve">ções e </w:t>
      </w:r>
      <w:r w:rsidR="003B70D3">
        <w:rPr>
          <w:color w:val="FF0000"/>
        </w:rPr>
        <w:t>D</w:t>
      </w:r>
      <w:r w:rsidR="00194E7D">
        <w:rPr>
          <w:color w:val="FF0000"/>
        </w:rPr>
        <w:t>ependências</w:t>
      </w:r>
    </w:p>
    <w:p w:rsidR="003234FD" w:rsidRPr="000156CA" w:rsidRDefault="003234FD" w:rsidP="003B70D3">
      <w:pPr>
        <w:pStyle w:val="Ttulo4"/>
        <w:rPr>
          <w:b/>
          <w:i w:val="0"/>
          <w:sz w:val="22"/>
          <w:szCs w:val="22"/>
        </w:rPr>
      </w:pPr>
      <w:bookmarkStart w:id="1307" w:name="_Toc512930916"/>
      <w:bookmarkStart w:id="1308" w:name="_Toc452813591"/>
      <w:bookmarkStart w:id="1309" w:name="_Toc436203388"/>
      <w:bookmarkStart w:id="1310" w:name="_Toc425054391"/>
      <w:bookmarkStart w:id="1311" w:name="_Toc422186484"/>
      <w:bookmarkStart w:id="1312" w:name="_Toc346297778"/>
      <w:bookmarkStart w:id="1313" w:name="_Toc342757867"/>
      <w:bookmarkStart w:id="1314" w:name="_Toc339784266"/>
      <w:bookmarkStart w:id="1315" w:name="_Toc339783677"/>
      <w:bookmarkStart w:id="1316" w:name="_Toc323533353"/>
      <w:bookmarkStart w:id="1317" w:name="_Toc320279476"/>
      <w:bookmarkStart w:id="1318" w:name="_Toc320274603"/>
      <w:bookmarkStart w:id="1319" w:name="_Toc318088998"/>
      <w:bookmarkStart w:id="1320" w:name="_Toc18208275"/>
      <w:r w:rsidRPr="000156CA">
        <w:rPr>
          <w:b/>
          <w:i w:val="0"/>
          <w:sz w:val="22"/>
          <w:szCs w:val="22"/>
        </w:rPr>
        <w:t>Perspectiva do Produto</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p>
    <w:p w:rsidR="006E2F71" w:rsidRPr="006E2F71" w:rsidRDefault="006E2F71" w:rsidP="006E2F71">
      <w:pPr>
        <w:rPr>
          <w:ins w:id="1321" w:author="User" w:date="2015-04-04T21:11:00Z"/>
          <w:color w:val="FF0000"/>
        </w:rPr>
      </w:pPr>
      <w:ins w:id="1322" w:author="User" w:date="2015-04-04T21:11:00Z">
        <w:r w:rsidRPr="006E2F71">
          <w:rPr>
            <w:color w:val="FF0000"/>
          </w:rPr>
          <w:t xml:space="preserve">O sistema disponibilizará vários recursos para os envolvidos, sendo eles a comodidade de acesso, podendo ser acessado de qualquer computador com acesso à internet, </w:t>
        </w:r>
        <w:proofErr w:type="spellStart"/>
        <w:r w:rsidRPr="006E2F71">
          <w:rPr>
            <w:color w:val="FF0000"/>
          </w:rPr>
          <w:t>smartphones</w:t>
        </w:r>
        <w:proofErr w:type="spellEnd"/>
        <w:r w:rsidRPr="006E2F71">
          <w:rPr>
            <w:color w:val="FF0000"/>
          </w:rPr>
          <w:t xml:space="preserve"> e </w:t>
        </w:r>
        <w:proofErr w:type="spellStart"/>
        <w:r w:rsidRPr="006E2F71">
          <w:rPr>
            <w:color w:val="FF0000"/>
          </w:rPr>
          <w:t>tablets</w:t>
        </w:r>
        <w:proofErr w:type="spellEnd"/>
        <w:r w:rsidRPr="006E2F71">
          <w:rPr>
            <w:color w:val="FF0000"/>
          </w:rPr>
          <w:t xml:space="preserve"> com interface práticas de fácil navegação.</w:t>
        </w:r>
      </w:ins>
    </w:p>
    <w:p w:rsidR="003234FD" w:rsidRPr="003B70D3" w:rsidRDefault="003B70D3" w:rsidP="001B2DB6">
      <w:pPr>
        <w:rPr>
          <w:color w:val="FF0000"/>
        </w:rPr>
      </w:pPr>
      <w:r w:rsidRPr="003B70D3">
        <w:rPr>
          <w:color w:val="FF0000"/>
        </w:rPr>
        <w:t xml:space="preserve">Apresentar </w:t>
      </w:r>
      <w:r w:rsidR="000156CA">
        <w:rPr>
          <w:color w:val="FF0000"/>
        </w:rPr>
        <w:t>o P</w:t>
      </w:r>
      <w:r w:rsidR="003234FD" w:rsidRPr="003B70D3">
        <w:rPr>
          <w:color w:val="FF0000"/>
        </w:rPr>
        <w:t xml:space="preserve">roduto na perspectiva de outros produtos relacionados </w:t>
      </w:r>
      <w:r w:rsidR="000156CA">
        <w:rPr>
          <w:color w:val="FF0000"/>
        </w:rPr>
        <w:t>e do ambiente do usuário. Se o P</w:t>
      </w:r>
      <w:r w:rsidR="003234FD" w:rsidRPr="003B70D3">
        <w:rPr>
          <w:color w:val="FF0000"/>
        </w:rPr>
        <w:t xml:space="preserve">roduto for independente e totalmente </w:t>
      </w:r>
      <w:proofErr w:type="spellStart"/>
      <w:proofErr w:type="gramStart"/>
      <w:r w:rsidR="003234FD" w:rsidRPr="003B70D3">
        <w:rPr>
          <w:color w:val="FF0000"/>
        </w:rPr>
        <w:t>auto-suficiente</w:t>
      </w:r>
      <w:proofErr w:type="spellEnd"/>
      <w:proofErr w:type="gramEnd"/>
      <w:r w:rsidR="003234FD" w:rsidRPr="003B70D3">
        <w:rPr>
          <w:color w:val="FF0000"/>
        </w:rPr>
        <w:t xml:space="preserve">, exponha isso aqui. Se o </w:t>
      </w:r>
      <w:r w:rsidR="000156CA">
        <w:rPr>
          <w:color w:val="FF0000"/>
        </w:rPr>
        <w:t>P</w:t>
      </w:r>
      <w:r w:rsidR="003234FD" w:rsidRPr="003B70D3">
        <w:rPr>
          <w:color w:val="FF0000"/>
        </w:rPr>
        <w:t>roduto for um componente de um sistema maior, esta subseção deverá relacionar como esses sistemas interagem e identificar as interfaces relevantes entre os sistemas. Uma maneira fácil de exibir os principais componentes do sistema maior, suas interconexões e interfaces externas é através de um diagrama de bloco.</w:t>
      </w:r>
    </w:p>
    <w:p w:rsidR="003234FD" w:rsidRPr="000156CA" w:rsidRDefault="003234FD" w:rsidP="003B70D3">
      <w:pPr>
        <w:pStyle w:val="Ttulo4"/>
        <w:rPr>
          <w:b/>
          <w:i w:val="0"/>
          <w:sz w:val="22"/>
          <w:szCs w:val="22"/>
        </w:rPr>
      </w:pPr>
      <w:bookmarkStart w:id="1323" w:name="_Toc512930917"/>
      <w:bookmarkStart w:id="1324" w:name="_Toc452813593"/>
      <w:bookmarkStart w:id="1325" w:name="_Toc436203390"/>
      <w:bookmarkStart w:id="1326" w:name="_Toc425054394"/>
      <w:bookmarkStart w:id="1327" w:name="_Toc422186487"/>
      <w:bookmarkStart w:id="1328" w:name="_Toc346297780"/>
      <w:bookmarkStart w:id="1329" w:name="_Toc342757869"/>
      <w:bookmarkStart w:id="1330" w:name="_Toc339784278"/>
      <w:bookmarkStart w:id="1331" w:name="_Toc339783689"/>
      <w:bookmarkStart w:id="1332" w:name="_Toc323533379"/>
      <w:bookmarkStart w:id="1333" w:name="_Toc320279510"/>
      <w:bookmarkStart w:id="1334" w:name="_Toc320274637"/>
      <w:bookmarkStart w:id="1335" w:name="_Toc318089002"/>
      <w:bookmarkStart w:id="1336" w:name="_Toc18208276"/>
      <w:r w:rsidRPr="000156CA">
        <w:rPr>
          <w:b/>
          <w:i w:val="0"/>
          <w:sz w:val="22"/>
          <w:szCs w:val="22"/>
        </w:rPr>
        <w:t>Suposições e Dependências</w:t>
      </w:r>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rsidR="006E2F71" w:rsidRDefault="006E2F71" w:rsidP="001B2DB6">
      <w:pPr>
        <w:rPr>
          <w:ins w:id="1337" w:author="User" w:date="2015-04-04T21:12:00Z"/>
          <w:color w:val="FF0000"/>
        </w:rPr>
      </w:pPr>
      <w:ins w:id="1338" w:author="User" w:date="2015-04-04T21:12:00Z">
        <w:r w:rsidRPr="006E2F71">
          <w:rPr>
            <w:color w:val="FF0000"/>
          </w:rPr>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ins>
    </w:p>
    <w:p w:rsidR="006E2F71" w:rsidRDefault="006E2F71" w:rsidP="001B2DB6">
      <w:pPr>
        <w:rPr>
          <w:ins w:id="1339" w:author="User" w:date="2015-04-04T21:12:00Z"/>
          <w:color w:val="FF0000"/>
        </w:rPr>
      </w:pPr>
    </w:p>
    <w:p w:rsidR="003234FD" w:rsidRPr="003B70D3" w:rsidRDefault="003B70D3" w:rsidP="001B2DB6">
      <w:pPr>
        <w:rPr>
          <w:color w:val="FF0000"/>
        </w:rPr>
      </w:pPr>
      <w:r w:rsidRPr="003B70D3">
        <w:rPr>
          <w:color w:val="FF0000"/>
        </w:rPr>
        <w:t>Apresentar</w:t>
      </w:r>
      <w:r w:rsidR="00BB74A3" w:rsidRPr="003B70D3">
        <w:rPr>
          <w:color w:val="FF0000"/>
        </w:rPr>
        <w:t xml:space="preserve"> as suposições e dependências que você assumiu para especificar seu sistema, e </w:t>
      </w:r>
      <w:r w:rsidR="003234FD" w:rsidRPr="003B70D3">
        <w:rPr>
          <w:color w:val="FF0000"/>
        </w:rPr>
        <w:t xml:space="preserve">que, se mudadas, alterarão o documento. </w:t>
      </w:r>
      <w:r w:rsidR="003234FD" w:rsidRPr="000156CA">
        <w:rPr>
          <w:color w:val="0000FF"/>
        </w:rPr>
        <w:t xml:space="preserve">Por exemplo, uma suposição poderá estabelecer que um sistema operacional específico </w:t>
      </w:r>
      <w:proofErr w:type="gramStart"/>
      <w:r w:rsidR="003234FD" w:rsidRPr="000156CA">
        <w:rPr>
          <w:color w:val="0000FF"/>
        </w:rPr>
        <w:t>estará</w:t>
      </w:r>
      <w:proofErr w:type="gramEnd"/>
      <w:r w:rsidR="003234FD" w:rsidRPr="000156CA">
        <w:rPr>
          <w:color w:val="0000FF"/>
        </w:rPr>
        <w:t xml:space="preserve"> disponível para o hardware projetado para o produto de software. Se o sistema operacional não estiver disponível, o documento de deverá ser mudado.</w:t>
      </w:r>
    </w:p>
    <w:p w:rsidR="001B2DB6" w:rsidRPr="001B2DB6" w:rsidRDefault="001B2DB6" w:rsidP="001B2DB6">
      <w:pPr>
        <w:rPr>
          <w:color w:val="0000FF"/>
        </w:rPr>
      </w:pPr>
    </w:p>
    <w:p w:rsidR="003234FD" w:rsidRDefault="00BF10CB" w:rsidP="004C7509">
      <w:pPr>
        <w:pStyle w:val="Ttulo3"/>
      </w:pPr>
      <w:bookmarkStart w:id="1340" w:name="_Toc512930918"/>
      <w:bookmarkStart w:id="1341" w:name="_Toc452813596"/>
      <w:bookmarkStart w:id="1342" w:name="_Toc436203402"/>
      <w:bookmarkStart w:id="1343" w:name="_Toc18208277"/>
      <w:bookmarkStart w:id="1344" w:name="_Toc415779817"/>
      <w:proofErr w:type="spellStart"/>
      <w:proofErr w:type="gramStart"/>
      <w:r>
        <w:t>RequisitosFuncionais</w:t>
      </w:r>
      <w:proofErr w:type="spellEnd"/>
      <w:proofErr w:type="gramEnd"/>
      <w:r>
        <w:t xml:space="preserve"> </w:t>
      </w:r>
      <w:r w:rsidR="003234FD">
        <w:t>do Produto</w:t>
      </w:r>
      <w:bookmarkEnd w:id="1340"/>
      <w:bookmarkEnd w:id="1341"/>
      <w:bookmarkEnd w:id="1342"/>
      <w:bookmarkEnd w:id="1343"/>
      <w:bookmarkEnd w:id="1344"/>
    </w:p>
    <w:p w:rsidR="006E2F71" w:rsidRDefault="006E2F71" w:rsidP="006E2F71">
      <w:pPr>
        <w:pStyle w:val="Legenda"/>
        <w:rPr>
          <w:ins w:id="1345" w:author="User" w:date="2015-04-04T21:14:00Z"/>
          <w:color w:val="FF0000"/>
        </w:rPr>
      </w:pPr>
      <w:ins w:id="1346" w:author="User" w:date="2015-04-04T21:14:00Z">
        <w:r>
          <w:t xml:space="preserve">Tabela </w:t>
        </w:r>
        <w:r>
          <w:fldChar w:fldCharType="begin"/>
        </w:r>
        <w:r>
          <w:instrText xml:space="preserve"> SEQ Tabela \* ARABIC </w:instrText>
        </w:r>
        <w:r>
          <w:fldChar w:fldCharType="separate"/>
        </w:r>
        <w:r>
          <w:rPr>
            <w:noProof/>
          </w:rPr>
          <w:t>6</w:t>
        </w:r>
        <w:r>
          <w:fldChar w:fldCharType="end"/>
        </w:r>
        <w:r>
          <w:t xml:space="preserve"> - Requisitos Funcionais</w:t>
        </w:r>
      </w:ins>
    </w:p>
    <w:p w:rsidR="006E2F71" w:rsidRDefault="006E2F71" w:rsidP="006E2F71">
      <w:pPr>
        <w:rPr>
          <w:ins w:id="1347" w:author="User" w:date="2015-04-04T21:14:00Z"/>
          <w:color w:val="FF0000"/>
        </w:rPr>
      </w:pPr>
    </w:p>
    <w:p w:rsidR="006E2F71" w:rsidRDefault="006E2F71" w:rsidP="006E2F71">
      <w:pPr>
        <w:rPr>
          <w:ins w:id="1348" w:author="User" w:date="2015-04-04T21:14:00Z"/>
          <w:color w:val="FF0000"/>
        </w:rPr>
      </w:pPr>
      <w:ins w:id="1349" w:author="User" w:date="2015-04-04T21:14:00Z">
        <w:r>
          <w:rPr>
            <w:color w:val="FF0000"/>
          </w:rPr>
          <w:object w:dxaOrig="9298" w:dyaOrig="3602">
            <v:shape id="_x0000_i1028" type="#_x0000_t75" style="width:465pt;height:180pt" o:ole="">
              <v:imagedata r:id="rId26" o:title=""/>
            </v:shape>
            <o:OLEObject Type="Embed" ProgID="Word.Document.12" ShapeID="_x0000_i1028" DrawAspect="Content" ObjectID="_1489687315" r:id="rId27">
              <o:FieldCodes>\s</o:FieldCodes>
            </o:OLEObject>
          </w:object>
        </w:r>
      </w:ins>
    </w:p>
    <w:p w:rsidR="001B2DB6" w:rsidRDefault="003B70D3" w:rsidP="001B2DB6">
      <w:pPr>
        <w:rPr>
          <w:color w:val="FF0000"/>
        </w:rPr>
      </w:pPr>
      <w:r w:rsidRPr="00AE206C">
        <w:rPr>
          <w:color w:val="FF0000"/>
        </w:rPr>
        <w:t xml:space="preserve">Relacionar e </w:t>
      </w:r>
      <w:r w:rsidR="003234FD" w:rsidRPr="00AE206C">
        <w:rPr>
          <w:color w:val="FF0000"/>
        </w:rPr>
        <w:t>descrev</w:t>
      </w:r>
      <w:r w:rsidRPr="00AE206C">
        <w:rPr>
          <w:color w:val="FF0000"/>
        </w:rPr>
        <w:t xml:space="preserve">er </w:t>
      </w:r>
      <w:r w:rsidR="003234FD" w:rsidRPr="00AE206C">
        <w:rPr>
          <w:color w:val="FF0000"/>
        </w:rPr>
        <w:t xml:space="preserve">os </w:t>
      </w:r>
      <w:r w:rsidR="00DD02B5" w:rsidRPr="00AE206C">
        <w:rPr>
          <w:color w:val="FF0000"/>
        </w:rPr>
        <w:t>requisitos</w:t>
      </w:r>
      <w:r w:rsidR="003234FD" w:rsidRPr="00AE206C">
        <w:rPr>
          <w:color w:val="FF0000"/>
        </w:rPr>
        <w:t xml:space="preserve"> do </w:t>
      </w:r>
      <w:r w:rsidR="000156CA">
        <w:rPr>
          <w:color w:val="FF0000"/>
        </w:rPr>
        <w:t>P</w:t>
      </w:r>
      <w:r w:rsidR="003234FD" w:rsidRPr="00AE206C">
        <w:rPr>
          <w:color w:val="FF0000"/>
        </w:rPr>
        <w:t>roduto. Trata-se dos</w:t>
      </w:r>
      <w:r w:rsidR="00D0131B">
        <w:rPr>
          <w:color w:val="FF0000"/>
        </w:rPr>
        <w:t xml:space="preserve"> recursos de nível superior do S</w:t>
      </w:r>
      <w:r w:rsidR="003234FD" w:rsidRPr="00AE206C">
        <w:rPr>
          <w:color w:val="FF0000"/>
        </w:rPr>
        <w:t xml:space="preserve">istema que são necessários para propiciar benefícios aos usuários. Cada recurso é um serviço desejado externamente que normalmente exige uma série de entradas para alcançar os resultados desejados. </w:t>
      </w:r>
      <w:r w:rsidR="003234FD" w:rsidRPr="00D0131B">
        <w:rPr>
          <w:color w:val="0000FF"/>
        </w:rPr>
        <w:t>Por exemplo, um dos recursos de um sistema de rastreamento de problemas poderá ser a capacidade de fornecer relatórios de tendên</w:t>
      </w:r>
      <w:r w:rsidRPr="00D0131B">
        <w:rPr>
          <w:color w:val="0000FF"/>
        </w:rPr>
        <w:t>cias.</w:t>
      </w:r>
      <w:r w:rsidRPr="00AE206C">
        <w:rPr>
          <w:color w:val="FF0000"/>
        </w:rPr>
        <w:t xml:space="preserve"> À medida que o modelo de C</w:t>
      </w:r>
      <w:r w:rsidR="003234FD" w:rsidRPr="00AE206C">
        <w:rPr>
          <w:color w:val="FF0000"/>
        </w:rPr>
        <w:t xml:space="preserve">asos de </w:t>
      </w:r>
      <w:r w:rsidRPr="00AE206C">
        <w:rPr>
          <w:color w:val="FF0000"/>
        </w:rPr>
        <w:t>U</w:t>
      </w:r>
      <w:r w:rsidR="003234FD" w:rsidRPr="00AE206C">
        <w:rPr>
          <w:color w:val="FF0000"/>
        </w:rPr>
        <w:t xml:space="preserve">so for desenvolvido, atualize a descrição para fazer referência aos </w:t>
      </w:r>
      <w:r w:rsidRPr="00AE206C">
        <w:rPr>
          <w:color w:val="FF0000"/>
        </w:rPr>
        <w:t xml:space="preserve">Casos de </w:t>
      </w:r>
      <w:proofErr w:type="gramStart"/>
      <w:r w:rsidRPr="00AE206C">
        <w:rPr>
          <w:color w:val="FF0000"/>
        </w:rPr>
        <w:t>Uso</w:t>
      </w:r>
      <w:r w:rsidR="003234FD" w:rsidRPr="00AE206C">
        <w:rPr>
          <w:color w:val="FF0000"/>
        </w:rPr>
        <w:t>.</w:t>
      </w:r>
      <w:proofErr w:type="gramEnd"/>
      <w:r w:rsidR="00BB74A3" w:rsidRPr="00AE206C">
        <w:rPr>
          <w:color w:val="FF0000"/>
        </w:rPr>
        <w:t>Como este documento</w:t>
      </w:r>
      <w:r w:rsidR="003234FD" w:rsidRPr="00AE206C">
        <w:rPr>
          <w:color w:val="FF0000"/>
        </w:rPr>
        <w:t xml:space="preserve"> é revisado por muitas pessoas envolvidas, o nível de detalhes deve ser geral o suficiente para que todos entendam. No entanto, devem estar disponíveis detalhes suficiente</w:t>
      </w:r>
      <w:r w:rsidR="00D0131B">
        <w:rPr>
          <w:color w:val="FF0000"/>
        </w:rPr>
        <w:t>s para fornecer à E</w:t>
      </w:r>
      <w:r w:rsidR="003234FD" w:rsidRPr="00AE206C">
        <w:rPr>
          <w:color w:val="FF0000"/>
        </w:rPr>
        <w:t xml:space="preserve">quipe as informações necessárias para criar um modelo de </w:t>
      </w:r>
      <w:r w:rsidR="006A2115" w:rsidRPr="00AE206C">
        <w:rPr>
          <w:color w:val="FF0000"/>
        </w:rPr>
        <w:t>C</w:t>
      </w:r>
      <w:r w:rsidR="003234FD" w:rsidRPr="00AE206C">
        <w:rPr>
          <w:color w:val="FF0000"/>
        </w:rPr>
        <w:t xml:space="preserve">asos de </w:t>
      </w:r>
      <w:proofErr w:type="gramStart"/>
      <w:r w:rsidR="006A2115" w:rsidRPr="00AE206C">
        <w:rPr>
          <w:color w:val="FF0000"/>
        </w:rPr>
        <w:t>U</w:t>
      </w:r>
      <w:r w:rsidR="003234FD" w:rsidRPr="00AE206C">
        <w:rPr>
          <w:color w:val="FF0000"/>
        </w:rPr>
        <w:t>so.</w:t>
      </w:r>
      <w:proofErr w:type="gramEnd"/>
      <w:r w:rsidR="003234FD" w:rsidRPr="00AE206C">
        <w:rPr>
          <w:color w:val="FF0000"/>
        </w:rPr>
        <w:t>Esses recurs</w:t>
      </w:r>
      <w:r w:rsidRPr="00AE206C">
        <w:rPr>
          <w:color w:val="FF0000"/>
        </w:rPr>
        <w:t>os serão a base fundamental do Gerenciamento do P</w:t>
      </w:r>
      <w:r w:rsidR="003234FD" w:rsidRPr="00AE206C">
        <w:rPr>
          <w:color w:val="FF0000"/>
        </w:rPr>
        <w:t xml:space="preserve">rojeto, do </w:t>
      </w:r>
      <w:r w:rsidRPr="00AE206C">
        <w:rPr>
          <w:color w:val="FF0000"/>
        </w:rPr>
        <w:t>G</w:t>
      </w:r>
      <w:r w:rsidR="003234FD" w:rsidRPr="00AE206C">
        <w:rPr>
          <w:color w:val="FF0000"/>
        </w:rPr>
        <w:t xml:space="preserve">erenciamento do </w:t>
      </w:r>
      <w:r w:rsidRPr="00AE206C">
        <w:rPr>
          <w:color w:val="FF0000"/>
        </w:rPr>
        <w:t>E</w:t>
      </w:r>
      <w:r w:rsidR="00D0131B">
        <w:rPr>
          <w:color w:val="FF0000"/>
        </w:rPr>
        <w:t>scopo e da definição do P</w:t>
      </w:r>
      <w:r w:rsidR="003234FD" w:rsidRPr="00AE206C">
        <w:rPr>
          <w:color w:val="FF0000"/>
        </w:rPr>
        <w:t xml:space="preserve">roduto. Cada recurso será descrito mais detalhadamente no modelo de </w:t>
      </w:r>
      <w:r w:rsidRPr="00AE206C">
        <w:rPr>
          <w:color w:val="FF0000"/>
        </w:rPr>
        <w:t>Casos de Uso</w:t>
      </w:r>
      <w:r w:rsidR="003234FD" w:rsidRPr="00AE206C">
        <w:rPr>
          <w:color w:val="FF0000"/>
        </w:rPr>
        <w:t>.</w:t>
      </w:r>
    </w:p>
    <w:p w:rsidR="00092364" w:rsidRDefault="00092364" w:rsidP="001B2DB6">
      <w:pPr>
        <w:rPr>
          <w:color w:val="FF0000"/>
        </w:rPr>
      </w:pPr>
    </w:p>
    <w:p w:rsidR="00092364" w:rsidRDefault="00092364" w:rsidP="00092364">
      <w:pPr>
        <w:rPr>
          <w:color w:val="FF0000"/>
        </w:rPr>
      </w:pPr>
      <w:r w:rsidRPr="005607DD">
        <w:rPr>
          <w:color w:val="FF0000"/>
        </w:rPr>
        <w:t>[</w:t>
      </w:r>
      <w:r>
        <w:rPr>
          <w:color w:val="FF0000"/>
        </w:rPr>
        <w:t>Este item deve</w:t>
      </w:r>
      <w:r w:rsidR="00051E1D">
        <w:rPr>
          <w:color w:val="FF0000"/>
        </w:rPr>
        <w:t xml:space="preserve"> estar coerente com a Declaração de Escopo – Escopo do Produto</w:t>
      </w:r>
      <w:r w:rsidRPr="005607DD">
        <w:rPr>
          <w:color w:val="FF0000"/>
        </w:rPr>
        <w:t>]</w:t>
      </w:r>
    </w:p>
    <w:p w:rsidR="006A2115" w:rsidRPr="001B2DB6" w:rsidRDefault="006A2115" w:rsidP="001B2DB6">
      <w:pPr>
        <w:rPr>
          <w:color w:val="0000FF"/>
        </w:rPr>
      </w:pPr>
    </w:p>
    <w:p w:rsidR="003234FD" w:rsidRDefault="003234FD" w:rsidP="004C7509">
      <w:pPr>
        <w:pStyle w:val="Ttulo3"/>
      </w:pPr>
      <w:bookmarkStart w:id="1350" w:name="_Toc512930919"/>
      <w:bookmarkStart w:id="1351" w:name="_Toc452813602"/>
      <w:bookmarkStart w:id="1352" w:name="_Toc436203408"/>
      <w:bookmarkStart w:id="1353" w:name="_Toc18208278"/>
      <w:bookmarkStart w:id="1354" w:name="_Toc415779818"/>
      <w:r>
        <w:t xml:space="preserve">Requisitos </w:t>
      </w:r>
      <w:r w:rsidR="00BF10CB">
        <w:t xml:space="preserve">Não Funcionais </w:t>
      </w:r>
      <w:r>
        <w:t>do Produto</w:t>
      </w:r>
      <w:bookmarkEnd w:id="1350"/>
      <w:bookmarkEnd w:id="1351"/>
      <w:bookmarkEnd w:id="1352"/>
      <w:bookmarkEnd w:id="1353"/>
      <w:bookmarkEnd w:id="1354"/>
    </w:p>
    <w:p w:rsidR="006E2F71" w:rsidRPr="006E2F71" w:rsidRDefault="006E2F71" w:rsidP="006E2F71">
      <w:pPr>
        <w:rPr>
          <w:ins w:id="1355" w:author="User" w:date="2015-04-04T21:15:00Z"/>
          <w:color w:val="FF0000"/>
        </w:rPr>
      </w:pPr>
      <w:ins w:id="1356" w:author="User" w:date="2015-04-04T21:15:00Z">
        <w:r w:rsidRPr="006E2F71">
          <w:rPr>
            <w:color w:val="FF0000"/>
          </w:rPr>
          <w:t>Id</w:t>
        </w:r>
        <w:r w:rsidRPr="006E2F71">
          <w:rPr>
            <w:color w:val="FF0000"/>
          </w:rPr>
          <w:tab/>
        </w:r>
        <w:r w:rsidRPr="006E2F71">
          <w:rPr>
            <w:color w:val="FF0000"/>
          </w:rPr>
          <w:tab/>
          <w:t xml:space="preserve">Descrição </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t>Crítico (S/N)</w:t>
        </w:r>
      </w:ins>
    </w:p>
    <w:p w:rsidR="006E2F71" w:rsidRPr="006E2F71" w:rsidRDefault="006E2F71" w:rsidP="006E2F71">
      <w:pPr>
        <w:rPr>
          <w:ins w:id="1357" w:author="User" w:date="2015-04-04T21:15:00Z"/>
          <w:color w:val="FF0000"/>
        </w:rPr>
      </w:pPr>
    </w:p>
    <w:p w:rsidR="006E2F71" w:rsidRPr="006E2F71" w:rsidRDefault="006E2F71" w:rsidP="006E2F71">
      <w:pPr>
        <w:rPr>
          <w:ins w:id="1358" w:author="User" w:date="2015-04-04T21:15:00Z"/>
          <w:color w:val="FF0000"/>
        </w:rPr>
      </w:pPr>
      <w:ins w:id="1359" w:author="User" w:date="2015-04-04T21:15:00Z">
        <w:r w:rsidRPr="006E2F71">
          <w:rPr>
            <w:color w:val="FF0000"/>
          </w:rPr>
          <w:lastRenderedPageBreak/>
          <w:t>RNF01</w:t>
        </w:r>
        <w:proofErr w:type="gramStart"/>
        <w:r w:rsidRPr="006E2F71">
          <w:rPr>
            <w:color w:val="FF0000"/>
          </w:rPr>
          <w:t xml:space="preserve">  </w:t>
        </w:r>
        <w:proofErr w:type="gramEnd"/>
        <w:r w:rsidRPr="006E2F71">
          <w:rPr>
            <w:color w:val="FF0000"/>
          </w:rPr>
          <w:tab/>
          <w:t xml:space="preserve">O sistema terá uma interface simples e de fácil manipulação. </w:t>
        </w:r>
        <w:r w:rsidRPr="006E2F71">
          <w:rPr>
            <w:color w:val="FF0000"/>
          </w:rPr>
          <w:tab/>
        </w:r>
        <w:r w:rsidRPr="006E2F71">
          <w:rPr>
            <w:color w:val="FF0000"/>
          </w:rPr>
          <w:tab/>
          <w:t>S</w:t>
        </w:r>
      </w:ins>
    </w:p>
    <w:p w:rsidR="006E2F71" w:rsidRPr="006E2F71" w:rsidRDefault="006E2F71" w:rsidP="006E2F71">
      <w:pPr>
        <w:rPr>
          <w:ins w:id="1360" w:author="User" w:date="2015-04-04T21:15:00Z"/>
          <w:color w:val="FF0000"/>
        </w:rPr>
      </w:pPr>
      <w:ins w:id="1361" w:author="User" w:date="2015-04-04T21:15:00Z">
        <w:r w:rsidRPr="006E2F71">
          <w:rPr>
            <w:color w:val="FF0000"/>
          </w:rPr>
          <w:t>RNF02</w:t>
        </w:r>
        <w:r w:rsidRPr="006E2F71">
          <w:rPr>
            <w:color w:val="FF0000"/>
          </w:rPr>
          <w:tab/>
        </w:r>
        <w:r w:rsidRPr="006E2F71">
          <w:rPr>
            <w:color w:val="FF0000"/>
          </w:rPr>
          <w:tab/>
          <w:t>Duvidas de uso do sistema poderão ser tiradas na opção ajuda.</w:t>
        </w:r>
        <w:r w:rsidRPr="006E2F71">
          <w:rPr>
            <w:color w:val="FF0000"/>
          </w:rPr>
          <w:tab/>
        </w:r>
        <w:r w:rsidRPr="006E2F71">
          <w:rPr>
            <w:color w:val="FF0000"/>
          </w:rPr>
          <w:tab/>
        </w:r>
        <w:proofErr w:type="gramStart"/>
        <w:r w:rsidRPr="006E2F71">
          <w:rPr>
            <w:color w:val="FF0000"/>
          </w:rPr>
          <w:t>S</w:t>
        </w:r>
        <w:proofErr w:type="gramEnd"/>
      </w:ins>
    </w:p>
    <w:p w:rsidR="006E2F71" w:rsidRPr="006E2F71" w:rsidRDefault="006E2F71" w:rsidP="006E2F71">
      <w:pPr>
        <w:rPr>
          <w:ins w:id="1362" w:author="User" w:date="2015-04-04T21:15:00Z"/>
          <w:color w:val="FF0000"/>
        </w:rPr>
      </w:pPr>
      <w:ins w:id="1363" w:author="User" w:date="2015-04-04T21:15:00Z">
        <w:r w:rsidRPr="006E2F71">
          <w:rPr>
            <w:color w:val="FF0000"/>
          </w:rPr>
          <w:t>RNF03</w:t>
        </w:r>
        <w:r w:rsidRPr="006E2F71">
          <w:rPr>
            <w:color w:val="FF0000"/>
          </w:rPr>
          <w:tab/>
        </w:r>
        <w:r w:rsidRPr="006E2F71">
          <w:rPr>
            <w:color w:val="FF0000"/>
          </w:rPr>
          <w:tab/>
          <w:t>Os acessos no sistema serão distintos para empresa e cliente.</w:t>
        </w:r>
        <w:r w:rsidRPr="006E2F71">
          <w:rPr>
            <w:color w:val="FF0000"/>
          </w:rPr>
          <w:tab/>
        </w:r>
        <w:r w:rsidRPr="006E2F71">
          <w:rPr>
            <w:color w:val="FF0000"/>
          </w:rPr>
          <w:tab/>
        </w:r>
        <w:proofErr w:type="gramStart"/>
        <w:r w:rsidRPr="006E2F71">
          <w:rPr>
            <w:color w:val="FF0000"/>
          </w:rPr>
          <w:t>S</w:t>
        </w:r>
        <w:proofErr w:type="gramEnd"/>
      </w:ins>
    </w:p>
    <w:p w:rsidR="006E2F71" w:rsidRPr="006E2F71" w:rsidRDefault="006E2F71" w:rsidP="006E2F71">
      <w:pPr>
        <w:rPr>
          <w:ins w:id="1364" w:author="User" w:date="2015-04-04T21:15:00Z"/>
          <w:color w:val="FF0000"/>
        </w:rPr>
      </w:pPr>
      <w:ins w:id="1365" w:author="User" w:date="2015-04-04T21:15:00Z">
        <w:r w:rsidRPr="006E2F71">
          <w:rPr>
            <w:color w:val="FF0000"/>
          </w:rPr>
          <w:t>RNF04</w:t>
        </w:r>
        <w:r w:rsidRPr="006E2F71">
          <w:rPr>
            <w:color w:val="FF0000"/>
          </w:rPr>
          <w:tab/>
        </w:r>
        <w:r w:rsidRPr="006E2F71">
          <w:rPr>
            <w:color w:val="FF0000"/>
          </w:rPr>
          <w:tab/>
          <w:t xml:space="preserve">Relatórios poderão ser visualizados no navegador, </w:t>
        </w:r>
        <w:proofErr w:type="gramStart"/>
        <w:r w:rsidRPr="006E2F71">
          <w:rPr>
            <w:color w:val="FF0000"/>
          </w:rPr>
          <w:t>permitindo</w:t>
        </w:r>
        <w:proofErr w:type="gramEnd"/>
        <w:r w:rsidRPr="006E2F71">
          <w:rPr>
            <w:color w:val="FF0000"/>
          </w:rPr>
          <w:t xml:space="preserve"> </w:t>
        </w:r>
      </w:ins>
    </w:p>
    <w:p w:rsidR="006E2F71" w:rsidRPr="006E2F71" w:rsidRDefault="006E2F71" w:rsidP="006E2F71">
      <w:pPr>
        <w:rPr>
          <w:ins w:id="1366" w:author="User" w:date="2015-04-04T21:15:00Z"/>
          <w:color w:val="FF0000"/>
        </w:rPr>
      </w:pPr>
      <w:proofErr w:type="gramStart"/>
      <w:ins w:id="1367" w:author="User" w:date="2015-04-04T21:15:00Z">
        <w:r w:rsidRPr="006E2F71">
          <w:rPr>
            <w:color w:val="FF0000"/>
          </w:rPr>
          <w:t>a</w:t>
        </w:r>
        <w:proofErr w:type="gramEnd"/>
        <w:r w:rsidRPr="006E2F71">
          <w:rPr>
            <w:color w:val="FF0000"/>
          </w:rPr>
          <w:t xml:space="preserve"> impressão do mesmo.</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t>S</w:t>
        </w:r>
      </w:ins>
    </w:p>
    <w:p w:rsidR="006E2F71" w:rsidRPr="006E2F71" w:rsidRDefault="006E2F71" w:rsidP="006E2F71">
      <w:pPr>
        <w:rPr>
          <w:ins w:id="1368" w:author="User" w:date="2015-04-04T21:15:00Z"/>
          <w:color w:val="FF0000"/>
        </w:rPr>
      </w:pPr>
      <w:ins w:id="1369" w:author="User" w:date="2015-04-04T21:15:00Z">
        <w:r w:rsidRPr="006E2F71">
          <w:rPr>
            <w:color w:val="FF0000"/>
          </w:rPr>
          <w:t>RNF05</w:t>
        </w:r>
        <w:r w:rsidRPr="006E2F71">
          <w:rPr>
            <w:color w:val="FF0000"/>
          </w:rPr>
          <w:tab/>
        </w:r>
        <w:r w:rsidRPr="006E2F71">
          <w:rPr>
            <w:color w:val="FF0000"/>
          </w:rPr>
          <w:tab/>
          <w:t>O sistema deverá permanecer disponível 24h horas por dia.</w:t>
        </w:r>
        <w:r w:rsidRPr="006E2F71">
          <w:rPr>
            <w:color w:val="FF0000"/>
          </w:rPr>
          <w:tab/>
        </w:r>
        <w:r w:rsidRPr="006E2F71">
          <w:rPr>
            <w:color w:val="FF0000"/>
          </w:rPr>
          <w:tab/>
        </w:r>
        <w:proofErr w:type="gramStart"/>
        <w:r w:rsidRPr="006E2F71">
          <w:rPr>
            <w:color w:val="FF0000"/>
          </w:rPr>
          <w:t>S</w:t>
        </w:r>
        <w:proofErr w:type="gramEnd"/>
      </w:ins>
    </w:p>
    <w:p w:rsidR="006E2F71" w:rsidRPr="006E2F71" w:rsidRDefault="006E2F71" w:rsidP="006E2F71">
      <w:pPr>
        <w:rPr>
          <w:ins w:id="1370" w:author="User" w:date="2015-04-04T21:15:00Z"/>
          <w:color w:val="FF0000"/>
        </w:rPr>
      </w:pPr>
      <w:ins w:id="1371" w:author="User" w:date="2015-04-04T21:15:00Z">
        <w:r w:rsidRPr="006E2F71">
          <w:rPr>
            <w:color w:val="FF0000"/>
          </w:rPr>
          <w:t>RNF06</w:t>
        </w:r>
        <w:r w:rsidRPr="006E2F71">
          <w:rPr>
            <w:color w:val="FF0000"/>
          </w:rPr>
          <w:tab/>
        </w:r>
        <w:r w:rsidRPr="006E2F71">
          <w:rPr>
            <w:color w:val="FF0000"/>
          </w:rPr>
          <w:tab/>
          <w:t xml:space="preserve">O sistema só permitirá o acesso de pessoas cadastradas, </w:t>
        </w:r>
        <w:proofErr w:type="gramStart"/>
        <w:r w:rsidRPr="006E2F71">
          <w:rPr>
            <w:color w:val="FF0000"/>
          </w:rPr>
          <w:t>conforme</w:t>
        </w:r>
        <w:proofErr w:type="gramEnd"/>
        <w:r w:rsidRPr="006E2F71">
          <w:rPr>
            <w:color w:val="FF0000"/>
          </w:rPr>
          <w:t xml:space="preserve"> </w:t>
        </w:r>
      </w:ins>
    </w:p>
    <w:p w:rsidR="006E2F71" w:rsidRPr="006E2F71" w:rsidRDefault="006E2F71" w:rsidP="006E2F71">
      <w:pPr>
        <w:rPr>
          <w:ins w:id="1372" w:author="User" w:date="2015-04-04T21:15:00Z"/>
          <w:color w:val="FF0000"/>
        </w:rPr>
      </w:pPr>
      <w:proofErr w:type="gramStart"/>
      <w:ins w:id="1373" w:author="User" w:date="2015-04-04T21:15:00Z">
        <w:r w:rsidRPr="006E2F71">
          <w:rPr>
            <w:color w:val="FF0000"/>
          </w:rPr>
          <w:t>o</w:t>
        </w:r>
        <w:proofErr w:type="gramEnd"/>
        <w:r w:rsidRPr="006E2F71">
          <w:rPr>
            <w:color w:val="FF0000"/>
          </w:rPr>
          <w:t xml:space="preserve"> nível de acesso de usuário (Empresa/Cliente).</w:t>
        </w:r>
        <w:r w:rsidRPr="006E2F71">
          <w:rPr>
            <w:color w:val="FF0000"/>
          </w:rPr>
          <w:tab/>
        </w:r>
        <w:r w:rsidRPr="006E2F71">
          <w:rPr>
            <w:color w:val="FF0000"/>
          </w:rPr>
          <w:tab/>
        </w:r>
        <w:r w:rsidRPr="006E2F71">
          <w:rPr>
            <w:color w:val="FF0000"/>
          </w:rPr>
          <w:tab/>
        </w:r>
        <w:r w:rsidRPr="006E2F71">
          <w:rPr>
            <w:color w:val="FF0000"/>
          </w:rPr>
          <w:tab/>
          <w:t>S</w:t>
        </w:r>
      </w:ins>
    </w:p>
    <w:p w:rsidR="006E2F71" w:rsidRPr="006E2F71" w:rsidRDefault="006E2F71" w:rsidP="006E2F71">
      <w:pPr>
        <w:rPr>
          <w:ins w:id="1374" w:author="User" w:date="2015-04-04T21:15:00Z"/>
          <w:color w:val="FF0000"/>
        </w:rPr>
      </w:pPr>
      <w:ins w:id="1375" w:author="User" w:date="2015-04-04T21:15:00Z">
        <w:r w:rsidRPr="006E2F71">
          <w:rPr>
            <w:color w:val="FF0000"/>
          </w:rPr>
          <w:t>RNF07</w:t>
        </w:r>
        <w:r w:rsidRPr="006E2F71">
          <w:rPr>
            <w:color w:val="FF0000"/>
          </w:rPr>
          <w:tab/>
        </w:r>
        <w:r w:rsidRPr="006E2F71">
          <w:rPr>
            <w:color w:val="FF0000"/>
          </w:rPr>
          <w:tab/>
          <w:t xml:space="preserve">Níveis de acesso (Empresa) irão determinar o papel do usuário </w:t>
        </w:r>
      </w:ins>
    </w:p>
    <w:p w:rsidR="006E2F71" w:rsidRPr="006E2F71" w:rsidRDefault="006E2F71" w:rsidP="006E2F71">
      <w:pPr>
        <w:rPr>
          <w:ins w:id="1376" w:author="User" w:date="2015-04-04T21:15:00Z"/>
          <w:color w:val="FF0000"/>
        </w:rPr>
      </w:pPr>
      <w:proofErr w:type="gramStart"/>
      <w:ins w:id="1377" w:author="User" w:date="2015-04-04T21:15:00Z">
        <w:r w:rsidRPr="006E2F71">
          <w:rPr>
            <w:color w:val="FF0000"/>
          </w:rPr>
          <w:t>dentro</w:t>
        </w:r>
        <w:proofErr w:type="gramEnd"/>
        <w:r w:rsidRPr="006E2F71">
          <w:rPr>
            <w:color w:val="FF0000"/>
          </w:rPr>
          <w:t xml:space="preserve"> do sistema.</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t>S</w:t>
        </w:r>
      </w:ins>
    </w:p>
    <w:p w:rsidR="006E2F71" w:rsidRPr="006E2F71" w:rsidRDefault="006E2F71" w:rsidP="006E2F71">
      <w:pPr>
        <w:rPr>
          <w:ins w:id="1378" w:author="User" w:date="2015-04-04T21:15:00Z"/>
          <w:color w:val="FF0000"/>
        </w:rPr>
      </w:pPr>
      <w:ins w:id="1379" w:author="User" w:date="2015-04-04T21:15:00Z">
        <w:r w:rsidRPr="006E2F71">
          <w:rPr>
            <w:color w:val="FF0000"/>
          </w:rPr>
          <w:t xml:space="preserve">RNF08 </w:t>
        </w:r>
        <w:r w:rsidRPr="006E2F71">
          <w:rPr>
            <w:color w:val="FF0000"/>
          </w:rPr>
          <w:tab/>
          <w:t xml:space="preserve">O sistema será acessado via Internet ou Intranet conforme opção </w:t>
        </w:r>
      </w:ins>
    </w:p>
    <w:p w:rsidR="006E2F71" w:rsidRPr="006E2F71" w:rsidRDefault="006E2F71" w:rsidP="006E2F71">
      <w:pPr>
        <w:rPr>
          <w:ins w:id="1380" w:author="User" w:date="2015-04-04T21:15:00Z"/>
          <w:color w:val="FF0000"/>
        </w:rPr>
      </w:pPr>
      <w:proofErr w:type="gramStart"/>
      <w:ins w:id="1381" w:author="User" w:date="2015-04-04T21:15:00Z">
        <w:r w:rsidRPr="006E2F71">
          <w:rPr>
            <w:color w:val="FF0000"/>
          </w:rPr>
          <w:t>de</w:t>
        </w:r>
        <w:proofErr w:type="gramEnd"/>
        <w:r w:rsidRPr="006E2F71">
          <w:rPr>
            <w:color w:val="FF0000"/>
          </w:rPr>
          <w:t xml:space="preserve"> instalação da empresa.</w:t>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r>
        <w:r w:rsidRPr="006E2F71">
          <w:rPr>
            <w:color w:val="FF0000"/>
          </w:rPr>
          <w:tab/>
          <w:t>S</w:t>
        </w:r>
      </w:ins>
    </w:p>
    <w:p w:rsidR="00BF10CB" w:rsidRPr="001C01A3" w:rsidRDefault="00AE206C" w:rsidP="001C01A3">
      <w:pPr>
        <w:rPr>
          <w:color w:val="FF0000"/>
        </w:rPr>
      </w:pPr>
      <w:r w:rsidRPr="001C01A3">
        <w:rPr>
          <w:color w:val="FF0000"/>
        </w:rPr>
        <w:t>Relacionar e descrever o</w:t>
      </w:r>
      <w:r w:rsidR="00D0131B">
        <w:rPr>
          <w:color w:val="FF0000"/>
        </w:rPr>
        <w:t>s requisitos não funcionais do P</w:t>
      </w:r>
      <w:r w:rsidRPr="001C01A3">
        <w:rPr>
          <w:color w:val="FF0000"/>
        </w:rPr>
        <w:t xml:space="preserve">roduto como as necessidades </w:t>
      </w:r>
      <w:r w:rsidR="003234FD" w:rsidRPr="001C01A3">
        <w:rPr>
          <w:color w:val="FF0000"/>
        </w:rPr>
        <w:t xml:space="preserve">de </w:t>
      </w:r>
      <w:proofErr w:type="gramStart"/>
      <w:r w:rsidR="003234FD" w:rsidRPr="001C01A3">
        <w:rPr>
          <w:color w:val="FF0000"/>
        </w:rPr>
        <w:t>hardware</w:t>
      </w:r>
      <w:proofErr w:type="gramEnd"/>
      <w:r w:rsidR="003234FD" w:rsidRPr="001C01A3">
        <w:rPr>
          <w:color w:val="FF0000"/>
        </w:rPr>
        <w:t xml:space="preserve"> ou de plataforma, os requisitos de desempenho e os requisitos ambientais.Defin</w:t>
      </w:r>
      <w:r w:rsidR="001C01A3" w:rsidRPr="001C01A3">
        <w:rPr>
          <w:color w:val="FF0000"/>
        </w:rPr>
        <w:t xml:space="preserve">ir </w:t>
      </w:r>
      <w:r w:rsidR="003234FD" w:rsidRPr="001C01A3">
        <w:rPr>
          <w:color w:val="FF0000"/>
        </w:rPr>
        <w:t>as faixas de qualidade para desempenho, robustez, tolerância a erros</w:t>
      </w:r>
      <w:r w:rsidRPr="001C01A3">
        <w:rPr>
          <w:color w:val="FF0000"/>
        </w:rPr>
        <w:t xml:space="preserve"> e </w:t>
      </w:r>
      <w:r w:rsidR="003234FD" w:rsidRPr="001C01A3">
        <w:rPr>
          <w:color w:val="FF0000"/>
        </w:rPr>
        <w:t>usabilidade.</w:t>
      </w:r>
      <w:bookmarkStart w:id="1382" w:name="_Toc452813607"/>
      <w:bookmarkStart w:id="1383" w:name="_Toc436203413"/>
      <w:r w:rsidR="003234FD" w:rsidRPr="001C01A3">
        <w:rPr>
          <w:color w:val="FF0000"/>
        </w:rPr>
        <w:t>Mencion</w:t>
      </w:r>
      <w:r w:rsidRPr="001C01A3">
        <w:rPr>
          <w:color w:val="FF0000"/>
        </w:rPr>
        <w:t xml:space="preserve">ar </w:t>
      </w:r>
      <w:r w:rsidR="003234FD" w:rsidRPr="001C01A3">
        <w:rPr>
          <w:color w:val="FF0000"/>
        </w:rPr>
        <w:t xml:space="preserve">quaisquer restrições de </w:t>
      </w:r>
      <w:r w:rsidRPr="001C01A3">
        <w:rPr>
          <w:i/>
          <w:color w:val="FF0000"/>
        </w:rPr>
        <w:t>D</w:t>
      </w:r>
      <w:r w:rsidR="003234FD" w:rsidRPr="001C01A3">
        <w:rPr>
          <w:i/>
          <w:color w:val="FF0000"/>
        </w:rPr>
        <w:t>esign</w:t>
      </w:r>
      <w:r w:rsidR="003234FD" w:rsidRPr="001C01A3">
        <w:rPr>
          <w:color w:val="FF0000"/>
        </w:rPr>
        <w:t>, restrições externas ou outras dependências.Defin</w:t>
      </w:r>
      <w:r w:rsidR="001C01A3" w:rsidRPr="001C01A3">
        <w:rPr>
          <w:color w:val="FF0000"/>
        </w:rPr>
        <w:t xml:space="preserve">ir </w:t>
      </w:r>
      <w:r w:rsidR="003234FD" w:rsidRPr="001C01A3">
        <w:rPr>
          <w:color w:val="FF0000"/>
        </w:rPr>
        <w:t>quaisquer requisitos de documentação específicos, incluindo requisitos de manuais do usuário, Ajuda on-line, instalação, rotulação e de embalagem.</w:t>
      </w:r>
      <w:bookmarkEnd w:id="1382"/>
      <w:bookmarkEnd w:id="1383"/>
    </w:p>
    <w:p w:rsidR="00924A08" w:rsidRPr="004C7509" w:rsidRDefault="00924A08" w:rsidP="004C7509">
      <w:pPr>
        <w:rPr>
          <w:color w:val="0000FF"/>
        </w:rPr>
      </w:pPr>
    </w:p>
    <w:p w:rsidR="00301E38" w:rsidRDefault="00301E38" w:rsidP="004C7509">
      <w:pPr>
        <w:pStyle w:val="Ttulo3"/>
      </w:pPr>
      <w:bookmarkStart w:id="1384" w:name="_Toc415779819"/>
      <w:r>
        <w:t>Diagrama de Casos de Uso</w:t>
      </w:r>
      <w:bookmarkEnd w:id="1384"/>
    </w:p>
    <w:p w:rsidR="00510C16" w:rsidRPr="00AB7D00" w:rsidRDefault="00510C16" w:rsidP="00510C16">
      <w:pPr>
        <w:rPr>
          <w:color w:val="0000FF"/>
        </w:rPr>
      </w:pPr>
      <w:r>
        <w:rPr>
          <w:color w:val="FF0000"/>
        </w:rPr>
        <w:t xml:space="preserve">Descrever de forma genérica os objetivos do </w:t>
      </w:r>
      <w:r w:rsidRPr="00510C16">
        <w:rPr>
          <w:color w:val="FF0000"/>
        </w:rPr>
        <w:t>Diagrama de Casos de Uso</w:t>
      </w:r>
      <w:r>
        <w:rPr>
          <w:color w:val="FF0000"/>
        </w:rPr>
        <w:t xml:space="preserve"> e apresentar a(s) figura(s) de forma legível como no exemplo </w:t>
      </w:r>
      <w:proofErr w:type="gramStart"/>
      <w:r>
        <w:rPr>
          <w:color w:val="FF0000"/>
        </w:rPr>
        <w:t>abaixo.</w:t>
      </w:r>
      <w:proofErr w:type="gramEnd"/>
      <w:r w:rsidR="00AB7D00">
        <w:rPr>
          <w:color w:val="0000FF"/>
        </w:rPr>
        <w:t>Toda Figura ou Tabela deve ser precedida de texto explicativo onde ela é mencionada. Não é permitido inclusão de Figuras ou Tabelas sem referencia no texto.</w:t>
      </w:r>
    </w:p>
    <w:p w:rsidR="00301E38" w:rsidRPr="00725F5C" w:rsidRDefault="00301E38">
      <w:pPr>
        <w:rPr>
          <w:b/>
          <w:bCs/>
          <w:color w:val="0000FF"/>
        </w:rPr>
      </w:pPr>
    </w:p>
    <w:p w:rsidR="00A030A8" w:rsidRDefault="00A030A8" w:rsidP="00A030A8">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A030A8" w:rsidRDefault="00A030A8" w:rsidP="00A030A8">
      <w:pPr>
        <w:pStyle w:val="Legenda"/>
      </w:pPr>
      <w:bookmarkStart w:id="1385" w:name="_Toc404509638"/>
      <w:bookmarkStart w:id="1386" w:name="_Toc415779771"/>
      <w:r>
        <w:t xml:space="preserve">Figura </w:t>
      </w:r>
      <w:r w:rsidR="009101FD">
        <w:fldChar w:fldCharType="begin"/>
      </w:r>
      <w:r w:rsidR="00937E62">
        <w:instrText xml:space="preserve"> SEQ Figura \* ARABIC </w:instrText>
      </w:r>
      <w:r w:rsidR="009101FD">
        <w:fldChar w:fldCharType="separate"/>
      </w:r>
      <w:ins w:id="1387" w:author="User" w:date="2015-04-04T20:18:00Z">
        <w:r w:rsidR="00C31F87">
          <w:rPr>
            <w:noProof/>
          </w:rPr>
          <w:t>7</w:t>
        </w:r>
      </w:ins>
      <w:del w:id="1388" w:author="User" w:date="2015-04-04T17:22:00Z">
        <w:r w:rsidR="00F0518C" w:rsidDel="00064949">
          <w:rPr>
            <w:noProof/>
          </w:rPr>
          <w:delText>1</w:delText>
        </w:r>
      </w:del>
      <w:r w:rsidR="009101FD">
        <w:rPr>
          <w:noProof/>
        </w:rPr>
        <w:fldChar w:fldCharType="end"/>
      </w:r>
      <w:r>
        <w:t xml:space="preserve"> - Diagrama de Caso de Uso do Aluno</w:t>
      </w:r>
      <w:bookmarkEnd w:id="1385"/>
      <w:bookmarkEnd w:id="1386"/>
    </w:p>
    <w:p w:rsidR="001F5051" w:rsidRDefault="001F5051" w:rsidP="001F5051"/>
    <w:p w:rsidR="00A030A8" w:rsidRDefault="00A030A8" w:rsidP="001F5051"/>
    <w:p w:rsidR="00A030A8" w:rsidRDefault="00A030A8" w:rsidP="001F5051"/>
    <w:p w:rsidR="00A030A8" w:rsidRDefault="00A030A8" w:rsidP="001F5051"/>
    <w:p w:rsidR="00A030A8" w:rsidRDefault="00A030A8" w:rsidP="00A030A8">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A030A8" w:rsidRDefault="00A030A8" w:rsidP="00A030A8">
      <w:pPr>
        <w:pStyle w:val="Legenda"/>
      </w:pPr>
      <w:r>
        <w:rPr>
          <w:rFonts w:eastAsia="Batang"/>
        </w:rPr>
        <w:tab/>
      </w:r>
      <w:bookmarkStart w:id="1389" w:name="_Toc404509639"/>
      <w:bookmarkStart w:id="1390" w:name="_Toc415779772"/>
      <w:r>
        <w:t xml:space="preserve">Figura </w:t>
      </w:r>
      <w:r w:rsidR="009101FD">
        <w:fldChar w:fldCharType="begin"/>
      </w:r>
      <w:r w:rsidR="00937E62">
        <w:instrText xml:space="preserve"> SEQ Figura \* ARABIC </w:instrText>
      </w:r>
      <w:r w:rsidR="009101FD">
        <w:fldChar w:fldCharType="separate"/>
      </w:r>
      <w:ins w:id="1391" w:author="User" w:date="2015-04-04T20:18:00Z">
        <w:r w:rsidR="00C31F87">
          <w:rPr>
            <w:noProof/>
          </w:rPr>
          <w:t>8</w:t>
        </w:r>
      </w:ins>
      <w:del w:id="1392" w:author="User" w:date="2015-04-04T17:22:00Z">
        <w:r w:rsidR="00F0518C" w:rsidDel="00064949">
          <w:rPr>
            <w:noProof/>
          </w:rPr>
          <w:delText>2</w:delText>
        </w:r>
      </w:del>
      <w:r w:rsidR="009101FD">
        <w:rPr>
          <w:noProof/>
        </w:rPr>
        <w:fldChar w:fldCharType="end"/>
      </w:r>
      <w:r>
        <w:t xml:space="preserve"> - Diagrama de Caso de Uso do Responsável</w:t>
      </w:r>
      <w:bookmarkEnd w:id="1389"/>
      <w:bookmarkEnd w:id="1390"/>
    </w:p>
    <w:p w:rsidR="00A030A8" w:rsidRDefault="00A030A8" w:rsidP="00A030A8">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A030A8" w:rsidRDefault="00A030A8" w:rsidP="00A030A8">
      <w:pPr>
        <w:pStyle w:val="Legenda"/>
        <w:rPr>
          <w:rFonts w:eastAsia="Batang"/>
          <w:color w:val="0000FF"/>
        </w:rPr>
      </w:pPr>
      <w:bookmarkStart w:id="1393" w:name="_Toc404509640"/>
      <w:bookmarkStart w:id="1394" w:name="_Toc415779773"/>
      <w:r>
        <w:t xml:space="preserve">Figura </w:t>
      </w:r>
      <w:r w:rsidR="009101FD">
        <w:fldChar w:fldCharType="begin"/>
      </w:r>
      <w:r w:rsidR="00937E62">
        <w:instrText xml:space="preserve"> SEQ Figura \* ARABIC </w:instrText>
      </w:r>
      <w:r w:rsidR="009101FD">
        <w:fldChar w:fldCharType="separate"/>
      </w:r>
      <w:ins w:id="1395" w:author="User" w:date="2015-04-04T20:18:00Z">
        <w:r w:rsidR="00C31F87">
          <w:rPr>
            <w:noProof/>
          </w:rPr>
          <w:t>9</w:t>
        </w:r>
      </w:ins>
      <w:del w:id="1396" w:author="User" w:date="2015-04-04T17:22:00Z">
        <w:r w:rsidR="00F0518C" w:rsidDel="00064949">
          <w:rPr>
            <w:noProof/>
          </w:rPr>
          <w:delText>3</w:delText>
        </w:r>
      </w:del>
      <w:r w:rsidR="009101FD">
        <w:rPr>
          <w:noProof/>
        </w:rPr>
        <w:fldChar w:fldCharType="end"/>
      </w:r>
      <w:r>
        <w:t xml:space="preserve"> - Diagrama de Caso de Uso - Professor</w:t>
      </w:r>
      <w:bookmarkEnd w:id="1393"/>
      <w:bookmarkEnd w:id="1394"/>
    </w:p>
    <w:p w:rsidR="00A030A8" w:rsidRDefault="00A030A8" w:rsidP="001F5051"/>
    <w:p w:rsidR="00A030A8" w:rsidRDefault="00A030A8" w:rsidP="001F5051"/>
    <w:p w:rsidR="00A030A8" w:rsidRDefault="00A030A8" w:rsidP="001F5051"/>
    <w:p w:rsidR="00A030A8" w:rsidRDefault="00A030A8" w:rsidP="001F5051"/>
    <w:p w:rsidR="00F0518C" w:rsidRDefault="00A030A8" w:rsidP="00F0518C">
      <w:pPr>
        <w:keepNext/>
        <w:spacing w:line="240" w:lineRule="auto"/>
        <w:jc w:val="left"/>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3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A030A8" w:rsidRDefault="00F0518C" w:rsidP="00F0518C">
      <w:pPr>
        <w:pStyle w:val="Legenda"/>
        <w:rPr>
          <w:rFonts w:eastAsia="Batang"/>
          <w:color w:val="0000FF"/>
        </w:rPr>
      </w:pPr>
      <w:bookmarkStart w:id="1397" w:name="_Toc415779774"/>
      <w:r>
        <w:t xml:space="preserve">Figura </w:t>
      </w:r>
      <w:r w:rsidR="009101FD">
        <w:fldChar w:fldCharType="begin"/>
      </w:r>
      <w:r w:rsidR="00937E62">
        <w:instrText xml:space="preserve"> SEQ Figura \* ARABIC </w:instrText>
      </w:r>
      <w:r w:rsidR="009101FD">
        <w:fldChar w:fldCharType="separate"/>
      </w:r>
      <w:ins w:id="1398" w:author="User" w:date="2015-04-04T20:18:00Z">
        <w:r w:rsidR="00C31F87">
          <w:rPr>
            <w:noProof/>
          </w:rPr>
          <w:t>10</w:t>
        </w:r>
      </w:ins>
      <w:del w:id="1399" w:author="User" w:date="2015-04-04T17:22:00Z">
        <w:r w:rsidDel="00064949">
          <w:rPr>
            <w:noProof/>
          </w:rPr>
          <w:delText>4</w:delText>
        </w:r>
      </w:del>
      <w:r w:rsidR="009101FD">
        <w:rPr>
          <w:noProof/>
        </w:rPr>
        <w:fldChar w:fldCharType="end"/>
      </w:r>
      <w:r w:rsidRPr="00801C5A">
        <w:t xml:space="preserve"> - Diagrama de Caso de Uso - Secretaria</w:t>
      </w:r>
      <w:bookmarkEnd w:id="1397"/>
    </w:p>
    <w:p w:rsidR="00A030A8" w:rsidRDefault="00A030A8" w:rsidP="00A030A8">
      <w:pPr>
        <w:spacing w:line="240" w:lineRule="auto"/>
        <w:jc w:val="left"/>
      </w:pPr>
      <w:bookmarkStart w:id="1400" w:name="_Toc404509641"/>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3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A030A8" w:rsidRDefault="00A030A8" w:rsidP="00A030A8">
      <w:pPr>
        <w:pStyle w:val="Legenda"/>
        <w:rPr>
          <w:rFonts w:eastAsia="Batang"/>
          <w:color w:val="0000FF"/>
        </w:rPr>
      </w:pPr>
      <w:bookmarkStart w:id="1401" w:name="_Toc404509642"/>
      <w:bookmarkStart w:id="1402" w:name="_Toc415779775"/>
      <w:r>
        <w:t xml:space="preserve">Figura </w:t>
      </w:r>
      <w:r w:rsidR="009101FD">
        <w:fldChar w:fldCharType="begin"/>
      </w:r>
      <w:r w:rsidR="00937E62">
        <w:instrText xml:space="preserve"> SEQ Figura \* ARABIC </w:instrText>
      </w:r>
      <w:r w:rsidR="009101FD">
        <w:fldChar w:fldCharType="separate"/>
      </w:r>
      <w:ins w:id="1403" w:author="User" w:date="2015-04-04T20:18:00Z">
        <w:r w:rsidR="00C31F87">
          <w:rPr>
            <w:noProof/>
          </w:rPr>
          <w:t>11</w:t>
        </w:r>
      </w:ins>
      <w:del w:id="1404" w:author="User" w:date="2015-04-04T17:22:00Z">
        <w:r w:rsidR="00F0518C" w:rsidDel="00064949">
          <w:rPr>
            <w:noProof/>
          </w:rPr>
          <w:delText>5</w:delText>
        </w:r>
      </w:del>
      <w:r w:rsidR="009101FD">
        <w:rPr>
          <w:noProof/>
        </w:rPr>
        <w:fldChar w:fldCharType="end"/>
      </w:r>
      <w:r>
        <w:t xml:space="preserve"> - Diagrama de Caso de Uso Gestor</w:t>
      </w:r>
      <w:bookmarkEnd w:id="1401"/>
      <w:bookmarkEnd w:id="1402"/>
      <w:proofErr w:type="gramStart"/>
      <w:r>
        <w:t xml:space="preserve">  </w:t>
      </w:r>
      <w:bookmarkEnd w:id="1400"/>
    </w:p>
    <w:p w:rsidR="00A030A8" w:rsidRDefault="00A030A8" w:rsidP="001F5051">
      <w:proofErr w:type="gramEnd"/>
    </w:p>
    <w:p w:rsidR="00A030A8" w:rsidRDefault="00A030A8" w:rsidP="001F5051"/>
    <w:p w:rsidR="00A030A8" w:rsidRDefault="00A030A8" w:rsidP="001F5051"/>
    <w:p w:rsidR="00A030A8" w:rsidRDefault="00A030A8" w:rsidP="001F5051"/>
    <w:p w:rsidR="00A030A8" w:rsidRDefault="00A030A8" w:rsidP="001F5051"/>
    <w:p w:rsidR="00E370D6" w:rsidRDefault="00E370D6" w:rsidP="004C7509">
      <w:pPr>
        <w:pStyle w:val="Ttulo3"/>
      </w:pPr>
      <w:bookmarkStart w:id="1405" w:name="_Toc415779820"/>
      <w:r>
        <w:lastRenderedPageBreak/>
        <w:t>Descrição dos Atores</w:t>
      </w:r>
      <w:bookmarkEnd w:id="1405"/>
    </w:p>
    <w:p w:rsidR="00DD1BCC" w:rsidRDefault="00DD1BCC" w:rsidP="00DD1BCC">
      <w:pPr>
        <w:pStyle w:val="Legenda"/>
        <w:keepNext/>
      </w:pPr>
      <w:bookmarkStart w:id="1406" w:name="_Toc404509653"/>
      <w:bookmarkStart w:id="1407" w:name="_Toc415782047"/>
      <w:r>
        <w:t xml:space="preserve">Tabela </w:t>
      </w:r>
      <w:r w:rsidR="009101FD">
        <w:fldChar w:fldCharType="begin"/>
      </w:r>
      <w:r w:rsidR="00937E62">
        <w:instrText xml:space="preserve"> SEQ Tabela \* ARABIC </w:instrText>
      </w:r>
      <w:r w:rsidR="009101FD">
        <w:fldChar w:fldCharType="separate"/>
      </w:r>
      <w:ins w:id="1408" w:author="User" w:date="2015-04-04T21:08:00Z">
        <w:r w:rsidR="006E2F71">
          <w:rPr>
            <w:noProof/>
          </w:rPr>
          <w:t>7</w:t>
        </w:r>
      </w:ins>
      <w:del w:id="1409" w:author="User" w:date="2015-04-04T19:50:00Z">
        <w:r w:rsidR="004A46AC" w:rsidDel="00E640C8">
          <w:rPr>
            <w:noProof/>
          </w:rPr>
          <w:delText>2</w:delText>
        </w:r>
      </w:del>
      <w:r w:rsidR="009101FD">
        <w:rPr>
          <w:noProof/>
        </w:rPr>
        <w:fldChar w:fldCharType="end"/>
      </w:r>
      <w:r>
        <w:t xml:space="preserve"> - </w:t>
      </w:r>
      <w:r w:rsidRPr="003E155E">
        <w:t>Atores presentes no sistema</w:t>
      </w:r>
      <w:bookmarkEnd w:id="1406"/>
      <w:bookmarkEnd w:id="140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DD1BCC" w:rsidTr="006571E6">
        <w:trPr>
          <w:trHeight w:val="418"/>
        </w:trPr>
        <w:tc>
          <w:tcPr>
            <w:tcW w:w="3085" w:type="dxa"/>
            <w:shd w:val="clear" w:color="auto" w:fill="0D0D0D"/>
          </w:tcPr>
          <w:p w:rsidR="00DD1BCC" w:rsidRDefault="00DD1BCC" w:rsidP="006571E6">
            <w:r>
              <w:t>Ator</w:t>
            </w:r>
          </w:p>
        </w:tc>
        <w:tc>
          <w:tcPr>
            <w:tcW w:w="5528" w:type="dxa"/>
            <w:shd w:val="clear" w:color="auto" w:fill="0D0D0D"/>
          </w:tcPr>
          <w:p w:rsidR="00DD1BCC" w:rsidRDefault="00DD1BCC" w:rsidP="006571E6">
            <w:r>
              <w:t>Descrição</w:t>
            </w:r>
          </w:p>
        </w:tc>
      </w:tr>
      <w:tr w:rsidR="00DD1BCC" w:rsidTr="006571E6">
        <w:trPr>
          <w:trHeight w:val="430"/>
        </w:trPr>
        <w:tc>
          <w:tcPr>
            <w:tcW w:w="3085" w:type="dxa"/>
          </w:tcPr>
          <w:p w:rsidR="00DD1BCC" w:rsidRDefault="00DD1BCC" w:rsidP="006571E6">
            <w:pPr>
              <w:jc w:val="center"/>
            </w:pPr>
            <w:r w:rsidRPr="003A34EB">
              <w:t>Aluno</w:t>
            </w:r>
          </w:p>
        </w:tc>
        <w:tc>
          <w:tcPr>
            <w:tcW w:w="5528" w:type="dxa"/>
          </w:tcPr>
          <w:p w:rsidR="00DD1BCC" w:rsidRPr="003A34EB" w:rsidRDefault="00DD1BCC" w:rsidP="006571E6">
            <w:r>
              <w:t>Visualiza</w:t>
            </w:r>
            <w:r w:rsidRPr="003A34EB">
              <w:t xml:space="preserve"> seu boletim</w:t>
            </w:r>
            <w:r>
              <w:t xml:space="preserve"> e tarefas atribuídas a ele.</w:t>
            </w:r>
          </w:p>
        </w:tc>
      </w:tr>
      <w:tr w:rsidR="00DD1BCC" w:rsidTr="006571E6">
        <w:trPr>
          <w:trHeight w:val="467"/>
        </w:trPr>
        <w:tc>
          <w:tcPr>
            <w:tcW w:w="3085" w:type="dxa"/>
          </w:tcPr>
          <w:p w:rsidR="00DD1BCC" w:rsidRDefault="00DD1BCC" w:rsidP="006571E6">
            <w:pPr>
              <w:jc w:val="center"/>
            </w:pPr>
            <w:r>
              <w:t>Responsável</w:t>
            </w:r>
          </w:p>
        </w:tc>
        <w:tc>
          <w:tcPr>
            <w:tcW w:w="5528" w:type="dxa"/>
          </w:tcPr>
          <w:p w:rsidR="00DD1BCC" w:rsidRDefault="00DD1BCC" w:rsidP="006571E6">
            <w:r>
              <w:t>Visualiza boletim, tarefas e ocorrências do seu filho.</w:t>
            </w:r>
          </w:p>
        </w:tc>
      </w:tr>
      <w:tr w:rsidR="00DD1BCC" w:rsidTr="006571E6">
        <w:trPr>
          <w:trHeight w:val="974"/>
        </w:trPr>
        <w:tc>
          <w:tcPr>
            <w:tcW w:w="3085" w:type="dxa"/>
          </w:tcPr>
          <w:p w:rsidR="00DD1BCC" w:rsidRDefault="00DD1BCC" w:rsidP="006571E6">
            <w:pPr>
              <w:jc w:val="center"/>
            </w:pPr>
            <w:r>
              <w:t>Professor</w:t>
            </w:r>
          </w:p>
        </w:tc>
        <w:tc>
          <w:tcPr>
            <w:tcW w:w="5528" w:type="dxa"/>
          </w:tcPr>
          <w:p w:rsidR="00DD1BCC" w:rsidRDefault="00DD1BCC" w:rsidP="006571E6">
            <w:r>
              <w:t>Inserir: tarefas, boletins e ocorrência da turma.</w:t>
            </w:r>
          </w:p>
          <w:p w:rsidR="00DD1BCC" w:rsidRDefault="00DD1BCC" w:rsidP="006571E6">
            <w:r>
              <w:t>Visualizar: tarefas, boletins e ocorrência da turma.</w:t>
            </w:r>
          </w:p>
          <w:p w:rsidR="00DD1BCC" w:rsidRDefault="00DD1BCC" w:rsidP="006571E6">
            <w:r>
              <w:t>Editar: tarefas, boletins e ocorrência da turma.</w:t>
            </w:r>
          </w:p>
        </w:tc>
      </w:tr>
      <w:tr w:rsidR="00DD1BCC" w:rsidTr="006571E6">
        <w:trPr>
          <w:trHeight w:val="1268"/>
        </w:trPr>
        <w:tc>
          <w:tcPr>
            <w:tcW w:w="3085" w:type="dxa"/>
          </w:tcPr>
          <w:p w:rsidR="00DD1BCC" w:rsidRDefault="00DD1BCC" w:rsidP="006571E6">
            <w:pPr>
              <w:jc w:val="center"/>
            </w:pPr>
            <w:r>
              <w:t>Secretaria</w:t>
            </w:r>
          </w:p>
        </w:tc>
        <w:tc>
          <w:tcPr>
            <w:tcW w:w="5528" w:type="dxa"/>
          </w:tcPr>
          <w:p w:rsidR="00DD1BCC" w:rsidRDefault="00DD1BCC" w:rsidP="006571E6">
            <w:r>
              <w:t>Inserir: Alunos, Responsáveis, Turmas e Boletins.</w:t>
            </w:r>
          </w:p>
          <w:p w:rsidR="00DD1BCC" w:rsidRDefault="00DD1BCC" w:rsidP="006571E6">
            <w:r>
              <w:t>Editar: Alunos, Responsáveis, Turmas e Boletins.</w:t>
            </w:r>
          </w:p>
          <w:p w:rsidR="00DD1BCC" w:rsidRDefault="00DD1BCC" w:rsidP="006571E6">
            <w:r>
              <w:t>Visualizar: Alunos, Responsáveis, Turmas e Boletins.</w:t>
            </w:r>
          </w:p>
          <w:p w:rsidR="00DD1BCC" w:rsidRDefault="00DD1BCC" w:rsidP="006571E6">
            <w:r>
              <w:t xml:space="preserve">Atribui professores e alunos </w:t>
            </w:r>
            <w:proofErr w:type="gramStart"/>
            <w:r>
              <w:t>à</w:t>
            </w:r>
            <w:proofErr w:type="gramEnd"/>
            <w:r>
              <w:t xml:space="preserve"> uma turma criada. </w:t>
            </w:r>
          </w:p>
        </w:tc>
      </w:tr>
      <w:tr w:rsidR="00DD1BCC" w:rsidTr="006571E6">
        <w:trPr>
          <w:trHeight w:val="987"/>
        </w:trPr>
        <w:tc>
          <w:tcPr>
            <w:tcW w:w="3085" w:type="dxa"/>
          </w:tcPr>
          <w:p w:rsidR="00DD1BCC" w:rsidRDefault="00DD1BCC" w:rsidP="006571E6">
            <w:pPr>
              <w:jc w:val="center"/>
            </w:pPr>
            <w:r>
              <w:t>Gestor</w:t>
            </w:r>
          </w:p>
        </w:tc>
        <w:tc>
          <w:tcPr>
            <w:tcW w:w="5528" w:type="dxa"/>
          </w:tcPr>
          <w:p w:rsidR="00DD1BCC" w:rsidRDefault="00DD1BCC" w:rsidP="006571E6">
            <w:r>
              <w:t>Visualizar: Alunos, Responsáveis, Turmas e Boletins.</w:t>
            </w:r>
          </w:p>
          <w:p w:rsidR="00DD1BCC" w:rsidRDefault="00DD1BCC" w:rsidP="006571E6">
            <w:r>
              <w:t>Inserir: Ocorrência para turma ou alunos caso seja necessário.</w:t>
            </w:r>
          </w:p>
        </w:tc>
      </w:tr>
    </w:tbl>
    <w:p w:rsidR="00E370D6" w:rsidRDefault="00E370D6" w:rsidP="003E2A6A">
      <w:pPr>
        <w:pStyle w:val="Ttulo2"/>
        <w:numPr>
          <w:ilvl w:val="0"/>
          <w:numId w:val="0"/>
        </w:numPr>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Pr="006571E6" w:rsidRDefault="006571E6" w:rsidP="006571E6"/>
    <w:p w:rsidR="00301E38" w:rsidRDefault="00301E38" w:rsidP="004C7509">
      <w:pPr>
        <w:pStyle w:val="Ttulo3"/>
      </w:pPr>
      <w:bookmarkStart w:id="1410" w:name="_Toc415779821"/>
      <w:r>
        <w:lastRenderedPageBreak/>
        <w:t xml:space="preserve">Descrição dos </w:t>
      </w:r>
      <w:r w:rsidR="00396A14">
        <w:t>Casos de U</w:t>
      </w:r>
      <w:r w:rsidRPr="00784EC4">
        <w:t>so</w:t>
      </w:r>
      <w:bookmarkEnd w:id="1410"/>
    </w:p>
    <w:p w:rsidR="003E2A6A" w:rsidRPr="008E305B" w:rsidRDefault="003E2A6A" w:rsidP="003E2A6A">
      <w:pPr>
        <w:rPr>
          <w:color w:val="FF0000"/>
        </w:rPr>
      </w:pPr>
      <w:r>
        <w:rPr>
          <w:color w:val="FF0000"/>
        </w:rPr>
        <w:t>Descrever os Casos de Uso do Sistema</w:t>
      </w:r>
      <w:r w:rsidR="00617235">
        <w:rPr>
          <w:color w:val="FF0000"/>
        </w:rPr>
        <w:t xml:space="preserve"> segundo o Modelo </w:t>
      </w:r>
      <w:proofErr w:type="gramStart"/>
      <w:r w:rsidR="00617235">
        <w:rPr>
          <w:color w:val="FF0000"/>
        </w:rPr>
        <w:t>abaixo.</w:t>
      </w:r>
      <w:proofErr w:type="gramEnd"/>
      <w:r w:rsidR="00AB7D00">
        <w:rPr>
          <w:color w:val="0000FF"/>
        </w:rPr>
        <w:t>Toda Figura ou Tabela deve ser precedida de texto explicativo onde ela é mencionada. Não é permitido inclusão de Figuras ou Tabelas sem referencia no texto.</w:t>
      </w:r>
    </w:p>
    <w:p w:rsidR="008F46DB" w:rsidRDefault="008F46DB" w:rsidP="008F46DB">
      <w:pPr>
        <w:pStyle w:val="Legenda"/>
        <w:keepNext/>
      </w:pPr>
      <w:bookmarkStart w:id="1411" w:name="_Toc415782048"/>
      <w:r>
        <w:t xml:space="preserve">Tabela </w:t>
      </w:r>
      <w:r w:rsidR="009101FD">
        <w:fldChar w:fldCharType="begin"/>
      </w:r>
      <w:r w:rsidR="00937E62">
        <w:instrText xml:space="preserve"> SEQ Tabela \* ARABIC </w:instrText>
      </w:r>
      <w:r w:rsidR="009101FD">
        <w:fldChar w:fldCharType="separate"/>
      </w:r>
      <w:ins w:id="1412" w:author="User" w:date="2015-04-04T21:08:00Z">
        <w:r w:rsidR="006E2F71">
          <w:rPr>
            <w:noProof/>
          </w:rPr>
          <w:t>8</w:t>
        </w:r>
      </w:ins>
      <w:del w:id="1413" w:author="User" w:date="2015-04-04T19:50:00Z">
        <w:r w:rsidR="004A46AC" w:rsidDel="00E640C8">
          <w:rPr>
            <w:noProof/>
          </w:rPr>
          <w:delText>3</w:delText>
        </w:r>
      </w:del>
      <w:r w:rsidR="009101FD">
        <w:rPr>
          <w:noProof/>
        </w:rPr>
        <w:fldChar w:fldCharType="end"/>
      </w:r>
      <w:r>
        <w:t xml:space="preserve"> - </w:t>
      </w:r>
      <w:r w:rsidRPr="00950E08">
        <w:t xml:space="preserve">UC01 – </w:t>
      </w:r>
      <w:proofErr w:type="spellStart"/>
      <w:r w:rsidRPr="00950E08">
        <w:t>Login</w:t>
      </w:r>
      <w:bookmarkEnd w:id="1411"/>
      <w:proofErr w:type="spell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6571E6" w:rsidRPr="003D4761" w:rsidTr="006571E6">
        <w:trPr>
          <w:trHeight w:val="408"/>
        </w:trPr>
        <w:tc>
          <w:tcPr>
            <w:tcW w:w="2658" w:type="dxa"/>
            <w:shd w:val="clear" w:color="auto" w:fill="D9D9D9"/>
          </w:tcPr>
          <w:p w:rsidR="006571E6" w:rsidRPr="003D4761" w:rsidRDefault="006571E6" w:rsidP="006571E6">
            <w:pPr>
              <w:rPr>
                <w:b/>
                <w:bCs/>
              </w:rPr>
            </w:pPr>
            <w:r>
              <w:rPr>
                <w:b/>
                <w:bCs/>
              </w:rPr>
              <w:t>Nome do C</w:t>
            </w:r>
            <w:r w:rsidRPr="003D4761">
              <w:rPr>
                <w:b/>
                <w:bCs/>
              </w:rPr>
              <w:t>aso de Uso:</w:t>
            </w:r>
          </w:p>
        </w:tc>
        <w:tc>
          <w:tcPr>
            <w:tcW w:w="5918" w:type="dxa"/>
          </w:tcPr>
          <w:p w:rsidR="006571E6" w:rsidRPr="003D4761" w:rsidRDefault="006571E6" w:rsidP="006571E6">
            <w:r>
              <w:t xml:space="preserve">UC01 – </w:t>
            </w:r>
            <w:proofErr w:type="spellStart"/>
            <w:r>
              <w:t>Login</w:t>
            </w:r>
            <w:proofErr w:type="spellEnd"/>
          </w:p>
        </w:tc>
      </w:tr>
      <w:tr w:rsidR="006571E6" w:rsidRPr="003D4761" w:rsidTr="006571E6">
        <w:trPr>
          <w:trHeight w:val="408"/>
        </w:trPr>
        <w:tc>
          <w:tcPr>
            <w:tcW w:w="2658" w:type="dxa"/>
            <w:shd w:val="clear" w:color="auto" w:fill="D9D9D9"/>
          </w:tcPr>
          <w:p w:rsidR="006571E6" w:rsidRPr="003D4761" w:rsidRDefault="006571E6" w:rsidP="006571E6">
            <w:pPr>
              <w:rPr>
                <w:b/>
                <w:bCs/>
              </w:rPr>
            </w:pPr>
            <w:r w:rsidRPr="003D4761">
              <w:rPr>
                <w:b/>
                <w:bCs/>
              </w:rPr>
              <w:t>Resumo:</w:t>
            </w:r>
          </w:p>
        </w:tc>
        <w:tc>
          <w:tcPr>
            <w:tcW w:w="5918" w:type="dxa"/>
          </w:tcPr>
          <w:p w:rsidR="006571E6" w:rsidRPr="003D4761" w:rsidRDefault="006571E6" w:rsidP="006571E6">
            <w:pPr>
              <w:rPr>
                <w:color w:val="548DD4"/>
              </w:rPr>
            </w:pPr>
            <w:r>
              <w:t>Obter acesso ao sistema</w:t>
            </w:r>
          </w:p>
        </w:tc>
      </w:tr>
      <w:tr w:rsidR="006571E6" w:rsidRPr="003D4761" w:rsidTr="006571E6">
        <w:trPr>
          <w:trHeight w:val="408"/>
        </w:trPr>
        <w:tc>
          <w:tcPr>
            <w:tcW w:w="2658" w:type="dxa"/>
            <w:shd w:val="clear" w:color="auto" w:fill="D9D9D9"/>
          </w:tcPr>
          <w:p w:rsidR="006571E6" w:rsidRPr="003D4761" w:rsidRDefault="006571E6" w:rsidP="006571E6">
            <w:pPr>
              <w:rPr>
                <w:b/>
                <w:bCs/>
              </w:rPr>
            </w:pPr>
            <w:r w:rsidRPr="003D4761">
              <w:rPr>
                <w:b/>
                <w:bCs/>
              </w:rPr>
              <w:t>Ator Principal:</w:t>
            </w:r>
          </w:p>
        </w:tc>
        <w:tc>
          <w:tcPr>
            <w:tcW w:w="5918" w:type="dxa"/>
          </w:tcPr>
          <w:p w:rsidR="006571E6" w:rsidRPr="00CB5E8D" w:rsidRDefault="006571E6" w:rsidP="006571E6">
            <w:r>
              <w:t xml:space="preserve">Gestor, Professor, Secretaria, Responsável (pais) e </w:t>
            </w:r>
            <w:proofErr w:type="gramStart"/>
            <w:r>
              <w:t>Aluno</w:t>
            </w:r>
            <w:proofErr w:type="gramEnd"/>
          </w:p>
        </w:tc>
      </w:tr>
      <w:tr w:rsidR="006571E6" w:rsidRPr="003D4761" w:rsidTr="006571E6">
        <w:trPr>
          <w:trHeight w:val="423"/>
        </w:trPr>
        <w:tc>
          <w:tcPr>
            <w:tcW w:w="2658" w:type="dxa"/>
            <w:shd w:val="clear" w:color="auto" w:fill="D9D9D9"/>
          </w:tcPr>
          <w:p w:rsidR="006571E6" w:rsidRPr="003D4761" w:rsidRDefault="006571E6" w:rsidP="006571E6">
            <w:pPr>
              <w:rPr>
                <w:b/>
                <w:bCs/>
              </w:rPr>
            </w:pPr>
            <w:r w:rsidRPr="003D4761">
              <w:rPr>
                <w:b/>
                <w:bCs/>
              </w:rPr>
              <w:t>Pré-condição</w:t>
            </w:r>
          </w:p>
        </w:tc>
        <w:tc>
          <w:tcPr>
            <w:tcW w:w="5918" w:type="dxa"/>
          </w:tcPr>
          <w:p w:rsidR="006571E6" w:rsidRPr="00CB5E8D" w:rsidRDefault="006571E6" w:rsidP="006571E6">
            <w:r>
              <w:t>Deve estar cadastrado no banco de dados</w:t>
            </w:r>
          </w:p>
        </w:tc>
      </w:tr>
      <w:tr w:rsidR="006571E6" w:rsidRPr="003D4761" w:rsidTr="006571E6">
        <w:trPr>
          <w:trHeight w:val="365"/>
        </w:trPr>
        <w:tc>
          <w:tcPr>
            <w:tcW w:w="2658" w:type="dxa"/>
            <w:shd w:val="clear" w:color="auto" w:fill="D9D9D9"/>
          </w:tcPr>
          <w:p w:rsidR="006571E6" w:rsidRPr="003D4761" w:rsidRDefault="006571E6" w:rsidP="006571E6">
            <w:pPr>
              <w:rPr>
                <w:b/>
                <w:bCs/>
              </w:rPr>
            </w:pPr>
            <w:r w:rsidRPr="003D4761">
              <w:rPr>
                <w:b/>
                <w:bCs/>
              </w:rPr>
              <w:t>Pós-condição</w:t>
            </w:r>
          </w:p>
        </w:tc>
        <w:tc>
          <w:tcPr>
            <w:tcW w:w="5918" w:type="dxa"/>
          </w:tcPr>
          <w:p w:rsidR="006571E6" w:rsidRPr="00CB5E8D" w:rsidRDefault="006571E6" w:rsidP="006571E6">
            <w:r>
              <w:t>O ator acessa o sistema de acordo com o seu perfil de ator.</w:t>
            </w:r>
          </w:p>
        </w:tc>
      </w:tr>
      <w:tr w:rsidR="006571E6" w:rsidRPr="003D4761" w:rsidTr="006571E6">
        <w:trPr>
          <w:trHeight w:val="6253"/>
        </w:trPr>
        <w:tc>
          <w:tcPr>
            <w:tcW w:w="8576"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o </w:t>
            </w:r>
            <w:r>
              <w:t>ator</w:t>
            </w:r>
            <w:r w:rsidRPr="00EB4F26">
              <w:t xml:space="preserve"> deseja </w:t>
            </w:r>
            <w:proofErr w:type="spellStart"/>
            <w:r>
              <w:t>logar</w:t>
            </w:r>
            <w:proofErr w:type="spellEnd"/>
            <w:r>
              <w:t xml:space="preserve"> no sistema</w:t>
            </w:r>
          </w:p>
          <w:p w:rsidR="006571E6" w:rsidRDefault="006571E6" w:rsidP="006571E6">
            <w:r w:rsidRPr="00EB4F26">
              <w:t xml:space="preserve">FP02 – </w:t>
            </w:r>
            <w:r>
              <w:t>O sistema oferece opção para inserir dados para verificação do acesso</w:t>
            </w:r>
          </w:p>
          <w:p w:rsidR="006571E6" w:rsidRDefault="006571E6" w:rsidP="006571E6">
            <w:r w:rsidRPr="00EB4F26">
              <w:t xml:space="preserve">FP03 – </w:t>
            </w:r>
            <w:r>
              <w:t xml:space="preserve">O ator digita o </w:t>
            </w:r>
            <w:proofErr w:type="spellStart"/>
            <w:r>
              <w:t>login</w:t>
            </w:r>
            <w:proofErr w:type="spellEnd"/>
            <w:r>
              <w:t xml:space="preserve"> e a senha nos campos indicados</w:t>
            </w:r>
          </w:p>
          <w:p w:rsidR="006571E6" w:rsidRDefault="006571E6" w:rsidP="006571E6">
            <w:r>
              <w:t>FP04 – Sistema autentica se os dados digitados são válidos</w:t>
            </w:r>
          </w:p>
          <w:p w:rsidR="006571E6" w:rsidRDefault="006571E6" w:rsidP="006571E6">
            <w:r>
              <w:t>FP05</w:t>
            </w:r>
            <w:r w:rsidRPr="00EB4F26">
              <w:t xml:space="preserve"> – </w:t>
            </w:r>
            <w:r>
              <w:t>O s</w:t>
            </w:r>
            <w:r w:rsidRPr="00EB4F26">
              <w:t xml:space="preserve">istema </w:t>
            </w:r>
            <w:r>
              <w:t xml:space="preserve">libera o acesso ao sistema, de acordo com o perfil do </w:t>
            </w:r>
            <w:proofErr w:type="gramStart"/>
            <w:r>
              <w:t>usuário</w:t>
            </w:r>
            <w:proofErr w:type="gramEnd"/>
          </w:p>
          <w:p w:rsidR="006571E6" w:rsidRDefault="006571E6" w:rsidP="006571E6"/>
          <w:p w:rsidR="006571E6" w:rsidRDefault="006571E6" w:rsidP="006571E6">
            <w:r w:rsidRPr="003D4761">
              <w:rPr>
                <w:b/>
                <w:bCs/>
              </w:rPr>
              <w:t>Fluxo Alternativo:</w:t>
            </w:r>
          </w:p>
          <w:p w:rsidR="006571E6" w:rsidRDefault="006571E6" w:rsidP="006571E6">
            <w:r>
              <w:t>FA01 – O ator digitou dados incorretos</w:t>
            </w:r>
          </w:p>
          <w:p w:rsidR="006571E6" w:rsidRDefault="006571E6" w:rsidP="006571E6">
            <w:r>
              <w:t xml:space="preserve">FA02 – O sistema informa que o </w:t>
            </w:r>
            <w:proofErr w:type="spellStart"/>
            <w:r>
              <w:t>login</w:t>
            </w:r>
            <w:proofErr w:type="spellEnd"/>
            <w:r>
              <w:t xml:space="preserve"> ou senha estão incorretos </w:t>
            </w:r>
          </w:p>
          <w:p w:rsidR="006571E6" w:rsidRPr="00D55969" w:rsidRDefault="006571E6" w:rsidP="006571E6">
            <w:pPr>
              <w:rPr>
                <w:u w:val="single"/>
              </w:rPr>
            </w:pPr>
            <w:r>
              <w:t>FA03 – E retorna para o fluxo principal FP02.</w:t>
            </w:r>
          </w:p>
          <w:p w:rsidR="006571E6" w:rsidRPr="00D55969" w:rsidRDefault="006571E6" w:rsidP="006571E6">
            <w:pPr>
              <w:rPr>
                <w:u w:val="single"/>
              </w:rPr>
            </w:pPr>
          </w:p>
          <w:p w:rsidR="006571E6" w:rsidRPr="00FF2C10" w:rsidRDefault="006571E6" w:rsidP="006571E6">
            <w:pPr>
              <w:rPr>
                <w:color w:val="548DD4"/>
              </w:rPr>
            </w:pPr>
          </w:p>
        </w:tc>
      </w:tr>
    </w:tbl>
    <w:p w:rsidR="006571E6" w:rsidRDefault="006571E6" w:rsidP="006571E6">
      <w:pPr>
        <w:pStyle w:val="Legenda"/>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1414" w:name="_Toc415782049"/>
      <w:r>
        <w:t xml:space="preserve">Tabela </w:t>
      </w:r>
      <w:r w:rsidR="009101FD">
        <w:fldChar w:fldCharType="begin"/>
      </w:r>
      <w:r w:rsidR="00937E62">
        <w:instrText xml:space="preserve"> SEQ Tabela \* ARABIC </w:instrText>
      </w:r>
      <w:r w:rsidR="009101FD">
        <w:fldChar w:fldCharType="separate"/>
      </w:r>
      <w:ins w:id="1415" w:author="User" w:date="2015-04-04T21:08:00Z">
        <w:r w:rsidR="006E2F71">
          <w:rPr>
            <w:noProof/>
          </w:rPr>
          <w:t>9</w:t>
        </w:r>
      </w:ins>
      <w:del w:id="1416" w:author="User" w:date="2015-04-04T19:50:00Z">
        <w:r w:rsidR="004A46AC" w:rsidDel="00E640C8">
          <w:rPr>
            <w:noProof/>
          </w:rPr>
          <w:delText>4</w:delText>
        </w:r>
      </w:del>
      <w:r w:rsidR="009101FD">
        <w:rPr>
          <w:noProof/>
        </w:rPr>
        <w:fldChar w:fldCharType="end"/>
      </w:r>
      <w:r>
        <w:t xml:space="preserve"> </w:t>
      </w:r>
      <w:r w:rsidRPr="00D03601">
        <w:t>– UC02 – Configurar Bimestre</w:t>
      </w:r>
      <w:bookmarkEnd w:id="1414"/>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6571E6" w:rsidRPr="00D96646" w:rsidTr="008F46DB">
        <w:trPr>
          <w:trHeight w:val="433"/>
        </w:trPr>
        <w:tc>
          <w:tcPr>
            <w:tcW w:w="2661" w:type="dxa"/>
            <w:shd w:val="clear" w:color="auto" w:fill="D9D9D9"/>
          </w:tcPr>
          <w:p w:rsidR="006571E6" w:rsidRPr="003D4761" w:rsidRDefault="006571E6" w:rsidP="006571E6">
            <w:pPr>
              <w:rPr>
                <w:b/>
                <w:bCs/>
              </w:rPr>
            </w:pPr>
            <w:r>
              <w:rPr>
                <w:b/>
                <w:bCs/>
              </w:rPr>
              <w:t>Nome do C</w:t>
            </w:r>
            <w:r w:rsidRPr="003D4761">
              <w:rPr>
                <w:b/>
                <w:bCs/>
              </w:rPr>
              <w:t>aso de Uso:</w:t>
            </w:r>
          </w:p>
        </w:tc>
        <w:tc>
          <w:tcPr>
            <w:tcW w:w="6010" w:type="dxa"/>
          </w:tcPr>
          <w:p w:rsidR="006571E6" w:rsidRPr="00D96646" w:rsidRDefault="006571E6" w:rsidP="006571E6">
            <w:r>
              <w:t>UC02 – Configurar Bimestre</w:t>
            </w:r>
          </w:p>
        </w:tc>
      </w:tr>
      <w:tr w:rsidR="006571E6" w:rsidRPr="00D96646" w:rsidTr="008F46DB">
        <w:trPr>
          <w:trHeight w:val="449"/>
        </w:trPr>
        <w:tc>
          <w:tcPr>
            <w:tcW w:w="2661" w:type="dxa"/>
            <w:shd w:val="clear" w:color="auto" w:fill="D9D9D9"/>
          </w:tcPr>
          <w:p w:rsidR="006571E6" w:rsidRPr="003D4761" w:rsidRDefault="006571E6" w:rsidP="006571E6">
            <w:pPr>
              <w:rPr>
                <w:b/>
                <w:bCs/>
              </w:rPr>
            </w:pPr>
            <w:r w:rsidRPr="003D4761">
              <w:rPr>
                <w:b/>
                <w:bCs/>
              </w:rPr>
              <w:t>Resumo:</w:t>
            </w:r>
          </w:p>
        </w:tc>
        <w:tc>
          <w:tcPr>
            <w:tcW w:w="6010" w:type="dxa"/>
          </w:tcPr>
          <w:p w:rsidR="006571E6" w:rsidRPr="00D96646" w:rsidRDefault="006571E6" w:rsidP="006571E6">
            <w:r>
              <w:t>Configurar o período de cada bimestre</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Ator Principal:</w:t>
            </w:r>
          </w:p>
        </w:tc>
        <w:tc>
          <w:tcPr>
            <w:tcW w:w="6010" w:type="dxa"/>
          </w:tcPr>
          <w:p w:rsidR="006571E6" w:rsidRPr="00D96646" w:rsidRDefault="006571E6" w:rsidP="006571E6">
            <w:r>
              <w:t>Secretaria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Pré-condição</w:t>
            </w:r>
          </w:p>
        </w:tc>
        <w:tc>
          <w:tcPr>
            <w:tcW w:w="6010" w:type="dxa"/>
          </w:tcPr>
          <w:p w:rsidR="006571E6" w:rsidRPr="00D96646" w:rsidRDefault="006571E6" w:rsidP="006571E6">
            <w:r>
              <w:t xml:space="preserve">Ano vigente </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Pós-condição</w:t>
            </w:r>
          </w:p>
        </w:tc>
        <w:tc>
          <w:tcPr>
            <w:tcW w:w="6010" w:type="dxa"/>
          </w:tcPr>
          <w:p w:rsidR="006571E6" w:rsidRPr="00D96646" w:rsidRDefault="006571E6" w:rsidP="006571E6">
            <w:r>
              <w:t>Bimestre configurado</w:t>
            </w:r>
          </w:p>
        </w:tc>
      </w:tr>
      <w:tr w:rsidR="006571E6" w:rsidRPr="003D4761" w:rsidTr="006571E6">
        <w:trPr>
          <w:trHeight w:val="6210"/>
        </w:trPr>
        <w:tc>
          <w:tcPr>
            <w:tcW w:w="8671"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configurar o período de um bimestre</w:t>
            </w:r>
          </w:p>
          <w:p w:rsidR="006571E6" w:rsidRDefault="006571E6" w:rsidP="006571E6">
            <w:pPr>
              <w:jc w:val="left"/>
            </w:pPr>
            <w:r w:rsidRPr="00EB4F26">
              <w:t>FP</w:t>
            </w:r>
            <w:r>
              <w:t>02</w:t>
            </w:r>
            <w:r w:rsidRPr="00EB4F26">
              <w:t xml:space="preserve"> –</w:t>
            </w:r>
            <w:r>
              <w:t xml:space="preserve"> O ator seleciona configurar Bimestre</w:t>
            </w:r>
          </w:p>
          <w:p w:rsidR="006571E6" w:rsidRDefault="006571E6" w:rsidP="006571E6">
            <w:pPr>
              <w:jc w:val="left"/>
            </w:pPr>
            <w:r w:rsidRPr="00EB4F26">
              <w:t>FP</w:t>
            </w:r>
            <w:r>
              <w:t>03</w:t>
            </w:r>
            <w:r w:rsidRPr="00EB4F26">
              <w:t xml:space="preserve"> –</w:t>
            </w:r>
            <w:r>
              <w:t xml:space="preserve"> O ator seleciona o bimestre</w:t>
            </w:r>
          </w:p>
          <w:p w:rsidR="006571E6" w:rsidRPr="007A2C87" w:rsidRDefault="006571E6" w:rsidP="006571E6">
            <w:pPr>
              <w:jc w:val="left"/>
            </w:pPr>
            <w:r w:rsidRPr="00EB4F26">
              <w:t>FP</w:t>
            </w:r>
            <w:r>
              <w:t>04</w:t>
            </w:r>
            <w:r w:rsidRPr="00EB4F26">
              <w:t xml:space="preserve"> –</w:t>
            </w:r>
            <w:r>
              <w:t xml:space="preserve"> Insere as datas do período desse bimestre</w:t>
            </w:r>
          </w:p>
          <w:p w:rsidR="006571E6" w:rsidRDefault="006571E6" w:rsidP="006571E6">
            <w:pPr>
              <w:jc w:val="left"/>
            </w:pPr>
            <w:r w:rsidRPr="00EB4F26">
              <w:t>FP</w:t>
            </w:r>
            <w:r>
              <w:t>07</w:t>
            </w:r>
            <w:r w:rsidRPr="00EB4F26">
              <w:t xml:space="preserve"> –</w:t>
            </w:r>
            <w:r>
              <w:t xml:space="preserve"> O ator salva a configuração</w:t>
            </w:r>
          </w:p>
          <w:p w:rsidR="006571E6" w:rsidRDefault="006571E6" w:rsidP="006571E6">
            <w:pPr>
              <w:jc w:val="left"/>
            </w:pPr>
            <w:r w:rsidRPr="00EB4F26">
              <w:t>FP</w:t>
            </w:r>
            <w:r>
              <w:t>09</w:t>
            </w:r>
            <w:r w:rsidRPr="00EB4F26">
              <w:t xml:space="preserve"> –</w:t>
            </w:r>
            <w:r>
              <w:t xml:space="preserve"> O sistema exibe uma mensagem de “Bimestre Configurado com sucesso!</w:t>
            </w:r>
            <w:proofErr w:type="gramStart"/>
            <w:r>
              <w:t>”</w:t>
            </w:r>
            <w:proofErr w:type="gramEnd"/>
          </w:p>
          <w:p w:rsidR="006571E6" w:rsidRDefault="006571E6" w:rsidP="006571E6">
            <w:pPr>
              <w:jc w:val="left"/>
            </w:pPr>
          </w:p>
          <w:p w:rsidR="006571E6" w:rsidRDefault="006571E6" w:rsidP="006571E6">
            <w:pPr>
              <w:jc w:val="left"/>
              <w:rPr>
                <w:b/>
                <w:bCs/>
              </w:rPr>
            </w:pPr>
            <w:r w:rsidRPr="003D4761">
              <w:rPr>
                <w:b/>
                <w:bCs/>
              </w:rPr>
              <w:t>Fluxo Alternativo:</w:t>
            </w:r>
          </w:p>
          <w:p w:rsidR="006571E6" w:rsidRDefault="006571E6" w:rsidP="006571E6">
            <w:pPr>
              <w:jc w:val="left"/>
            </w:pPr>
            <w:r>
              <w:t>FA01</w:t>
            </w:r>
            <w:r w:rsidRPr="00EB4F26">
              <w:t xml:space="preserve"> –</w:t>
            </w:r>
            <w:r>
              <w:t xml:space="preserve"> Ator digitou datas inválidas</w:t>
            </w:r>
          </w:p>
          <w:p w:rsidR="006571E6" w:rsidRDefault="006571E6" w:rsidP="006571E6">
            <w:pPr>
              <w:jc w:val="left"/>
            </w:pPr>
            <w:r>
              <w:t>FA02</w:t>
            </w:r>
            <w:r w:rsidRPr="00EB4F26">
              <w:t xml:space="preserve"> –</w:t>
            </w:r>
            <w:r>
              <w:t xml:space="preserve"> O sistema informa que a data é inválida</w:t>
            </w:r>
          </w:p>
          <w:p w:rsidR="006571E6" w:rsidRPr="003D4761" w:rsidRDefault="006571E6" w:rsidP="006571E6">
            <w:pPr>
              <w:jc w:val="left"/>
            </w:pPr>
            <w:r>
              <w:t>FA03</w:t>
            </w:r>
            <w:r w:rsidRPr="00EB4F26">
              <w:t xml:space="preserve"> –</w:t>
            </w:r>
            <w:r>
              <w:t xml:space="preserve"> E retorna para o fluxo principal FP04.</w:t>
            </w:r>
          </w:p>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1417" w:name="_Toc415782050"/>
      <w:r>
        <w:t xml:space="preserve">Tabela </w:t>
      </w:r>
      <w:r w:rsidR="009101FD">
        <w:fldChar w:fldCharType="begin"/>
      </w:r>
      <w:r w:rsidR="00937E62">
        <w:instrText xml:space="preserve"> SEQ Tabela \* ARABIC </w:instrText>
      </w:r>
      <w:r w:rsidR="009101FD">
        <w:fldChar w:fldCharType="separate"/>
      </w:r>
      <w:ins w:id="1418" w:author="User" w:date="2015-04-04T21:08:00Z">
        <w:r w:rsidR="006E2F71">
          <w:rPr>
            <w:noProof/>
          </w:rPr>
          <w:t>10</w:t>
        </w:r>
      </w:ins>
      <w:del w:id="1419" w:author="User" w:date="2015-04-04T19:50:00Z">
        <w:r w:rsidR="004A46AC" w:rsidDel="00E640C8">
          <w:rPr>
            <w:noProof/>
          </w:rPr>
          <w:delText>5</w:delText>
        </w:r>
      </w:del>
      <w:r w:rsidR="009101FD">
        <w:rPr>
          <w:noProof/>
        </w:rPr>
        <w:fldChar w:fldCharType="end"/>
      </w:r>
      <w:r>
        <w:t xml:space="preserve"> </w:t>
      </w:r>
      <w:r w:rsidRPr="006D42E0">
        <w:t>– UC03 – Criar Boletim</w:t>
      </w:r>
      <w:bookmarkEnd w:id="1417"/>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6571E6" w:rsidRPr="00D96646" w:rsidTr="008F46DB">
        <w:trPr>
          <w:trHeight w:val="433"/>
        </w:trPr>
        <w:tc>
          <w:tcPr>
            <w:tcW w:w="2661" w:type="dxa"/>
            <w:shd w:val="clear" w:color="auto" w:fill="D9D9D9"/>
          </w:tcPr>
          <w:p w:rsidR="006571E6" w:rsidRPr="003D4761" w:rsidRDefault="006571E6" w:rsidP="006571E6">
            <w:pPr>
              <w:rPr>
                <w:b/>
                <w:bCs/>
              </w:rPr>
            </w:pPr>
            <w:r>
              <w:rPr>
                <w:b/>
                <w:bCs/>
              </w:rPr>
              <w:t>Nome do C</w:t>
            </w:r>
            <w:r w:rsidRPr="003D4761">
              <w:rPr>
                <w:b/>
                <w:bCs/>
              </w:rPr>
              <w:t>aso de Uso:</w:t>
            </w:r>
          </w:p>
        </w:tc>
        <w:tc>
          <w:tcPr>
            <w:tcW w:w="6010" w:type="dxa"/>
          </w:tcPr>
          <w:p w:rsidR="006571E6" w:rsidRPr="00D96646" w:rsidRDefault="006571E6" w:rsidP="006571E6">
            <w:r>
              <w:t>UC03 – Criar Boletim</w:t>
            </w:r>
          </w:p>
        </w:tc>
      </w:tr>
      <w:tr w:rsidR="006571E6" w:rsidRPr="00D96646" w:rsidTr="008F46DB">
        <w:trPr>
          <w:trHeight w:val="449"/>
        </w:trPr>
        <w:tc>
          <w:tcPr>
            <w:tcW w:w="2661" w:type="dxa"/>
            <w:shd w:val="clear" w:color="auto" w:fill="D9D9D9"/>
          </w:tcPr>
          <w:p w:rsidR="006571E6" w:rsidRPr="003D4761" w:rsidRDefault="006571E6" w:rsidP="006571E6">
            <w:pPr>
              <w:rPr>
                <w:b/>
                <w:bCs/>
              </w:rPr>
            </w:pPr>
            <w:r w:rsidRPr="003D4761">
              <w:rPr>
                <w:b/>
                <w:bCs/>
              </w:rPr>
              <w:t>Resumo:</w:t>
            </w:r>
          </w:p>
        </w:tc>
        <w:tc>
          <w:tcPr>
            <w:tcW w:w="6010" w:type="dxa"/>
          </w:tcPr>
          <w:p w:rsidR="006571E6" w:rsidRPr="00D96646" w:rsidRDefault="006571E6" w:rsidP="006571E6">
            <w:r>
              <w:t>Criar Boletim para uma turma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Ator Principal:</w:t>
            </w:r>
          </w:p>
        </w:tc>
        <w:tc>
          <w:tcPr>
            <w:tcW w:w="6010" w:type="dxa"/>
          </w:tcPr>
          <w:p w:rsidR="006571E6" w:rsidRPr="00D96646" w:rsidRDefault="006571E6" w:rsidP="006571E6">
            <w:r>
              <w:t>Secretaria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Pré-condição</w:t>
            </w:r>
          </w:p>
        </w:tc>
        <w:tc>
          <w:tcPr>
            <w:tcW w:w="6010" w:type="dxa"/>
          </w:tcPr>
          <w:p w:rsidR="006571E6" w:rsidRPr="00D96646" w:rsidRDefault="006571E6" w:rsidP="006571E6">
            <w:r>
              <w:t>A turma deve estar cadastrada no sistema</w:t>
            </w:r>
          </w:p>
        </w:tc>
      </w:tr>
      <w:tr w:rsidR="006571E6" w:rsidRPr="00D96646" w:rsidTr="008F46DB">
        <w:trPr>
          <w:trHeight w:val="433"/>
        </w:trPr>
        <w:tc>
          <w:tcPr>
            <w:tcW w:w="2661" w:type="dxa"/>
            <w:shd w:val="clear" w:color="auto" w:fill="D9D9D9"/>
          </w:tcPr>
          <w:p w:rsidR="006571E6" w:rsidRPr="003D4761" w:rsidRDefault="006571E6" w:rsidP="006571E6">
            <w:pPr>
              <w:rPr>
                <w:b/>
                <w:bCs/>
              </w:rPr>
            </w:pPr>
            <w:r w:rsidRPr="003D4761">
              <w:rPr>
                <w:b/>
                <w:bCs/>
              </w:rPr>
              <w:t>Pós-condição</w:t>
            </w:r>
          </w:p>
        </w:tc>
        <w:tc>
          <w:tcPr>
            <w:tcW w:w="6010" w:type="dxa"/>
          </w:tcPr>
          <w:p w:rsidR="006571E6" w:rsidRPr="00D96646" w:rsidRDefault="006571E6" w:rsidP="006571E6">
            <w:r>
              <w:t>Boletim criado para a turma</w:t>
            </w:r>
          </w:p>
        </w:tc>
      </w:tr>
      <w:tr w:rsidR="006571E6" w:rsidRPr="003D4761" w:rsidTr="006571E6">
        <w:trPr>
          <w:trHeight w:val="6210"/>
        </w:trPr>
        <w:tc>
          <w:tcPr>
            <w:tcW w:w="8671"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criar um boletim para uma turma</w:t>
            </w:r>
          </w:p>
          <w:p w:rsidR="006571E6" w:rsidRDefault="006571E6" w:rsidP="006571E6">
            <w:pPr>
              <w:jc w:val="left"/>
            </w:pPr>
            <w:r w:rsidRPr="00EB4F26">
              <w:t>FP</w:t>
            </w:r>
            <w:r>
              <w:t>02</w:t>
            </w:r>
            <w:r w:rsidRPr="00EB4F26">
              <w:t xml:space="preserve"> –</w:t>
            </w:r>
            <w:r>
              <w:t xml:space="preserve"> O ator seleciona Criar Boletim</w:t>
            </w:r>
          </w:p>
          <w:p w:rsidR="006571E6" w:rsidRDefault="006571E6" w:rsidP="006571E6">
            <w:pPr>
              <w:jc w:val="left"/>
            </w:pPr>
            <w:r w:rsidRPr="00EB4F26">
              <w:t>FP</w:t>
            </w:r>
            <w:r>
              <w:t>03</w:t>
            </w:r>
            <w:r w:rsidRPr="00EB4F26">
              <w:t xml:space="preserve"> –</w:t>
            </w:r>
            <w:r>
              <w:t xml:space="preserve"> O ator seleciona o bimestre</w:t>
            </w:r>
          </w:p>
          <w:p w:rsidR="006571E6" w:rsidRPr="007A2C87" w:rsidRDefault="006571E6" w:rsidP="006571E6">
            <w:pPr>
              <w:jc w:val="left"/>
            </w:pPr>
            <w:r w:rsidRPr="00EB4F26">
              <w:t>FP</w:t>
            </w:r>
            <w:r>
              <w:t>04</w:t>
            </w:r>
            <w:r w:rsidRPr="00EB4F26">
              <w:t xml:space="preserve"> –</w:t>
            </w:r>
            <w:r>
              <w:t xml:space="preserve"> O sistema exibe as turmas que não possuem boletins criados</w:t>
            </w:r>
          </w:p>
          <w:p w:rsidR="006571E6" w:rsidRDefault="006571E6" w:rsidP="006571E6">
            <w:pPr>
              <w:jc w:val="left"/>
            </w:pPr>
            <w:r w:rsidRPr="00EB4F26">
              <w:t>FP</w:t>
            </w:r>
            <w:r>
              <w:t>06</w:t>
            </w:r>
            <w:r w:rsidRPr="00EB4F26">
              <w:t xml:space="preserve"> –</w:t>
            </w:r>
            <w:r>
              <w:t xml:space="preserve"> O ator seleciona a turma</w:t>
            </w:r>
          </w:p>
          <w:p w:rsidR="006571E6" w:rsidRDefault="006571E6" w:rsidP="006571E6">
            <w:pPr>
              <w:jc w:val="left"/>
            </w:pPr>
            <w:r w:rsidRPr="00EB4F26">
              <w:t>FP</w:t>
            </w:r>
            <w:r>
              <w:t>07</w:t>
            </w:r>
            <w:r w:rsidRPr="00EB4F26">
              <w:t xml:space="preserve"> –</w:t>
            </w:r>
            <w:r>
              <w:t xml:space="preserve"> O ator salva o boletim</w:t>
            </w:r>
          </w:p>
          <w:p w:rsidR="006571E6" w:rsidRDefault="006571E6" w:rsidP="006571E6">
            <w:pPr>
              <w:jc w:val="left"/>
            </w:pPr>
            <w:r w:rsidRPr="00EB4F26">
              <w:t>FP</w:t>
            </w:r>
            <w:r>
              <w:t>08</w:t>
            </w:r>
            <w:r w:rsidRPr="00EB4F26">
              <w:t xml:space="preserve"> –</w:t>
            </w:r>
            <w:r>
              <w:t xml:space="preserve"> O sistema cria um boletim para a turma</w:t>
            </w:r>
          </w:p>
          <w:p w:rsidR="006571E6" w:rsidRDefault="006571E6" w:rsidP="006571E6">
            <w:pPr>
              <w:jc w:val="left"/>
            </w:pPr>
            <w:r w:rsidRPr="00EB4F26">
              <w:t>FP</w:t>
            </w:r>
            <w:r>
              <w:t>09</w:t>
            </w:r>
            <w:r w:rsidRPr="00EB4F26">
              <w:t xml:space="preserve"> –</w:t>
            </w:r>
            <w:r>
              <w:t xml:space="preserve"> O sistema exibe uma mensagem de “Boletim Criado com sucesso!</w:t>
            </w:r>
            <w:proofErr w:type="gramStart"/>
            <w:r>
              <w:t>”</w:t>
            </w:r>
            <w:proofErr w:type="gramEnd"/>
          </w:p>
          <w:p w:rsidR="006571E6" w:rsidRDefault="006571E6" w:rsidP="006571E6">
            <w:pPr>
              <w:jc w:val="left"/>
            </w:pPr>
          </w:p>
          <w:p w:rsidR="006571E6" w:rsidRDefault="006571E6" w:rsidP="006571E6">
            <w:pPr>
              <w:jc w:val="left"/>
              <w:rPr>
                <w:b/>
                <w:bCs/>
              </w:rPr>
            </w:pPr>
            <w:r w:rsidRPr="003D4761">
              <w:rPr>
                <w:b/>
                <w:bCs/>
              </w:rPr>
              <w:t>Fluxo Alternativo:</w:t>
            </w:r>
          </w:p>
          <w:p w:rsidR="006571E6" w:rsidRPr="003D4761" w:rsidRDefault="006571E6" w:rsidP="006571E6">
            <w:pPr>
              <w:jc w:val="left"/>
            </w:pPr>
          </w:p>
        </w:tc>
      </w:tr>
    </w:tbl>
    <w:p w:rsidR="006571E6" w:rsidRDefault="006571E6" w:rsidP="006571E6"/>
    <w:p w:rsidR="006571E6" w:rsidRDefault="006571E6" w:rsidP="006571E6"/>
    <w:p w:rsidR="006571E6" w:rsidRDefault="006571E6" w:rsidP="006571E6">
      <w:pPr>
        <w:pStyle w:val="Legenda"/>
        <w:keepNext/>
      </w:pPr>
    </w:p>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Pr="007156D2" w:rsidRDefault="006571E6" w:rsidP="006571E6"/>
    <w:p w:rsidR="006571E6" w:rsidRDefault="006571E6" w:rsidP="006571E6">
      <w:pPr>
        <w:pStyle w:val="Legenda"/>
        <w:keepNext/>
      </w:pPr>
    </w:p>
    <w:p w:rsidR="008F46DB" w:rsidRDefault="008F46DB" w:rsidP="008F46DB">
      <w:pPr>
        <w:pStyle w:val="Legenda"/>
        <w:keepNext/>
      </w:pPr>
      <w:bookmarkStart w:id="1420" w:name="_Toc415782051"/>
      <w:r>
        <w:t xml:space="preserve">Tabela </w:t>
      </w:r>
      <w:r w:rsidR="009101FD">
        <w:fldChar w:fldCharType="begin"/>
      </w:r>
      <w:r w:rsidR="00937E62">
        <w:instrText xml:space="preserve"> SEQ Tabela \* ARABIC </w:instrText>
      </w:r>
      <w:r w:rsidR="009101FD">
        <w:fldChar w:fldCharType="separate"/>
      </w:r>
      <w:ins w:id="1421" w:author="User" w:date="2015-04-04T21:08:00Z">
        <w:r w:rsidR="006E2F71">
          <w:rPr>
            <w:noProof/>
          </w:rPr>
          <w:t>11</w:t>
        </w:r>
      </w:ins>
      <w:del w:id="1422" w:author="User" w:date="2015-04-04T19:50:00Z">
        <w:r w:rsidR="004A46AC" w:rsidDel="00E640C8">
          <w:rPr>
            <w:noProof/>
          </w:rPr>
          <w:delText>6</w:delText>
        </w:r>
      </w:del>
      <w:r w:rsidR="009101FD">
        <w:rPr>
          <w:noProof/>
        </w:rPr>
        <w:fldChar w:fldCharType="end"/>
      </w:r>
      <w:r>
        <w:t xml:space="preserve"> </w:t>
      </w:r>
      <w:r w:rsidRPr="00B74B0B">
        <w:t>– UC04 – Inserir Notas/Faltas</w:t>
      </w:r>
      <w:bookmarkEnd w:id="1420"/>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7"/>
        <w:gridCol w:w="6193"/>
      </w:tblGrid>
      <w:tr w:rsidR="006571E6" w:rsidRPr="003D4761" w:rsidTr="006571E6">
        <w:trPr>
          <w:trHeight w:val="241"/>
        </w:trPr>
        <w:tc>
          <w:tcPr>
            <w:tcW w:w="2747" w:type="dxa"/>
            <w:shd w:val="clear" w:color="auto" w:fill="D9D9D9"/>
          </w:tcPr>
          <w:p w:rsidR="006571E6" w:rsidRPr="003D4761" w:rsidRDefault="006571E6" w:rsidP="006571E6">
            <w:pPr>
              <w:rPr>
                <w:b/>
                <w:bCs/>
              </w:rPr>
            </w:pPr>
            <w:r>
              <w:rPr>
                <w:b/>
                <w:bCs/>
              </w:rPr>
              <w:t>Nome do C</w:t>
            </w:r>
            <w:r w:rsidRPr="003D4761">
              <w:rPr>
                <w:b/>
                <w:bCs/>
              </w:rPr>
              <w:t>aso de Uso:</w:t>
            </w:r>
          </w:p>
        </w:tc>
        <w:tc>
          <w:tcPr>
            <w:tcW w:w="6193" w:type="dxa"/>
          </w:tcPr>
          <w:p w:rsidR="006571E6" w:rsidRPr="003D4761" w:rsidRDefault="006571E6" w:rsidP="006571E6">
            <w:r>
              <w:t>UC04 – Inserir Notas/Faltas</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Resumo:</w:t>
            </w:r>
          </w:p>
        </w:tc>
        <w:tc>
          <w:tcPr>
            <w:tcW w:w="6193" w:type="dxa"/>
          </w:tcPr>
          <w:p w:rsidR="006571E6" w:rsidRPr="003D4761" w:rsidRDefault="006571E6" w:rsidP="006571E6">
            <w:pPr>
              <w:rPr>
                <w:color w:val="548DD4"/>
              </w:rPr>
            </w:pPr>
            <w:r>
              <w:t xml:space="preserve">Inserir notas e faltas dos alunos </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Ator Principal:</w:t>
            </w:r>
          </w:p>
        </w:tc>
        <w:tc>
          <w:tcPr>
            <w:tcW w:w="6193" w:type="dxa"/>
          </w:tcPr>
          <w:p w:rsidR="006571E6" w:rsidRPr="00CB5E8D" w:rsidRDefault="006571E6" w:rsidP="006571E6">
            <w:r>
              <w:t>Professores e Secretaria</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Pré-condição</w:t>
            </w:r>
          </w:p>
        </w:tc>
        <w:tc>
          <w:tcPr>
            <w:tcW w:w="6193" w:type="dxa"/>
          </w:tcPr>
          <w:p w:rsidR="006571E6" w:rsidRDefault="006571E6" w:rsidP="006571E6">
            <w:r>
              <w:t xml:space="preserve">O ator deve estar </w:t>
            </w:r>
            <w:proofErr w:type="spellStart"/>
            <w:r>
              <w:t>logado</w:t>
            </w:r>
            <w:proofErr w:type="spellEnd"/>
          </w:p>
          <w:p w:rsidR="006571E6" w:rsidRPr="00CB5E8D" w:rsidRDefault="006571E6" w:rsidP="006571E6">
            <w:r>
              <w:t>Boletim deve estar criado no sistema</w:t>
            </w:r>
          </w:p>
        </w:tc>
      </w:tr>
      <w:tr w:rsidR="006571E6" w:rsidRPr="003D4761" w:rsidTr="006571E6">
        <w:trPr>
          <w:trHeight w:val="241"/>
        </w:trPr>
        <w:tc>
          <w:tcPr>
            <w:tcW w:w="2747" w:type="dxa"/>
            <w:shd w:val="clear" w:color="auto" w:fill="D9D9D9"/>
          </w:tcPr>
          <w:p w:rsidR="006571E6" w:rsidRPr="003D4761" w:rsidRDefault="006571E6" w:rsidP="006571E6">
            <w:pPr>
              <w:rPr>
                <w:b/>
                <w:bCs/>
              </w:rPr>
            </w:pPr>
            <w:r w:rsidRPr="003D4761">
              <w:rPr>
                <w:b/>
                <w:bCs/>
              </w:rPr>
              <w:t>Pós-condição</w:t>
            </w:r>
          </w:p>
        </w:tc>
        <w:tc>
          <w:tcPr>
            <w:tcW w:w="6193" w:type="dxa"/>
          </w:tcPr>
          <w:p w:rsidR="006571E6" w:rsidRPr="00CB5E8D" w:rsidRDefault="006571E6" w:rsidP="006571E6">
            <w:r>
              <w:t xml:space="preserve">Notas/faltas inseridos no boletim </w:t>
            </w:r>
          </w:p>
        </w:tc>
      </w:tr>
      <w:tr w:rsidR="006571E6" w:rsidRPr="003D4761" w:rsidTr="006571E6">
        <w:trPr>
          <w:trHeight w:val="7643"/>
        </w:trPr>
        <w:tc>
          <w:tcPr>
            <w:tcW w:w="8940"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inserir notas e faltas no boletim</w:t>
            </w:r>
          </w:p>
          <w:p w:rsidR="006571E6" w:rsidRDefault="006571E6" w:rsidP="006571E6">
            <w:r w:rsidRPr="00EB4F26">
              <w:t>FP0</w:t>
            </w:r>
            <w:r>
              <w:t>2</w:t>
            </w:r>
            <w:r w:rsidRPr="00EB4F26">
              <w:t xml:space="preserve"> – </w:t>
            </w:r>
            <w:r>
              <w:t xml:space="preserve">O ator </w:t>
            </w:r>
            <w:r w:rsidRPr="00EB4F26">
              <w:t xml:space="preserve">seleciona a </w:t>
            </w:r>
            <w:r>
              <w:t>opção Inserir Notas/Faltas</w:t>
            </w:r>
          </w:p>
          <w:p w:rsidR="006571E6" w:rsidRDefault="006571E6" w:rsidP="006571E6">
            <w:r w:rsidRPr="00EB4F26">
              <w:t>FP0</w:t>
            </w:r>
            <w:r>
              <w:t>3</w:t>
            </w:r>
            <w:r w:rsidRPr="00EB4F26">
              <w:t xml:space="preserve"> – </w:t>
            </w:r>
            <w:r>
              <w:t>O ator seleciona a matéria que deseja inserir a nota e as faltas</w:t>
            </w:r>
          </w:p>
          <w:p w:rsidR="006571E6" w:rsidRDefault="006571E6" w:rsidP="006571E6">
            <w:r>
              <w:t xml:space="preserve">FP04 </w:t>
            </w:r>
            <w:r w:rsidRPr="00EB4F26">
              <w:t xml:space="preserve">– </w:t>
            </w:r>
            <w:r>
              <w:t>O ator seleciona a turma que deseja inserir a nota e as faltas</w:t>
            </w:r>
          </w:p>
          <w:p w:rsidR="006571E6" w:rsidRDefault="006571E6" w:rsidP="006571E6">
            <w:r>
              <w:t xml:space="preserve">FP05 </w:t>
            </w:r>
            <w:r w:rsidRPr="00EB4F26">
              <w:t>–</w:t>
            </w:r>
            <w:r>
              <w:t xml:space="preserve"> O sistema exibe todos os alunos da turma selecionada</w:t>
            </w:r>
          </w:p>
          <w:p w:rsidR="006571E6" w:rsidRDefault="006571E6" w:rsidP="006571E6">
            <w:r>
              <w:t xml:space="preserve">FP06 </w:t>
            </w:r>
            <w:r w:rsidRPr="00EB4F26">
              <w:t>–</w:t>
            </w:r>
            <w:r>
              <w:t xml:space="preserve"> O ator insere as notas e faltas dos alunos</w:t>
            </w:r>
          </w:p>
          <w:p w:rsidR="006571E6" w:rsidRDefault="006571E6" w:rsidP="006571E6">
            <w:r>
              <w:t xml:space="preserve">FP07 </w:t>
            </w:r>
            <w:r w:rsidRPr="00EB4F26">
              <w:t>–</w:t>
            </w:r>
            <w:r>
              <w:t xml:space="preserve"> Ator salva as notas e faltas</w:t>
            </w:r>
          </w:p>
          <w:p w:rsidR="006571E6" w:rsidRDefault="006571E6" w:rsidP="006571E6">
            <w:r>
              <w:t xml:space="preserve">FP08 </w:t>
            </w:r>
            <w:r w:rsidRPr="00EB4F26">
              <w:t>–</w:t>
            </w:r>
            <w:r>
              <w:t xml:space="preserve"> Sistema salva as inserções no boletim de cada aluno </w:t>
            </w:r>
          </w:p>
          <w:p w:rsidR="006571E6" w:rsidRDefault="006571E6" w:rsidP="006571E6">
            <w:r>
              <w:t xml:space="preserve">FP09 </w:t>
            </w:r>
            <w:r w:rsidRPr="00EB4F26">
              <w:t>–</w:t>
            </w:r>
            <w:r>
              <w:t xml:space="preserve"> Sistema exibe uma mensagem de “Salvo com sucesso”</w:t>
            </w:r>
          </w:p>
          <w:p w:rsidR="006571E6" w:rsidRDefault="006571E6" w:rsidP="006571E6">
            <w:pPr>
              <w:rPr>
                <w:b/>
                <w:bCs/>
              </w:rPr>
            </w:pPr>
          </w:p>
          <w:p w:rsidR="006571E6" w:rsidRDefault="006571E6" w:rsidP="006571E6">
            <w:pPr>
              <w:rPr>
                <w:b/>
                <w:bCs/>
              </w:rPr>
            </w:pPr>
            <w:r w:rsidRPr="003D4761">
              <w:rPr>
                <w:b/>
                <w:bCs/>
              </w:rPr>
              <w:t>Fluxo Alternativo:</w:t>
            </w:r>
          </w:p>
          <w:p w:rsidR="006571E6" w:rsidRDefault="006571E6" w:rsidP="006571E6">
            <w:r>
              <w:t xml:space="preserve">FA01 </w:t>
            </w:r>
            <w:r w:rsidRPr="00EB4F26">
              <w:t>–</w:t>
            </w:r>
            <w:r>
              <w:t xml:space="preserve"> Ator digitou no campo notas, letras ou </w:t>
            </w:r>
            <w:proofErr w:type="gramStart"/>
            <w:r>
              <w:t>caracteres</w:t>
            </w:r>
            <w:proofErr w:type="gramEnd"/>
          </w:p>
          <w:p w:rsidR="006571E6" w:rsidRDefault="006571E6" w:rsidP="006571E6">
            <w:commentRangeStart w:id="1423"/>
            <w:r>
              <w:t xml:space="preserve">FA02 </w:t>
            </w:r>
            <w:r w:rsidRPr="00EB4F26">
              <w:t>–</w:t>
            </w:r>
            <w:r>
              <w:t xml:space="preserve"> Sistema informa que é somente permitido números</w:t>
            </w:r>
          </w:p>
          <w:p w:rsidR="006571E6" w:rsidRDefault="006571E6" w:rsidP="006571E6">
            <w:r>
              <w:t xml:space="preserve">FA03 </w:t>
            </w:r>
            <w:r w:rsidRPr="00EB4F26">
              <w:t>–</w:t>
            </w:r>
            <w:r>
              <w:t xml:space="preserve"> Ator digitou no campo </w:t>
            </w:r>
            <w:proofErr w:type="gramStart"/>
            <w:r>
              <w:t>falta</w:t>
            </w:r>
            <w:proofErr w:type="gramEnd"/>
            <w:r>
              <w:t xml:space="preserve"> letras ou caracteres</w:t>
            </w:r>
          </w:p>
          <w:p w:rsidR="006571E6" w:rsidRDefault="006571E6" w:rsidP="006571E6">
            <w:r>
              <w:t xml:space="preserve">FA04 </w:t>
            </w:r>
            <w:r w:rsidRPr="00EB4F26">
              <w:t>–</w:t>
            </w:r>
            <w:r>
              <w:t xml:space="preserve"> Sistema informa que é somente permitido números</w:t>
            </w:r>
          </w:p>
          <w:p w:rsidR="006571E6" w:rsidRPr="00513D86" w:rsidRDefault="006571E6" w:rsidP="006571E6">
            <w:r>
              <w:t xml:space="preserve">FA05 </w:t>
            </w:r>
            <w:r w:rsidRPr="00EB4F26">
              <w:t>–</w:t>
            </w:r>
            <w:r>
              <w:t xml:space="preserve"> E retorna para o fluxo principal FP06</w:t>
            </w:r>
            <w:commentRangeEnd w:id="1423"/>
            <w:r>
              <w:rPr>
                <w:rStyle w:val="Refdecomentrio"/>
              </w:rPr>
              <w:commentReference w:id="1423"/>
            </w:r>
          </w:p>
        </w:tc>
      </w:tr>
    </w:tbl>
    <w:p w:rsidR="006571E6" w:rsidRDefault="006571E6" w:rsidP="006571E6"/>
    <w:p w:rsidR="006571E6" w:rsidRDefault="006571E6" w:rsidP="006571E6"/>
    <w:p w:rsidR="006571E6" w:rsidRDefault="006571E6" w:rsidP="006571E6"/>
    <w:p w:rsidR="006571E6" w:rsidRDefault="006571E6" w:rsidP="006571E6"/>
    <w:p w:rsidR="008F46DB" w:rsidRDefault="008F46DB" w:rsidP="008F46DB">
      <w:pPr>
        <w:pStyle w:val="Legenda"/>
        <w:keepNext/>
      </w:pPr>
      <w:bookmarkStart w:id="1424" w:name="_Toc415782052"/>
      <w:r>
        <w:lastRenderedPageBreak/>
        <w:t xml:space="preserve">Tabela </w:t>
      </w:r>
      <w:r w:rsidR="009101FD">
        <w:fldChar w:fldCharType="begin"/>
      </w:r>
      <w:r w:rsidR="00937E62">
        <w:instrText xml:space="preserve"> SEQ Tabela \* ARABIC </w:instrText>
      </w:r>
      <w:r w:rsidR="009101FD">
        <w:fldChar w:fldCharType="separate"/>
      </w:r>
      <w:ins w:id="1425" w:author="User" w:date="2015-04-04T21:08:00Z">
        <w:r w:rsidR="006E2F71">
          <w:rPr>
            <w:noProof/>
          </w:rPr>
          <w:t>12</w:t>
        </w:r>
      </w:ins>
      <w:del w:id="1426" w:author="User" w:date="2015-04-04T19:50:00Z">
        <w:r w:rsidR="004A46AC" w:rsidDel="00E640C8">
          <w:rPr>
            <w:noProof/>
          </w:rPr>
          <w:delText>7</w:delText>
        </w:r>
      </w:del>
      <w:r w:rsidR="009101FD">
        <w:rPr>
          <w:noProof/>
        </w:rPr>
        <w:fldChar w:fldCharType="end"/>
      </w:r>
      <w:r>
        <w:t xml:space="preserve"> </w:t>
      </w:r>
      <w:r w:rsidRPr="00262BC6">
        <w:t>- UC05 – Visualizar Boletim</w:t>
      </w:r>
      <w:bookmarkEnd w:id="1424"/>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6571E6" w:rsidRPr="003D4761" w:rsidTr="006571E6">
        <w:trPr>
          <w:trHeight w:val="134"/>
        </w:trPr>
        <w:tc>
          <w:tcPr>
            <w:tcW w:w="2636" w:type="dxa"/>
            <w:shd w:val="clear" w:color="auto" w:fill="D9D9D9"/>
          </w:tcPr>
          <w:p w:rsidR="006571E6" w:rsidRPr="003D4761" w:rsidRDefault="006571E6" w:rsidP="006571E6">
            <w:pPr>
              <w:rPr>
                <w:b/>
                <w:bCs/>
              </w:rPr>
            </w:pPr>
            <w:r>
              <w:rPr>
                <w:b/>
                <w:bCs/>
              </w:rPr>
              <w:t>Nome do C</w:t>
            </w:r>
            <w:r w:rsidRPr="003D4761">
              <w:rPr>
                <w:b/>
                <w:bCs/>
              </w:rPr>
              <w:t>aso de Uso:</w:t>
            </w:r>
          </w:p>
        </w:tc>
        <w:tc>
          <w:tcPr>
            <w:tcW w:w="5945" w:type="dxa"/>
          </w:tcPr>
          <w:p w:rsidR="006571E6" w:rsidRPr="003D4761" w:rsidRDefault="006571E6" w:rsidP="006571E6">
            <w:r>
              <w:t>UC05 – Visualizar B</w:t>
            </w:r>
            <w:r w:rsidRPr="00AA34EB">
              <w:t>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Resumo:</w:t>
            </w:r>
          </w:p>
        </w:tc>
        <w:tc>
          <w:tcPr>
            <w:tcW w:w="5945" w:type="dxa"/>
          </w:tcPr>
          <w:p w:rsidR="006571E6" w:rsidRPr="003D4761" w:rsidRDefault="006571E6" w:rsidP="006571E6">
            <w:pPr>
              <w:rPr>
                <w:color w:val="548DD4"/>
              </w:rPr>
            </w:pPr>
            <w:r>
              <w:t xml:space="preserve">Visualização de notas e falta dos alunos </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Ator Principal:</w:t>
            </w:r>
          </w:p>
        </w:tc>
        <w:tc>
          <w:tcPr>
            <w:tcW w:w="5945" w:type="dxa"/>
          </w:tcPr>
          <w:p w:rsidR="006571E6" w:rsidRPr="00CB5E8D" w:rsidRDefault="006571E6" w:rsidP="006571E6">
            <w:r>
              <w:t xml:space="preserve">Professores, Responsáveis (pai), Secretaria e </w:t>
            </w:r>
            <w:proofErr w:type="gramStart"/>
            <w:r>
              <w:t>Alunos</w:t>
            </w:r>
            <w:proofErr w:type="gramEnd"/>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Pré-condição</w:t>
            </w:r>
          </w:p>
        </w:tc>
        <w:tc>
          <w:tcPr>
            <w:tcW w:w="5945" w:type="dxa"/>
          </w:tcPr>
          <w:p w:rsidR="006571E6" w:rsidRDefault="006571E6" w:rsidP="006571E6">
            <w:r>
              <w:t xml:space="preserve">O ator deve estar </w:t>
            </w:r>
            <w:proofErr w:type="spellStart"/>
            <w:r>
              <w:t>logado</w:t>
            </w:r>
            <w:proofErr w:type="spellEnd"/>
          </w:p>
          <w:p w:rsidR="006571E6" w:rsidRDefault="006571E6" w:rsidP="006571E6">
            <w:r>
              <w:t>Boletim deve estar criado no sistema</w:t>
            </w:r>
          </w:p>
          <w:p w:rsidR="006571E6" w:rsidRPr="00CB5E8D" w:rsidRDefault="006571E6" w:rsidP="006571E6">
            <w:r>
              <w:t>Notas/faltas devem estar inseridas no boletim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Pós-condição</w:t>
            </w:r>
          </w:p>
        </w:tc>
        <w:tc>
          <w:tcPr>
            <w:tcW w:w="5945" w:type="dxa"/>
          </w:tcPr>
          <w:p w:rsidR="006571E6" w:rsidRPr="00CB5E8D" w:rsidRDefault="006571E6" w:rsidP="006571E6">
            <w:r>
              <w:t xml:space="preserve">Boletim visualizado </w:t>
            </w:r>
          </w:p>
        </w:tc>
      </w:tr>
      <w:tr w:rsidR="006571E6" w:rsidRPr="003D4761" w:rsidTr="006571E6">
        <w:trPr>
          <w:trHeight w:val="850"/>
        </w:trPr>
        <w:tc>
          <w:tcPr>
            <w:tcW w:w="8581"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visualizar um boletim</w:t>
            </w:r>
          </w:p>
          <w:p w:rsidR="006571E6" w:rsidRDefault="006571E6" w:rsidP="006571E6">
            <w:r w:rsidRPr="00EB4F26">
              <w:t>FP0</w:t>
            </w:r>
            <w:r>
              <w:t>2</w:t>
            </w:r>
            <w:r w:rsidRPr="00EB4F26">
              <w:t xml:space="preserve"> – </w:t>
            </w:r>
            <w:r>
              <w:t xml:space="preserve">O ator </w:t>
            </w:r>
            <w:r w:rsidRPr="00EB4F26">
              <w:t xml:space="preserve">seleciona a </w:t>
            </w:r>
            <w:r>
              <w:t>opção Visualizar Boletim</w:t>
            </w:r>
          </w:p>
          <w:p w:rsidR="006571E6" w:rsidRDefault="006571E6" w:rsidP="006571E6">
            <w:r>
              <w:t xml:space="preserve">FP03 – Se for perfil Aluno </w:t>
            </w:r>
          </w:p>
          <w:p w:rsidR="006571E6" w:rsidRDefault="006571E6" w:rsidP="006571E6">
            <w:r>
              <w:t xml:space="preserve">            </w:t>
            </w:r>
            <w:proofErr w:type="gramStart"/>
            <w:r>
              <w:t>FP03.</w:t>
            </w:r>
            <w:proofErr w:type="gramEnd"/>
            <w:r>
              <w:t>1 – O sistema exibe o boletim do aluno</w:t>
            </w:r>
          </w:p>
          <w:p w:rsidR="006571E6" w:rsidRDefault="006571E6" w:rsidP="006571E6">
            <w:r>
              <w:t>FP04 – Se for perfil Responsável</w:t>
            </w:r>
          </w:p>
          <w:p w:rsidR="006571E6" w:rsidRDefault="006571E6" w:rsidP="006571E6">
            <w:r>
              <w:t xml:space="preserve">             </w:t>
            </w:r>
            <w:proofErr w:type="gramStart"/>
            <w:r>
              <w:t>FP04.</w:t>
            </w:r>
            <w:proofErr w:type="gramEnd"/>
            <w:r>
              <w:t>1 – O sistema exibe somente os alunos dos quais ele é responsável</w:t>
            </w:r>
          </w:p>
          <w:p w:rsidR="006571E6" w:rsidRDefault="006571E6" w:rsidP="006571E6">
            <w:r>
              <w:t xml:space="preserve">             </w:t>
            </w:r>
            <w:proofErr w:type="gramStart"/>
            <w:r>
              <w:t>FP04.</w:t>
            </w:r>
            <w:proofErr w:type="gramEnd"/>
            <w:r>
              <w:t>2 – O ator seleciona o aluno que deseja consultar o boletim</w:t>
            </w:r>
          </w:p>
          <w:p w:rsidR="006571E6" w:rsidRDefault="006571E6" w:rsidP="006571E6">
            <w:r>
              <w:t xml:space="preserve">             </w:t>
            </w:r>
            <w:proofErr w:type="gramStart"/>
            <w:r>
              <w:t>FP04.</w:t>
            </w:r>
            <w:proofErr w:type="gramEnd"/>
            <w:r>
              <w:t>3 – O sistema exibe o boletim do aluno selecionado</w:t>
            </w:r>
          </w:p>
          <w:p w:rsidR="006571E6" w:rsidRDefault="006571E6" w:rsidP="006571E6">
            <w:r w:rsidRPr="00EB4F26">
              <w:t>FP0</w:t>
            </w:r>
            <w:r>
              <w:t>5 – Se for Professor</w:t>
            </w:r>
          </w:p>
          <w:p w:rsidR="006571E6" w:rsidRDefault="006571E6" w:rsidP="006571E6">
            <w:pPr>
              <w:ind w:left="709"/>
            </w:pPr>
            <w:proofErr w:type="gramStart"/>
            <w:r>
              <w:t>FP05.</w:t>
            </w:r>
            <w:proofErr w:type="gramEnd"/>
            <w:r>
              <w:t>1 – O ator seleciona o bimestre</w:t>
            </w:r>
          </w:p>
          <w:p w:rsidR="006571E6" w:rsidRDefault="006571E6" w:rsidP="006571E6">
            <w:pPr>
              <w:ind w:left="709"/>
            </w:pPr>
            <w:proofErr w:type="gramStart"/>
            <w:r>
              <w:t>FP05.</w:t>
            </w:r>
            <w:proofErr w:type="gramEnd"/>
            <w:r>
              <w:t>2 – O ator seleciona a Turma a qual deseja visualizar boletim</w:t>
            </w:r>
          </w:p>
          <w:p w:rsidR="006571E6" w:rsidRDefault="006571E6" w:rsidP="006571E6">
            <w:pPr>
              <w:ind w:left="709"/>
            </w:pPr>
            <w:proofErr w:type="gramStart"/>
            <w:r>
              <w:t>FP05.</w:t>
            </w:r>
            <w:proofErr w:type="gramEnd"/>
            <w:r>
              <w:t xml:space="preserve">3 – O ator seleciona a matéria da qual deseja ver o boletim </w:t>
            </w:r>
          </w:p>
          <w:p w:rsidR="006571E6" w:rsidRDefault="006571E6" w:rsidP="006571E6">
            <w:pPr>
              <w:ind w:left="709"/>
            </w:pPr>
            <w:proofErr w:type="gramStart"/>
            <w:r>
              <w:t>FP05.</w:t>
            </w:r>
            <w:proofErr w:type="gramEnd"/>
            <w:r>
              <w:t>4 – O sistema exibe todos os alunos da turma selecionada, com as notas e faltas da matéria selecionada.</w:t>
            </w:r>
          </w:p>
          <w:p w:rsidR="006571E6" w:rsidRDefault="006571E6" w:rsidP="006571E6">
            <w:r>
              <w:t>FP06 – Se for perfil gestor ou secretaria</w:t>
            </w:r>
          </w:p>
          <w:p w:rsidR="006571E6" w:rsidRDefault="006571E6" w:rsidP="006571E6">
            <w:r>
              <w:t xml:space="preserve">            </w:t>
            </w:r>
            <w:proofErr w:type="gramStart"/>
            <w:r>
              <w:t>FP06.</w:t>
            </w:r>
            <w:proofErr w:type="gramEnd"/>
            <w:r>
              <w:t>1 – O ator seleciona o bimestre</w:t>
            </w:r>
          </w:p>
          <w:p w:rsidR="006571E6" w:rsidRDefault="006571E6" w:rsidP="006571E6">
            <w:r>
              <w:t xml:space="preserve">            </w:t>
            </w:r>
            <w:proofErr w:type="gramStart"/>
            <w:r>
              <w:t>FP06.</w:t>
            </w:r>
            <w:proofErr w:type="gramEnd"/>
            <w:r>
              <w:t>2 – O ator seleciona a turma</w:t>
            </w:r>
          </w:p>
          <w:p w:rsidR="006571E6" w:rsidRDefault="006571E6" w:rsidP="006571E6">
            <w:r>
              <w:t xml:space="preserve">            </w:t>
            </w:r>
            <w:proofErr w:type="gramStart"/>
            <w:r>
              <w:t>FP06.</w:t>
            </w:r>
            <w:proofErr w:type="gramEnd"/>
            <w:r>
              <w:t>3 – O ator seleciona o aluno</w:t>
            </w:r>
          </w:p>
          <w:p w:rsidR="006571E6" w:rsidRDefault="006571E6" w:rsidP="006571E6">
            <w:r>
              <w:t xml:space="preserve">            </w:t>
            </w:r>
            <w:proofErr w:type="gramStart"/>
            <w:r>
              <w:t>FP06.</w:t>
            </w:r>
            <w:proofErr w:type="gramEnd"/>
            <w:r>
              <w:t>4 – O sistema exibe o boletim com as notas e faltas de todas as matérias do aluno selecionado</w:t>
            </w:r>
          </w:p>
          <w:p w:rsidR="006571E6" w:rsidRDefault="006571E6" w:rsidP="006571E6">
            <w:pPr>
              <w:rPr>
                <w:b/>
                <w:bCs/>
              </w:rPr>
            </w:pPr>
            <w:r w:rsidRPr="003D4761">
              <w:rPr>
                <w:b/>
                <w:bCs/>
              </w:rPr>
              <w:t>Fluxo Alternativo:</w:t>
            </w:r>
          </w:p>
          <w:p w:rsidR="006571E6" w:rsidRPr="00673DAE" w:rsidRDefault="006571E6" w:rsidP="006571E6"/>
        </w:tc>
      </w:tr>
    </w:tbl>
    <w:p w:rsidR="006571E6" w:rsidRDefault="006571E6" w:rsidP="006571E6"/>
    <w:p w:rsidR="006571E6" w:rsidRDefault="006571E6" w:rsidP="008F46DB">
      <w:pPr>
        <w:pStyle w:val="Legenda"/>
        <w:keepNext/>
        <w:jc w:val="both"/>
      </w:pPr>
    </w:p>
    <w:p w:rsidR="008F46DB" w:rsidRDefault="008F46DB" w:rsidP="008F46DB">
      <w:pPr>
        <w:pStyle w:val="Legenda"/>
        <w:keepNext/>
      </w:pPr>
      <w:bookmarkStart w:id="1427" w:name="_Toc415782053"/>
      <w:r>
        <w:t xml:space="preserve">Tabela </w:t>
      </w:r>
      <w:r w:rsidR="009101FD">
        <w:fldChar w:fldCharType="begin"/>
      </w:r>
      <w:r w:rsidR="00937E62">
        <w:instrText xml:space="preserve"> SEQ Tabela \* ARABIC </w:instrText>
      </w:r>
      <w:r w:rsidR="009101FD">
        <w:fldChar w:fldCharType="separate"/>
      </w:r>
      <w:ins w:id="1428" w:author="User" w:date="2015-04-04T21:08:00Z">
        <w:r w:rsidR="006E2F71">
          <w:rPr>
            <w:noProof/>
          </w:rPr>
          <w:t>13</w:t>
        </w:r>
      </w:ins>
      <w:del w:id="1429" w:author="User" w:date="2015-04-04T19:50:00Z">
        <w:r w:rsidR="004A46AC" w:rsidDel="00E640C8">
          <w:rPr>
            <w:noProof/>
          </w:rPr>
          <w:delText>8</w:delText>
        </w:r>
      </w:del>
      <w:r w:rsidR="009101FD">
        <w:rPr>
          <w:noProof/>
        </w:rPr>
        <w:fldChar w:fldCharType="end"/>
      </w:r>
      <w:r>
        <w:t xml:space="preserve"> </w:t>
      </w:r>
      <w:r w:rsidRPr="00BB51BB">
        <w:t>- UC06 – Alterar Notas/Faltas</w:t>
      </w:r>
      <w:bookmarkEnd w:id="1427"/>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6571E6" w:rsidRPr="003D4761" w:rsidTr="006571E6">
        <w:trPr>
          <w:trHeight w:val="134"/>
        </w:trPr>
        <w:tc>
          <w:tcPr>
            <w:tcW w:w="2636" w:type="dxa"/>
            <w:shd w:val="clear" w:color="auto" w:fill="D9D9D9"/>
          </w:tcPr>
          <w:p w:rsidR="006571E6" w:rsidRPr="003D4761" w:rsidRDefault="006571E6" w:rsidP="006571E6">
            <w:pPr>
              <w:rPr>
                <w:b/>
                <w:bCs/>
              </w:rPr>
            </w:pPr>
            <w:r>
              <w:rPr>
                <w:b/>
                <w:bCs/>
              </w:rPr>
              <w:t>Nome do C</w:t>
            </w:r>
            <w:r w:rsidRPr="003D4761">
              <w:rPr>
                <w:b/>
                <w:bCs/>
              </w:rPr>
              <w:t>aso de Uso:</w:t>
            </w:r>
          </w:p>
        </w:tc>
        <w:tc>
          <w:tcPr>
            <w:tcW w:w="5945" w:type="dxa"/>
          </w:tcPr>
          <w:p w:rsidR="006571E6" w:rsidRPr="003D4761" w:rsidRDefault="006571E6" w:rsidP="006571E6">
            <w:r>
              <w:t>UC06 – Editar Notas/Faltas</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Resumo:</w:t>
            </w:r>
          </w:p>
        </w:tc>
        <w:tc>
          <w:tcPr>
            <w:tcW w:w="5945" w:type="dxa"/>
          </w:tcPr>
          <w:p w:rsidR="006571E6" w:rsidRPr="003D4761" w:rsidRDefault="006571E6" w:rsidP="006571E6">
            <w:pPr>
              <w:rPr>
                <w:color w:val="548DD4"/>
              </w:rPr>
            </w:pPr>
            <w:r>
              <w:t xml:space="preserve">Editar as notas e faltas dos alunos </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Ator Principal:</w:t>
            </w:r>
          </w:p>
        </w:tc>
        <w:tc>
          <w:tcPr>
            <w:tcW w:w="5945" w:type="dxa"/>
          </w:tcPr>
          <w:p w:rsidR="006571E6" w:rsidRPr="00CB5E8D" w:rsidRDefault="006571E6" w:rsidP="006571E6">
            <w:r>
              <w:t>Professores, Secretaria</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Pré-condição</w:t>
            </w:r>
          </w:p>
        </w:tc>
        <w:tc>
          <w:tcPr>
            <w:tcW w:w="5945" w:type="dxa"/>
          </w:tcPr>
          <w:p w:rsidR="006571E6" w:rsidRDefault="006571E6" w:rsidP="006571E6">
            <w:r>
              <w:t xml:space="preserve">O ator deve estar </w:t>
            </w:r>
            <w:proofErr w:type="spellStart"/>
            <w:r>
              <w:t>logado</w:t>
            </w:r>
            <w:proofErr w:type="spellEnd"/>
          </w:p>
          <w:p w:rsidR="006571E6" w:rsidRDefault="006571E6" w:rsidP="006571E6">
            <w:r>
              <w:t>Boletim deve estar criado no sistema</w:t>
            </w:r>
          </w:p>
          <w:p w:rsidR="006571E6" w:rsidRPr="00CB5E8D" w:rsidRDefault="006571E6" w:rsidP="006571E6">
            <w:r>
              <w:t>Notas/faltas devem estar inseridas no boletim</w:t>
            </w:r>
          </w:p>
        </w:tc>
      </w:tr>
      <w:tr w:rsidR="006571E6" w:rsidRPr="003D4761" w:rsidTr="006571E6">
        <w:trPr>
          <w:trHeight w:val="134"/>
        </w:trPr>
        <w:tc>
          <w:tcPr>
            <w:tcW w:w="2636" w:type="dxa"/>
            <w:shd w:val="clear" w:color="auto" w:fill="D9D9D9"/>
          </w:tcPr>
          <w:p w:rsidR="006571E6" w:rsidRPr="003D4761" w:rsidRDefault="006571E6" w:rsidP="006571E6">
            <w:pPr>
              <w:rPr>
                <w:b/>
                <w:bCs/>
              </w:rPr>
            </w:pPr>
            <w:r w:rsidRPr="003D4761">
              <w:rPr>
                <w:b/>
                <w:bCs/>
              </w:rPr>
              <w:t>Pós-condição</w:t>
            </w:r>
          </w:p>
        </w:tc>
        <w:tc>
          <w:tcPr>
            <w:tcW w:w="5945" w:type="dxa"/>
          </w:tcPr>
          <w:p w:rsidR="006571E6" w:rsidRPr="00CB5E8D" w:rsidRDefault="006571E6" w:rsidP="006571E6">
            <w:r>
              <w:t>Boletim Atualizado</w:t>
            </w:r>
          </w:p>
        </w:tc>
      </w:tr>
      <w:tr w:rsidR="006571E6" w:rsidRPr="003D4761" w:rsidTr="006571E6">
        <w:trPr>
          <w:trHeight w:val="992"/>
        </w:trPr>
        <w:tc>
          <w:tcPr>
            <w:tcW w:w="8581" w:type="dxa"/>
            <w:gridSpan w:val="2"/>
          </w:tcPr>
          <w:p w:rsidR="006571E6" w:rsidRDefault="006571E6" w:rsidP="006571E6">
            <w:pPr>
              <w:rPr>
                <w:b/>
                <w:bCs/>
              </w:rPr>
            </w:pPr>
          </w:p>
          <w:p w:rsidR="006571E6" w:rsidRDefault="006571E6" w:rsidP="006571E6">
            <w:pPr>
              <w:rPr>
                <w:color w:val="548DD4"/>
              </w:rPr>
            </w:pPr>
            <w:r w:rsidRPr="003D4761">
              <w:rPr>
                <w:b/>
                <w:bCs/>
              </w:rPr>
              <w:t>Fluxo Principal</w:t>
            </w:r>
            <w:r w:rsidRPr="003D4761">
              <w:t xml:space="preserve">: </w:t>
            </w:r>
          </w:p>
          <w:p w:rsidR="006571E6" w:rsidRPr="00EB4F26" w:rsidRDefault="006571E6" w:rsidP="006571E6">
            <w:r w:rsidRPr="00EB4F26">
              <w:t xml:space="preserve">FP01 – Este caso de uso inicia quando </w:t>
            </w:r>
            <w:r>
              <w:t>os atores desejam alterar notas e faltas de alunos</w:t>
            </w:r>
          </w:p>
          <w:p w:rsidR="006571E6" w:rsidRDefault="006571E6" w:rsidP="006571E6">
            <w:r w:rsidRPr="00EB4F26">
              <w:t>FP0</w:t>
            </w:r>
            <w:r>
              <w:t>2</w:t>
            </w:r>
            <w:r w:rsidRPr="00EB4F26">
              <w:t xml:space="preserve"> – </w:t>
            </w:r>
            <w:r>
              <w:t xml:space="preserve">O ator </w:t>
            </w:r>
            <w:r w:rsidRPr="00EB4F26">
              <w:t xml:space="preserve">seleciona a </w:t>
            </w:r>
            <w:r>
              <w:t>opção Alterar Notas/Faltas</w:t>
            </w:r>
          </w:p>
          <w:p w:rsidR="006571E6" w:rsidRDefault="006571E6" w:rsidP="006571E6">
            <w:r>
              <w:t>FP03 – Se for Professor</w:t>
            </w:r>
          </w:p>
          <w:p w:rsidR="006571E6" w:rsidRDefault="006571E6" w:rsidP="006571E6">
            <w:pPr>
              <w:ind w:left="709"/>
            </w:pPr>
            <w:proofErr w:type="gramStart"/>
            <w:r>
              <w:t>FP05.</w:t>
            </w:r>
            <w:proofErr w:type="gramEnd"/>
            <w:r>
              <w:t>1 – O ator seleciona o bimestre</w:t>
            </w:r>
          </w:p>
          <w:p w:rsidR="006571E6" w:rsidRDefault="006571E6" w:rsidP="006571E6">
            <w:pPr>
              <w:ind w:left="709"/>
            </w:pPr>
            <w:proofErr w:type="gramStart"/>
            <w:r>
              <w:t>FP05.</w:t>
            </w:r>
            <w:proofErr w:type="gramEnd"/>
            <w:r>
              <w:t>2 – O ator seleciona a Turma a qual deseja alterar as notas e faltas</w:t>
            </w:r>
          </w:p>
          <w:p w:rsidR="006571E6" w:rsidRDefault="006571E6" w:rsidP="006571E6">
            <w:pPr>
              <w:ind w:left="709"/>
            </w:pPr>
            <w:proofErr w:type="gramStart"/>
            <w:r>
              <w:t>FP05.</w:t>
            </w:r>
            <w:proofErr w:type="gramEnd"/>
            <w:r>
              <w:t xml:space="preserve">3 – O ator seleciona a matéria da qual deseja alterar as notas e faltas </w:t>
            </w:r>
          </w:p>
          <w:p w:rsidR="006571E6" w:rsidRDefault="006571E6" w:rsidP="006571E6">
            <w:pPr>
              <w:ind w:left="709"/>
            </w:pPr>
            <w:proofErr w:type="gramStart"/>
            <w:r>
              <w:t>FP05.</w:t>
            </w:r>
            <w:proofErr w:type="gramEnd"/>
            <w:r>
              <w:t>4 – O sistema exibe todos os alunos da turma selecionada, com as notas e faltas da matéria selecionada</w:t>
            </w:r>
          </w:p>
          <w:p w:rsidR="006571E6" w:rsidRDefault="006571E6" w:rsidP="006571E6">
            <w:pPr>
              <w:ind w:left="709"/>
            </w:pPr>
            <w:proofErr w:type="gramStart"/>
            <w:r>
              <w:t>FP05.</w:t>
            </w:r>
            <w:proofErr w:type="gramEnd"/>
            <w:r>
              <w:t>5 – O ator seleciona o aluno que deseja alterar a nota e falta, clicando no botão “Alterar”</w:t>
            </w:r>
          </w:p>
          <w:p w:rsidR="006571E6" w:rsidRDefault="006571E6" w:rsidP="006571E6">
            <w:pPr>
              <w:ind w:left="709"/>
            </w:pPr>
            <w:proofErr w:type="gramStart"/>
            <w:r>
              <w:t>FP05.</w:t>
            </w:r>
            <w:proofErr w:type="gramEnd"/>
            <w:r>
              <w:t>6 – O sistema habilita o campo da nota e falta, para a alteração</w:t>
            </w:r>
          </w:p>
          <w:p w:rsidR="006571E6" w:rsidRDefault="006571E6" w:rsidP="006571E6">
            <w:pPr>
              <w:ind w:left="709"/>
            </w:pPr>
            <w:proofErr w:type="gramStart"/>
            <w:r>
              <w:t>FP05.</w:t>
            </w:r>
            <w:proofErr w:type="gramEnd"/>
            <w:r>
              <w:t>7 – O ator digita a nota e as faltas</w:t>
            </w:r>
          </w:p>
          <w:p w:rsidR="006571E6" w:rsidRDefault="006571E6" w:rsidP="006571E6">
            <w:pPr>
              <w:ind w:left="709"/>
            </w:pPr>
            <w:proofErr w:type="gramStart"/>
            <w:r>
              <w:t>FP05.</w:t>
            </w:r>
            <w:proofErr w:type="gramEnd"/>
            <w:r>
              <w:t>8 – O ator salva as alterações</w:t>
            </w:r>
          </w:p>
          <w:p w:rsidR="006571E6" w:rsidRDefault="006571E6" w:rsidP="006571E6">
            <w:pPr>
              <w:ind w:left="709"/>
            </w:pPr>
            <w:proofErr w:type="gramStart"/>
            <w:r>
              <w:t>FP05.</w:t>
            </w:r>
            <w:proofErr w:type="gramEnd"/>
            <w:r>
              <w:t>9 – O sistema salva as alterações e desabilita os campos de notas e faltas</w:t>
            </w:r>
          </w:p>
          <w:p w:rsidR="006571E6" w:rsidRDefault="006571E6" w:rsidP="006571E6">
            <w:pPr>
              <w:jc w:val="left"/>
            </w:pPr>
            <w:r>
              <w:t xml:space="preserve">            </w:t>
            </w:r>
            <w:proofErr w:type="gramStart"/>
            <w:r w:rsidRPr="00EB4F26">
              <w:t>FP</w:t>
            </w:r>
            <w:r>
              <w:t>05.</w:t>
            </w:r>
            <w:proofErr w:type="gramEnd"/>
            <w:r>
              <w:t>10</w:t>
            </w:r>
            <w:r w:rsidRPr="00EB4F26">
              <w:t xml:space="preserve"> –</w:t>
            </w:r>
            <w:r>
              <w:t xml:space="preserve"> O sistema exibe uma mensagem de “Alterações realizadas com sucesso!”</w:t>
            </w:r>
          </w:p>
          <w:p w:rsidR="006571E6" w:rsidRDefault="006571E6" w:rsidP="006571E6">
            <w:r>
              <w:t xml:space="preserve"> FP06 – Se for perfil gestor ou secretaria</w:t>
            </w:r>
          </w:p>
          <w:p w:rsidR="006571E6" w:rsidRDefault="006571E6" w:rsidP="006571E6">
            <w:r>
              <w:t xml:space="preserve">            </w:t>
            </w:r>
            <w:proofErr w:type="gramStart"/>
            <w:r>
              <w:t>FP06.</w:t>
            </w:r>
            <w:proofErr w:type="gramEnd"/>
            <w:r>
              <w:t>1 – O ator seleciona o bimestre</w:t>
            </w:r>
          </w:p>
          <w:p w:rsidR="006571E6" w:rsidRDefault="006571E6" w:rsidP="006571E6">
            <w:r>
              <w:t xml:space="preserve">            </w:t>
            </w:r>
            <w:proofErr w:type="gramStart"/>
            <w:r>
              <w:t>FP06.</w:t>
            </w:r>
            <w:proofErr w:type="gramEnd"/>
            <w:r>
              <w:t>2 – O ator seleciona a turma</w:t>
            </w:r>
          </w:p>
          <w:p w:rsidR="006571E6" w:rsidRDefault="006571E6" w:rsidP="006571E6">
            <w:r>
              <w:t xml:space="preserve">            </w:t>
            </w:r>
            <w:proofErr w:type="gramStart"/>
            <w:r>
              <w:t>FP06.</w:t>
            </w:r>
            <w:proofErr w:type="gramEnd"/>
            <w:r>
              <w:t>3 – O ator seleciona o aluno</w:t>
            </w:r>
          </w:p>
          <w:p w:rsidR="006571E6" w:rsidRDefault="006571E6" w:rsidP="006571E6">
            <w:pPr>
              <w:ind w:left="709"/>
            </w:pPr>
            <w:proofErr w:type="gramStart"/>
            <w:r>
              <w:t>FP06.</w:t>
            </w:r>
            <w:proofErr w:type="gramEnd"/>
            <w:r>
              <w:t xml:space="preserve">4 – O ator seleciona o aluno que deseja alterar a nota e falta, clicando no </w:t>
            </w:r>
            <w:r>
              <w:lastRenderedPageBreak/>
              <w:t>botão “Alterar”</w:t>
            </w:r>
          </w:p>
          <w:p w:rsidR="006571E6" w:rsidRDefault="006571E6" w:rsidP="006571E6">
            <w:pPr>
              <w:ind w:left="709"/>
            </w:pPr>
            <w:proofErr w:type="gramStart"/>
            <w:r>
              <w:t>FP06.</w:t>
            </w:r>
            <w:proofErr w:type="gramEnd"/>
            <w:r>
              <w:t>5 – O sistema habilita o campo da nota e falta, para a alteração</w:t>
            </w:r>
          </w:p>
          <w:p w:rsidR="006571E6" w:rsidRDefault="006571E6" w:rsidP="006571E6">
            <w:pPr>
              <w:ind w:left="709"/>
            </w:pPr>
            <w:proofErr w:type="gramStart"/>
            <w:r>
              <w:t>FP06.</w:t>
            </w:r>
            <w:proofErr w:type="gramEnd"/>
            <w:r>
              <w:t>6 – O ator digita a nota e as faltas</w:t>
            </w:r>
          </w:p>
          <w:p w:rsidR="006571E6" w:rsidRDefault="006571E6" w:rsidP="006571E6">
            <w:pPr>
              <w:ind w:left="709"/>
            </w:pPr>
            <w:proofErr w:type="gramStart"/>
            <w:r>
              <w:t>FP06.</w:t>
            </w:r>
            <w:proofErr w:type="gramEnd"/>
            <w:r>
              <w:t>7 – O ator salva as alterações</w:t>
            </w:r>
          </w:p>
          <w:p w:rsidR="006571E6" w:rsidRDefault="006571E6" w:rsidP="006571E6">
            <w:pPr>
              <w:ind w:left="709"/>
            </w:pPr>
            <w:proofErr w:type="gramStart"/>
            <w:r>
              <w:t>FP06.</w:t>
            </w:r>
            <w:proofErr w:type="gramEnd"/>
            <w:r>
              <w:t>8 – O sistema salva as alterações e desabilita os campos de notas e faltas</w:t>
            </w:r>
          </w:p>
          <w:p w:rsidR="006571E6" w:rsidRDefault="006571E6" w:rsidP="006571E6">
            <w:pPr>
              <w:jc w:val="left"/>
            </w:pPr>
            <w:r>
              <w:t xml:space="preserve">            </w:t>
            </w:r>
            <w:proofErr w:type="gramStart"/>
            <w:r w:rsidRPr="00EB4F26">
              <w:t>FP</w:t>
            </w:r>
            <w:r>
              <w:t>06.</w:t>
            </w:r>
            <w:proofErr w:type="gramEnd"/>
            <w:r>
              <w:t>9</w:t>
            </w:r>
            <w:r w:rsidRPr="00EB4F26">
              <w:t xml:space="preserve"> –</w:t>
            </w:r>
            <w:r>
              <w:t xml:space="preserve"> O sistema exibe uma mensagem de “Alterações realizadas com sucesso!”</w:t>
            </w:r>
          </w:p>
          <w:p w:rsidR="006571E6" w:rsidRDefault="006571E6" w:rsidP="006571E6">
            <w:pPr>
              <w:jc w:val="left"/>
            </w:pPr>
          </w:p>
          <w:p w:rsidR="006571E6" w:rsidRDefault="006571E6" w:rsidP="006571E6">
            <w:pPr>
              <w:jc w:val="left"/>
              <w:rPr>
                <w:b/>
                <w:bCs/>
              </w:rPr>
            </w:pPr>
            <w:r w:rsidRPr="003D4761">
              <w:rPr>
                <w:b/>
                <w:bCs/>
              </w:rPr>
              <w:t>Fluxo Alternativo:</w:t>
            </w:r>
          </w:p>
          <w:p w:rsidR="006571E6" w:rsidRDefault="006571E6" w:rsidP="006571E6">
            <w:r>
              <w:t xml:space="preserve">FA01 </w:t>
            </w:r>
            <w:r w:rsidRPr="00EB4F26">
              <w:t>–</w:t>
            </w:r>
            <w:r>
              <w:t xml:space="preserve"> Ator digitou no campo notas, letras ou </w:t>
            </w:r>
            <w:proofErr w:type="gramStart"/>
            <w:r>
              <w:t>caracteres</w:t>
            </w:r>
            <w:proofErr w:type="gramEnd"/>
          </w:p>
          <w:p w:rsidR="006571E6" w:rsidRDefault="006571E6" w:rsidP="006571E6">
            <w:r>
              <w:t xml:space="preserve">FA02 </w:t>
            </w:r>
            <w:r w:rsidRPr="00EB4F26">
              <w:t>–</w:t>
            </w:r>
            <w:r>
              <w:t xml:space="preserve"> Sistema informa que é somente permitido números</w:t>
            </w:r>
          </w:p>
          <w:p w:rsidR="006571E6" w:rsidRDefault="006571E6" w:rsidP="006571E6">
            <w:r>
              <w:t xml:space="preserve">FA03 </w:t>
            </w:r>
            <w:r w:rsidRPr="00EB4F26">
              <w:t>–</w:t>
            </w:r>
            <w:r>
              <w:t xml:space="preserve"> Ator digitou no campo </w:t>
            </w:r>
            <w:proofErr w:type="gramStart"/>
            <w:r>
              <w:t>falta</w:t>
            </w:r>
            <w:proofErr w:type="gramEnd"/>
            <w:r>
              <w:t xml:space="preserve"> letras ou caracteres</w:t>
            </w:r>
          </w:p>
          <w:p w:rsidR="006571E6" w:rsidRDefault="006571E6" w:rsidP="006571E6">
            <w:r>
              <w:t xml:space="preserve">FA04 </w:t>
            </w:r>
            <w:r w:rsidRPr="00EB4F26">
              <w:t>–</w:t>
            </w:r>
            <w:r>
              <w:t xml:space="preserve"> Sistema informa que é somente permitido números</w:t>
            </w:r>
          </w:p>
          <w:p w:rsidR="006571E6" w:rsidRPr="00673DAE" w:rsidRDefault="006571E6" w:rsidP="006571E6">
            <w:r>
              <w:t xml:space="preserve">FA05 </w:t>
            </w:r>
            <w:r w:rsidRPr="00EB4F26">
              <w:t>–</w:t>
            </w:r>
            <w:r>
              <w:t xml:space="preserve"> E retorna para o fluxo principal </w:t>
            </w:r>
            <w:proofErr w:type="gramStart"/>
            <w:r>
              <w:t>FP06.</w:t>
            </w:r>
            <w:proofErr w:type="gramEnd"/>
            <w:r>
              <w:t>6</w:t>
            </w:r>
          </w:p>
        </w:tc>
      </w:tr>
    </w:tbl>
    <w:p w:rsidR="006571E6" w:rsidRDefault="006571E6" w:rsidP="006571E6"/>
    <w:p w:rsidR="006571E6" w:rsidRDefault="006571E6" w:rsidP="006571E6"/>
    <w:p w:rsidR="006571E6" w:rsidRDefault="006571E6" w:rsidP="006571E6">
      <w:pPr>
        <w:pStyle w:val="Legenda"/>
        <w:keepNext/>
      </w:pPr>
    </w:p>
    <w:p w:rsidR="008F46DB" w:rsidRDefault="008F46DB" w:rsidP="008F46DB">
      <w:pPr>
        <w:pStyle w:val="Legenda"/>
        <w:keepNext/>
      </w:pPr>
      <w:bookmarkStart w:id="1430" w:name="_Toc415782054"/>
      <w:r>
        <w:t xml:space="preserve">Tabela </w:t>
      </w:r>
      <w:r w:rsidR="009101FD">
        <w:fldChar w:fldCharType="begin"/>
      </w:r>
      <w:r w:rsidR="00937E62">
        <w:instrText xml:space="preserve"> SEQ Tabela \* ARABIC </w:instrText>
      </w:r>
      <w:r w:rsidR="009101FD">
        <w:fldChar w:fldCharType="separate"/>
      </w:r>
      <w:ins w:id="1431" w:author="User" w:date="2015-04-04T21:08:00Z">
        <w:r w:rsidR="006E2F71">
          <w:rPr>
            <w:noProof/>
          </w:rPr>
          <w:t>14</w:t>
        </w:r>
      </w:ins>
      <w:del w:id="1432" w:author="User" w:date="2015-04-04T19:50:00Z">
        <w:r w:rsidR="004A46AC" w:rsidDel="00E640C8">
          <w:rPr>
            <w:noProof/>
          </w:rPr>
          <w:delText>9</w:delText>
        </w:r>
      </w:del>
      <w:r w:rsidR="009101FD">
        <w:rPr>
          <w:noProof/>
        </w:rPr>
        <w:fldChar w:fldCharType="end"/>
      </w:r>
      <w:r>
        <w:t xml:space="preserve"> </w:t>
      </w:r>
      <w:r w:rsidRPr="007E1BCA">
        <w:t>- UC07 – Criar Tarefas</w:t>
      </w:r>
      <w:bookmarkEnd w:id="143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6571E6" w:rsidP="006571E6">
            <w:r>
              <w:t>UC07 – Criar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Cria tarefas para uma ou várias turmas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 xml:space="preserve">O professor deve estar </w:t>
            </w:r>
            <w:proofErr w:type="spellStart"/>
            <w:r>
              <w:t>logado</w:t>
            </w:r>
            <w:proofErr w:type="spellEnd"/>
          </w:p>
          <w:p w:rsidR="006571E6" w:rsidRPr="00D96646" w:rsidRDefault="006571E6" w:rsidP="006571E6">
            <w:r>
              <w:t>Ter turmas cadastradas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Turmas com tarefas cadastradas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criar uma tarefa</w:t>
            </w:r>
          </w:p>
          <w:p w:rsidR="006571E6" w:rsidRPr="007A2C87" w:rsidRDefault="006571E6" w:rsidP="006571E6">
            <w:pPr>
              <w:jc w:val="left"/>
            </w:pPr>
            <w:r w:rsidRPr="00EB4F26">
              <w:t>FP</w:t>
            </w:r>
            <w:r>
              <w:t>02</w:t>
            </w:r>
            <w:r w:rsidRPr="00EB4F26">
              <w:t xml:space="preserve"> –</w:t>
            </w:r>
            <w:r>
              <w:t xml:space="preserve"> O ator seleciona criar tarefas</w:t>
            </w:r>
          </w:p>
          <w:p w:rsidR="006571E6" w:rsidRPr="007A2C87" w:rsidRDefault="006571E6" w:rsidP="006571E6">
            <w:pPr>
              <w:jc w:val="left"/>
            </w:pPr>
            <w:r w:rsidRPr="00EB4F26">
              <w:t>FP</w:t>
            </w:r>
            <w:r>
              <w:t>03</w:t>
            </w:r>
            <w:r w:rsidRPr="00EB4F26">
              <w:t xml:space="preserve"> –</w:t>
            </w:r>
            <w:r>
              <w:t xml:space="preserve"> O ator seleciona a matéria a qual quer inserir a tarefa</w:t>
            </w:r>
          </w:p>
          <w:p w:rsidR="006571E6" w:rsidRPr="002328DD" w:rsidRDefault="006571E6" w:rsidP="006571E6">
            <w:pPr>
              <w:jc w:val="left"/>
            </w:pPr>
            <w:r w:rsidRPr="00EB4F26">
              <w:t>FP</w:t>
            </w:r>
            <w:r>
              <w:t>04</w:t>
            </w:r>
            <w:r w:rsidRPr="00EB4F26">
              <w:t xml:space="preserve"> –</w:t>
            </w:r>
            <w:r>
              <w:t xml:space="preserve"> O ator seleciona as turmas a qual quer inserir a tarefa</w:t>
            </w:r>
          </w:p>
          <w:p w:rsidR="006571E6" w:rsidRDefault="006571E6" w:rsidP="006571E6">
            <w:r w:rsidRPr="00EB4F26">
              <w:t>FP</w:t>
            </w:r>
            <w:r>
              <w:t>05</w:t>
            </w:r>
            <w:r w:rsidRPr="00EB4F26">
              <w:t xml:space="preserve"> –</w:t>
            </w:r>
            <w:r>
              <w:t xml:space="preserve"> O ator descrever a tarefa, e/ou anexar um arquivo </w:t>
            </w:r>
            <w:proofErr w:type="gramStart"/>
            <w:r>
              <w:t>(.</w:t>
            </w:r>
            <w:proofErr w:type="spellStart"/>
            <w:proofErr w:type="gramEnd"/>
            <w:r>
              <w:t>jpg</w:t>
            </w:r>
            <w:proofErr w:type="spellEnd"/>
            <w:r>
              <w:t>, .</w:t>
            </w:r>
            <w:proofErr w:type="spellStart"/>
            <w:r>
              <w:t>doc</w:t>
            </w:r>
            <w:proofErr w:type="spellEnd"/>
            <w:r>
              <w:t>, .</w:t>
            </w:r>
            <w:proofErr w:type="spellStart"/>
            <w:r>
              <w:t>pdf</w:t>
            </w:r>
            <w:proofErr w:type="spellEnd"/>
            <w:r>
              <w:t>)</w:t>
            </w:r>
          </w:p>
          <w:p w:rsidR="006571E6" w:rsidRDefault="006571E6" w:rsidP="006571E6">
            <w:r w:rsidRPr="00EB4F26">
              <w:t>FP</w:t>
            </w:r>
            <w:r>
              <w:t>06</w:t>
            </w:r>
            <w:r w:rsidRPr="00EB4F26">
              <w:t xml:space="preserve"> –</w:t>
            </w:r>
            <w:r>
              <w:t xml:space="preserve"> O ator salva a tarefa</w:t>
            </w:r>
          </w:p>
          <w:p w:rsidR="006571E6" w:rsidRDefault="006571E6" w:rsidP="006571E6">
            <w:r w:rsidRPr="00EB4F26">
              <w:t>FP</w:t>
            </w:r>
            <w:r>
              <w:t>07</w:t>
            </w:r>
            <w:r w:rsidRPr="00EB4F26">
              <w:t xml:space="preserve"> –</w:t>
            </w:r>
            <w:r>
              <w:t xml:space="preserve"> O sistema salva a tarefa e disponibiliza para cada aluno das turmas </w:t>
            </w:r>
            <w:r>
              <w:lastRenderedPageBreak/>
              <w:t>selecionadas</w:t>
            </w:r>
          </w:p>
          <w:p w:rsidR="006571E6" w:rsidRDefault="006571E6" w:rsidP="006571E6">
            <w:pPr>
              <w:jc w:val="left"/>
            </w:pPr>
            <w:r w:rsidRPr="00EB4F26">
              <w:t>FP</w:t>
            </w:r>
            <w:r>
              <w:t>11</w:t>
            </w:r>
            <w:r w:rsidRPr="00EB4F26">
              <w:t xml:space="preserve"> –</w:t>
            </w:r>
            <w:r>
              <w:t xml:space="preserve"> O sistema exibe uma mensagem de “Tarefa inserida com sucesso!</w:t>
            </w:r>
            <w:proofErr w:type="gramStart"/>
            <w:r>
              <w:t>”</w:t>
            </w:r>
            <w:proofErr w:type="gramEnd"/>
          </w:p>
          <w:p w:rsidR="006571E6" w:rsidRPr="003D4761" w:rsidRDefault="006571E6" w:rsidP="006571E6"/>
          <w:p w:rsidR="006571E6" w:rsidRDefault="006571E6" w:rsidP="006571E6">
            <w:r w:rsidRPr="003D4761">
              <w:rPr>
                <w:b/>
                <w:bCs/>
              </w:rPr>
              <w:t>Fluxo Alternativo:</w:t>
            </w:r>
            <w:r>
              <w:t xml:space="preserve"> </w:t>
            </w:r>
          </w:p>
          <w:p w:rsidR="006571E6" w:rsidRDefault="006571E6" w:rsidP="006571E6">
            <w:r>
              <w:t xml:space="preserve">FA01 </w:t>
            </w:r>
            <w:r w:rsidRPr="00EB4F26">
              <w:t>–</w:t>
            </w:r>
            <w:r>
              <w:t xml:space="preserve"> O ator seleciona um arquivo diferente da extensão permitida</w:t>
            </w:r>
          </w:p>
          <w:p w:rsidR="006571E6" w:rsidRDefault="006571E6" w:rsidP="006571E6">
            <w:r>
              <w:t xml:space="preserve">FA01 </w:t>
            </w:r>
            <w:r w:rsidRPr="00EB4F26">
              <w:t>–</w:t>
            </w:r>
            <w:r>
              <w:t xml:space="preserve"> O sistema exibe uma mensagem “Tipo de arquivo invalido!</w:t>
            </w:r>
            <w:proofErr w:type="gramStart"/>
            <w:r>
              <w:t>”</w:t>
            </w:r>
            <w:proofErr w:type="gramEnd"/>
            <w:r>
              <w:t xml:space="preserve"> </w:t>
            </w:r>
          </w:p>
          <w:p w:rsidR="006571E6" w:rsidRPr="003D4761" w:rsidRDefault="006571E6" w:rsidP="006571E6"/>
        </w:tc>
      </w:tr>
    </w:tbl>
    <w:p w:rsidR="006571E6" w:rsidRDefault="006571E6" w:rsidP="006571E6"/>
    <w:p w:rsidR="006571E6" w:rsidRDefault="006571E6" w:rsidP="006571E6">
      <w:pPr>
        <w:pStyle w:val="Legenda"/>
        <w:keepNext/>
      </w:pPr>
    </w:p>
    <w:p w:rsidR="008F46DB" w:rsidRDefault="008F46DB" w:rsidP="008F46DB">
      <w:pPr>
        <w:pStyle w:val="Legenda"/>
        <w:keepNext/>
      </w:pPr>
      <w:bookmarkStart w:id="1433" w:name="_Toc415782055"/>
      <w:r>
        <w:t xml:space="preserve">Tabela </w:t>
      </w:r>
      <w:r w:rsidR="009101FD">
        <w:fldChar w:fldCharType="begin"/>
      </w:r>
      <w:r w:rsidR="00937E62">
        <w:instrText xml:space="preserve"> SEQ Tabela \* ARABIC </w:instrText>
      </w:r>
      <w:r w:rsidR="009101FD">
        <w:fldChar w:fldCharType="separate"/>
      </w:r>
      <w:ins w:id="1434" w:author="User" w:date="2015-04-04T21:08:00Z">
        <w:r w:rsidR="006E2F71">
          <w:rPr>
            <w:noProof/>
          </w:rPr>
          <w:t>15</w:t>
        </w:r>
      </w:ins>
      <w:del w:id="1435" w:author="User" w:date="2015-04-04T19:50:00Z">
        <w:r w:rsidR="004A46AC" w:rsidDel="00E640C8">
          <w:rPr>
            <w:noProof/>
          </w:rPr>
          <w:delText>10</w:delText>
        </w:r>
      </w:del>
      <w:r w:rsidR="009101FD">
        <w:rPr>
          <w:noProof/>
        </w:rPr>
        <w:fldChar w:fldCharType="end"/>
      </w:r>
      <w:r>
        <w:t xml:space="preserve"> </w:t>
      </w:r>
      <w:r w:rsidRPr="007E1F4D">
        <w:t>- UC08 – Alterar Tarefas</w:t>
      </w:r>
      <w:bookmarkEnd w:id="143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6571E6" w:rsidP="006571E6">
            <w:r>
              <w:t>UC08 – Alterar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Alterar as tarefas que foram criadas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 xml:space="preserve">O professor deve estar </w:t>
            </w:r>
            <w:proofErr w:type="spellStart"/>
            <w:r>
              <w:t>logado</w:t>
            </w:r>
            <w:proofErr w:type="spellEnd"/>
          </w:p>
          <w:p w:rsidR="006571E6" w:rsidRPr="00D96646" w:rsidRDefault="006571E6" w:rsidP="006571E6">
            <w:r>
              <w:t>Ter tarefas criadas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Tarefas alteradas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alterar uma tarefa</w:t>
            </w:r>
          </w:p>
          <w:p w:rsidR="006571E6" w:rsidRDefault="006571E6" w:rsidP="006571E6">
            <w:pPr>
              <w:jc w:val="left"/>
            </w:pPr>
            <w:r w:rsidRPr="00EB4F26">
              <w:t>FP</w:t>
            </w:r>
            <w:r>
              <w:t>02</w:t>
            </w:r>
            <w:r w:rsidRPr="00EB4F26">
              <w:t xml:space="preserve"> –</w:t>
            </w:r>
            <w:r>
              <w:t xml:space="preserve"> O ator seleciona alterar tarefas</w:t>
            </w:r>
          </w:p>
          <w:p w:rsidR="006571E6" w:rsidRDefault="006571E6" w:rsidP="006571E6">
            <w:pPr>
              <w:jc w:val="left"/>
            </w:pPr>
            <w:r w:rsidRPr="00EB4F26">
              <w:t>FP</w:t>
            </w:r>
            <w:r>
              <w:t>03</w:t>
            </w:r>
            <w:r w:rsidRPr="00EB4F26">
              <w:t xml:space="preserve"> –</w:t>
            </w:r>
            <w:r>
              <w:t xml:space="preserve"> O sistema exibe todas as tarefas criadas pelo ator</w:t>
            </w:r>
          </w:p>
          <w:p w:rsidR="006571E6" w:rsidRPr="002328DD" w:rsidRDefault="006571E6" w:rsidP="006571E6">
            <w:pPr>
              <w:jc w:val="left"/>
            </w:pPr>
            <w:r w:rsidRPr="00EB4F26">
              <w:t>FP</w:t>
            </w:r>
            <w:r>
              <w:t>04</w:t>
            </w:r>
            <w:r w:rsidRPr="00EB4F26">
              <w:t xml:space="preserve"> –</w:t>
            </w:r>
            <w:r>
              <w:t xml:space="preserve"> O ator seleciona a tarefa à qual deseja alterar</w:t>
            </w:r>
          </w:p>
          <w:p w:rsidR="006571E6" w:rsidRDefault="006571E6" w:rsidP="006571E6">
            <w:r w:rsidRPr="00EB4F26">
              <w:t>FP</w:t>
            </w:r>
            <w:r>
              <w:t>05</w:t>
            </w:r>
            <w:r w:rsidRPr="00EB4F26">
              <w:t xml:space="preserve"> –</w:t>
            </w:r>
            <w:r>
              <w:t xml:space="preserve"> O ator faz as alterações desejadas </w:t>
            </w:r>
          </w:p>
          <w:p w:rsidR="006571E6" w:rsidRDefault="006571E6" w:rsidP="006571E6">
            <w:r w:rsidRPr="00EB4F26">
              <w:t>FP</w:t>
            </w:r>
            <w:r>
              <w:t>06</w:t>
            </w:r>
            <w:r w:rsidRPr="00EB4F26">
              <w:t xml:space="preserve"> –</w:t>
            </w:r>
            <w:r>
              <w:t xml:space="preserve"> O ator salva alteração da tarefa</w:t>
            </w:r>
          </w:p>
          <w:p w:rsidR="006571E6" w:rsidRDefault="006571E6" w:rsidP="006571E6">
            <w:r w:rsidRPr="00EB4F26">
              <w:t>FP</w:t>
            </w:r>
            <w:r>
              <w:t>07</w:t>
            </w:r>
            <w:r w:rsidRPr="00EB4F26">
              <w:t xml:space="preserve"> –</w:t>
            </w:r>
            <w:r>
              <w:t xml:space="preserve"> O sistema salva a tarefa e disponibiliza a alteração para as turmas a qual foi atribuída essa tarefa</w:t>
            </w:r>
          </w:p>
          <w:p w:rsidR="006571E6" w:rsidRDefault="006571E6" w:rsidP="006571E6">
            <w:pPr>
              <w:jc w:val="left"/>
            </w:pPr>
            <w:r w:rsidRPr="00EB4F26">
              <w:t>FP</w:t>
            </w:r>
            <w:r>
              <w:t>11</w:t>
            </w:r>
            <w:r w:rsidRPr="00EB4F26">
              <w:t xml:space="preserve"> –</w:t>
            </w:r>
            <w:r>
              <w:t xml:space="preserve"> O sistema exibe uma mensagem de “Tarefa atualizada com sucesso!</w:t>
            </w:r>
            <w:proofErr w:type="gramStart"/>
            <w:r>
              <w:t>”</w:t>
            </w:r>
            <w:proofErr w:type="gramEnd"/>
          </w:p>
          <w:p w:rsidR="006571E6" w:rsidRPr="003D4761" w:rsidRDefault="006571E6" w:rsidP="006571E6"/>
          <w:p w:rsidR="006571E6" w:rsidRDefault="006571E6" w:rsidP="006571E6">
            <w:r w:rsidRPr="003D4761">
              <w:rPr>
                <w:b/>
                <w:bCs/>
              </w:rPr>
              <w:t>Fluxo Alternativo:</w:t>
            </w:r>
            <w:r>
              <w:t xml:space="preserve"> </w:t>
            </w:r>
          </w:p>
          <w:p w:rsidR="006571E6" w:rsidRDefault="006571E6" w:rsidP="006571E6">
            <w:r>
              <w:t xml:space="preserve">FA01 </w:t>
            </w:r>
            <w:r w:rsidRPr="00EB4F26">
              <w:t>–</w:t>
            </w:r>
            <w:r>
              <w:t xml:space="preserve"> O ator seleciona um arquivo diferente da extensão permitida</w:t>
            </w:r>
          </w:p>
          <w:p w:rsidR="006571E6" w:rsidRDefault="006571E6" w:rsidP="006571E6">
            <w:r>
              <w:t xml:space="preserve">FA01 </w:t>
            </w:r>
            <w:r w:rsidRPr="00EB4F26">
              <w:t>–</w:t>
            </w:r>
            <w:r>
              <w:t xml:space="preserve"> O sistema exibe uma mensagem “Tipo de arquivo invalido!</w:t>
            </w:r>
            <w:proofErr w:type="gramStart"/>
            <w:r>
              <w:t>”</w:t>
            </w:r>
            <w:proofErr w:type="gramEnd"/>
            <w:r>
              <w:t xml:space="preserve"> </w:t>
            </w:r>
          </w:p>
          <w:p w:rsidR="006571E6" w:rsidRPr="003D4761" w:rsidRDefault="006571E6" w:rsidP="006571E6"/>
        </w:tc>
      </w:tr>
    </w:tbl>
    <w:p w:rsidR="006571E6" w:rsidRDefault="006571E6" w:rsidP="006571E6"/>
    <w:p w:rsidR="006571E6" w:rsidRDefault="006571E6" w:rsidP="006571E6">
      <w:pPr>
        <w:pStyle w:val="Legenda"/>
        <w:keepNext/>
      </w:pPr>
    </w:p>
    <w:p w:rsidR="008F46DB" w:rsidRDefault="008F46DB" w:rsidP="008F46DB">
      <w:pPr>
        <w:pStyle w:val="Legenda"/>
        <w:keepNext/>
      </w:pPr>
      <w:bookmarkStart w:id="1436" w:name="_Toc415782056"/>
      <w:r>
        <w:t xml:space="preserve">Tabela </w:t>
      </w:r>
      <w:r w:rsidR="009101FD">
        <w:fldChar w:fldCharType="begin"/>
      </w:r>
      <w:r w:rsidR="00937E62">
        <w:instrText xml:space="preserve"> SEQ Tabela \* ARABIC </w:instrText>
      </w:r>
      <w:r w:rsidR="009101FD">
        <w:fldChar w:fldCharType="separate"/>
      </w:r>
      <w:ins w:id="1437" w:author="User" w:date="2015-04-04T21:08:00Z">
        <w:r w:rsidR="006E2F71">
          <w:rPr>
            <w:noProof/>
          </w:rPr>
          <w:t>16</w:t>
        </w:r>
      </w:ins>
      <w:del w:id="1438" w:author="User" w:date="2015-04-04T19:50:00Z">
        <w:r w:rsidR="004A46AC" w:rsidDel="00E640C8">
          <w:rPr>
            <w:noProof/>
          </w:rPr>
          <w:delText>11</w:delText>
        </w:r>
      </w:del>
      <w:r w:rsidR="009101FD">
        <w:rPr>
          <w:noProof/>
        </w:rPr>
        <w:fldChar w:fldCharType="end"/>
      </w:r>
      <w:r>
        <w:t xml:space="preserve"> </w:t>
      </w:r>
      <w:r w:rsidRPr="00B67196">
        <w:t>-</w:t>
      </w:r>
      <w:proofErr w:type="gramStart"/>
      <w:r>
        <w:t xml:space="preserve"> </w:t>
      </w:r>
      <w:r w:rsidRPr="00B67196">
        <w:t xml:space="preserve"> </w:t>
      </w:r>
      <w:proofErr w:type="gramEnd"/>
      <w:r w:rsidRPr="00B67196">
        <w:t>UC09 – Visualizar Tarefas</w:t>
      </w:r>
      <w:bookmarkEnd w:id="14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5749"/>
      </w:tblGrid>
      <w:tr w:rsidR="006571E6" w:rsidRPr="00D96646" w:rsidTr="006571E6">
        <w:tc>
          <w:tcPr>
            <w:tcW w:w="2743" w:type="dxa"/>
            <w:shd w:val="clear" w:color="auto" w:fill="D9D9D9"/>
          </w:tcPr>
          <w:p w:rsidR="006571E6" w:rsidRPr="003D4761" w:rsidRDefault="006571E6" w:rsidP="006571E6">
            <w:pPr>
              <w:rPr>
                <w:b/>
                <w:bCs/>
              </w:rPr>
            </w:pPr>
            <w:r>
              <w:rPr>
                <w:b/>
                <w:bCs/>
              </w:rPr>
              <w:t>Nome do C</w:t>
            </w:r>
            <w:r w:rsidRPr="003D4761">
              <w:rPr>
                <w:b/>
                <w:bCs/>
              </w:rPr>
              <w:t>aso de Uso:</w:t>
            </w:r>
          </w:p>
        </w:tc>
        <w:tc>
          <w:tcPr>
            <w:tcW w:w="5749" w:type="dxa"/>
          </w:tcPr>
          <w:p w:rsidR="006571E6" w:rsidRPr="00D96646" w:rsidRDefault="006571E6" w:rsidP="006571E6">
            <w:r>
              <w:t>UC09 - Visualizar tarefas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Resumo:</w:t>
            </w:r>
          </w:p>
        </w:tc>
        <w:tc>
          <w:tcPr>
            <w:tcW w:w="5749" w:type="dxa"/>
          </w:tcPr>
          <w:p w:rsidR="006571E6" w:rsidRPr="00D96646" w:rsidRDefault="006571E6" w:rsidP="006571E6">
            <w:r>
              <w:t>Visualizar as tarefas que foram inseridas</w:t>
            </w:r>
          </w:p>
        </w:tc>
      </w:tr>
      <w:tr w:rsidR="006571E6" w:rsidRPr="00D96646" w:rsidTr="006571E6">
        <w:tc>
          <w:tcPr>
            <w:tcW w:w="2743" w:type="dxa"/>
            <w:shd w:val="clear" w:color="auto" w:fill="D9D9D9"/>
          </w:tcPr>
          <w:p w:rsidR="006571E6" w:rsidRPr="003D4761" w:rsidRDefault="006571E6" w:rsidP="006571E6">
            <w:pPr>
              <w:rPr>
                <w:b/>
                <w:bCs/>
              </w:rPr>
            </w:pPr>
            <w:r w:rsidRPr="003D4761">
              <w:rPr>
                <w:b/>
                <w:bCs/>
              </w:rPr>
              <w:t>Ator Principal:</w:t>
            </w:r>
          </w:p>
        </w:tc>
        <w:tc>
          <w:tcPr>
            <w:tcW w:w="5749" w:type="dxa"/>
          </w:tcPr>
          <w:p w:rsidR="006571E6" w:rsidRPr="00D96646" w:rsidRDefault="006571E6" w:rsidP="006571E6">
            <w:r>
              <w:t xml:space="preserve">Professor, Aluno e </w:t>
            </w:r>
            <w:proofErr w:type="gramStart"/>
            <w:r>
              <w:t>Responsável</w:t>
            </w:r>
            <w:proofErr w:type="gramEnd"/>
          </w:p>
        </w:tc>
      </w:tr>
      <w:tr w:rsidR="006571E6" w:rsidRPr="00D96646" w:rsidTr="006571E6">
        <w:tc>
          <w:tcPr>
            <w:tcW w:w="2743" w:type="dxa"/>
            <w:shd w:val="clear" w:color="auto" w:fill="D9D9D9"/>
          </w:tcPr>
          <w:p w:rsidR="006571E6" w:rsidRPr="003D4761" w:rsidRDefault="006571E6" w:rsidP="006571E6">
            <w:pPr>
              <w:rPr>
                <w:b/>
                <w:bCs/>
              </w:rPr>
            </w:pPr>
            <w:r w:rsidRPr="003D4761">
              <w:rPr>
                <w:b/>
                <w:bCs/>
              </w:rPr>
              <w:t>Pré-condição</w:t>
            </w:r>
          </w:p>
        </w:tc>
        <w:tc>
          <w:tcPr>
            <w:tcW w:w="5749" w:type="dxa"/>
          </w:tcPr>
          <w:p w:rsidR="006571E6" w:rsidRPr="00D96646" w:rsidRDefault="006571E6" w:rsidP="006571E6">
            <w:r>
              <w:t xml:space="preserve">Os atores devem estar </w:t>
            </w:r>
            <w:proofErr w:type="spellStart"/>
            <w:r>
              <w:t>logados</w:t>
            </w:r>
            <w:proofErr w:type="spellEnd"/>
          </w:p>
        </w:tc>
      </w:tr>
      <w:tr w:rsidR="006571E6" w:rsidRPr="00D96646" w:rsidTr="006571E6">
        <w:tc>
          <w:tcPr>
            <w:tcW w:w="2743" w:type="dxa"/>
            <w:shd w:val="clear" w:color="auto" w:fill="D9D9D9"/>
          </w:tcPr>
          <w:p w:rsidR="006571E6" w:rsidRPr="003D4761" w:rsidRDefault="006571E6" w:rsidP="006571E6">
            <w:pPr>
              <w:rPr>
                <w:b/>
                <w:bCs/>
              </w:rPr>
            </w:pPr>
            <w:r w:rsidRPr="003D4761">
              <w:rPr>
                <w:b/>
                <w:bCs/>
              </w:rPr>
              <w:t>Pós-condição</w:t>
            </w:r>
          </w:p>
        </w:tc>
        <w:tc>
          <w:tcPr>
            <w:tcW w:w="5749" w:type="dxa"/>
          </w:tcPr>
          <w:p w:rsidR="006571E6" w:rsidRPr="00D96646" w:rsidRDefault="006571E6" w:rsidP="006571E6">
            <w:r>
              <w:t>Tarefa visualizada</w:t>
            </w:r>
          </w:p>
        </w:tc>
      </w:tr>
      <w:tr w:rsidR="006571E6" w:rsidRPr="003D4761" w:rsidTr="006571E6">
        <w:tc>
          <w:tcPr>
            <w:tcW w:w="8492" w:type="dxa"/>
            <w:gridSpan w:val="2"/>
          </w:tcPr>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visualizar tarefas</w:t>
            </w:r>
          </w:p>
          <w:p w:rsidR="006571E6" w:rsidRDefault="006571E6" w:rsidP="006571E6">
            <w:pPr>
              <w:jc w:val="left"/>
            </w:pPr>
            <w:r w:rsidRPr="00EB4F26">
              <w:t>FP</w:t>
            </w:r>
            <w:r>
              <w:t>02</w:t>
            </w:r>
            <w:r w:rsidRPr="00EB4F26">
              <w:t xml:space="preserve"> –</w:t>
            </w:r>
            <w:r>
              <w:t xml:space="preserve"> O ator seleciona a visualizar tarefas</w:t>
            </w:r>
          </w:p>
          <w:p w:rsidR="006571E6" w:rsidRDefault="006571E6" w:rsidP="006571E6">
            <w:pPr>
              <w:jc w:val="left"/>
            </w:pPr>
            <w:r w:rsidRPr="00EB4F26">
              <w:t>FP</w:t>
            </w:r>
            <w:r>
              <w:t xml:space="preserve">03 </w:t>
            </w:r>
            <w:r w:rsidRPr="00EB4F26">
              <w:t>–</w:t>
            </w:r>
            <w:r>
              <w:t xml:space="preserve"> Se o perfil for Professor</w:t>
            </w:r>
          </w:p>
          <w:p w:rsidR="006571E6" w:rsidRDefault="006571E6" w:rsidP="006571E6">
            <w:pPr>
              <w:jc w:val="left"/>
            </w:pPr>
            <w:r>
              <w:t xml:space="preserve">            </w:t>
            </w:r>
            <w:proofErr w:type="gramStart"/>
            <w:r w:rsidRPr="00EB4F26">
              <w:t>FP</w:t>
            </w:r>
            <w:r>
              <w:t>03.</w:t>
            </w:r>
            <w:proofErr w:type="gramEnd"/>
            <w:r>
              <w:t xml:space="preserve">1 </w:t>
            </w:r>
            <w:r w:rsidRPr="00EB4F26">
              <w:t>–</w:t>
            </w:r>
            <w:r>
              <w:t xml:space="preserve"> O sistema exibe todas as tarefas as quais ele criou</w:t>
            </w:r>
          </w:p>
          <w:p w:rsidR="006571E6" w:rsidRDefault="006571E6" w:rsidP="006571E6">
            <w:pPr>
              <w:jc w:val="left"/>
            </w:pPr>
            <w:r>
              <w:t xml:space="preserve">            </w:t>
            </w:r>
            <w:proofErr w:type="gramStart"/>
            <w:r w:rsidRPr="00EB4F26">
              <w:t>FP</w:t>
            </w:r>
            <w:r>
              <w:t>03.</w:t>
            </w:r>
            <w:proofErr w:type="gramEnd"/>
            <w:r>
              <w:t xml:space="preserve">2 </w:t>
            </w:r>
            <w:r w:rsidRPr="00EB4F26">
              <w:t>–</w:t>
            </w:r>
            <w:r>
              <w:t xml:space="preserve"> O ator seleciona a tarefa desejada</w:t>
            </w:r>
          </w:p>
          <w:p w:rsidR="006571E6" w:rsidRDefault="006571E6" w:rsidP="006571E6">
            <w:pPr>
              <w:jc w:val="left"/>
            </w:pPr>
            <w:r>
              <w:t xml:space="preserve">            </w:t>
            </w:r>
            <w:proofErr w:type="gramStart"/>
            <w:r>
              <w:t>FP03.</w:t>
            </w:r>
            <w:proofErr w:type="gramEnd"/>
            <w:r>
              <w:t xml:space="preserve">3 </w:t>
            </w:r>
            <w:r w:rsidRPr="00EB4F26">
              <w:t>–</w:t>
            </w:r>
            <w:r>
              <w:t xml:space="preserve"> O sistema exibe a tarefa selecionada</w:t>
            </w:r>
          </w:p>
          <w:p w:rsidR="006571E6" w:rsidRDefault="006571E6" w:rsidP="006571E6">
            <w:pPr>
              <w:jc w:val="left"/>
            </w:pPr>
            <w:r>
              <w:t xml:space="preserve">FP04 </w:t>
            </w:r>
            <w:r w:rsidRPr="00EB4F26">
              <w:t>–</w:t>
            </w:r>
            <w:r>
              <w:t xml:space="preserve"> Se for perfil Aluno </w:t>
            </w:r>
          </w:p>
          <w:p w:rsidR="006571E6" w:rsidRDefault="006571E6" w:rsidP="006571E6">
            <w:pPr>
              <w:jc w:val="left"/>
            </w:pPr>
            <w:r>
              <w:t xml:space="preserve">            </w:t>
            </w:r>
            <w:proofErr w:type="gramStart"/>
            <w:r>
              <w:t>FP04.</w:t>
            </w:r>
            <w:proofErr w:type="gramEnd"/>
            <w:r>
              <w:t xml:space="preserve">1 </w:t>
            </w:r>
            <w:r w:rsidRPr="00EB4F26">
              <w:t>–</w:t>
            </w:r>
            <w:r>
              <w:t xml:space="preserve"> O sistema exibe as tarefas que foram atribuídas a ele</w:t>
            </w:r>
          </w:p>
          <w:p w:rsidR="006571E6" w:rsidRDefault="006571E6" w:rsidP="006571E6">
            <w:pPr>
              <w:jc w:val="left"/>
            </w:pPr>
            <w:r>
              <w:t xml:space="preserve">            </w:t>
            </w:r>
            <w:proofErr w:type="gramStart"/>
            <w:r>
              <w:t>FP04.</w:t>
            </w:r>
            <w:proofErr w:type="gramEnd"/>
            <w:r>
              <w:t xml:space="preserve">2 </w:t>
            </w:r>
            <w:r w:rsidRPr="00EB4F26">
              <w:t>–</w:t>
            </w:r>
            <w:r>
              <w:t xml:space="preserve"> O ator clica na tarefa</w:t>
            </w:r>
          </w:p>
          <w:p w:rsidR="006571E6" w:rsidRDefault="006571E6" w:rsidP="006571E6">
            <w:pPr>
              <w:jc w:val="left"/>
            </w:pPr>
            <w:r>
              <w:t xml:space="preserve">            </w:t>
            </w:r>
            <w:proofErr w:type="gramStart"/>
            <w:r>
              <w:t>FP04.</w:t>
            </w:r>
            <w:proofErr w:type="gramEnd"/>
            <w:r>
              <w:t xml:space="preserve">3 </w:t>
            </w:r>
            <w:r w:rsidRPr="00EB4F26">
              <w:t>–</w:t>
            </w:r>
            <w:r>
              <w:t xml:space="preserve"> O sistema exibe a tarefa selecionada</w:t>
            </w:r>
          </w:p>
          <w:p w:rsidR="006571E6" w:rsidRDefault="006571E6" w:rsidP="006571E6">
            <w:pPr>
              <w:jc w:val="left"/>
            </w:pPr>
            <w:r>
              <w:t xml:space="preserve">FP05 </w:t>
            </w:r>
            <w:r w:rsidRPr="00EB4F26">
              <w:t>–</w:t>
            </w:r>
            <w:r>
              <w:t xml:space="preserve"> Se o perfil for Responsável</w:t>
            </w:r>
          </w:p>
          <w:p w:rsidR="006571E6" w:rsidRDefault="006571E6" w:rsidP="006571E6">
            <w:pPr>
              <w:jc w:val="left"/>
            </w:pPr>
            <w:r>
              <w:t xml:space="preserve">            </w:t>
            </w:r>
            <w:proofErr w:type="gramStart"/>
            <w:r>
              <w:t>FP05.</w:t>
            </w:r>
            <w:proofErr w:type="gramEnd"/>
            <w:r>
              <w:t xml:space="preserve">1 </w:t>
            </w:r>
            <w:r w:rsidRPr="00EB4F26">
              <w:t>–</w:t>
            </w:r>
            <w:r>
              <w:t xml:space="preserve"> O ator seleciona o aluno a qual ele é responsável </w:t>
            </w:r>
          </w:p>
          <w:p w:rsidR="006571E6" w:rsidRDefault="006571E6" w:rsidP="006571E6">
            <w:pPr>
              <w:jc w:val="left"/>
            </w:pPr>
            <w:r>
              <w:t xml:space="preserve">            </w:t>
            </w:r>
            <w:proofErr w:type="gramStart"/>
            <w:r>
              <w:t>FP05.</w:t>
            </w:r>
            <w:proofErr w:type="gramEnd"/>
            <w:r>
              <w:t xml:space="preserve">2 </w:t>
            </w:r>
            <w:r w:rsidRPr="00EB4F26">
              <w:t>–</w:t>
            </w:r>
            <w:r>
              <w:t xml:space="preserve"> O sistema exibe as tarefas que foram atribuídas a esse aluno</w:t>
            </w:r>
          </w:p>
          <w:p w:rsidR="006571E6" w:rsidRDefault="006571E6" w:rsidP="006571E6">
            <w:pPr>
              <w:jc w:val="left"/>
            </w:pPr>
            <w:r>
              <w:t xml:space="preserve">            </w:t>
            </w:r>
            <w:proofErr w:type="gramStart"/>
            <w:r>
              <w:t>FP05.</w:t>
            </w:r>
            <w:proofErr w:type="gramEnd"/>
            <w:r>
              <w:t xml:space="preserve">3 </w:t>
            </w:r>
            <w:r w:rsidRPr="00EB4F26">
              <w:t>–</w:t>
            </w:r>
            <w:r>
              <w:t xml:space="preserve"> O ator clica na tarefa</w:t>
            </w:r>
          </w:p>
          <w:p w:rsidR="006571E6" w:rsidRDefault="006571E6" w:rsidP="006571E6">
            <w:pPr>
              <w:jc w:val="left"/>
            </w:pPr>
            <w:r>
              <w:t xml:space="preserve">            </w:t>
            </w:r>
            <w:proofErr w:type="gramStart"/>
            <w:r>
              <w:t>FP05.</w:t>
            </w:r>
            <w:proofErr w:type="gramEnd"/>
            <w:r>
              <w:t xml:space="preserve">4 </w:t>
            </w:r>
            <w:r w:rsidRPr="00EB4F26">
              <w:t>–</w:t>
            </w:r>
            <w:r>
              <w:t xml:space="preserve"> O sistema exibe a tarefa selecionada</w:t>
            </w:r>
          </w:p>
          <w:p w:rsidR="006571E6"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8F46DB" w:rsidRDefault="008F46DB" w:rsidP="008F46DB">
      <w:pPr>
        <w:pStyle w:val="Legenda"/>
        <w:keepNext/>
      </w:pPr>
      <w:bookmarkStart w:id="1439" w:name="_Toc415782057"/>
      <w:r>
        <w:lastRenderedPageBreak/>
        <w:t xml:space="preserve">Tabela </w:t>
      </w:r>
      <w:r w:rsidR="009101FD">
        <w:fldChar w:fldCharType="begin"/>
      </w:r>
      <w:r w:rsidR="00937E62">
        <w:instrText xml:space="preserve"> SEQ Tabela \* ARABIC </w:instrText>
      </w:r>
      <w:r w:rsidR="009101FD">
        <w:fldChar w:fldCharType="separate"/>
      </w:r>
      <w:ins w:id="1440" w:author="User" w:date="2015-04-04T21:08:00Z">
        <w:r w:rsidR="006E2F71">
          <w:rPr>
            <w:noProof/>
          </w:rPr>
          <w:t>17</w:t>
        </w:r>
      </w:ins>
      <w:del w:id="1441" w:author="User" w:date="2015-04-04T19:50:00Z">
        <w:r w:rsidR="004A46AC" w:rsidDel="00E640C8">
          <w:rPr>
            <w:noProof/>
          </w:rPr>
          <w:delText>12</w:delText>
        </w:r>
      </w:del>
      <w:r w:rsidR="009101FD">
        <w:rPr>
          <w:noProof/>
        </w:rPr>
        <w:fldChar w:fldCharType="end"/>
      </w:r>
      <w:r>
        <w:t xml:space="preserve"> </w:t>
      </w:r>
      <w:r w:rsidRPr="00240503">
        <w:t>- UC10 – Excluir Tarefas</w:t>
      </w:r>
      <w:bookmarkEnd w:id="14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6571E6" w:rsidRPr="00D96646" w:rsidTr="006571E6">
        <w:tc>
          <w:tcPr>
            <w:tcW w:w="2607" w:type="dxa"/>
            <w:shd w:val="clear" w:color="auto" w:fill="D9D9D9"/>
          </w:tcPr>
          <w:p w:rsidR="006571E6" w:rsidRPr="003D4761" w:rsidRDefault="006571E6" w:rsidP="006571E6">
            <w:pPr>
              <w:rPr>
                <w:b/>
                <w:bCs/>
              </w:rPr>
            </w:pPr>
            <w:r>
              <w:rPr>
                <w:b/>
                <w:bCs/>
              </w:rPr>
              <w:t>Nome do C</w:t>
            </w:r>
            <w:r w:rsidRPr="003D4761">
              <w:rPr>
                <w:b/>
                <w:bCs/>
              </w:rPr>
              <w:t>aso de Uso:</w:t>
            </w:r>
          </w:p>
        </w:tc>
        <w:tc>
          <w:tcPr>
            <w:tcW w:w="5885" w:type="dxa"/>
          </w:tcPr>
          <w:p w:rsidR="006571E6" w:rsidRPr="00D96646" w:rsidRDefault="000A49DA" w:rsidP="006571E6">
            <w:r>
              <w:t>UC10</w:t>
            </w:r>
            <w:r w:rsidR="006571E6">
              <w:t xml:space="preserve"> – Excluir Tarefas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Resumo:</w:t>
            </w:r>
          </w:p>
        </w:tc>
        <w:tc>
          <w:tcPr>
            <w:tcW w:w="5885" w:type="dxa"/>
          </w:tcPr>
          <w:p w:rsidR="006571E6" w:rsidRPr="00D96646" w:rsidRDefault="006571E6" w:rsidP="006571E6">
            <w:r>
              <w:t>Excluir as tarefas que foram criadas</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Ator Principal:</w:t>
            </w:r>
          </w:p>
        </w:tc>
        <w:tc>
          <w:tcPr>
            <w:tcW w:w="5885" w:type="dxa"/>
          </w:tcPr>
          <w:p w:rsidR="006571E6" w:rsidRPr="00D96646" w:rsidRDefault="006571E6" w:rsidP="006571E6">
            <w:r>
              <w:t>Professor</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Pré-condição</w:t>
            </w:r>
          </w:p>
        </w:tc>
        <w:tc>
          <w:tcPr>
            <w:tcW w:w="5885" w:type="dxa"/>
          </w:tcPr>
          <w:p w:rsidR="006571E6" w:rsidRDefault="006571E6" w:rsidP="006571E6">
            <w:r>
              <w:t xml:space="preserve">O professor deve estar </w:t>
            </w:r>
            <w:proofErr w:type="spellStart"/>
            <w:r>
              <w:t>logado</w:t>
            </w:r>
            <w:proofErr w:type="spellEnd"/>
          </w:p>
          <w:p w:rsidR="006571E6" w:rsidRPr="00D96646" w:rsidRDefault="006571E6" w:rsidP="006571E6">
            <w:r>
              <w:t>Ter tarefas criadas no sistema</w:t>
            </w:r>
          </w:p>
        </w:tc>
      </w:tr>
      <w:tr w:rsidR="006571E6" w:rsidRPr="00D96646" w:rsidTr="006571E6">
        <w:tc>
          <w:tcPr>
            <w:tcW w:w="2607" w:type="dxa"/>
            <w:shd w:val="clear" w:color="auto" w:fill="D9D9D9"/>
          </w:tcPr>
          <w:p w:rsidR="006571E6" w:rsidRPr="003D4761" w:rsidRDefault="006571E6" w:rsidP="006571E6">
            <w:pPr>
              <w:rPr>
                <w:b/>
                <w:bCs/>
              </w:rPr>
            </w:pPr>
            <w:r w:rsidRPr="003D4761">
              <w:rPr>
                <w:b/>
                <w:bCs/>
              </w:rPr>
              <w:t>Pós-condição</w:t>
            </w:r>
          </w:p>
        </w:tc>
        <w:tc>
          <w:tcPr>
            <w:tcW w:w="5885" w:type="dxa"/>
          </w:tcPr>
          <w:p w:rsidR="006571E6" w:rsidRPr="00D96646" w:rsidRDefault="006571E6" w:rsidP="006571E6">
            <w:r>
              <w:t>Tarefas excluídas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r w:rsidRPr="00EB4F26">
              <w:t>FP</w:t>
            </w:r>
            <w:r>
              <w:t>01</w:t>
            </w:r>
            <w:r w:rsidRPr="00EB4F26">
              <w:t xml:space="preserve"> –</w:t>
            </w:r>
            <w:r>
              <w:t xml:space="preserve"> Este caso de uso inicia-se quando o professor deseja excluir uma tarefa</w:t>
            </w:r>
          </w:p>
          <w:p w:rsidR="006571E6" w:rsidRDefault="006571E6" w:rsidP="006571E6">
            <w:pPr>
              <w:jc w:val="left"/>
            </w:pPr>
            <w:r w:rsidRPr="00EB4F26">
              <w:t>FP</w:t>
            </w:r>
            <w:r>
              <w:t>02</w:t>
            </w:r>
            <w:r w:rsidRPr="00EB4F26">
              <w:t xml:space="preserve"> –</w:t>
            </w:r>
            <w:r>
              <w:t xml:space="preserve"> O ator seleciona excluir tarefas</w:t>
            </w:r>
          </w:p>
          <w:p w:rsidR="006571E6" w:rsidRDefault="006571E6" w:rsidP="006571E6">
            <w:pPr>
              <w:jc w:val="left"/>
            </w:pPr>
            <w:r w:rsidRPr="00EB4F26">
              <w:t>FP</w:t>
            </w:r>
            <w:r>
              <w:t>03</w:t>
            </w:r>
            <w:r w:rsidRPr="00EB4F26">
              <w:t xml:space="preserve"> –</w:t>
            </w:r>
            <w:r>
              <w:t xml:space="preserve"> O sistema exibe todas as tarefas criadas pelo ator</w:t>
            </w:r>
          </w:p>
          <w:p w:rsidR="006571E6" w:rsidRPr="002328DD" w:rsidRDefault="006571E6" w:rsidP="006571E6">
            <w:pPr>
              <w:jc w:val="left"/>
            </w:pPr>
            <w:r w:rsidRPr="00EB4F26">
              <w:t>FP</w:t>
            </w:r>
            <w:r>
              <w:t>04</w:t>
            </w:r>
            <w:r w:rsidRPr="00EB4F26">
              <w:t xml:space="preserve"> –</w:t>
            </w:r>
            <w:r>
              <w:t xml:space="preserve"> O ator seleciona a tarefa à qual deseja excluir</w:t>
            </w:r>
          </w:p>
          <w:p w:rsidR="006571E6" w:rsidRDefault="006571E6" w:rsidP="006571E6">
            <w:r w:rsidRPr="00EB4F26">
              <w:t>FP</w:t>
            </w:r>
            <w:r>
              <w:t>05</w:t>
            </w:r>
            <w:r w:rsidRPr="00EB4F26">
              <w:t xml:space="preserve"> –</w:t>
            </w:r>
            <w:r>
              <w:t xml:space="preserve"> O sistema excluir a tarefa </w:t>
            </w:r>
          </w:p>
          <w:p w:rsidR="006571E6" w:rsidRDefault="006571E6" w:rsidP="006571E6">
            <w:pPr>
              <w:jc w:val="left"/>
            </w:pPr>
            <w:r w:rsidRPr="00EB4F26">
              <w:t>FP</w:t>
            </w:r>
            <w:r>
              <w:t>11</w:t>
            </w:r>
            <w:r w:rsidRPr="00EB4F26">
              <w:t xml:space="preserve"> –</w:t>
            </w:r>
            <w:r>
              <w:t xml:space="preserve"> O sistema exibe uma mensagem de “Tarefa excluída com sucesso!</w:t>
            </w:r>
            <w:proofErr w:type="gramStart"/>
            <w:r>
              <w:t>”</w:t>
            </w:r>
            <w:proofErr w:type="gramEnd"/>
          </w:p>
          <w:p w:rsidR="006571E6" w:rsidRPr="003D4761" w:rsidRDefault="006571E6" w:rsidP="006571E6"/>
        </w:tc>
      </w:tr>
    </w:tbl>
    <w:p w:rsidR="006571E6" w:rsidRDefault="006571E6" w:rsidP="006571E6"/>
    <w:p w:rsidR="006571E6" w:rsidRDefault="006571E6" w:rsidP="006571E6">
      <w:pPr>
        <w:pStyle w:val="Legenda"/>
      </w:pPr>
    </w:p>
    <w:p w:rsidR="007D59F5" w:rsidRDefault="007D59F5" w:rsidP="007D59F5">
      <w:pPr>
        <w:pStyle w:val="Legenda"/>
        <w:keepNext/>
      </w:pPr>
      <w:bookmarkStart w:id="1442" w:name="_Toc415782058"/>
      <w:r>
        <w:t xml:space="preserve">Tabela </w:t>
      </w:r>
      <w:r w:rsidR="009101FD">
        <w:fldChar w:fldCharType="begin"/>
      </w:r>
      <w:r w:rsidR="00937E62">
        <w:instrText xml:space="preserve"> SEQ Tabela \* ARABIC </w:instrText>
      </w:r>
      <w:r w:rsidR="009101FD">
        <w:fldChar w:fldCharType="separate"/>
      </w:r>
      <w:ins w:id="1443" w:author="User" w:date="2015-04-04T21:08:00Z">
        <w:r w:rsidR="006E2F71">
          <w:rPr>
            <w:noProof/>
          </w:rPr>
          <w:t>18</w:t>
        </w:r>
      </w:ins>
      <w:del w:id="1444" w:author="User" w:date="2015-04-04T19:50:00Z">
        <w:r w:rsidR="004A46AC" w:rsidDel="00E640C8">
          <w:rPr>
            <w:noProof/>
          </w:rPr>
          <w:delText>13</w:delText>
        </w:r>
      </w:del>
      <w:r w:rsidR="009101FD">
        <w:rPr>
          <w:noProof/>
        </w:rPr>
        <w:fldChar w:fldCharType="end"/>
      </w:r>
      <w:r>
        <w:t xml:space="preserve"> - </w:t>
      </w:r>
      <w:r w:rsidRPr="003D422A">
        <w:t>UC11 – Cadastrar Ocorrência</w:t>
      </w:r>
      <w:bookmarkEnd w:id="144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0A49DA" w:rsidP="006571E6">
            <w:r>
              <w:t>UC11</w:t>
            </w:r>
            <w:r w:rsidR="006571E6">
              <w:t xml:space="preserve"> - Cadastrar ocorrência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 xml:space="preserve">Cadastrar uma ocorrência de um aluno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Gestor, Professor e </w:t>
            </w:r>
            <w:proofErr w:type="gramStart"/>
            <w:r>
              <w:t>Secretaria</w:t>
            </w:r>
            <w:proofErr w:type="gramEnd"/>
            <w:r>
              <w:t xml:space="preserve">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O aluno deve estar cadastrado no sistema.</w:t>
            </w:r>
          </w:p>
          <w:p w:rsidR="006571E6" w:rsidRPr="00D96646" w:rsidRDefault="006571E6" w:rsidP="006571E6">
            <w:r>
              <w:t xml:space="preserve">O ator deve estar </w:t>
            </w:r>
            <w:proofErr w:type="spellStart"/>
            <w:r>
              <w:t>logado</w:t>
            </w:r>
            <w:proofErr w:type="spellEnd"/>
            <w:r>
              <w:t>.</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Ocorrências cadastradas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cadastrar uma ocorrência </w:t>
            </w:r>
          </w:p>
          <w:p w:rsidR="006571E6" w:rsidRPr="007A2C87" w:rsidRDefault="006571E6" w:rsidP="006571E6">
            <w:pPr>
              <w:jc w:val="left"/>
            </w:pPr>
            <w:r w:rsidRPr="00EB4F26">
              <w:t>FP</w:t>
            </w:r>
            <w:r>
              <w:t>02</w:t>
            </w:r>
            <w:r w:rsidRPr="00EB4F26">
              <w:t xml:space="preserve"> –</w:t>
            </w:r>
            <w:r>
              <w:t xml:space="preserve"> O ator seleciona a turma</w:t>
            </w:r>
          </w:p>
          <w:p w:rsidR="006571E6" w:rsidRDefault="006571E6" w:rsidP="006571E6">
            <w:pPr>
              <w:jc w:val="left"/>
            </w:pPr>
            <w:r w:rsidRPr="00EB4F26">
              <w:t>FP</w:t>
            </w:r>
            <w:r>
              <w:t>03</w:t>
            </w:r>
            <w:r w:rsidRPr="00EB4F26">
              <w:t xml:space="preserve"> –</w:t>
            </w:r>
            <w:r>
              <w:t xml:space="preserve"> O ator seleciona no aluno</w:t>
            </w:r>
          </w:p>
          <w:p w:rsidR="006571E6" w:rsidRDefault="006571E6" w:rsidP="006571E6">
            <w:pPr>
              <w:jc w:val="left"/>
            </w:pPr>
            <w:r w:rsidRPr="00EB4F26">
              <w:t>FP</w:t>
            </w:r>
            <w:r>
              <w:t>04</w:t>
            </w:r>
            <w:r w:rsidRPr="00EB4F26">
              <w:t xml:space="preserve"> –</w:t>
            </w:r>
            <w:r>
              <w:t xml:space="preserve"> O ator descreve a ocorrência desse aluno</w:t>
            </w:r>
          </w:p>
          <w:p w:rsidR="006571E6" w:rsidRDefault="006571E6" w:rsidP="006571E6">
            <w:pPr>
              <w:jc w:val="left"/>
            </w:pPr>
            <w:r w:rsidRPr="00EB4F26">
              <w:t>FP</w:t>
            </w:r>
            <w:r>
              <w:t>05</w:t>
            </w:r>
            <w:r w:rsidRPr="00EB4F26">
              <w:t xml:space="preserve"> –</w:t>
            </w:r>
            <w:r>
              <w:t xml:space="preserve"> O ator salva a ocorrência</w:t>
            </w:r>
          </w:p>
          <w:p w:rsidR="006571E6" w:rsidRDefault="006571E6" w:rsidP="006571E6">
            <w:pPr>
              <w:jc w:val="left"/>
            </w:pPr>
            <w:r w:rsidRPr="00EB4F26">
              <w:lastRenderedPageBreak/>
              <w:t>FP</w:t>
            </w:r>
            <w:r>
              <w:t>06</w:t>
            </w:r>
            <w:r w:rsidRPr="00EB4F26">
              <w:t xml:space="preserve"> –</w:t>
            </w:r>
            <w:r>
              <w:t xml:space="preserve"> O sistema salva a ocorrência</w:t>
            </w:r>
          </w:p>
          <w:p w:rsidR="006571E6" w:rsidRDefault="006571E6" w:rsidP="006571E6">
            <w:pPr>
              <w:jc w:val="left"/>
            </w:pPr>
            <w:r w:rsidRPr="00EB4F26">
              <w:t>FP</w:t>
            </w:r>
            <w:r>
              <w:t>07</w:t>
            </w:r>
            <w:r w:rsidRPr="00EB4F26">
              <w:t xml:space="preserve"> –</w:t>
            </w:r>
            <w:r>
              <w:t xml:space="preserve"> O sistema exibe uma mensagem de “Ocorrência salva com sucesso!</w:t>
            </w:r>
            <w:proofErr w:type="gramStart"/>
            <w:r>
              <w:t>”</w:t>
            </w:r>
            <w:proofErr w:type="gramEnd"/>
          </w:p>
          <w:p w:rsidR="006571E6" w:rsidRDefault="006571E6" w:rsidP="006571E6">
            <w:pPr>
              <w:jc w:val="left"/>
            </w:pPr>
          </w:p>
          <w:p w:rsidR="006571E6" w:rsidRPr="003D4761" w:rsidRDefault="006571E6" w:rsidP="006571E6"/>
        </w:tc>
      </w:tr>
    </w:tbl>
    <w:p w:rsidR="006571E6" w:rsidRDefault="006571E6" w:rsidP="006571E6"/>
    <w:p w:rsidR="006571E6" w:rsidRDefault="006571E6" w:rsidP="006571E6"/>
    <w:p w:rsidR="006571E6" w:rsidRDefault="006571E6" w:rsidP="006571E6">
      <w:pPr>
        <w:pStyle w:val="Legenda"/>
      </w:pPr>
    </w:p>
    <w:p w:rsidR="007D59F5" w:rsidRDefault="007D59F5" w:rsidP="007D59F5">
      <w:pPr>
        <w:pStyle w:val="Legenda"/>
        <w:keepNext/>
      </w:pPr>
      <w:bookmarkStart w:id="1445" w:name="_Toc415782059"/>
      <w:r>
        <w:t xml:space="preserve">Tabela </w:t>
      </w:r>
      <w:r w:rsidR="009101FD">
        <w:fldChar w:fldCharType="begin"/>
      </w:r>
      <w:r w:rsidR="00937E62">
        <w:instrText xml:space="preserve"> SEQ Tabela \* ARABIC </w:instrText>
      </w:r>
      <w:r w:rsidR="009101FD">
        <w:fldChar w:fldCharType="separate"/>
      </w:r>
      <w:ins w:id="1446" w:author="User" w:date="2015-04-04T21:08:00Z">
        <w:r w:rsidR="006E2F71">
          <w:rPr>
            <w:noProof/>
          </w:rPr>
          <w:t>19</w:t>
        </w:r>
      </w:ins>
      <w:del w:id="1447" w:author="User" w:date="2015-04-04T19:50:00Z">
        <w:r w:rsidR="004A46AC" w:rsidDel="00E640C8">
          <w:rPr>
            <w:noProof/>
          </w:rPr>
          <w:delText>14</w:delText>
        </w:r>
      </w:del>
      <w:r w:rsidR="009101FD">
        <w:rPr>
          <w:noProof/>
        </w:rPr>
        <w:fldChar w:fldCharType="end"/>
      </w:r>
      <w:r>
        <w:t xml:space="preserve"> - </w:t>
      </w:r>
      <w:r w:rsidRPr="00407D95">
        <w:t>UC12 – Alterar Ocorrência</w:t>
      </w:r>
      <w:bookmarkEnd w:id="144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0A49DA" w:rsidP="006571E6">
            <w:r>
              <w:t>UC12</w:t>
            </w:r>
            <w:r w:rsidR="006571E6">
              <w:t xml:space="preserve"> - Alterar ocorrência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Editar uma ocorrência de um aluno é registrado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Gestor, Professor e </w:t>
            </w:r>
            <w:proofErr w:type="gramStart"/>
            <w:r>
              <w:t>Secretaria</w:t>
            </w:r>
            <w:proofErr w:type="gramEnd"/>
            <w:r>
              <w:t xml:space="preserve">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Ter ocorrência cadastrada no sistema</w:t>
            </w:r>
          </w:p>
          <w:p w:rsidR="006571E6" w:rsidRPr="00D96646" w:rsidRDefault="006571E6" w:rsidP="006571E6">
            <w:r>
              <w:t xml:space="preserve">O ator deve estar </w:t>
            </w:r>
            <w:proofErr w:type="spellStart"/>
            <w:r>
              <w:t>logado</w:t>
            </w:r>
            <w:proofErr w:type="spellEnd"/>
            <w:r>
              <w:t>.</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Ocorrências alteradas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alterar uma ocorrência </w:t>
            </w:r>
          </w:p>
          <w:p w:rsidR="006571E6" w:rsidRPr="007A2C87" w:rsidRDefault="006571E6" w:rsidP="006571E6">
            <w:pPr>
              <w:jc w:val="left"/>
            </w:pPr>
            <w:r w:rsidRPr="00EB4F26">
              <w:t>FP</w:t>
            </w:r>
            <w:r>
              <w:t>02</w:t>
            </w:r>
            <w:r w:rsidRPr="00EB4F26">
              <w:t xml:space="preserve"> –</w:t>
            </w:r>
            <w:r>
              <w:t xml:space="preserve"> O ator seleciona alterar ocorrência</w:t>
            </w:r>
          </w:p>
          <w:p w:rsidR="006571E6" w:rsidRDefault="006571E6" w:rsidP="006571E6">
            <w:pPr>
              <w:jc w:val="left"/>
            </w:pPr>
            <w:r w:rsidRPr="00EB4F26">
              <w:t>FP</w:t>
            </w:r>
            <w:r>
              <w:t>04</w:t>
            </w:r>
            <w:r w:rsidRPr="00EB4F26">
              <w:t xml:space="preserve"> –</w:t>
            </w:r>
            <w:r>
              <w:t xml:space="preserve"> O sistema exibe todas as tarefas criadas pelo ator</w:t>
            </w:r>
          </w:p>
          <w:p w:rsidR="006571E6" w:rsidRPr="002328DD" w:rsidRDefault="006571E6" w:rsidP="006571E6">
            <w:pPr>
              <w:jc w:val="left"/>
            </w:pPr>
            <w:r w:rsidRPr="00EB4F26">
              <w:t>FP</w:t>
            </w:r>
            <w:r>
              <w:t>05</w:t>
            </w:r>
            <w:r w:rsidRPr="00EB4F26">
              <w:t xml:space="preserve"> –</w:t>
            </w:r>
            <w:r>
              <w:t xml:space="preserve"> O ator seleciona a ocorrência à qual deseja alterar</w:t>
            </w:r>
          </w:p>
          <w:p w:rsidR="006571E6" w:rsidRDefault="006571E6" w:rsidP="006571E6">
            <w:r w:rsidRPr="00EB4F26">
              <w:t>FP</w:t>
            </w:r>
            <w:r>
              <w:t>06</w:t>
            </w:r>
            <w:r w:rsidRPr="00EB4F26">
              <w:t xml:space="preserve"> –</w:t>
            </w:r>
            <w:r>
              <w:t xml:space="preserve"> O ator faz as alterações desejadas </w:t>
            </w:r>
          </w:p>
          <w:p w:rsidR="006571E6" w:rsidRDefault="006571E6" w:rsidP="006571E6">
            <w:r w:rsidRPr="00EB4F26">
              <w:t>FP</w:t>
            </w:r>
            <w:r>
              <w:t>07</w:t>
            </w:r>
            <w:r w:rsidRPr="00EB4F26">
              <w:t xml:space="preserve"> –</w:t>
            </w:r>
            <w:r>
              <w:t xml:space="preserve"> O ator salva alteração da ocorrência</w:t>
            </w:r>
          </w:p>
          <w:p w:rsidR="006571E6" w:rsidRDefault="006571E6" w:rsidP="006571E6">
            <w:r w:rsidRPr="00EB4F26">
              <w:t>FP</w:t>
            </w:r>
            <w:r>
              <w:t>08</w:t>
            </w:r>
            <w:r w:rsidRPr="00EB4F26">
              <w:t xml:space="preserve"> –</w:t>
            </w:r>
            <w:r>
              <w:t xml:space="preserve"> O sistema salva a ocorrência </w:t>
            </w:r>
          </w:p>
          <w:p w:rsidR="006571E6" w:rsidRDefault="006571E6" w:rsidP="006571E6">
            <w:pPr>
              <w:jc w:val="left"/>
            </w:pPr>
            <w:r w:rsidRPr="00EB4F26">
              <w:t>FP</w:t>
            </w:r>
            <w:r>
              <w:t>09</w:t>
            </w:r>
            <w:r w:rsidRPr="00EB4F26">
              <w:t xml:space="preserve"> –</w:t>
            </w:r>
            <w:r>
              <w:t xml:space="preserve"> O sistema exibe uma mensagem de “Alteração salva com sucesso!</w:t>
            </w:r>
            <w:proofErr w:type="gramStart"/>
            <w:r>
              <w:t>”</w:t>
            </w:r>
            <w:proofErr w:type="gramEnd"/>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1448" w:name="_Toc415782060"/>
      <w:r>
        <w:lastRenderedPageBreak/>
        <w:t xml:space="preserve">Tabela </w:t>
      </w:r>
      <w:r w:rsidR="009101FD">
        <w:fldChar w:fldCharType="begin"/>
      </w:r>
      <w:r w:rsidR="00937E62">
        <w:instrText xml:space="preserve"> SEQ Tabela \* ARABIC </w:instrText>
      </w:r>
      <w:r w:rsidR="009101FD">
        <w:fldChar w:fldCharType="separate"/>
      </w:r>
      <w:ins w:id="1449" w:author="User" w:date="2015-04-04T21:08:00Z">
        <w:r w:rsidR="006E2F71">
          <w:rPr>
            <w:noProof/>
          </w:rPr>
          <w:t>20</w:t>
        </w:r>
      </w:ins>
      <w:del w:id="1450" w:author="User" w:date="2015-04-04T19:50:00Z">
        <w:r w:rsidR="004A46AC" w:rsidDel="00E640C8">
          <w:rPr>
            <w:noProof/>
          </w:rPr>
          <w:delText>15</w:delText>
        </w:r>
      </w:del>
      <w:r w:rsidR="009101FD">
        <w:rPr>
          <w:noProof/>
        </w:rPr>
        <w:fldChar w:fldCharType="end"/>
      </w:r>
      <w:r>
        <w:t xml:space="preserve"> - </w:t>
      </w:r>
      <w:r w:rsidRPr="004770EE">
        <w:t>UC13– Visualizar Ocorrência</w:t>
      </w:r>
      <w:bookmarkEnd w:id="144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5887"/>
      </w:tblGrid>
      <w:tr w:rsidR="006571E6" w:rsidRPr="00D96646" w:rsidTr="006571E6">
        <w:tc>
          <w:tcPr>
            <w:tcW w:w="2605" w:type="dxa"/>
            <w:shd w:val="clear" w:color="auto" w:fill="D9D9D9"/>
          </w:tcPr>
          <w:p w:rsidR="006571E6" w:rsidRPr="003D4761" w:rsidRDefault="006571E6" w:rsidP="006571E6">
            <w:pPr>
              <w:rPr>
                <w:b/>
                <w:bCs/>
              </w:rPr>
            </w:pPr>
            <w:r>
              <w:rPr>
                <w:b/>
                <w:bCs/>
              </w:rPr>
              <w:t>Nome do C</w:t>
            </w:r>
            <w:r w:rsidRPr="003D4761">
              <w:rPr>
                <w:b/>
                <w:bCs/>
              </w:rPr>
              <w:t>aso de Uso:</w:t>
            </w:r>
          </w:p>
        </w:tc>
        <w:tc>
          <w:tcPr>
            <w:tcW w:w="5887" w:type="dxa"/>
          </w:tcPr>
          <w:p w:rsidR="006571E6" w:rsidRPr="00D96646" w:rsidRDefault="000A49DA" w:rsidP="006571E6">
            <w:r>
              <w:t>UC1</w:t>
            </w:r>
            <w:r w:rsidR="006571E6">
              <w:t>3 - Visualizar ocorrência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Resumo:</w:t>
            </w:r>
          </w:p>
        </w:tc>
        <w:tc>
          <w:tcPr>
            <w:tcW w:w="5887" w:type="dxa"/>
          </w:tcPr>
          <w:p w:rsidR="006571E6" w:rsidRPr="00D96646" w:rsidRDefault="006571E6" w:rsidP="006571E6">
            <w:r>
              <w:t>Consultar uma ocorrência registrada no sistema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Ator Principal:</w:t>
            </w:r>
          </w:p>
        </w:tc>
        <w:tc>
          <w:tcPr>
            <w:tcW w:w="5887" w:type="dxa"/>
          </w:tcPr>
          <w:p w:rsidR="006571E6" w:rsidRPr="00D96646" w:rsidRDefault="006571E6" w:rsidP="006571E6">
            <w:r>
              <w:t xml:space="preserve">Gestor, Professor, Aluno e </w:t>
            </w:r>
            <w:proofErr w:type="gramStart"/>
            <w:r>
              <w:t>Responsável</w:t>
            </w:r>
            <w:proofErr w:type="gramEnd"/>
            <w:r>
              <w:t xml:space="preserve"> </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Pré-condição</w:t>
            </w:r>
          </w:p>
        </w:tc>
        <w:tc>
          <w:tcPr>
            <w:tcW w:w="5887" w:type="dxa"/>
          </w:tcPr>
          <w:p w:rsidR="006571E6" w:rsidRDefault="006571E6" w:rsidP="006571E6">
            <w:r>
              <w:t xml:space="preserve">Os atores devem estar </w:t>
            </w:r>
            <w:proofErr w:type="spellStart"/>
            <w:r>
              <w:t>logados</w:t>
            </w:r>
            <w:proofErr w:type="spellEnd"/>
            <w:r>
              <w:t>.</w:t>
            </w:r>
          </w:p>
          <w:p w:rsidR="006571E6" w:rsidRPr="00D96646" w:rsidRDefault="006571E6" w:rsidP="006571E6">
            <w:r>
              <w:t>A ocorrência deve estar cadastrada no sistema</w:t>
            </w:r>
          </w:p>
        </w:tc>
      </w:tr>
      <w:tr w:rsidR="006571E6" w:rsidRPr="00D96646" w:rsidTr="006571E6">
        <w:tc>
          <w:tcPr>
            <w:tcW w:w="2605" w:type="dxa"/>
            <w:shd w:val="clear" w:color="auto" w:fill="D9D9D9"/>
          </w:tcPr>
          <w:p w:rsidR="006571E6" w:rsidRPr="003D4761" w:rsidRDefault="006571E6" w:rsidP="006571E6">
            <w:pPr>
              <w:rPr>
                <w:b/>
                <w:bCs/>
              </w:rPr>
            </w:pPr>
            <w:r w:rsidRPr="003D4761">
              <w:rPr>
                <w:b/>
                <w:bCs/>
              </w:rPr>
              <w:t>Pós-condição</w:t>
            </w:r>
          </w:p>
        </w:tc>
        <w:tc>
          <w:tcPr>
            <w:tcW w:w="5887" w:type="dxa"/>
          </w:tcPr>
          <w:p w:rsidR="006571E6" w:rsidRPr="00D96646" w:rsidRDefault="006571E6" w:rsidP="006571E6">
            <w:r>
              <w:t>Ocorrência exibida com sucesso.</w:t>
            </w:r>
          </w:p>
        </w:tc>
      </w:tr>
      <w:tr w:rsidR="006571E6" w:rsidRPr="003D4761" w:rsidTr="006571E6">
        <w:tc>
          <w:tcPr>
            <w:tcW w:w="8492" w:type="dxa"/>
            <w:gridSpan w:val="2"/>
          </w:tcPr>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inicia-se quando o ator deseja visualizar ocorrência</w:t>
            </w:r>
          </w:p>
          <w:p w:rsidR="006571E6" w:rsidRDefault="006571E6" w:rsidP="006571E6">
            <w:pPr>
              <w:jc w:val="left"/>
            </w:pPr>
            <w:r w:rsidRPr="00EB4F26">
              <w:t>FP</w:t>
            </w:r>
            <w:r>
              <w:t>02</w:t>
            </w:r>
            <w:r w:rsidRPr="00EB4F26">
              <w:t xml:space="preserve"> –</w:t>
            </w:r>
            <w:r>
              <w:t xml:space="preserve"> O ator seleciona a visualizar ocorrência</w:t>
            </w:r>
          </w:p>
          <w:p w:rsidR="006571E6" w:rsidRDefault="006571E6" w:rsidP="006571E6">
            <w:pPr>
              <w:jc w:val="left"/>
            </w:pPr>
            <w:r w:rsidRPr="00EB4F26">
              <w:t>FP</w:t>
            </w:r>
            <w:r>
              <w:t xml:space="preserve">03 </w:t>
            </w:r>
            <w:r w:rsidRPr="00EB4F26">
              <w:t>–</w:t>
            </w:r>
            <w:r>
              <w:t xml:space="preserve"> Se o perfil for Professor</w:t>
            </w:r>
          </w:p>
          <w:p w:rsidR="006571E6" w:rsidRDefault="006571E6" w:rsidP="006571E6">
            <w:pPr>
              <w:jc w:val="left"/>
            </w:pPr>
            <w:r>
              <w:t xml:space="preserve">            </w:t>
            </w:r>
            <w:proofErr w:type="gramStart"/>
            <w:r w:rsidRPr="00EB4F26">
              <w:t>FP</w:t>
            </w:r>
            <w:r>
              <w:t>03.</w:t>
            </w:r>
            <w:proofErr w:type="gramEnd"/>
            <w:r>
              <w:t xml:space="preserve">1 </w:t>
            </w:r>
            <w:r w:rsidRPr="00EB4F26">
              <w:t>–</w:t>
            </w:r>
            <w:r>
              <w:t xml:space="preserve"> O sistema exibe todas as ocorrências as quais ele criou</w:t>
            </w:r>
          </w:p>
          <w:p w:rsidR="006571E6" w:rsidRDefault="006571E6" w:rsidP="006571E6">
            <w:pPr>
              <w:jc w:val="left"/>
            </w:pPr>
            <w:r>
              <w:t xml:space="preserve">            </w:t>
            </w:r>
            <w:proofErr w:type="gramStart"/>
            <w:r w:rsidRPr="00EB4F26">
              <w:t>FP</w:t>
            </w:r>
            <w:r>
              <w:t>03.</w:t>
            </w:r>
            <w:proofErr w:type="gramEnd"/>
            <w:r>
              <w:t xml:space="preserve">2 </w:t>
            </w:r>
            <w:r w:rsidRPr="00EB4F26">
              <w:t>–</w:t>
            </w:r>
            <w:r>
              <w:t xml:space="preserve"> O ator seleciona a ocorrência desejada</w:t>
            </w:r>
          </w:p>
          <w:p w:rsidR="006571E6" w:rsidRDefault="006571E6" w:rsidP="006571E6">
            <w:pPr>
              <w:jc w:val="left"/>
            </w:pPr>
            <w:r>
              <w:t xml:space="preserve">            </w:t>
            </w:r>
            <w:proofErr w:type="gramStart"/>
            <w:r>
              <w:t>FP03.</w:t>
            </w:r>
            <w:proofErr w:type="gramEnd"/>
            <w:r>
              <w:t xml:space="preserve">3 </w:t>
            </w:r>
            <w:r w:rsidRPr="00EB4F26">
              <w:t>–</w:t>
            </w:r>
            <w:r>
              <w:t xml:space="preserve"> O sistema exibe a ocorrência selecionada</w:t>
            </w:r>
          </w:p>
          <w:p w:rsidR="006571E6" w:rsidRDefault="006571E6" w:rsidP="006571E6">
            <w:pPr>
              <w:jc w:val="left"/>
            </w:pPr>
            <w:r>
              <w:t xml:space="preserve">FP04 </w:t>
            </w:r>
            <w:r w:rsidRPr="00EB4F26">
              <w:t>–</w:t>
            </w:r>
            <w:r>
              <w:t xml:space="preserve"> Se for perfil Aluno </w:t>
            </w:r>
          </w:p>
          <w:p w:rsidR="006571E6" w:rsidRDefault="006571E6" w:rsidP="006571E6">
            <w:pPr>
              <w:jc w:val="left"/>
            </w:pPr>
            <w:r>
              <w:t xml:space="preserve">            </w:t>
            </w:r>
            <w:proofErr w:type="gramStart"/>
            <w:r>
              <w:t>FP04.</w:t>
            </w:r>
            <w:proofErr w:type="gramEnd"/>
            <w:r>
              <w:t xml:space="preserve">1 </w:t>
            </w:r>
            <w:r w:rsidRPr="00EB4F26">
              <w:t>–</w:t>
            </w:r>
            <w:r>
              <w:t xml:space="preserve"> O sistema exibe as ocorrências que foram atribuídas a ele</w:t>
            </w:r>
          </w:p>
          <w:p w:rsidR="006571E6" w:rsidRDefault="006571E6" w:rsidP="006571E6">
            <w:pPr>
              <w:jc w:val="left"/>
            </w:pPr>
            <w:r>
              <w:t xml:space="preserve">            </w:t>
            </w:r>
            <w:proofErr w:type="gramStart"/>
            <w:r>
              <w:t>FP04.</w:t>
            </w:r>
            <w:proofErr w:type="gramEnd"/>
            <w:r>
              <w:t xml:space="preserve">2 </w:t>
            </w:r>
            <w:r w:rsidRPr="00EB4F26">
              <w:t>–</w:t>
            </w:r>
            <w:r>
              <w:t xml:space="preserve"> O ator clica na ocorrência</w:t>
            </w:r>
          </w:p>
          <w:p w:rsidR="006571E6" w:rsidRDefault="006571E6" w:rsidP="006571E6">
            <w:pPr>
              <w:jc w:val="left"/>
            </w:pPr>
            <w:r>
              <w:t xml:space="preserve">            </w:t>
            </w:r>
            <w:proofErr w:type="gramStart"/>
            <w:r>
              <w:t>FP04.</w:t>
            </w:r>
            <w:proofErr w:type="gramEnd"/>
            <w:r>
              <w:t xml:space="preserve">3 </w:t>
            </w:r>
            <w:r w:rsidRPr="00EB4F26">
              <w:t>–</w:t>
            </w:r>
            <w:r>
              <w:t xml:space="preserve"> O sistema exibe a ocorrência selecionada</w:t>
            </w:r>
          </w:p>
          <w:p w:rsidR="006571E6" w:rsidRDefault="006571E6" w:rsidP="006571E6">
            <w:pPr>
              <w:jc w:val="left"/>
            </w:pPr>
            <w:r>
              <w:t xml:space="preserve">FP05 </w:t>
            </w:r>
            <w:r w:rsidRPr="00EB4F26">
              <w:t>–</w:t>
            </w:r>
            <w:r>
              <w:t xml:space="preserve"> Se o perfil for Responsável</w:t>
            </w:r>
          </w:p>
          <w:p w:rsidR="006571E6" w:rsidRDefault="006571E6" w:rsidP="006571E6">
            <w:pPr>
              <w:jc w:val="left"/>
            </w:pPr>
            <w:r>
              <w:t xml:space="preserve">            </w:t>
            </w:r>
            <w:proofErr w:type="gramStart"/>
            <w:r>
              <w:t>FP05.</w:t>
            </w:r>
            <w:proofErr w:type="gramEnd"/>
            <w:r>
              <w:t xml:space="preserve">1 </w:t>
            </w:r>
            <w:r w:rsidRPr="00EB4F26">
              <w:t>–</w:t>
            </w:r>
            <w:r>
              <w:t xml:space="preserve"> O ator seleciona o aluno a qual ele é responsável </w:t>
            </w:r>
          </w:p>
          <w:p w:rsidR="006571E6" w:rsidRDefault="006571E6" w:rsidP="006571E6">
            <w:pPr>
              <w:jc w:val="left"/>
            </w:pPr>
            <w:r>
              <w:t xml:space="preserve">            </w:t>
            </w:r>
            <w:proofErr w:type="gramStart"/>
            <w:r>
              <w:t>FP05.</w:t>
            </w:r>
            <w:proofErr w:type="gramEnd"/>
            <w:r>
              <w:t xml:space="preserve">2 </w:t>
            </w:r>
            <w:r w:rsidRPr="00EB4F26">
              <w:t>–</w:t>
            </w:r>
            <w:r>
              <w:t xml:space="preserve"> O sistema exibe as ocorrências que foram atribuídas a esse aluno</w:t>
            </w:r>
          </w:p>
          <w:p w:rsidR="006571E6" w:rsidRDefault="006571E6" w:rsidP="006571E6">
            <w:pPr>
              <w:jc w:val="left"/>
            </w:pPr>
            <w:r>
              <w:t xml:space="preserve">            </w:t>
            </w:r>
            <w:proofErr w:type="gramStart"/>
            <w:r>
              <w:t>FP05.</w:t>
            </w:r>
            <w:proofErr w:type="gramEnd"/>
            <w:r>
              <w:t xml:space="preserve">3 </w:t>
            </w:r>
            <w:r w:rsidRPr="00EB4F26">
              <w:t>–</w:t>
            </w:r>
            <w:r>
              <w:t xml:space="preserve"> O ator clica na ocorrência</w:t>
            </w:r>
          </w:p>
          <w:p w:rsidR="006571E6" w:rsidRDefault="006571E6" w:rsidP="006571E6">
            <w:pPr>
              <w:jc w:val="left"/>
            </w:pPr>
            <w:r>
              <w:t xml:space="preserve">            </w:t>
            </w:r>
            <w:proofErr w:type="gramStart"/>
            <w:r>
              <w:t>FP05.</w:t>
            </w:r>
            <w:proofErr w:type="gramEnd"/>
            <w:r>
              <w:t xml:space="preserve">4 </w:t>
            </w:r>
            <w:r w:rsidRPr="00EB4F26">
              <w:t>–</w:t>
            </w:r>
            <w:r>
              <w:t xml:space="preserve"> O sistema exibe a ocorrência selecionada</w:t>
            </w:r>
          </w:p>
          <w:p w:rsidR="006571E6" w:rsidRDefault="006571E6" w:rsidP="006571E6">
            <w:pPr>
              <w:jc w:val="left"/>
            </w:pPr>
            <w:r>
              <w:t xml:space="preserve">FP06 </w:t>
            </w:r>
            <w:r w:rsidRPr="00EB4F26">
              <w:t>–</w:t>
            </w:r>
            <w:r>
              <w:t xml:space="preserve"> Se o perfil for Gestor</w:t>
            </w:r>
          </w:p>
          <w:p w:rsidR="006571E6" w:rsidRDefault="006571E6" w:rsidP="006571E6">
            <w:pPr>
              <w:jc w:val="left"/>
            </w:pPr>
            <w:r>
              <w:t xml:space="preserve">            </w:t>
            </w:r>
            <w:proofErr w:type="gramStart"/>
            <w:r>
              <w:t>FP05.</w:t>
            </w:r>
            <w:proofErr w:type="gramEnd"/>
            <w:r>
              <w:t xml:space="preserve">1 </w:t>
            </w:r>
            <w:r w:rsidRPr="00EB4F26">
              <w:t>–</w:t>
            </w:r>
            <w:r>
              <w:t xml:space="preserve"> O ator seleciona o aluno a qual deseja visualizar a ocorrência </w:t>
            </w:r>
          </w:p>
          <w:p w:rsidR="006571E6" w:rsidRDefault="006571E6" w:rsidP="006571E6">
            <w:pPr>
              <w:jc w:val="left"/>
            </w:pPr>
            <w:r>
              <w:t xml:space="preserve">            </w:t>
            </w:r>
            <w:proofErr w:type="gramStart"/>
            <w:r>
              <w:t>FP05.</w:t>
            </w:r>
            <w:proofErr w:type="gramEnd"/>
            <w:r>
              <w:t xml:space="preserve">2 </w:t>
            </w:r>
            <w:r w:rsidRPr="00EB4F26">
              <w:t>–</w:t>
            </w:r>
            <w:r>
              <w:t xml:space="preserve"> O sistema exibe as ocorrências que foram atribuídas a esse aluno</w:t>
            </w:r>
          </w:p>
          <w:p w:rsidR="006571E6" w:rsidRDefault="006571E6" w:rsidP="006571E6">
            <w:pPr>
              <w:jc w:val="left"/>
            </w:pPr>
            <w:r>
              <w:t xml:space="preserve">            </w:t>
            </w:r>
            <w:proofErr w:type="gramStart"/>
            <w:r>
              <w:t>FP05.</w:t>
            </w:r>
            <w:proofErr w:type="gramEnd"/>
            <w:r>
              <w:t xml:space="preserve">3 </w:t>
            </w:r>
            <w:r w:rsidRPr="00EB4F26">
              <w:t>–</w:t>
            </w:r>
            <w:r>
              <w:t xml:space="preserve"> O ator clica na ocorrência</w:t>
            </w:r>
          </w:p>
          <w:p w:rsidR="006571E6" w:rsidRDefault="006571E6" w:rsidP="006571E6">
            <w:pPr>
              <w:jc w:val="left"/>
            </w:pPr>
            <w:r>
              <w:t xml:space="preserve">            </w:t>
            </w:r>
            <w:proofErr w:type="gramStart"/>
            <w:r>
              <w:t>FP05.</w:t>
            </w:r>
            <w:proofErr w:type="gramEnd"/>
            <w:r>
              <w:t xml:space="preserve">4 </w:t>
            </w:r>
            <w:r w:rsidRPr="00EB4F26">
              <w:t>–</w:t>
            </w:r>
            <w:r>
              <w:t xml:space="preserve"> O sistema exibe a ocorrência selecionada</w:t>
            </w:r>
          </w:p>
          <w:p w:rsidR="006571E6" w:rsidRDefault="006571E6" w:rsidP="006571E6">
            <w:pPr>
              <w:jc w:val="left"/>
            </w:pPr>
          </w:p>
          <w:p w:rsidR="006571E6" w:rsidRDefault="006571E6" w:rsidP="006571E6">
            <w:pPr>
              <w:jc w:val="left"/>
            </w:pPr>
          </w:p>
          <w:p w:rsidR="006571E6" w:rsidRDefault="006571E6" w:rsidP="006571E6"/>
          <w:p w:rsidR="006571E6" w:rsidRPr="003D4761" w:rsidRDefault="006571E6" w:rsidP="006571E6"/>
        </w:tc>
      </w:tr>
    </w:tbl>
    <w:p w:rsidR="006571E6" w:rsidRDefault="006571E6" w:rsidP="006571E6">
      <w:pPr>
        <w:pStyle w:val="Legenda"/>
      </w:pPr>
    </w:p>
    <w:p w:rsidR="006571E6" w:rsidRDefault="006571E6" w:rsidP="006571E6">
      <w:pPr>
        <w:pStyle w:val="Legenda"/>
      </w:pPr>
      <w:r>
        <w:lastRenderedPageBreak/>
        <w:t xml:space="preserve"> </w:t>
      </w:r>
    </w:p>
    <w:p w:rsidR="007D59F5" w:rsidRDefault="007D59F5" w:rsidP="007D59F5">
      <w:pPr>
        <w:pStyle w:val="Legenda"/>
        <w:keepNext/>
      </w:pPr>
      <w:bookmarkStart w:id="1451" w:name="_Toc415782061"/>
      <w:r>
        <w:t xml:space="preserve">Tabela </w:t>
      </w:r>
      <w:r w:rsidR="009101FD">
        <w:fldChar w:fldCharType="begin"/>
      </w:r>
      <w:r w:rsidR="00937E62">
        <w:instrText xml:space="preserve"> SEQ Tabela \* ARABIC </w:instrText>
      </w:r>
      <w:r w:rsidR="009101FD">
        <w:fldChar w:fldCharType="separate"/>
      </w:r>
      <w:ins w:id="1452" w:author="User" w:date="2015-04-04T21:08:00Z">
        <w:r w:rsidR="006E2F71">
          <w:rPr>
            <w:noProof/>
          </w:rPr>
          <w:t>21</w:t>
        </w:r>
      </w:ins>
      <w:del w:id="1453" w:author="User" w:date="2015-04-04T19:50:00Z">
        <w:r w:rsidR="004A46AC" w:rsidDel="00E640C8">
          <w:rPr>
            <w:noProof/>
          </w:rPr>
          <w:delText>16</w:delText>
        </w:r>
      </w:del>
      <w:r w:rsidR="009101FD">
        <w:rPr>
          <w:noProof/>
        </w:rPr>
        <w:fldChar w:fldCharType="end"/>
      </w:r>
      <w:r>
        <w:t xml:space="preserve"> -</w:t>
      </w:r>
      <w:proofErr w:type="gramStart"/>
      <w:r>
        <w:t xml:space="preserve"> </w:t>
      </w:r>
      <w:r w:rsidRPr="00A5016B">
        <w:t xml:space="preserve"> </w:t>
      </w:r>
      <w:proofErr w:type="gramEnd"/>
      <w:r w:rsidRPr="00A5016B">
        <w:t>UC14 – Cadastrar Aluno</w:t>
      </w:r>
      <w:bookmarkEnd w:id="145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UC14 – Cadastrar Aluno</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aluno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 xml:space="preserve">O ator deve estar </w:t>
            </w:r>
            <w:proofErr w:type="spellStart"/>
            <w:r>
              <w:t>logado</w:t>
            </w:r>
            <w:proofErr w:type="spellEnd"/>
          </w:p>
          <w:p w:rsidR="006571E6" w:rsidRPr="00803C31" w:rsidRDefault="006571E6" w:rsidP="006571E6">
            <w:pPr>
              <w:rPr>
                <w:u w:val="single"/>
              </w:rPr>
            </w:pPr>
            <w:r>
              <w:t>O responsável do aluno deve estar cadastrado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Aluno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aluno no sistema </w:t>
            </w:r>
          </w:p>
          <w:p w:rsidR="006571E6" w:rsidRPr="007A2C87" w:rsidRDefault="006571E6" w:rsidP="006571E6">
            <w:pPr>
              <w:jc w:val="left"/>
            </w:pPr>
            <w:r w:rsidRPr="00EB4F26">
              <w:t>FP</w:t>
            </w:r>
            <w:r>
              <w:t>02</w:t>
            </w:r>
            <w:r w:rsidRPr="00EB4F26">
              <w:t xml:space="preserve"> –</w:t>
            </w:r>
            <w:r>
              <w:t xml:space="preserve"> O ator seleciona cadastrar aluno</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Default="006571E6" w:rsidP="006571E6">
            <w:pPr>
              <w:jc w:val="left"/>
            </w:pPr>
            <w:r>
              <w:t xml:space="preserve">FP06 </w:t>
            </w:r>
            <w:r w:rsidRPr="00EB4F26">
              <w:t>–</w:t>
            </w:r>
            <w:r>
              <w:t xml:space="preserve"> O ator preenche todos os campos e seleciona o responsável do aluno</w:t>
            </w:r>
          </w:p>
          <w:p w:rsidR="006571E6" w:rsidRDefault="006571E6" w:rsidP="006571E6">
            <w:r w:rsidRPr="00EB4F26">
              <w:t>FP</w:t>
            </w:r>
            <w:r>
              <w:t>06</w:t>
            </w:r>
            <w:r w:rsidRPr="00EB4F26">
              <w:t xml:space="preserve"> –</w:t>
            </w:r>
            <w:r>
              <w:t xml:space="preserve"> O ator salva o formulário com os dados preenchidos</w:t>
            </w:r>
          </w:p>
          <w:p w:rsidR="006571E6" w:rsidRDefault="006571E6" w:rsidP="006571E6">
            <w:r w:rsidRPr="00EB4F26">
              <w:t>FP</w:t>
            </w:r>
            <w:r>
              <w:t>07</w:t>
            </w:r>
            <w:r w:rsidRPr="00EB4F26">
              <w:t xml:space="preserve"> –</w:t>
            </w:r>
            <w:r>
              <w:t xml:space="preserve"> O sistema salva o cadastro</w:t>
            </w:r>
          </w:p>
          <w:p w:rsidR="006571E6" w:rsidRDefault="006571E6" w:rsidP="006571E6">
            <w:pPr>
              <w:jc w:val="left"/>
            </w:pPr>
            <w:r w:rsidRPr="00EB4F26">
              <w:t>FP</w:t>
            </w:r>
            <w:r>
              <w:t>08</w:t>
            </w:r>
            <w:r w:rsidRPr="00EB4F26">
              <w:t xml:space="preserve"> –</w:t>
            </w:r>
            <w:r>
              <w:t xml:space="preserve"> O sistema exibe uma mensagem de “Alteração salva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1454" w:name="_Toc415782062"/>
      <w:r>
        <w:lastRenderedPageBreak/>
        <w:t xml:space="preserve">Tabela </w:t>
      </w:r>
      <w:r w:rsidR="009101FD">
        <w:fldChar w:fldCharType="begin"/>
      </w:r>
      <w:r w:rsidR="00937E62">
        <w:instrText xml:space="preserve"> SEQ Tabela \* ARABIC </w:instrText>
      </w:r>
      <w:r w:rsidR="009101FD">
        <w:fldChar w:fldCharType="separate"/>
      </w:r>
      <w:ins w:id="1455" w:author="User" w:date="2015-04-04T21:08:00Z">
        <w:r w:rsidR="006E2F71">
          <w:rPr>
            <w:noProof/>
          </w:rPr>
          <w:t>22</w:t>
        </w:r>
      </w:ins>
      <w:del w:id="1456" w:author="User" w:date="2015-04-04T19:50:00Z">
        <w:r w:rsidR="004A46AC" w:rsidDel="00E640C8">
          <w:rPr>
            <w:noProof/>
          </w:rPr>
          <w:delText>17</w:delText>
        </w:r>
      </w:del>
      <w:r w:rsidR="009101FD">
        <w:rPr>
          <w:noProof/>
        </w:rPr>
        <w:fldChar w:fldCharType="end"/>
      </w:r>
      <w:r>
        <w:t xml:space="preserve"> - </w:t>
      </w:r>
      <w:r w:rsidRPr="003F057B">
        <w:t>UC15 – Cadastrar Responsável</w:t>
      </w:r>
      <w:bookmarkEnd w:id="145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 xml:space="preserve">UC15 – </w:t>
            </w:r>
            <w:r w:rsidRPr="00986F8C">
              <w:t>Cadastrar Responsável</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Responsável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Responsável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responsável no sistema </w:t>
            </w:r>
          </w:p>
          <w:p w:rsidR="006571E6" w:rsidRPr="007A2C87" w:rsidRDefault="006571E6" w:rsidP="006571E6">
            <w:pPr>
              <w:jc w:val="left"/>
            </w:pPr>
            <w:r w:rsidRPr="00EB4F26">
              <w:t>FP</w:t>
            </w:r>
            <w:r>
              <w:t>02</w:t>
            </w:r>
            <w:r w:rsidRPr="00EB4F26">
              <w:t xml:space="preserve"> –</w:t>
            </w:r>
            <w:r>
              <w:t xml:space="preserve"> O ator seleciona cadastrar responsável</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Default="006571E6" w:rsidP="006571E6">
            <w:r w:rsidRPr="00EB4F26">
              <w:t>FP</w:t>
            </w:r>
            <w:r>
              <w:t>07</w:t>
            </w:r>
            <w:r w:rsidRPr="00EB4F26">
              <w:t xml:space="preserve"> –</w:t>
            </w:r>
            <w:r>
              <w:t xml:space="preserve"> O sistema salva o cadastro do Responsável</w:t>
            </w:r>
          </w:p>
          <w:p w:rsidR="006571E6" w:rsidRDefault="006571E6" w:rsidP="006571E6">
            <w:pPr>
              <w:jc w:val="left"/>
            </w:pPr>
            <w:r w:rsidRPr="00EB4F26">
              <w:t>FP</w:t>
            </w:r>
            <w:r>
              <w:t>08</w:t>
            </w:r>
            <w:r w:rsidRPr="00EB4F26">
              <w:t xml:space="preserve"> –</w:t>
            </w:r>
            <w:r>
              <w:t xml:space="preserve"> O sistema exibe uma mensagem de “Cadastrado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7D59F5" w:rsidRDefault="007D59F5" w:rsidP="007D59F5">
      <w:pPr>
        <w:pStyle w:val="Legenda"/>
        <w:keepNext/>
      </w:pPr>
      <w:bookmarkStart w:id="1457" w:name="_Toc415782063"/>
      <w:r>
        <w:lastRenderedPageBreak/>
        <w:t xml:space="preserve">Tabela </w:t>
      </w:r>
      <w:r w:rsidR="009101FD">
        <w:fldChar w:fldCharType="begin"/>
      </w:r>
      <w:r w:rsidR="00937E62">
        <w:instrText xml:space="preserve"> SEQ Tabela \* ARABIC </w:instrText>
      </w:r>
      <w:r w:rsidR="009101FD">
        <w:fldChar w:fldCharType="separate"/>
      </w:r>
      <w:ins w:id="1458" w:author="User" w:date="2015-04-04T21:08:00Z">
        <w:r w:rsidR="006E2F71">
          <w:rPr>
            <w:noProof/>
          </w:rPr>
          <w:t>23</w:t>
        </w:r>
      </w:ins>
      <w:del w:id="1459" w:author="User" w:date="2015-04-04T19:50:00Z">
        <w:r w:rsidR="004A46AC" w:rsidDel="00E640C8">
          <w:rPr>
            <w:noProof/>
          </w:rPr>
          <w:delText>18</w:delText>
        </w:r>
      </w:del>
      <w:r w:rsidR="009101FD">
        <w:rPr>
          <w:noProof/>
        </w:rPr>
        <w:fldChar w:fldCharType="end"/>
      </w:r>
      <w:r>
        <w:t xml:space="preserve"> - </w:t>
      </w:r>
      <w:r w:rsidRPr="00585EFC">
        <w:t>UC16 – Cadastrar Professor</w:t>
      </w:r>
      <w:bookmarkEnd w:id="145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6571E6">
            <w:r>
              <w:t xml:space="preserve">UC16 – </w:t>
            </w:r>
            <w:r w:rsidRPr="00803C31">
              <w:t>Cadastrar Professor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Responsável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Professor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professor no sistema </w:t>
            </w:r>
          </w:p>
          <w:p w:rsidR="006571E6" w:rsidRPr="007A2C87" w:rsidRDefault="006571E6" w:rsidP="006571E6">
            <w:pPr>
              <w:jc w:val="left"/>
            </w:pPr>
            <w:r w:rsidRPr="00EB4F26">
              <w:t>FP</w:t>
            </w:r>
            <w:r>
              <w:t>02</w:t>
            </w:r>
            <w:r w:rsidRPr="00EB4F26">
              <w:t xml:space="preserve"> –</w:t>
            </w:r>
            <w:r>
              <w:t xml:space="preserve"> O ator seleciona cadastrar professor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803C31" w:rsidRDefault="006571E6" w:rsidP="006571E6">
            <w:pPr>
              <w:rPr>
                <w:u w:val="single"/>
              </w:rPr>
            </w:pPr>
            <w:r w:rsidRPr="00EB4F26">
              <w:t>FP</w:t>
            </w:r>
            <w:r>
              <w:t>07</w:t>
            </w:r>
            <w:r w:rsidRPr="00EB4F26">
              <w:t xml:space="preserve"> –</w:t>
            </w:r>
            <w:r>
              <w:t xml:space="preserve"> O sistema salva o cadastro do professor</w:t>
            </w:r>
          </w:p>
          <w:p w:rsidR="006571E6" w:rsidRDefault="006571E6" w:rsidP="006571E6">
            <w:pPr>
              <w:jc w:val="left"/>
            </w:pPr>
            <w:r w:rsidRPr="00EB4F26">
              <w:t>FP</w:t>
            </w:r>
            <w:r>
              <w:t>08</w:t>
            </w:r>
            <w:r w:rsidRPr="00EB4F26">
              <w:t xml:space="preserve"> –</w:t>
            </w:r>
            <w:r>
              <w:t xml:space="preserve"> O sistema exibe uma mensagem de “Cadastrado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4A46AC">
      <w:pPr>
        <w:pStyle w:val="Legenda"/>
        <w:keepNext/>
      </w:pPr>
      <w:bookmarkStart w:id="1460" w:name="_Toc415782064"/>
      <w:r>
        <w:lastRenderedPageBreak/>
        <w:t xml:space="preserve">Tabela </w:t>
      </w:r>
      <w:r w:rsidR="009101FD">
        <w:fldChar w:fldCharType="begin"/>
      </w:r>
      <w:r w:rsidR="00937E62">
        <w:instrText xml:space="preserve"> SEQ Tabela \* ARABIC </w:instrText>
      </w:r>
      <w:r w:rsidR="009101FD">
        <w:fldChar w:fldCharType="separate"/>
      </w:r>
      <w:ins w:id="1461" w:author="User" w:date="2015-04-04T21:08:00Z">
        <w:r w:rsidR="006E2F71">
          <w:rPr>
            <w:noProof/>
          </w:rPr>
          <w:t>24</w:t>
        </w:r>
      </w:ins>
      <w:del w:id="1462" w:author="User" w:date="2015-04-04T19:50:00Z">
        <w:r w:rsidDel="00E640C8">
          <w:rPr>
            <w:noProof/>
          </w:rPr>
          <w:delText>19</w:delText>
        </w:r>
      </w:del>
      <w:r w:rsidR="009101FD">
        <w:rPr>
          <w:noProof/>
        </w:rPr>
        <w:fldChar w:fldCharType="end"/>
      </w:r>
      <w:r>
        <w:t xml:space="preserve"> - </w:t>
      </w:r>
      <w:r w:rsidRPr="00B702DE">
        <w:t>UC17 – Cadastrar Gestor</w:t>
      </w:r>
      <w:bookmarkEnd w:id="146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7</w:t>
            </w:r>
            <w:r>
              <w:t xml:space="preserve"> – </w:t>
            </w:r>
            <w:r w:rsidRPr="00803C31">
              <w:t xml:space="preserve">Cadastrar </w:t>
            </w:r>
            <w:r>
              <w:t>Gestor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Gestor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Gestor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gestor no sistema </w:t>
            </w:r>
          </w:p>
          <w:p w:rsidR="006571E6" w:rsidRPr="007A2C87" w:rsidRDefault="006571E6" w:rsidP="006571E6">
            <w:pPr>
              <w:jc w:val="left"/>
            </w:pPr>
            <w:r w:rsidRPr="00EB4F26">
              <w:t>FP</w:t>
            </w:r>
            <w:r>
              <w:t>02</w:t>
            </w:r>
            <w:r w:rsidRPr="00EB4F26">
              <w:t xml:space="preserve"> –</w:t>
            </w:r>
            <w:r>
              <w:t xml:space="preserve"> O ator seleciona cadastrar gestor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do gestor</w:t>
            </w:r>
          </w:p>
          <w:p w:rsidR="006571E6" w:rsidRDefault="006571E6" w:rsidP="006571E6">
            <w:pPr>
              <w:jc w:val="left"/>
            </w:pPr>
            <w:r w:rsidRPr="00EB4F26">
              <w:t>FP</w:t>
            </w:r>
            <w:r>
              <w:t>08</w:t>
            </w:r>
            <w:r w:rsidRPr="00EB4F26">
              <w:t xml:space="preserve"> –</w:t>
            </w:r>
            <w:r>
              <w:t xml:space="preserve"> O sistema exibe uma mensagem de “Cadastrado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6571E6"/>
    <w:p w:rsidR="006571E6" w:rsidRDefault="006571E6" w:rsidP="006571E6">
      <w:pPr>
        <w:pStyle w:val="Legenda"/>
      </w:pPr>
    </w:p>
    <w:p w:rsidR="004A46AC" w:rsidRDefault="004A46AC" w:rsidP="004A46AC">
      <w:pPr>
        <w:pStyle w:val="Legenda"/>
        <w:keepNext/>
      </w:pPr>
      <w:bookmarkStart w:id="1463" w:name="_Toc415782065"/>
      <w:r>
        <w:t xml:space="preserve">Tabela </w:t>
      </w:r>
      <w:r w:rsidR="009101FD">
        <w:fldChar w:fldCharType="begin"/>
      </w:r>
      <w:r w:rsidR="00937E62">
        <w:instrText xml:space="preserve"> SEQ Tabela \* ARABIC </w:instrText>
      </w:r>
      <w:r w:rsidR="009101FD">
        <w:fldChar w:fldCharType="separate"/>
      </w:r>
      <w:ins w:id="1464" w:author="User" w:date="2015-04-04T21:08:00Z">
        <w:r w:rsidR="006E2F71">
          <w:rPr>
            <w:noProof/>
          </w:rPr>
          <w:t>25</w:t>
        </w:r>
      </w:ins>
      <w:del w:id="1465" w:author="User" w:date="2015-04-04T19:50:00Z">
        <w:r w:rsidDel="00E640C8">
          <w:rPr>
            <w:noProof/>
          </w:rPr>
          <w:delText>20</w:delText>
        </w:r>
      </w:del>
      <w:r w:rsidR="009101FD">
        <w:rPr>
          <w:noProof/>
        </w:rPr>
        <w:fldChar w:fldCharType="end"/>
      </w:r>
      <w:r>
        <w:t xml:space="preserve"> - </w:t>
      </w:r>
      <w:r w:rsidRPr="007E13BE">
        <w:t>UC18 – Cadastrar Gestor</w:t>
      </w:r>
      <w:bookmarkEnd w:id="146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8</w:t>
            </w:r>
            <w:r>
              <w:t xml:space="preserve"> – </w:t>
            </w:r>
            <w:r w:rsidRPr="00803C31">
              <w:t xml:space="preserve">Cadastrar </w:t>
            </w:r>
            <w:r>
              <w:t>Gestor</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 Gestor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Gestor cadastrado no sistema</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 gestor no sistema </w:t>
            </w:r>
          </w:p>
          <w:p w:rsidR="006571E6" w:rsidRPr="007A2C87" w:rsidRDefault="006571E6" w:rsidP="006571E6">
            <w:pPr>
              <w:jc w:val="left"/>
            </w:pPr>
            <w:r w:rsidRPr="00EB4F26">
              <w:t>FP</w:t>
            </w:r>
            <w:r>
              <w:t>02</w:t>
            </w:r>
            <w:r w:rsidRPr="00EB4F26">
              <w:t xml:space="preserve"> –</w:t>
            </w:r>
            <w:r>
              <w:t xml:space="preserve"> O ator seleciona cadastrar gestor</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do gestor</w:t>
            </w:r>
          </w:p>
          <w:p w:rsidR="006571E6" w:rsidRDefault="006571E6" w:rsidP="006571E6">
            <w:pPr>
              <w:jc w:val="left"/>
            </w:pPr>
            <w:r w:rsidRPr="00EB4F26">
              <w:t>FP</w:t>
            </w:r>
            <w:r>
              <w:t>08</w:t>
            </w:r>
            <w:r w:rsidRPr="00EB4F26">
              <w:t xml:space="preserve"> –</w:t>
            </w:r>
            <w:r>
              <w:t xml:space="preserve"> O sistema exibe uma mensagem de “Cadastrado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Default="006571E6" w:rsidP="006571E6">
            <w:r>
              <w:t xml:space="preserve">FA03 </w:t>
            </w:r>
            <w:r w:rsidRPr="00EB4F26">
              <w:t>–</w:t>
            </w:r>
            <w:r>
              <w:t xml:space="preserve"> Ator digitou um CPF já cadastrado no sistema</w:t>
            </w:r>
          </w:p>
          <w:p w:rsidR="006571E6" w:rsidRDefault="006571E6" w:rsidP="006571E6">
            <w:r>
              <w:t xml:space="preserve">FA04 </w:t>
            </w:r>
            <w:r w:rsidRPr="00EB4F26">
              <w:t>–</w:t>
            </w:r>
            <w:r>
              <w:t xml:space="preserve"> O Sistema informará que o CPF digitado já está cadastrado</w:t>
            </w:r>
          </w:p>
          <w:p w:rsidR="006571E6"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Pr>
        <w:pStyle w:val="Legenda"/>
      </w:pPr>
    </w:p>
    <w:p w:rsidR="004A46AC" w:rsidRDefault="004A46AC" w:rsidP="004A46AC">
      <w:pPr>
        <w:pStyle w:val="Legenda"/>
        <w:keepNext/>
      </w:pPr>
      <w:bookmarkStart w:id="1466" w:name="_Toc415782066"/>
      <w:r>
        <w:t xml:space="preserve">Tabela </w:t>
      </w:r>
      <w:r w:rsidR="009101FD">
        <w:fldChar w:fldCharType="begin"/>
      </w:r>
      <w:r w:rsidR="00937E62">
        <w:instrText xml:space="preserve"> SEQ Tabela \* ARABIC </w:instrText>
      </w:r>
      <w:r w:rsidR="009101FD">
        <w:fldChar w:fldCharType="separate"/>
      </w:r>
      <w:ins w:id="1467" w:author="User" w:date="2015-04-04T21:08:00Z">
        <w:r w:rsidR="006E2F71">
          <w:rPr>
            <w:noProof/>
          </w:rPr>
          <w:t>26</w:t>
        </w:r>
      </w:ins>
      <w:del w:id="1468" w:author="User" w:date="2015-04-04T19:50:00Z">
        <w:r w:rsidDel="00E640C8">
          <w:rPr>
            <w:noProof/>
          </w:rPr>
          <w:delText>21</w:delText>
        </w:r>
      </w:del>
      <w:r w:rsidR="009101FD">
        <w:rPr>
          <w:noProof/>
        </w:rPr>
        <w:fldChar w:fldCharType="end"/>
      </w:r>
      <w:r>
        <w:t xml:space="preserve"> - </w:t>
      </w:r>
      <w:r w:rsidRPr="00D11480">
        <w:t>UC19 – Cadastrar Turma</w:t>
      </w:r>
      <w:bookmarkEnd w:id="146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UC1</w:t>
            </w:r>
            <w:r w:rsidR="000A49DA">
              <w:t>9</w:t>
            </w:r>
            <w:r>
              <w:t xml:space="preserve"> – </w:t>
            </w:r>
            <w:r w:rsidRPr="00803C31">
              <w:t xml:space="preserve">Cadastrar </w:t>
            </w:r>
            <w:r>
              <w:t>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Cadastrar uma turma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Pr="00D96646" w:rsidRDefault="006571E6" w:rsidP="006571E6">
            <w:r>
              <w:t xml:space="preserve">O ator deve estar </w:t>
            </w:r>
            <w:proofErr w:type="spellStart"/>
            <w:r>
              <w:t>logado</w:t>
            </w:r>
            <w:proofErr w:type="spellEnd"/>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proofErr w:type="gramStart"/>
            <w:r>
              <w:t>Turma cadastrado no sistema</w:t>
            </w:r>
            <w:proofErr w:type="gramEnd"/>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cadastrar uma turma no sistema </w:t>
            </w:r>
          </w:p>
          <w:p w:rsidR="006571E6" w:rsidRPr="007A2C87" w:rsidRDefault="006571E6" w:rsidP="006571E6">
            <w:pPr>
              <w:jc w:val="left"/>
            </w:pPr>
            <w:r w:rsidRPr="00EB4F26">
              <w:t>FP</w:t>
            </w:r>
            <w:r>
              <w:t>02</w:t>
            </w:r>
            <w:r w:rsidRPr="00EB4F26">
              <w:t xml:space="preserve"> –</w:t>
            </w:r>
            <w:r>
              <w:t xml:space="preserve"> O ator seleciona cadastrar turma</w:t>
            </w:r>
          </w:p>
          <w:p w:rsidR="006571E6" w:rsidRDefault="006571E6" w:rsidP="006571E6">
            <w:pPr>
              <w:jc w:val="left"/>
            </w:pPr>
            <w:r w:rsidRPr="00EB4F26">
              <w:t>FP</w:t>
            </w:r>
            <w:r>
              <w:t>04</w:t>
            </w:r>
            <w:r w:rsidRPr="00EB4F26">
              <w:t xml:space="preserve"> –</w:t>
            </w:r>
            <w:r>
              <w:t xml:space="preserve"> O sistema exibe um formulário com campo a serem preenchidos</w:t>
            </w:r>
          </w:p>
          <w:p w:rsidR="006571E6" w:rsidRPr="002328DD" w:rsidRDefault="006571E6" w:rsidP="006571E6">
            <w:pPr>
              <w:jc w:val="left"/>
            </w:pPr>
            <w:r w:rsidRPr="00EB4F26">
              <w:t>FP</w:t>
            </w:r>
            <w:r>
              <w:t>05</w:t>
            </w:r>
            <w:r w:rsidRPr="00EB4F26">
              <w:t xml:space="preserve"> –</w:t>
            </w:r>
            <w:r>
              <w:t xml:space="preserve"> O ator preenche todos os campos</w:t>
            </w:r>
          </w:p>
          <w:p w:rsidR="006571E6" w:rsidRDefault="006571E6" w:rsidP="006571E6">
            <w:r w:rsidRPr="00EB4F26">
              <w:t>FP</w:t>
            </w:r>
            <w:r>
              <w:t>06</w:t>
            </w:r>
            <w:r w:rsidRPr="00EB4F26">
              <w:t xml:space="preserve"> –</w:t>
            </w:r>
            <w:r>
              <w:t xml:space="preserve"> O ator salva o formulário com os dados preenchidos</w:t>
            </w:r>
          </w:p>
          <w:p w:rsidR="006571E6" w:rsidRPr="0001303E" w:rsidRDefault="006571E6" w:rsidP="006571E6">
            <w:pPr>
              <w:rPr>
                <w:u w:val="single"/>
              </w:rPr>
            </w:pPr>
            <w:r w:rsidRPr="00EB4F26">
              <w:t>FP</w:t>
            </w:r>
            <w:r>
              <w:t>07</w:t>
            </w:r>
            <w:r w:rsidRPr="00EB4F26">
              <w:t xml:space="preserve"> –</w:t>
            </w:r>
            <w:r>
              <w:t xml:space="preserve"> O sistema salva o cadastro da turma</w:t>
            </w:r>
          </w:p>
          <w:p w:rsidR="006571E6" w:rsidRDefault="006571E6" w:rsidP="006571E6">
            <w:pPr>
              <w:jc w:val="left"/>
            </w:pPr>
            <w:r w:rsidRPr="00EB4F26">
              <w:t>FP</w:t>
            </w:r>
            <w:r>
              <w:t>08</w:t>
            </w:r>
            <w:r w:rsidRPr="00EB4F26">
              <w:t xml:space="preserve"> –</w:t>
            </w:r>
            <w:r>
              <w:t xml:space="preserve"> O sistema exibe uma mensagem de “Cadastrado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Pr="007E4152"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6571E6" w:rsidRDefault="006571E6" w:rsidP="006571E6"/>
    <w:p w:rsidR="004A46AC" w:rsidRDefault="004A46AC" w:rsidP="004A46AC">
      <w:pPr>
        <w:pStyle w:val="Legenda"/>
        <w:keepNext/>
      </w:pPr>
      <w:bookmarkStart w:id="1469" w:name="_Toc415782067"/>
      <w:r>
        <w:lastRenderedPageBreak/>
        <w:t xml:space="preserve">Tabela </w:t>
      </w:r>
      <w:r w:rsidR="009101FD">
        <w:fldChar w:fldCharType="begin"/>
      </w:r>
      <w:r w:rsidR="00937E62">
        <w:instrText xml:space="preserve"> SEQ Tabela \* ARABIC </w:instrText>
      </w:r>
      <w:r w:rsidR="009101FD">
        <w:fldChar w:fldCharType="separate"/>
      </w:r>
      <w:ins w:id="1470" w:author="User" w:date="2015-04-04T21:08:00Z">
        <w:r w:rsidR="006E2F71">
          <w:rPr>
            <w:noProof/>
          </w:rPr>
          <w:t>27</w:t>
        </w:r>
      </w:ins>
      <w:del w:id="1471" w:author="User" w:date="2015-04-04T19:50:00Z">
        <w:r w:rsidDel="00E640C8">
          <w:rPr>
            <w:noProof/>
          </w:rPr>
          <w:delText>22</w:delText>
        </w:r>
      </w:del>
      <w:r w:rsidR="009101FD">
        <w:rPr>
          <w:noProof/>
        </w:rPr>
        <w:fldChar w:fldCharType="end"/>
      </w:r>
      <w:r>
        <w:t xml:space="preserve"> - </w:t>
      </w:r>
      <w:r w:rsidRPr="002869DB">
        <w:t>UC20 – Alocar Turma</w:t>
      </w:r>
      <w:bookmarkEnd w:id="146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571E6" w:rsidRPr="00D96646" w:rsidTr="006571E6">
        <w:tc>
          <w:tcPr>
            <w:tcW w:w="2606" w:type="dxa"/>
            <w:shd w:val="clear" w:color="auto" w:fill="D9D9D9"/>
          </w:tcPr>
          <w:p w:rsidR="006571E6" w:rsidRPr="003D4761" w:rsidRDefault="006571E6" w:rsidP="006571E6">
            <w:pPr>
              <w:rPr>
                <w:b/>
                <w:bCs/>
              </w:rPr>
            </w:pPr>
            <w:r>
              <w:rPr>
                <w:b/>
                <w:bCs/>
              </w:rPr>
              <w:t>Nome do C</w:t>
            </w:r>
            <w:r w:rsidRPr="003D4761">
              <w:rPr>
                <w:b/>
                <w:bCs/>
              </w:rPr>
              <w:t>aso de Uso:</w:t>
            </w:r>
          </w:p>
        </w:tc>
        <w:tc>
          <w:tcPr>
            <w:tcW w:w="5886" w:type="dxa"/>
          </w:tcPr>
          <w:p w:rsidR="006571E6" w:rsidRPr="00D96646" w:rsidRDefault="006571E6" w:rsidP="000A49DA">
            <w:r>
              <w:t>UC</w:t>
            </w:r>
            <w:r w:rsidR="000A49DA">
              <w:t>20</w:t>
            </w:r>
            <w:r>
              <w:t xml:space="preserve"> – Alocar</w:t>
            </w:r>
            <w:r w:rsidRPr="00803C31">
              <w:t xml:space="preserve"> </w:t>
            </w:r>
            <w:r>
              <w:t>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Resumo:</w:t>
            </w:r>
          </w:p>
        </w:tc>
        <w:tc>
          <w:tcPr>
            <w:tcW w:w="5886" w:type="dxa"/>
          </w:tcPr>
          <w:p w:rsidR="006571E6" w:rsidRPr="00D96646" w:rsidRDefault="006571E6" w:rsidP="006571E6">
            <w:r>
              <w:t>Alocar alunos na turma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Ator Principal:</w:t>
            </w:r>
          </w:p>
        </w:tc>
        <w:tc>
          <w:tcPr>
            <w:tcW w:w="5886" w:type="dxa"/>
          </w:tcPr>
          <w:p w:rsidR="006571E6" w:rsidRPr="00D96646" w:rsidRDefault="006571E6" w:rsidP="006571E6">
            <w:r>
              <w:t xml:space="preserve">Secretaria </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Pré-condição</w:t>
            </w:r>
          </w:p>
        </w:tc>
        <w:tc>
          <w:tcPr>
            <w:tcW w:w="5886" w:type="dxa"/>
          </w:tcPr>
          <w:p w:rsidR="006571E6" w:rsidRDefault="006571E6" w:rsidP="006571E6">
            <w:r>
              <w:t xml:space="preserve">O ator deve estar </w:t>
            </w:r>
            <w:proofErr w:type="spellStart"/>
            <w:r>
              <w:t>logado</w:t>
            </w:r>
            <w:proofErr w:type="spellEnd"/>
          </w:p>
          <w:p w:rsidR="006571E6" w:rsidRDefault="006571E6" w:rsidP="006571E6">
            <w:r>
              <w:t>Turma tem que estar cadastrada no sistema</w:t>
            </w:r>
          </w:p>
          <w:p w:rsidR="006571E6" w:rsidRPr="00D96646" w:rsidRDefault="006571E6" w:rsidP="006571E6">
            <w:r>
              <w:t>Aluno cadastrado no sistema</w:t>
            </w:r>
          </w:p>
        </w:tc>
      </w:tr>
      <w:tr w:rsidR="006571E6" w:rsidRPr="00D96646" w:rsidTr="006571E6">
        <w:tc>
          <w:tcPr>
            <w:tcW w:w="2606" w:type="dxa"/>
            <w:shd w:val="clear" w:color="auto" w:fill="D9D9D9"/>
          </w:tcPr>
          <w:p w:rsidR="006571E6" w:rsidRPr="003D4761" w:rsidRDefault="006571E6" w:rsidP="006571E6">
            <w:pPr>
              <w:rPr>
                <w:b/>
                <w:bCs/>
              </w:rPr>
            </w:pPr>
            <w:r w:rsidRPr="003D4761">
              <w:rPr>
                <w:b/>
                <w:bCs/>
              </w:rPr>
              <w:t>Pós-condição</w:t>
            </w:r>
          </w:p>
        </w:tc>
        <w:tc>
          <w:tcPr>
            <w:tcW w:w="5886" w:type="dxa"/>
          </w:tcPr>
          <w:p w:rsidR="006571E6" w:rsidRPr="00D96646" w:rsidRDefault="006571E6" w:rsidP="006571E6">
            <w:r>
              <w:t>Turmas alocadas</w:t>
            </w:r>
          </w:p>
        </w:tc>
      </w:tr>
      <w:tr w:rsidR="006571E6" w:rsidRPr="003D4761" w:rsidTr="006571E6">
        <w:tc>
          <w:tcPr>
            <w:tcW w:w="8492" w:type="dxa"/>
            <w:gridSpan w:val="2"/>
          </w:tcPr>
          <w:p w:rsidR="006571E6" w:rsidRPr="003D4761" w:rsidRDefault="006571E6" w:rsidP="006571E6">
            <w:pPr>
              <w:rPr>
                <w:b/>
                <w:bCs/>
              </w:rPr>
            </w:pPr>
          </w:p>
          <w:p w:rsidR="006571E6" w:rsidRDefault="006571E6" w:rsidP="006571E6">
            <w:r w:rsidRPr="003D4761">
              <w:rPr>
                <w:b/>
                <w:bCs/>
              </w:rPr>
              <w:t>Fluxo Principal</w:t>
            </w:r>
            <w:r w:rsidRPr="003D4761">
              <w:t xml:space="preserve">: </w:t>
            </w:r>
          </w:p>
          <w:p w:rsidR="006571E6" w:rsidRDefault="006571E6" w:rsidP="006571E6">
            <w:pPr>
              <w:jc w:val="left"/>
            </w:pPr>
            <w:r w:rsidRPr="00EB4F26">
              <w:t>FP</w:t>
            </w:r>
            <w:r>
              <w:t>01</w:t>
            </w:r>
            <w:r w:rsidRPr="00EB4F26">
              <w:t xml:space="preserve"> –</w:t>
            </w:r>
            <w:r>
              <w:t xml:space="preserve"> Este caso de uso inicia quando o ator deseja alocar alunos em uma turma</w:t>
            </w:r>
          </w:p>
          <w:p w:rsidR="006571E6" w:rsidRPr="007A2C87" w:rsidRDefault="006571E6" w:rsidP="006571E6">
            <w:pPr>
              <w:jc w:val="left"/>
            </w:pPr>
            <w:r w:rsidRPr="00EB4F26">
              <w:t>FP</w:t>
            </w:r>
            <w:r>
              <w:t>02</w:t>
            </w:r>
            <w:r w:rsidRPr="00EB4F26">
              <w:t xml:space="preserve"> –</w:t>
            </w:r>
            <w:r>
              <w:t xml:space="preserve"> O ator seleciona alocar turma</w:t>
            </w:r>
          </w:p>
          <w:p w:rsidR="006571E6" w:rsidRDefault="006571E6" w:rsidP="006571E6">
            <w:pPr>
              <w:jc w:val="left"/>
            </w:pPr>
            <w:r w:rsidRPr="00EB4F26">
              <w:t>FP</w:t>
            </w:r>
            <w:r>
              <w:t>04</w:t>
            </w:r>
            <w:r w:rsidRPr="00EB4F26">
              <w:t xml:space="preserve"> –</w:t>
            </w:r>
            <w:r>
              <w:t xml:space="preserve"> O sistema exibe os alunos e as turmas cadastradas</w:t>
            </w:r>
          </w:p>
          <w:p w:rsidR="006571E6" w:rsidRPr="002328DD" w:rsidRDefault="006571E6" w:rsidP="006571E6">
            <w:pPr>
              <w:jc w:val="left"/>
            </w:pPr>
            <w:r w:rsidRPr="00EB4F26">
              <w:t>FP</w:t>
            </w:r>
            <w:r>
              <w:t>05</w:t>
            </w:r>
            <w:r w:rsidRPr="00EB4F26">
              <w:t xml:space="preserve"> –</w:t>
            </w:r>
            <w:r>
              <w:t xml:space="preserve"> O ator escolhe o aluno e a turma</w:t>
            </w:r>
          </w:p>
          <w:p w:rsidR="006571E6" w:rsidRDefault="006571E6" w:rsidP="006571E6">
            <w:r w:rsidRPr="00EB4F26">
              <w:t>FP</w:t>
            </w:r>
            <w:r>
              <w:t>06</w:t>
            </w:r>
            <w:r w:rsidRPr="00EB4F26">
              <w:t xml:space="preserve"> –</w:t>
            </w:r>
            <w:r>
              <w:t xml:space="preserve"> O ator salva </w:t>
            </w:r>
          </w:p>
          <w:p w:rsidR="006571E6" w:rsidRPr="0001303E" w:rsidRDefault="006571E6" w:rsidP="006571E6">
            <w:pPr>
              <w:rPr>
                <w:u w:val="single"/>
              </w:rPr>
            </w:pPr>
            <w:r w:rsidRPr="00EB4F26">
              <w:t>FP</w:t>
            </w:r>
            <w:r>
              <w:t>07</w:t>
            </w:r>
            <w:r w:rsidRPr="00EB4F26">
              <w:t xml:space="preserve"> –</w:t>
            </w:r>
            <w:r>
              <w:t xml:space="preserve"> O sistema salva a alocação de turma</w:t>
            </w:r>
          </w:p>
          <w:p w:rsidR="006571E6" w:rsidRDefault="006571E6" w:rsidP="006571E6">
            <w:pPr>
              <w:jc w:val="left"/>
            </w:pPr>
            <w:r w:rsidRPr="00EB4F26">
              <w:t>FP</w:t>
            </w:r>
            <w:r>
              <w:t>08</w:t>
            </w:r>
            <w:r w:rsidRPr="00EB4F26">
              <w:t xml:space="preserve"> –</w:t>
            </w:r>
            <w:r>
              <w:t xml:space="preserve"> O sistema exibe uma mensagem de “Alocado com sucesso!</w:t>
            </w:r>
            <w:proofErr w:type="gramStart"/>
            <w:r>
              <w:t>”</w:t>
            </w:r>
            <w:proofErr w:type="gramEnd"/>
          </w:p>
          <w:p w:rsidR="006571E6" w:rsidRDefault="006571E6" w:rsidP="006571E6">
            <w:pPr>
              <w:jc w:val="left"/>
            </w:pPr>
            <w:r>
              <w:t xml:space="preserve"> </w:t>
            </w:r>
          </w:p>
          <w:p w:rsidR="006571E6" w:rsidRDefault="006571E6" w:rsidP="006571E6">
            <w:pPr>
              <w:jc w:val="left"/>
            </w:pPr>
            <w:r w:rsidRPr="003D4761">
              <w:rPr>
                <w:b/>
                <w:bCs/>
              </w:rPr>
              <w:t>Fluxo Alternativo:</w:t>
            </w:r>
            <w:r>
              <w:rPr>
                <w:b/>
                <w:bCs/>
              </w:rPr>
              <w:t xml:space="preserve"> </w:t>
            </w:r>
          </w:p>
          <w:p w:rsidR="006571E6" w:rsidRDefault="006571E6" w:rsidP="006571E6">
            <w:r>
              <w:t xml:space="preserve">FA01 </w:t>
            </w:r>
            <w:r w:rsidRPr="00EB4F26">
              <w:t>–</w:t>
            </w:r>
            <w:r>
              <w:t xml:space="preserve"> Ator não preencheu todos os campos obrigatórios</w:t>
            </w:r>
          </w:p>
          <w:p w:rsidR="006571E6" w:rsidRDefault="006571E6" w:rsidP="006571E6">
            <w:r>
              <w:t xml:space="preserve">FA02 </w:t>
            </w:r>
            <w:r w:rsidRPr="00EB4F26">
              <w:t>–</w:t>
            </w:r>
            <w:r>
              <w:t xml:space="preserve"> Sistema irá alerta-lo que os campos são obrigatórios</w:t>
            </w:r>
          </w:p>
          <w:p w:rsidR="006571E6" w:rsidRPr="007E4152" w:rsidRDefault="006571E6" w:rsidP="006571E6"/>
          <w:p w:rsidR="006571E6" w:rsidRDefault="006571E6" w:rsidP="006571E6">
            <w:pPr>
              <w:jc w:val="left"/>
            </w:pPr>
          </w:p>
          <w:p w:rsidR="006571E6" w:rsidRPr="003D4761" w:rsidRDefault="006571E6" w:rsidP="006571E6"/>
          <w:p w:rsidR="006571E6" w:rsidRPr="003D4761" w:rsidRDefault="006571E6" w:rsidP="006571E6"/>
        </w:tc>
      </w:tr>
    </w:tbl>
    <w:p w:rsidR="006571E6" w:rsidRDefault="006571E6" w:rsidP="006571E6"/>
    <w:p w:rsidR="006571E6" w:rsidRDefault="006571E6" w:rsidP="006571E6"/>
    <w:p w:rsidR="006571E6" w:rsidRDefault="006571E6" w:rsidP="006571E6"/>
    <w:p w:rsidR="006571E6" w:rsidRDefault="006571E6" w:rsidP="006571E6">
      <w:pPr>
        <w:pStyle w:val="Legenda"/>
      </w:pPr>
    </w:p>
    <w:p w:rsidR="006571E6" w:rsidRDefault="006571E6" w:rsidP="006571E6">
      <w:pPr>
        <w:pStyle w:val="Legenda"/>
      </w:pPr>
    </w:p>
    <w:p w:rsidR="006571E6" w:rsidRDefault="006571E6" w:rsidP="006571E6">
      <w:pPr>
        <w:pStyle w:val="Legenda"/>
      </w:pPr>
    </w:p>
    <w:p w:rsidR="006571E6" w:rsidRDefault="006571E6" w:rsidP="006571E6">
      <w:pPr>
        <w:pStyle w:val="Legenda"/>
      </w:pPr>
    </w:p>
    <w:p w:rsidR="006571E6" w:rsidRDefault="006571E6" w:rsidP="006571E6">
      <w:pPr>
        <w:pStyle w:val="Legenda"/>
      </w:pPr>
    </w:p>
    <w:p w:rsidR="004A46AC" w:rsidRDefault="004A46AC" w:rsidP="004A46AC">
      <w:pPr>
        <w:pStyle w:val="Legenda"/>
        <w:keepNext/>
      </w:pPr>
      <w:bookmarkStart w:id="1472" w:name="_Toc415782068"/>
      <w:r>
        <w:lastRenderedPageBreak/>
        <w:t xml:space="preserve">Tabela </w:t>
      </w:r>
      <w:r w:rsidR="009101FD">
        <w:fldChar w:fldCharType="begin"/>
      </w:r>
      <w:r w:rsidR="00937E62">
        <w:instrText xml:space="preserve"> SEQ Tabela \* ARABIC </w:instrText>
      </w:r>
      <w:r w:rsidR="009101FD">
        <w:fldChar w:fldCharType="separate"/>
      </w:r>
      <w:ins w:id="1473" w:author="User" w:date="2015-04-04T21:08:00Z">
        <w:r w:rsidR="006E2F71">
          <w:rPr>
            <w:noProof/>
          </w:rPr>
          <w:t>28</w:t>
        </w:r>
      </w:ins>
      <w:del w:id="1474" w:author="User" w:date="2015-04-04T19:50:00Z">
        <w:r w:rsidDel="00E640C8">
          <w:rPr>
            <w:noProof/>
          </w:rPr>
          <w:delText>23</w:delText>
        </w:r>
      </w:del>
      <w:r w:rsidR="009101FD">
        <w:rPr>
          <w:noProof/>
        </w:rPr>
        <w:fldChar w:fldCharType="end"/>
      </w:r>
      <w:r>
        <w:t xml:space="preserve"> - </w:t>
      </w:r>
      <w:r w:rsidRPr="00A933BB">
        <w:t>UC21 – Alterar Turma</w:t>
      </w:r>
      <w:bookmarkEnd w:id="1472"/>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2605"/>
        <w:gridCol w:w="5886"/>
      </w:tblGrid>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0A49DA">
            <w:r>
              <w:t>UC</w:t>
            </w:r>
            <w:r w:rsidR="000A49DA">
              <w:t>21</w:t>
            </w:r>
            <w:r>
              <w:t xml:space="preserve"> – Alocar Turma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Alterar alunos de uma turma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 xml:space="preserve">Secretaria </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 xml:space="preserve">O ator deve estar </w:t>
            </w:r>
            <w:proofErr w:type="spellStart"/>
            <w:r>
              <w:t>logado</w:t>
            </w:r>
            <w:proofErr w:type="spellEnd"/>
          </w:p>
          <w:p w:rsidR="006571E6" w:rsidRDefault="006571E6" w:rsidP="006571E6">
            <w:r>
              <w:t>Turma cadastrada no sistema</w:t>
            </w:r>
          </w:p>
          <w:p w:rsidR="006571E6" w:rsidRDefault="006571E6" w:rsidP="006571E6">
            <w:r>
              <w:t>Aluno cadastrado no sistema</w:t>
            </w:r>
          </w:p>
        </w:tc>
      </w:tr>
      <w:tr w:rsidR="006571E6" w:rsidTr="006571E6">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6571E6" w:rsidRDefault="006571E6" w:rsidP="006571E6">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r>
              <w:t>Aluno transferido de turma</w:t>
            </w:r>
          </w:p>
        </w:tc>
      </w:tr>
      <w:tr w:rsidR="006571E6" w:rsidTr="006571E6">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571E6" w:rsidRDefault="006571E6" w:rsidP="006571E6">
            <w:pPr>
              <w:rPr>
                <w:b/>
                <w:bCs/>
              </w:rPr>
            </w:pPr>
          </w:p>
          <w:p w:rsidR="006571E6" w:rsidRDefault="006571E6" w:rsidP="006571E6">
            <w:r>
              <w:rPr>
                <w:b/>
                <w:bCs/>
              </w:rPr>
              <w:t>Fluxo Principal</w:t>
            </w:r>
            <w:r>
              <w:t xml:space="preserve">: </w:t>
            </w:r>
          </w:p>
          <w:p w:rsidR="006571E6" w:rsidRDefault="006571E6" w:rsidP="006571E6">
            <w:pPr>
              <w:jc w:val="left"/>
            </w:pPr>
            <w:r>
              <w:t>FP01 – Este caso de uso inicia quando o ator deseja transferir alunos em uma turma</w:t>
            </w:r>
          </w:p>
          <w:p w:rsidR="006571E6" w:rsidRDefault="006571E6" w:rsidP="006571E6">
            <w:pPr>
              <w:jc w:val="left"/>
            </w:pPr>
            <w:r>
              <w:t>FP02 – O ator seleciona alterar turma</w:t>
            </w:r>
          </w:p>
          <w:p w:rsidR="006571E6" w:rsidRDefault="006571E6" w:rsidP="006571E6">
            <w:pPr>
              <w:jc w:val="left"/>
            </w:pPr>
            <w:r>
              <w:t>FP04 – Seleciona a turma do aluno que será transferido</w:t>
            </w:r>
          </w:p>
          <w:p w:rsidR="006571E6" w:rsidRDefault="006571E6" w:rsidP="006571E6">
            <w:pPr>
              <w:jc w:val="left"/>
            </w:pPr>
            <w:r>
              <w:t>FP05 – Seleciona o aluno que será transferido</w:t>
            </w:r>
          </w:p>
          <w:p w:rsidR="006571E6" w:rsidRDefault="006571E6" w:rsidP="006571E6">
            <w:r>
              <w:t>FP06 – Seleciona a turma a qual o aluno selecionado será transferido</w:t>
            </w:r>
          </w:p>
          <w:p w:rsidR="006571E6" w:rsidRDefault="006571E6" w:rsidP="006571E6">
            <w:r>
              <w:t>FP07 – O ator salva</w:t>
            </w:r>
          </w:p>
          <w:p w:rsidR="006571E6" w:rsidRDefault="006571E6" w:rsidP="006571E6">
            <w:r>
              <w:t>FP08 – O sistema exibe uma mensagem de “Transferido com sucesso!</w:t>
            </w:r>
            <w:proofErr w:type="gramStart"/>
            <w:r>
              <w:t>”</w:t>
            </w:r>
            <w:proofErr w:type="gramEnd"/>
          </w:p>
          <w:p w:rsidR="006571E6" w:rsidRDefault="006571E6" w:rsidP="006571E6">
            <w:pPr>
              <w:jc w:val="left"/>
            </w:pPr>
            <w:r>
              <w:t xml:space="preserve"> </w:t>
            </w:r>
          </w:p>
          <w:p w:rsidR="006571E6" w:rsidRDefault="006571E6" w:rsidP="006571E6">
            <w:pPr>
              <w:jc w:val="left"/>
              <w:rPr>
                <w:b/>
                <w:bCs/>
              </w:rPr>
            </w:pPr>
            <w:r>
              <w:rPr>
                <w:b/>
                <w:bCs/>
              </w:rPr>
              <w:t xml:space="preserve">Fluxo Alternativo: </w:t>
            </w:r>
          </w:p>
          <w:p w:rsidR="006571E6" w:rsidRDefault="006571E6" w:rsidP="006571E6">
            <w:r>
              <w:t>FA01 – Ator selecionou uma turma que tenha o limite máximo de alunos alocados</w:t>
            </w:r>
          </w:p>
          <w:p w:rsidR="006571E6" w:rsidRDefault="006571E6" w:rsidP="006571E6">
            <w:r>
              <w:t xml:space="preserve">FA02 </w:t>
            </w:r>
            <w:bookmarkStart w:id="1475" w:name="__DdeLink__1929_1755392299"/>
            <w:r>
              <w:t>–</w:t>
            </w:r>
            <w:bookmarkEnd w:id="1475"/>
            <w:r>
              <w:t xml:space="preserve"> Sistema irá alerta-lo que essa turma está cheia e não é possível alocar novos alunos </w:t>
            </w:r>
          </w:p>
          <w:p w:rsidR="006571E6" w:rsidRDefault="006571E6" w:rsidP="006571E6"/>
          <w:p w:rsidR="006571E6" w:rsidRDefault="006571E6" w:rsidP="006571E6"/>
          <w:p w:rsidR="006571E6" w:rsidRDefault="006571E6" w:rsidP="006571E6">
            <w:pPr>
              <w:jc w:val="left"/>
            </w:pPr>
          </w:p>
          <w:p w:rsidR="006571E6" w:rsidRDefault="006571E6" w:rsidP="006571E6"/>
          <w:p w:rsidR="006571E6" w:rsidRDefault="006571E6" w:rsidP="006571E6"/>
        </w:tc>
      </w:tr>
    </w:tbl>
    <w:p w:rsidR="006571E6" w:rsidRDefault="006571E6" w:rsidP="006571E6"/>
    <w:p w:rsidR="004A0334" w:rsidRDefault="004A0334" w:rsidP="006571E6"/>
    <w:p w:rsidR="00B4545F" w:rsidRDefault="00B4545F" w:rsidP="002C0578"/>
    <w:p w:rsidR="00301E38" w:rsidRDefault="00516492" w:rsidP="004C7509">
      <w:pPr>
        <w:pStyle w:val="Ttulo3"/>
      </w:pPr>
      <w:bookmarkStart w:id="1476" w:name="_Toc415779822"/>
      <w:r>
        <w:lastRenderedPageBreak/>
        <w:t>Delimita</w:t>
      </w:r>
      <w:r w:rsidR="00F12F17">
        <w:t>ção d</w:t>
      </w:r>
      <w:r>
        <w:t>o Escopo do Sistema</w:t>
      </w:r>
      <w:bookmarkEnd w:id="1476"/>
    </w:p>
    <w:p w:rsidR="00825FD7" w:rsidRPr="00D657C6" w:rsidRDefault="00D22C70">
      <w:pPr>
        <w:rPr>
          <w:color w:val="FF0000"/>
        </w:rPr>
      </w:pPr>
      <w:r w:rsidRPr="00D657C6">
        <w:rPr>
          <w:color w:val="FF0000"/>
        </w:rPr>
        <w:t xml:space="preserve">Identificar </w:t>
      </w:r>
      <w:r w:rsidR="00516492" w:rsidRPr="00D657C6">
        <w:rPr>
          <w:color w:val="FF0000"/>
        </w:rPr>
        <w:t xml:space="preserve">quais </w:t>
      </w:r>
      <w:r w:rsidRPr="00D657C6">
        <w:rPr>
          <w:color w:val="FF0000"/>
        </w:rPr>
        <w:t>Casos de Uso</w:t>
      </w:r>
      <w:r w:rsidR="00516492" w:rsidRPr="00D657C6">
        <w:rPr>
          <w:color w:val="FF0000"/>
        </w:rPr>
        <w:t xml:space="preserve"> comporão a primeira </w:t>
      </w:r>
      <w:proofErr w:type="gramStart"/>
      <w:r w:rsidR="00F12F17">
        <w:rPr>
          <w:color w:val="FF0000"/>
        </w:rPr>
        <w:t>implementação</w:t>
      </w:r>
      <w:proofErr w:type="gramEnd"/>
      <w:r w:rsidR="00F12F17">
        <w:rPr>
          <w:color w:val="FF0000"/>
        </w:rPr>
        <w:t xml:space="preserve"> do S</w:t>
      </w:r>
      <w:r w:rsidR="00F5748F" w:rsidRPr="00D657C6">
        <w:rPr>
          <w:color w:val="FF0000"/>
        </w:rPr>
        <w:t xml:space="preserve">istema. </w:t>
      </w:r>
      <w:r w:rsidR="00825FD7" w:rsidRPr="00D657C6">
        <w:rPr>
          <w:color w:val="FF0000"/>
        </w:rPr>
        <w:t xml:space="preserve">Os </w:t>
      </w:r>
      <w:r w:rsidRPr="00D657C6">
        <w:rPr>
          <w:color w:val="FF0000"/>
        </w:rPr>
        <w:t>Casos de Uso</w:t>
      </w:r>
      <w:r w:rsidR="00825FD7" w:rsidRPr="00D657C6">
        <w:rPr>
          <w:color w:val="FF0000"/>
        </w:rPr>
        <w:t xml:space="preserve"> selecionados devem ser apresentados na </w:t>
      </w:r>
      <w:r w:rsidR="00F5748F" w:rsidRPr="00D657C6">
        <w:rPr>
          <w:color w:val="FF0000"/>
        </w:rPr>
        <w:t xml:space="preserve">tabela </w:t>
      </w:r>
      <w:proofErr w:type="gramStart"/>
      <w:r w:rsidR="00F5748F" w:rsidRPr="00D657C6">
        <w:rPr>
          <w:color w:val="FF0000"/>
        </w:rPr>
        <w:t>abaixo.</w:t>
      </w:r>
      <w:proofErr w:type="gramEnd"/>
      <w:r w:rsidR="00AB7D00">
        <w:rPr>
          <w:color w:val="0000FF"/>
        </w:rPr>
        <w:t>Toda Figura ou Tabela deve ser precedida de texto explicativo onde ela é mencionada. Não é permitido inclusão de Figuras ou Tabelas sem referencia no texto.</w:t>
      </w:r>
    </w:p>
    <w:p w:rsidR="00825FD7" w:rsidRDefault="00825FD7" w:rsidP="00825FD7">
      <w:pPr>
        <w:pStyle w:val="Legenda"/>
      </w:pPr>
      <w:bookmarkStart w:id="1477" w:name="_Toc415782069"/>
      <w:r>
        <w:t xml:space="preserve">Tabela </w:t>
      </w:r>
      <w:r w:rsidR="009101FD">
        <w:fldChar w:fldCharType="begin"/>
      </w:r>
      <w:r w:rsidR="00883C4F">
        <w:instrText xml:space="preserve"> SEQ Tabela \* ARABIC </w:instrText>
      </w:r>
      <w:r w:rsidR="009101FD">
        <w:fldChar w:fldCharType="separate"/>
      </w:r>
      <w:ins w:id="1478" w:author="User" w:date="2015-04-04T21:08:00Z">
        <w:r w:rsidR="006E2F71">
          <w:rPr>
            <w:noProof/>
          </w:rPr>
          <w:t>29</w:t>
        </w:r>
      </w:ins>
      <w:del w:id="1479" w:author="User" w:date="2015-04-04T19:50:00Z">
        <w:r w:rsidR="004A46AC" w:rsidDel="00E640C8">
          <w:rPr>
            <w:noProof/>
          </w:rPr>
          <w:delText>24</w:delText>
        </w:r>
      </w:del>
      <w:r w:rsidR="009101FD">
        <w:rPr>
          <w:noProof/>
        </w:rPr>
        <w:fldChar w:fldCharType="end"/>
      </w:r>
      <w:r w:rsidR="00F678DA">
        <w:t xml:space="preserve">- </w:t>
      </w:r>
      <w:r>
        <w:t>Escopo do Sistema</w:t>
      </w:r>
      <w:bookmarkEnd w:id="14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825FD7" w:rsidTr="00F12F17">
        <w:tc>
          <w:tcPr>
            <w:tcW w:w="3936" w:type="dxa"/>
            <w:shd w:val="solid" w:color="BFBFBF" w:themeColor="background1" w:themeShade="BF" w:fill="auto"/>
          </w:tcPr>
          <w:p w:rsidR="00825FD7" w:rsidRPr="00F12F17" w:rsidRDefault="00825FD7" w:rsidP="008C0BFE">
            <w:pPr>
              <w:jc w:val="center"/>
              <w:rPr>
                <w:b/>
              </w:rPr>
            </w:pPr>
            <w:r w:rsidRPr="00F12F17">
              <w:rPr>
                <w:b/>
              </w:rPr>
              <w:t>Caso de Uso</w:t>
            </w:r>
          </w:p>
        </w:tc>
        <w:tc>
          <w:tcPr>
            <w:tcW w:w="5559" w:type="dxa"/>
            <w:shd w:val="solid" w:color="BFBFBF" w:themeColor="background1" w:themeShade="BF" w:fill="auto"/>
          </w:tcPr>
          <w:p w:rsidR="00825FD7" w:rsidRPr="00F12F17" w:rsidRDefault="00825FD7" w:rsidP="008C0BFE">
            <w:pPr>
              <w:jc w:val="center"/>
              <w:rPr>
                <w:b/>
              </w:rPr>
            </w:pPr>
            <w:r w:rsidRPr="00F12F17">
              <w:rPr>
                <w:b/>
              </w:rPr>
              <w:t>Razão da Escolha</w:t>
            </w:r>
          </w:p>
        </w:tc>
      </w:tr>
      <w:tr w:rsidR="00825FD7" w:rsidTr="00814A28">
        <w:tc>
          <w:tcPr>
            <w:tcW w:w="3936" w:type="dxa"/>
          </w:tcPr>
          <w:p w:rsidR="00825FD7" w:rsidRPr="002820F5" w:rsidRDefault="00825FD7" w:rsidP="00FD0762">
            <w:r w:rsidRPr="002820F5">
              <w:t xml:space="preserve">UC01 – </w:t>
            </w:r>
            <w:proofErr w:type="spellStart"/>
            <w:r w:rsidR="00FD0762" w:rsidRPr="002820F5">
              <w:t>Login</w:t>
            </w:r>
            <w:proofErr w:type="spellEnd"/>
          </w:p>
        </w:tc>
        <w:tc>
          <w:tcPr>
            <w:tcW w:w="5559" w:type="dxa"/>
          </w:tcPr>
          <w:p w:rsidR="00825FD7" w:rsidRPr="00D22C70" w:rsidRDefault="00825FD7">
            <w:pPr>
              <w:rPr>
                <w:color w:val="0000FF"/>
              </w:rPr>
            </w:pPr>
            <w:r w:rsidRPr="00D22C70">
              <w:rPr>
                <w:color w:val="0000FF"/>
              </w:rPr>
              <w:t>Permite exercitar ações do Usuário</w:t>
            </w:r>
          </w:p>
        </w:tc>
      </w:tr>
      <w:tr w:rsidR="00825FD7" w:rsidTr="00814A28">
        <w:tc>
          <w:tcPr>
            <w:tcW w:w="3936" w:type="dxa"/>
          </w:tcPr>
          <w:p w:rsidR="00825FD7" w:rsidRDefault="00FD0762" w:rsidP="00FD0762">
            <w:r>
              <w:t>UC02 – Configurar Bimestre</w:t>
            </w:r>
          </w:p>
        </w:tc>
        <w:tc>
          <w:tcPr>
            <w:tcW w:w="5559" w:type="dxa"/>
          </w:tcPr>
          <w:p w:rsidR="00825FD7" w:rsidRDefault="007D3EA8">
            <w:r>
              <w:t>...</w:t>
            </w:r>
          </w:p>
        </w:tc>
      </w:tr>
      <w:tr w:rsidR="00825FD7" w:rsidTr="00814A28">
        <w:tc>
          <w:tcPr>
            <w:tcW w:w="3936" w:type="dxa"/>
          </w:tcPr>
          <w:p w:rsidR="00825FD7" w:rsidRDefault="00FD0762">
            <w:r>
              <w:t>UC03 – Criar Boletim</w:t>
            </w:r>
          </w:p>
        </w:tc>
        <w:tc>
          <w:tcPr>
            <w:tcW w:w="5559" w:type="dxa"/>
          </w:tcPr>
          <w:p w:rsidR="00825FD7" w:rsidRDefault="007D3EA8">
            <w:r>
              <w:t>...</w:t>
            </w:r>
          </w:p>
        </w:tc>
      </w:tr>
      <w:tr w:rsidR="00FD0762" w:rsidTr="00814A28">
        <w:tc>
          <w:tcPr>
            <w:tcW w:w="3936" w:type="dxa"/>
          </w:tcPr>
          <w:p w:rsidR="00FD0762" w:rsidRDefault="00FD0762">
            <w:r>
              <w:t>UC04 – Inserir Notas/Faltas</w:t>
            </w:r>
          </w:p>
        </w:tc>
        <w:tc>
          <w:tcPr>
            <w:tcW w:w="5559" w:type="dxa"/>
          </w:tcPr>
          <w:p w:rsidR="00FD0762" w:rsidRDefault="00FD0762"/>
        </w:tc>
      </w:tr>
      <w:tr w:rsidR="00FD0762" w:rsidTr="00814A28">
        <w:tc>
          <w:tcPr>
            <w:tcW w:w="3936" w:type="dxa"/>
          </w:tcPr>
          <w:p w:rsidR="00FD0762" w:rsidRDefault="00FD0762">
            <w:r>
              <w:t>UC05 – Visualizar B</w:t>
            </w:r>
            <w:r w:rsidRPr="00AA34EB">
              <w:t>oletim</w:t>
            </w:r>
          </w:p>
        </w:tc>
        <w:tc>
          <w:tcPr>
            <w:tcW w:w="5559" w:type="dxa"/>
          </w:tcPr>
          <w:p w:rsidR="00FD0762" w:rsidRDefault="00FD0762"/>
        </w:tc>
      </w:tr>
      <w:tr w:rsidR="00FD0762" w:rsidTr="00814A28">
        <w:tc>
          <w:tcPr>
            <w:tcW w:w="3936" w:type="dxa"/>
          </w:tcPr>
          <w:p w:rsidR="00FD0762" w:rsidRDefault="00FD0762">
            <w:r>
              <w:t>UC06 – Editar Notas/Faltas</w:t>
            </w:r>
          </w:p>
        </w:tc>
        <w:tc>
          <w:tcPr>
            <w:tcW w:w="5559" w:type="dxa"/>
          </w:tcPr>
          <w:p w:rsidR="00FD0762" w:rsidRDefault="00FD0762"/>
        </w:tc>
      </w:tr>
      <w:tr w:rsidR="00FD0762" w:rsidTr="00814A28">
        <w:tc>
          <w:tcPr>
            <w:tcW w:w="3936" w:type="dxa"/>
          </w:tcPr>
          <w:p w:rsidR="00FD0762" w:rsidRDefault="00FD0762">
            <w:r>
              <w:t>UC07 – Criar Tarefas</w:t>
            </w:r>
          </w:p>
        </w:tc>
        <w:tc>
          <w:tcPr>
            <w:tcW w:w="5559" w:type="dxa"/>
          </w:tcPr>
          <w:p w:rsidR="00FD0762" w:rsidRDefault="00FD0762"/>
        </w:tc>
      </w:tr>
      <w:tr w:rsidR="00FD0762" w:rsidTr="00814A28">
        <w:tc>
          <w:tcPr>
            <w:tcW w:w="3936" w:type="dxa"/>
          </w:tcPr>
          <w:p w:rsidR="00FD0762" w:rsidRDefault="00FD0762">
            <w:r>
              <w:t>UC08 – Alterar Tarefas</w:t>
            </w:r>
          </w:p>
        </w:tc>
        <w:tc>
          <w:tcPr>
            <w:tcW w:w="5559" w:type="dxa"/>
          </w:tcPr>
          <w:p w:rsidR="00FD0762" w:rsidRDefault="00FD0762"/>
        </w:tc>
      </w:tr>
      <w:tr w:rsidR="00FD0762" w:rsidTr="00814A28">
        <w:tc>
          <w:tcPr>
            <w:tcW w:w="3936" w:type="dxa"/>
          </w:tcPr>
          <w:p w:rsidR="00FD0762" w:rsidRDefault="00FD0762">
            <w:r>
              <w:t>UC09 - Visualizar tarefas</w:t>
            </w:r>
          </w:p>
        </w:tc>
        <w:tc>
          <w:tcPr>
            <w:tcW w:w="5559" w:type="dxa"/>
          </w:tcPr>
          <w:p w:rsidR="00FD0762" w:rsidRDefault="00FD0762"/>
        </w:tc>
      </w:tr>
      <w:tr w:rsidR="00FD0762" w:rsidTr="00814A28">
        <w:tc>
          <w:tcPr>
            <w:tcW w:w="3936" w:type="dxa"/>
          </w:tcPr>
          <w:p w:rsidR="00FD0762" w:rsidRDefault="00FD0762" w:rsidP="00FD0762">
            <w:r>
              <w:t>UC10 – Excluir Tarefas</w:t>
            </w:r>
          </w:p>
        </w:tc>
        <w:tc>
          <w:tcPr>
            <w:tcW w:w="5559" w:type="dxa"/>
          </w:tcPr>
          <w:p w:rsidR="00FD0762" w:rsidRDefault="00FD0762"/>
        </w:tc>
      </w:tr>
      <w:tr w:rsidR="00FD0762" w:rsidTr="00814A28">
        <w:tc>
          <w:tcPr>
            <w:tcW w:w="3936" w:type="dxa"/>
          </w:tcPr>
          <w:p w:rsidR="00FD0762" w:rsidRDefault="00FD0762" w:rsidP="00FD0762">
            <w:r>
              <w:t>UC11 - Cadastrar ocorrência</w:t>
            </w:r>
          </w:p>
        </w:tc>
        <w:tc>
          <w:tcPr>
            <w:tcW w:w="5559" w:type="dxa"/>
          </w:tcPr>
          <w:p w:rsidR="00FD0762" w:rsidRDefault="00FD0762"/>
        </w:tc>
      </w:tr>
      <w:tr w:rsidR="00FD0762" w:rsidTr="00814A28">
        <w:tc>
          <w:tcPr>
            <w:tcW w:w="3936" w:type="dxa"/>
          </w:tcPr>
          <w:p w:rsidR="00FD0762" w:rsidRDefault="002820F5">
            <w:r>
              <w:t>UC12 - Alterar ocorrência</w:t>
            </w:r>
          </w:p>
        </w:tc>
        <w:tc>
          <w:tcPr>
            <w:tcW w:w="5559" w:type="dxa"/>
          </w:tcPr>
          <w:p w:rsidR="00FD0762" w:rsidRDefault="00FD0762"/>
        </w:tc>
      </w:tr>
      <w:tr w:rsidR="00FD0762" w:rsidTr="00814A28">
        <w:tc>
          <w:tcPr>
            <w:tcW w:w="3936" w:type="dxa"/>
          </w:tcPr>
          <w:p w:rsidR="00FD0762" w:rsidRDefault="002820F5">
            <w:r>
              <w:t>UC13 - Visualizar ocorrência</w:t>
            </w:r>
          </w:p>
        </w:tc>
        <w:tc>
          <w:tcPr>
            <w:tcW w:w="5559" w:type="dxa"/>
          </w:tcPr>
          <w:p w:rsidR="00FD0762" w:rsidRDefault="00FD0762"/>
        </w:tc>
      </w:tr>
      <w:tr w:rsidR="00FD0762" w:rsidTr="00814A28">
        <w:tc>
          <w:tcPr>
            <w:tcW w:w="3936" w:type="dxa"/>
          </w:tcPr>
          <w:p w:rsidR="00FD0762" w:rsidRDefault="002820F5">
            <w:r>
              <w:t>UC14 – Cadastrar Aluno</w:t>
            </w:r>
          </w:p>
        </w:tc>
        <w:tc>
          <w:tcPr>
            <w:tcW w:w="5559" w:type="dxa"/>
          </w:tcPr>
          <w:p w:rsidR="00FD0762" w:rsidRDefault="00FD0762"/>
        </w:tc>
      </w:tr>
      <w:tr w:rsidR="002820F5" w:rsidTr="00814A28">
        <w:tc>
          <w:tcPr>
            <w:tcW w:w="3936" w:type="dxa"/>
          </w:tcPr>
          <w:p w:rsidR="002820F5" w:rsidRDefault="002820F5">
            <w:r>
              <w:t xml:space="preserve">UC15 – </w:t>
            </w:r>
            <w:r w:rsidRPr="00986F8C">
              <w:t>Cadastrar Responsável</w:t>
            </w:r>
          </w:p>
        </w:tc>
        <w:tc>
          <w:tcPr>
            <w:tcW w:w="5559" w:type="dxa"/>
          </w:tcPr>
          <w:p w:rsidR="002820F5" w:rsidRDefault="002820F5"/>
        </w:tc>
      </w:tr>
      <w:tr w:rsidR="002820F5" w:rsidTr="00814A28">
        <w:tc>
          <w:tcPr>
            <w:tcW w:w="3936" w:type="dxa"/>
          </w:tcPr>
          <w:p w:rsidR="002820F5" w:rsidRDefault="002820F5">
            <w:r>
              <w:t xml:space="preserve">UC16 – </w:t>
            </w:r>
            <w:r w:rsidRPr="00803C31">
              <w:t>Cadastrar Professor</w:t>
            </w:r>
          </w:p>
        </w:tc>
        <w:tc>
          <w:tcPr>
            <w:tcW w:w="5559" w:type="dxa"/>
          </w:tcPr>
          <w:p w:rsidR="002820F5" w:rsidRDefault="002820F5"/>
        </w:tc>
      </w:tr>
      <w:tr w:rsidR="002820F5" w:rsidTr="00814A28">
        <w:tc>
          <w:tcPr>
            <w:tcW w:w="3936" w:type="dxa"/>
          </w:tcPr>
          <w:p w:rsidR="002820F5" w:rsidRDefault="002820F5">
            <w:r>
              <w:t xml:space="preserve">UC17 – </w:t>
            </w:r>
            <w:r w:rsidRPr="00803C31">
              <w:t xml:space="preserve">Cadastrar </w:t>
            </w:r>
            <w:r>
              <w:t>Gestor</w:t>
            </w:r>
          </w:p>
        </w:tc>
        <w:tc>
          <w:tcPr>
            <w:tcW w:w="5559" w:type="dxa"/>
          </w:tcPr>
          <w:p w:rsidR="002820F5" w:rsidRDefault="002820F5"/>
        </w:tc>
      </w:tr>
      <w:tr w:rsidR="002820F5" w:rsidTr="00814A28">
        <w:tc>
          <w:tcPr>
            <w:tcW w:w="3936" w:type="dxa"/>
          </w:tcPr>
          <w:p w:rsidR="002820F5" w:rsidRDefault="002820F5">
            <w:r>
              <w:t xml:space="preserve">UC18 – </w:t>
            </w:r>
            <w:r w:rsidRPr="00803C31">
              <w:t xml:space="preserve">Cadastrar </w:t>
            </w:r>
            <w:r>
              <w:t>Gestor</w:t>
            </w:r>
          </w:p>
        </w:tc>
        <w:tc>
          <w:tcPr>
            <w:tcW w:w="5559" w:type="dxa"/>
          </w:tcPr>
          <w:p w:rsidR="002820F5" w:rsidRDefault="002820F5"/>
        </w:tc>
      </w:tr>
      <w:tr w:rsidR="002820F5" w:rsidTr="00814A28">
        <w:tc>
          <w:tcPr>
            <w:tcW w:w="3936" w:type="dxa"/>
          </w:tcPr>
          <w:p w:rsidR="002820F5" w:rsidRDefault="002820F5">
            <w:r>
              <w:t xml:space="preserve">UC19 – </w:t>
            </w:r>
            <w:r w:rsidRPr="00803C31">
              <w:t xml:space="preserve">Cadastrar </w:t>
            </w:r>
            <w:r>
              <w:t>Turma</w:t>
            </w:r>
          </w:p>
        </w:tc>
        <w:tc>
          <w:tcPr>
            <w:tcW w:w="5559" w:type="dxa"/>
          </w:tcPr>
          <w:p w:rsidR="002820F5" w:rsidRDefault="002820F5"/>
        </w:tc>
      </w:tr>
      <w:tr w:rsidR="002820F5" w:rsidTr="00814A28">
        <w:tc>
          <w:tcPr>
            <w:tcW w:w="3936" w:type="dxa"/>
          </w:tcPr>
          <w:p w:rsidR="002820F5" w:rsidRDefault="002820F5">
            <w:r>
              <w:t>UC20– Alocar</w:t>
            </w:r>
            <w:r w:rsidRPr="00803C31">
              <w:t xml:space="preserve"> </w:t>
            </w:r>
            <w:r>
              <w:t>Turma</w:t>
            </w:r>
          </w:p>
        </w:tc>
        <w:tc>
          <w:tcPr>
            <w:tcW w:w="5559" w:type="dxa"/>
          </w:tcPr>
          <w:p w:rsidR="002820F5" w:rsidRDefault="002820F5"/>
        </w:tc>
      </w:tr>
      <w:tr w:rsidR="002820F5" w:rsidTr="00814A28">
        <w:tc>
          <w:tcPr>
            <w:tcW w:w="3936" w:type="dxa"/>
          </w:tcPr>
          <w:p w:rsidR="002820F5" w:rsidRDefault="002820F5">
            <w:r>
              <w:t>UC21 – Alterar Turma</w:t>
            </w:r>
          </w:p>
        </w:tc>
        <w:tc>
          <w:tcPr>
            <w:tcW w:w="5559" w:type="dxa"/>
          </w:tcPr>
          <w:p w:rsidR="002820F5" w:rsidRDefault="002820F5"/>
        </w:tc>
      </w:tr>
    </w:tbl>
    <w:p w:rsidR="007728FA" w:rsidRPr="00725F5C" w:rsidRDefault="007728FA" w:rsidP="002C0578">
      <w:pPr>
        <w:rPr>
          <w:rFonts w:ascii="Arial" w:hAnsi="Arial" w:cs="Arial"/>
          <w:color w:val="0000FF"/>
        </w:rPr>
      </w:pPr>
    </w:p>
    <w:p w:rsidR="007728FA" w:rsidRDefault="007728FA" w:rsidP="007728FA">
      <w:pPr>
        <w:pStyle w:val="Ttulo3"/>
      </w:pPr>
      <w:bookmarkStart w:id="1480" w:name="_Toc415779823"/>
      <w:r w:rsidRPr="004C7509">
        <w:lastRenderedPageBreak/>
        <w:t xml:space="preserve">Análise dos </w:t>
      </w:r>
      <w:r>
        <w:t>Dados</w:t>
      </w:r>
      <w:r w:rsidR="00F12F17">
        <w:t>-</w:t>
      </w:r>
      <w:r w:rsidR="00725B02">
        <w:t xml:space="preserve"> Modelo Conceitual dos Dados</w:t>
      </w:r>
      <w:bookmarkEnd w:id="1480"/>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w:t>
      </w:r>
      <w:proofErr w:type="gramStart"/>
      <w:r w:rsidR="00E5090E">
        <w:rPr>
          <w:color w:val="FF0000"/>
        </w:rPr>
        <w:t>seguir</w:t>
      </w:r>
      <w:r w:rsidRPr="00725B02">
        <w:rPr>
          <w:color w:val="FF0000"/>
        </w:rPr>
        <w:t>.</w:t>
      </w:r>
      <w:proofErr w:type="gramEnd"/>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1481" w:name="_Toc415779776"/>
      <w:r>
        <w:t xml:space="preserve">Figura </w:t>
      </w:r>
      <w:r w:rsidR="009101FD">
        <w:fldChar w:fldCharType="begin"/>
      </w:r>
      <w:r w:rsidR="00883C4F">
        <w:instrText xml:space="preserve"> SEQ Figura \* ARABIC </w:instrText>
      </w:r>
      <w:r w:rsidR="009101FD">
        <w:fldChar w:fldCharType="separate"/>
      </w:r>
      <w:ins w:id="1482" w:author="User" w:date="2015-04-04T20:18:00Z">
        <w:r w:rsidR="00C31F87">
          <w:rPr>
            <w:noProof/>
          </w:rPr>
          <w:t>12</w:t>
        </w:r>
      </w:ins>
      <w:del w:id="1483" w:author="User" w:date="2015-04-04T17:22:00Z">
        <w:r w:rsidR="00F0518C" w:rsidDel="00064949">
          <w:rPr>
            <w:noProof/>
          </w:rPr>
          <w:delText>6</w:delText>
        </w:r>
      </w:del>
      <w:r w:rsidR="009101FD">
        <w:rPr>
          <w:noProof/>
        </w:rPr>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481"/>
    </w:p>
    <w:p w:rsidR="00803E9C" w:rsidRPr="007728FA" w:rsidRDefault="00803E9C" w:rsidP="00803E9C"/>
    <w:p w:rsidR="00803E9C" w:rsidRDefault="00803E9C" w:rsidP="00803E9C">
      <w:pPr>
        <w:pStyle w:val="Ttulo3"/>
      </w:pPr>
      <w:bookmarkStart w:id="1484" w:name="_Toc415779824"/>
      <w:r>
        <w:t>Diagrama de Classes</w:t>
      </w:r>
      <w:bookmarkEnd w:id="1484"/>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1485" w:name="_Toc415779825"/>
      <w:r>
        <w:t>Protótipo das Telas - Baixa Fidelidade</w:t>
      </w:r>
      <w:bookmarkEnd w:id="1485"/>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A12C9D" w:rsidRDefault="00A12C9D" w:rsidP="00A12C9D">
      <w:pPr>
        <w:pStyle w:val="Ttulo2"/>
        <w:rPr>
          <w:lang w:val="fr-FR"/>
        </w:rPr>
      </w:pPr>
      <w:bookmarkStart w:id="1486" w:name="_Toc415779826"/>
      <w:r>
        <w:rPr>
          <w:lang w:val="fr-FR"/>
        </w:rPr>
        <w:lastRenderedPageBreak/>
        <w:t xml:space="preserve">Produtos da Etapa de </w:t>
      </w:r>
      <w:r w:rsidRPr="00A12C9D">
        <w:rPr>
          <w:i/>
          <w:lang w:val="fr-FR"/>
        </w:rPr>
        <w:t>DESIGN</w:t>
      </w:r>
      <w:bookmarkEnd w:id="1486"/>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1487" w:name="_Toc415779827"/>
      <w:r w:rsidRPr="00A12C9D">
        <w:t>Arquitetura do Sistema</w:t>
      </w:r>
      <w:bookmarkEnd w:id="1487"/>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1488" w:name="_Toc325805957"/>
      <w:bookmarkStart w:id="1489" w:name="_Toc325900117"/>
      <w:bookmarkStart w:id="1490"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488"/>
      <w:bookmarkEnd w:id="1489"/>
      <w:bookmarkEnd w:id="1490"/>
    </w:p>
    <w:p w:rsidR="00501685" w:rsidRDefault="00501685" w:rsidP="00501685">
      <w:pPr>
        <w:pStyle w:val="Legenda"/>
      </w:pPr>
      <w:bookmarkStart w:id="1491" w:name="_Toc415779777"/>
      <w:r>
        <w:t xml:space="preserve">Figura </w:t>
      </w:r>
      <w:r w:rsidR="009101FD">
        <w:fldChar w:fldCharType="begin"/>
      </w:r>
      <w:r w:rsidR="00883C4F">
        <w:instrText xml:space="preserve"> SEQ Figura \* ARABIC </w:instrText>
      </w:r>
      <w:r w:rsidR="009101FD">
        <w:fldChar w:fldCharType="separate"/>
      </w:r>
      <w:ins w:id="1492" w:author="User" w:date="2015-04-04T20:18:00Z">
        <w:r w:rsidR="00C31F87">
          <w:rPr>
            <w:noProof/>
          </w:rPr>
          <w:t>13</w:t>
        </w:r>
      </w:ins>
      <w:del w:id="1493" w:author="User" w:date="2015-04-04T17:22:00Z">
        <w:r w:rsidR="00F0518C" w:rsidDel="00064949">
          <w:rPr>
            <w:noProof/>
          </w:rPr>
          <w:delText>7</w:delText>
        </w:r>
      </w:del>
      <w:r w:rsidR="009101FD">
        <w:rPr>
          <w:noProof/>
        </w:rPr>
        <w:fldChar w:fldCharType="end"/>
      </w:r>
      <w:r w:rsidR="00EB4855">
        <w:t>-Arquitetura do Sistema</w:t>
      </w:r>
      <w:bookmarkEnd w:id="1491"/>
    </w:p>
    <w:p w:rsidR="00501685" w:rsidRDefault="00501685" w:rsidP="00D45ED4"/>
    <w:p w:rsidR="00D45ED4" w:rsidRDefault="00501685" w:rsidP="00D45ED4">
      <w:pPr>
        <w:pStyle w:val="Ttulo3"/>
      </w:pPr>
      <w:bookmarkStart w:id="1494" w:name="_Toc415779828"/>
      <w:r>
        <w:t>Tecnologias utilizadas</w:t>
      </w:r>
      <w:r w:rsidR="00D45ED4" w:rsidRPr="00A12C9D">
        <w:t xml:space="preserve"> do Sistema</w:t>
      </w:r>
      <w:bookmarkEnd w:id="1494"/>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 xml:space="preserve">Arquitetura de </w:t>
      </w:r>
      <w:proofErr w:type="gramStart"/>
      <w:r>
        <w:rPr>
          <w:color w:val="FF0000"/>
        </w:rPr>
        <w:t>3</w:t>
      </w:r>
      <w:proofErr w:type="gramEnd"/>
      <w:r>
        <w:rPr>
          <w:color w:val="FF0000"/>
        </w:rPr>
        <w:t xml:space="preserve">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1495" w:name="_Toc415779829"/>
      <w:r>
        <w:t>Protótipo das T</w:t>
      </w:r>
      <w:r w:rsidR="00301E38">
        <w:t>elas</w:t>
      </w:r>
      <w:r w:rsidR="00F12F17">
        <w:t>-</w:t>
      </w:r>
      <w:r>
        <w:t xml:space="preserve"> Alta Fidelidade</w:t>
      </w:r>
      <w:bookmarkEnd w:id="1495"/>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1496" w:name="_Toc415779830"/>
      <w:r>
        <w:t xml:space="preserve">Diagrama de </w:t>
      </w:r>
      <w:r w:rsidR="006D2549">
        <w:t>Sequencia</w:t>
      </w:r>
      <w:bookmarkEnd w:id="1496"/>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w:t>
      </w:r>
      <w:proofErr w:type="gramStart"/>
      <w:r w:rsidR="00F91B58">
        <w:rPr>
          <w:color w:val="FF0000"/>
        </w:rPr>
        <w:t>2</w:t>
      </w:r>
      <w:proofErr w:type="gramEnd"/>
      <w:r w:rsidR="00F91B58">
        <w:rPr>
          <w:color w:val="FF0000"/>
        </w:rPr>
        <w:t xml:space="preserve"> ou 3 Diagramas de Sequencia, e os restantes devidamente identificados com Figuras nos APENDICES.</w:t>
      </w:r>
    </w:p>
    <w:p w:rsidR="00103138" w:rsidRPr="007728FA" w:rsidRDefault="00103138" w:rsidP="00103138"/>
    <w:p w:rsidR="00103138" w:rsidRDefault="00103138" w:rsidP="00103138">
      <w:pPr>
        <w:pStyle w:val="Ttulo3"/>
      </w:pPr>
      <w:bookmarkStart w:id="1497" w:name="_Toc415779831"/>
      <w:r>
        <w:t>Diagrama de Componentes</w:t>
      </w:r>
      <w:bookmarkEnd w:id="1497"/>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1498" w:name="_Toc415779832"/>
      <w:r>
        <w:t>Diagrama de Atividades</w:t>
      </w:r>
      <w:bookmarkEnd w:id="1498"/>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w:t>
      </w:r>
      <w:proofErr w:type="gramStart"/>
      <w:r w:rsidR="00F91B58">
        <w:rPr>
          <w:color w:val="FF0000"/>
        </w:rPr>
        <w:t>2</w:t>
      </w:r>
      <w:proofErr w:type="gramEnd"/>
      <w:r w:rsidR="00F91B58">
        <w:rPr>
          <w:color w:val="FF0000"/>
        </w:rPr>
        <w:t xml:space="preserve"> ou 3 Diagramas de Atividades, e os restantes devidamente identificados com Figuras nos APENDICES.</w:t>
      </w:r>
    </w:p>
    <w:p w:rsidR="00AF539F" w:rsidRDefault="00AF539F" w:rsidP="002C0578"/>
    <w:p w:rsidR="00301E38" w:rsidRDefault="00301E38" w:rsidP="00103138">
      <w:pPr>
        <w:pStyle w:val="Ttulo3"/>
      </w:pPr>
      <w:bookmarkStart w:id="1499" w:name="_Toc415779833"/>
      <w:r>
        <w:lastRenderedPageBreak/>
        <w:t>Projeto do Banco de Dados</w:t>
      </w:r>
      <w:bookmarkEnd w:id="1499"/>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proofErr w:type="spellStart"/>
      <w:r>
        <w:rPr>
          <w:color w:val="FF0000"/>
        </w:rPr>
        <w:t>afigurade</w:t>
      </w:r>
      <w:proofErr w:type="spellEnd"/>
      <w:r>
        <w:rPr>
          <w:color w:val="FF0000"/>
        </w:rPr>
        <w:t xml:space="preserve"> forma legível como no exemplo a </w:t>
      </w:r>
      <w:proofErr w:type="gramStart"/>
      <w:r>
        <w:rPr>
          <w:color w:val="FF0000"/>
        </w:rPr>
        <w:t>seguir</w:t>
      </w:r>
      <w:r w:rsidRPr="00725B02">
        <w:rPr>
          <w:color w:val="FF0000"/>
        </w:rPr>
        <w:t>.</w:t>
      </w:r>
      <w:proofErr w:type="gramEnd"/>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1500" w:name="_Toc415779778"/>
      <w:r>
        <w:t xml:space="preserve">Figura </w:t>
      </w:r>
      <w:r w:rsidR="009101FD">
        <w:fldChar w:fldCharType="begin"/>
      </w:r>
      <w:r w:rsidR="00883C4F">
        <w:instrText xml:space="preserve"> SEQ Figura \* ARABIC </w:instrText>
      </w:r>
      <w:r w:rsidR="009101FD">
        <w:fldChar w:fldCharType="separate"/>
      </w:r>
      <w:ins w:id="1501" w:author="User" w:date="2015-04-04T20:18:00Z">
        <w:r w:rsidR="00C31F87">
          <w:rPr>
            <w:noProof/>
          </w:rPr>
          <w:t>14</w:t>
        </w:r>
      </w:ins>
      <w:del w:id="1502" w:author="User" w:date="2015-04-04T17:22:00Z">
        <w:r w:rsidR="00F0518C" w:rsidDel="00064949">
          <w:rPr>
            <w:noProof/>
          </w:rPr>
          <w:delText>8</w:delText>
        </w:r>
      </w:del>
      <w:r w:rsidR="009101FD">
        <w:rPr>
          <w:noProof/>
        </w:rPr>
        <w:fldChar w:fldCharType="end"/>
      </w:r>
      <w:r w:rsidRPr="002C0578">
        <w:t xml:space="preserve"> - Modelo Lógico</w:t>
      </w:r>
      <w:r>
        <w:t xml:space="preserve"> de Banco de Dados</w:t>
      </w:r>
      <w:bookmarkEnd w:id="1500"/>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proofErr w:type="spellStart"/>
      <w:r>
        <w:rPr>
          <w:color w:val="FF0000"/>
        </w:rPr>
        <w:t>afigurade</w:t>
      </w:r>
      <w:proofErr w:type="spellEnd"/>
      <w:r>
        <w:rPr>
          <w:color w:val="FF0000"/>
        </w:rPr>
        <w:t xml:space="preserve"> forma legível</w:t>
      </w:r>
      <w:r w:rsidRPr="00725B02">
        <w:rPr>
          <w:color w:val="FF0000"/>
        </w:rPr>
        <w:t>.</w:t>
      </w:r>
    </w:p>
    <w:p w:rsidR="00E36CB2" w:rsidRDefault="001116B4" w:rsidP="00E36CB2">
      <w:pPr>
        <w:rPr>
          <w:ins w:id="1503" w:author="Luis Fernando Brandão" w:date="2015-04-04T11:26:00Z"/>
        </w:rPr>
      </w:pPr>
      <w:ins w:id="1504" w:author="Luis Fernando Brandão" w:date="2015-04-04T11:26:00Z">
        <w:r>
          <w:rPr>
            <w:noProof/>
          </w:rPr>
          <w:lastRenderedPageBreak/>
          <w:drawing>
            <wp:inline distT="0" distB="0" distL="0" distR="0">
              <wp:extent cx="5940425" cy="29476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_Logico.png"/>
                      <pic:cNvPicPr/>
                    </pic:nvPicPr>
                    <pic:blipFill>
                      <a:blip r:embed="rId3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2947670"/>
                      </a:xfrm>
                      <a:prstGeom prst="rect">
                        <a:avLst/>
                      </a:prstGeom>
                    </pic:spPr>
                  </pic:pic>
                </a:graphicData>
              </a:graphic>
            </wp:inline>
          </w:drawing>
        </w:r>
      </w:ins>
    </w:p>
    <w:p w:rsidR="00FA61C1" w:rsidRPr="00D6459D" w:rsidRDefault="001116B4" w:rsidP="00E36CB2">
      <w:ins w:id="1505" w:author="Luis Fernando Brandão" w:date="2015-04-04T11:27:00Z">
        <w:r>
          <w:rPr>
            <w:noProof/>
          </w:rPr>
          <w:lastRenderedPageBreak/>
          <w:drawing>
            <wp:inline distT="0" distB="0" distL="0" distR="0">
              <wp:extent cx="4515480" cy="346758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ciplina.png"/>
                      <pic:cNvPicPr/>
                    </pic:nvPicPr>
                    <pic:blipFill>
                      <a:blip r:embed="rId3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5480" cy="3467584"/>
                      </a:xfrm>
                      <a:prstGeom prst="rect">
                        <a:avLst/>
                      </a:prstGeom>
                    </pic:spPr>
                  </pic:pic>
                </a:graphicData>
              </a:graphic>
            </wp:inline>
          </w:drawing>
        </w:r>
        <w:r>
          <w:rPr>
            <w:noProof/>
          </w:rPr>
          <w:lastRenderedPageBreak/>
          <w:drawing>
            <wp:inline distT="0" distB="0" distL="0" distR="0">
              <wp:extent cx="2295845" cy="70018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co-Logradouro.png"/>
                      <pic:cNvPicPr/>
                    </pic:nvPicPr>
                    <pic:blipFill>
                      <a:blip r:embed="rId3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95845" cy="7001852"/>
                      </a:xfrm>
                      <a:prstGeom prst="rect">
                        <a:avLst/>
                      </a:prstGeom>
                    </pic:spPr>
                  </pic:pic>
                </a:graphicData>
              </a:graphic>
            </wp:inline>
          </w:drawing>
        </w:r>
        <w:r>
          <w:rPr>
            <w:noProof/>
          </w:rPr>
          <w:drawing>
            <wp:inline distT="0" distB="0" distL="0" distR="0">
              <wp:extent cx="2029108" cy="173379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co-Ocorrencia.png"/>
                      <pic:cNvPicPr/>
                    </pic:nvPicPr>
                    <pic:blipFill>
                      <a:blip r:embed="rId3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9108" cy="1733792"/>
                      </a:xfrm>
                      <a:prstGeom prst="rect">
                        <a:avLst/>
                      </a:prstGeom>
                    </pic:spPr>
                  </pic:pic>
                </a:graphicData>
              </a:graphic>
            </wp:inline>
          </w:drawing>
        </w:r>
        <w:r>
          <w:rPr>
            <w:noProof/>
          </w:rPr>
          <w:lastRenderedPageBreak/>
          <w:drawing>
            <wp:inline distT="0" distB="0" distL="0" distR="0">
              <wp:extent cx="4667901" cy="273405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o-Professor-Disciplina.png"/>
                      <pic:cNvPicPr/>
                    </pic:nvPicPr>
                    <pic:blipFill>
                      <a:blip r:embed="rId4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7901" cy="2734057"/>
                      </a:xfrm>
                      <a:prstGeom prst="rect">
                        <a:avLst/>
                      </a:prstGeom>
                    </pic:spPr>
                  </pic:pic>
                </a:graphicData>
              </a:graphic>
            </wp:inline>
          </w:drawing>
        </w:r>
        <w:r>
          <w:rPr>
            <w:noProof/>
          </w:rPr>
          <w:drawing>
            <wp:inline distT="0" distB="0" distL="0" distR="0">
              <wp:extent cx="1924319" cy="3581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co-Tarefa.png"/>
                      <pic:cNvPicPr/>
                    </pic:nvPicPr>
                    <pic:blipFill>
                      <a:blip r:embed="rId4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319" cy="3581900"/>
                      </a:xfrm>
                      <a:prstGeom prst="rect">
                        <a:avLst/>
                      </a:prstGeom>
                    </pic:spPr>
                  </pic:pic>
                </a:graphicData>
              </a:graphic>
            </wp:inline>
          </w:drawing>
        </w:r>
        <w:r>
          <w:rPr>
            <w:noProof/>
          </w:rPr>
          <w:lastRenderedPageBreak/>
          <w:drawing>
            <wp:inline distT="0" distB="0" distL="0" distR="0">
              <wp:extent cx="4334480" cy="509658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co-Turma.png"/>
                      <pic:cNvPicPr/>
                    </pic:nvPicPr>
                    <pic:blipFill>
                      <a:blip r:embed="rId4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4480" cy="5096586"/>
                      </a:xfrm>
                      <a:prstGeom prst="rect">
                        <a:avLst/>
                      </a:prstGeom>
                    </pic:spPr>
                  </pic:pic>
                </a:graphicData>
              </a:graphic>
            </wp:inline>
          </w:drawing>
        </w:r>
        <w:bookmarkStart w:id="1506" w:name="_GoBack"/>
        <w:r>
          <w:rPr>
            <w:noProof/>
          </w:rPr>
          <w:lastRenderedPageBreak/>
          <w:drawing>
            <wp:inline distT="0" distB="0" distL="0" distR="0">
              <wp:extent cx="5940425" cy="82238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co-Usuário.png"/>
                      <pic:cNvPicPr/>
                    </pic:nvPicPr>
                    <pic:blipFill>
                      <a:blip r:embed="rId4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223885"/>
                      </a:xfrm>
                      <a:prstGeom prst="rect">
                        <a:avLst/>
                      </a:prstGeom>
                    </pic:spPr>
                  </pic:pic>
                </a:graphicData>
              </a:graphic>
            </wp:inline>
          </w:drawing>
        </w:r>
      </w:ins>
      <w:bookmarkEnd w:id="1506"/>
    </w:p>
    <w:p w:rsidR="00E36CB2" w:rsidRPr="00F12F17" w:rsidRDefault="00E36CB2" w:rsidP="007A57D5">
      <w:pPr>
        <w:pStyle w:val="Ttulo4"/>
        <w:rPr>
          <w:b/>
          <w:i w:val="0"/>
        </w:rPr>
      </w:pPr>
      <w:r w:rsidRPr="00F12F17">
        <w:rPr>
          <w:b/>
          <w:i w:val="0"/>
        </w:rPr>
        <w:lastRenderedPageBreak/>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1507" w:name="_Toc415782070"/>
      <w:r>
        <w:t xml:space="preserve">Tabela </w:t>
      </w:r>
      <w:r w:rsidR="009101FD">
        <w:fldChar w:fldCharType="begin"/>
      </w:r>
      <w:r w:rsidR="00883C4F">
        <w:instrText xml:space="preserve"> SEQ Tabela \* ARABIC </w:instrText>
      </w:r>
      <w:r w:rsidR="009101FD">
        <w:fldChar w:fldCharType="separate"/>
      </w:r>
      <w:ins w:id="1508" w:author="User" w:date="2015-04-04T21:08:00Z">
        <w:r w:rsidR="006E2F71">
          <w:rPr>
            <w:noProof/>
          </w:rPr>
          <w:t>30</w:t>
        </w:r>
      </w:ins>
      <w:del w:id="1509" w:author="User" w:date="2015-04-04T19:50:00Z">
        <w:r w:rsidR="004A46AC" w:rsidDel="00E640C8">
          <w:rPr>
            <w:noProof/>
          </w:rPr>
          <w:delText>25</w:delText>
        </w:r>
      </w:del>
      <w:r w:rsidR="009101FD">
        <w:rPr>
          <w:noProof/>
        </w:rPr>
        <w:fldChar w:fldCharType="end"/>
      </w:r>
      <w:r>
        <w:t xml:space="preserve"> - Modelo </w:t>
      </w:r>
      <w:r w:rsidRPr="007D5E75">
        <w:rPr>
          <w:noProof/>
        </w:rPr>
        <w:t>para descrição das Tabelas do Banco de Dados</w:t>
      </w:r>
      <w:bookmarkEnd w:id="1507"/>
    </w:p>
    <w:tbl>
      <w:tblPr>
        <w:tblpPr w:leftFromText="141" w:rightFromText="141" w:vertAnchor="text" w:horzAnchor="margin" w:tblpY="8"/>
        <w:tblW w:w="9803" w:type="dxa"/>
        <w:tblLayout w:type="fixed"/>
        <w:tblCellMar>
          <w:left w:w="70" w:type="dxa"/>
          <w:right w:w="70" w:type="dxa"/>
        </w:tblCellMar>
        <w:tblLook w:val="04A0"/>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proofErr w:type="gramStart"/>
            <w:r w:rsidRPr="00DA187B">
              <w:rPr>
                <w:color w:val="0000FF"/>
                <w:sz w:val="20"/>
                <w:szCs w:val="20"/>
              </w:rPr>
              <w:t>2</w:t>
            </w:r>
            <w:proofErr w:type="gramEnd"/>
            <w:r w:rsidRPr="00DA187B">
              <w:rPr>
                <w:color w:val="0000FF"/>
                <w:sz w:val="20"/>
                <w:szCs w:val="20"/>
              </w:rPr>
              <w:t xml:space="preserve">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proofErr w:type="spellStart"/>
            <w:proofErr w:type="gramStart"/>
            <w:r w:rsidRPr="00DA187B">
              <w:rPr>
                <w:color w:val="0000FF"/>
                <w:sz w:val="20"/>
                <w:szCs w:val="20"/>
              </w:rPr>
              <w:t>Prod</w:t>
            </w:r>
            <w:r w:rsidR="00C27EA6">
              <w:rPr>
                <w:color w:val="0000FF"/>
                <w:sz w:val="20"/>
                <w:szCs w:val="20"/>
              </w:rPr>
              <w:t>_Cod</w:t>
            </w:r>
            <w:proofErr w:type="spellEnd"/>
            <w:proofErr w:type="gramEnd"/>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proofErr w:type="gramStart"/>
            <w:r w:rsidRPr="00DA187B">
              <w:rPr>
                <w:color w:val="0000FF"/>
                <w:sz w:val="20"/>
                <w:szCs w:val="20"/>
              </w:rPr>
              <w:t>9</w:t>
            </w:r>
            <w:proofErr w:type="gramEnd"/>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proofErr w:type="spellStart"/>
            <w:proofErr w:type="gramStart"/>
            <w:r>
              <w:rPr>
                <w:color w:val="0000FF"/>
                <w:sz w:val="20"/>
                <w:szCs w:val="20"/>
              </w:rPr>
              <w:t>Prod_</w:t>
            </w:r>
            <w:r w:rsidR="00CD267D" w:rsidRPr="00DA187B">
              <w:rPr>
                <w:color w:val="0000FF"/>
                <w:sz w:val="20"/>
                <w:szCs w:val="20"/>
              </w:rPr>
              <w:t>Descr</w:t>
            </w:r>
            <w:proofErr w:type="spellEnd"/>
            <w:proofErr w:type="gramEnd"/>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 xml:space="preserve">Recomendo que sejam apresentadas aqui somente </w:t>
      </w:r>
      <w:proofErr w:type="gramStart"/>
      <w:r>
        <w:rPr>
          <w:color w:val="FF0000"/>
        </w:rPr>
        <w:t>2</w:t>
      </w:r>
      <w:proofErr w:type="gramEnd"/>
      <w:r>
        <w:rPr>
          <w:color w:val="FF0000"/>
        </w:rPr>
        <w:t xml:space="preserve">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1510" w:name="_Toc415779834"/>
      <w:r>
        <w:rPr>
          <w:lang w:val="fr-FR"/>
        </w:rPr>
        <w:t>Produtos da Etapa de CODIFICAÇÃO E TESTES</w:t>
      </w:r>
      <w:bookmarkEnd w:id="1510"/>
    </w:p>
    <w:p w:rsidR="002B7D4A" w:rsidRDefault="002B7D4A" w:rsidP="002B7D4A">
      <w:pPr>
        <w:rPr>
          <w:color w:val="FF0000"/>
        </w:rPr>
      </w:pPr>
      <w:r>
        <w:rPr>
          <w:color w:val="FF0000"/>
        </w:rPr>
        <w:t xml:space="preserve">Descrever de forma genérica os objetivos da Etapa de </w:t>
      </w:r>
      <w:r w:rsidR="005F7D49" w:rsidRPr="005F7D49">
        <w:rPr>
          <w:color w:val="FF0000"/>
        </w:rPr>
        <w:t xml:space="preserve">CODIFICAÇÃO E </w:t>
      </w:r>
      <w:proofErr w:type="spellStart"/>
      <w:proofErr w:type="gramStart"/>
      <w:r w:rsidR="005F7D49" w:rsidRPr="005F7D49">
        <w:rPr>
          <w:color w:val="FF0000"/>
        </w:rPr>
        <w:t>TESTES</w:t>
      </w:r>
      <w:r>
        <w:rPr>
          <w:color w:val="FF0000"/>
        </w:rPr>
        <w:t>e</w:t>
      </w:r>
      <w:proofErr w:type="spellEnd"/>
      <w:proofErr w:type="gramEnd"/>
      <w:r>
        <w:rPr>
          <w:color w:val="FF0000"/>
        </w:rPr>
        <w:t xml:space="preserv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1511" w:name="_Toc415779835"/>
      <w:r w:rsidRPr="00147751">
        <w:t>Relação dos Artefatos ou Componentes de Software</w:t>
      </w:r>
      <w:bookmarkEnd w:id="1511"/>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proofErr w:type="spellStart"/>
      <w:r w:rsidRPr="00147751">
        <w:rPr>
          <w:i/>
          <w:color w:val="FF0000"/>
        </w:rPr>
        <w:t>Stored</w:t>
      </w:r>
      <w:proofErr w:type="spellEnd"/>
      <w:r w:rsidRPr="00147751">
        <w:rPr>
          <w:i/>
          <w:color w:val="FF0000"/>
        </w:rPr>
        <w:t xml:space="preserve"> </w:t>
      </w:r>
      <w:proofErr w:type="spellStart"/>
      <w:r w:rsidRPr="00147751">
        <w:rPr>
          <w:i/>
          <w:color w:val="FF0000"/>
        </w:rPr>
        <w:t>Procedure</w:t>
      </w:r>
      <w:proofErr w:type="spellEnd"/>
      <w:r w:rsidRPr="00147751">
        <w:rPr>
          <w:color w:val="FF0000"/>
        </w:rPr>
        <w:t>, etc.]</w:t>
      </w:r>
      <w:r>
        <w:rPr>
          <w:color w:val="FF0000"/>
        </w:rPr>
        <w:t>.</w:t>
      </w:r>
    </w:p>
    <w:p w:rsidR="001325A4" w:rsidRPr="007728FA" w:rsidRDefault="001325A4" w:rsidP="001325A4"/>
    <w:p w:rsidR="001325A4" w:rsidRDefault="001325A4" w:rsidP="001325A4">
      <w:pPr>
        <w:pStyle w:val="Ttulo3"/>
      </w:pPr>
      <w:bookmarkStart w:id="1512" w:name="_Toc415779836"/>
      <w:r>
        <w:lastRenderedPageBreak/>
        <w:t xml:space="preserve">Planejamento e Execução </w:t>
      </w:r>
      <w:r w:rsidRPr="00147751">
        <w:t xml:space="preserve">dos </w:t>
      </w:r>
      <w:r>
        <w:t>Testes Unitários</w:t>
      </w:r>
      <w:bookmarkEnd w:id="1512"/>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1513" w:name="_Toc415782071"/>
      <w:r>
        <w:t xml:space="preserve">Tabela </w:t>
      </w:r>
      <w:r w:rsidR="009101FD">
        <w:fldChar w:fldCharType="begin"/>
      </w:r>
      <w:r w:rsidR="00883C4F">
        <w:instrText xml:space="preserve"> SEQ Tabela \* ARABIC </w:instrText>
      </w:r>
      <w:r w:rsidR="009101FD">
        <w:fldChar w:fldCharType="separate"/>
      </w:r>
      <w:ins w:id="1514" w:author="User" w:date="2015-04-04T21:08:00Z">
        <w:r w:rsidR="006E2F71">
          <w:rPr>
            <w:noProof/>
          </w:rPr>
          <w:t>31</w:t>
        </w:r>
      </w:ins>
      <w:del w:id="1515" w:author="User" w:date="2015-04-04T19:50:00Z">
        <w:r w:rsidR="004A46AC" w:rsidDel="00E640C8">
          <w:rPr>
            <w:noProof/>
          </w:rPr>
          <w:delText>26</w:delText>
        </w:r>
      </w:del>
      <w:r w:rsidR="009101FD">
        <w:rPr>
          <w:noProof/>
        </w:rPr>
        <w:fldChar w:fldCharType="end"/>
      </w:r>
      <w:r>
        <w:t xml:space="preserve"> - </w:t>
      </w:r>
      <w:r w:rsidR="00DA583F">
        <w:t>Modelo para Planejamento e Execução dos Testes Unitários</w:t>
      </w:r>
      <w:bookmarkEnd w:id="1513"/>
    </w:p>
    <w:tbl>
      <w:tblPr>
        <w:tblW w:w="10221" w:type="dxa"/>
        <w:tblInd w:w="55" w:type="dxa"/>
        <w:tblLayout w:type="fixed"/>
        <w:tblCellMar>
          <w:left w:w="70" w:type="dxa"/>
          <w:right w:w="70" w:type="dxa"/>
        </w:tblCellMar>
        <w:tblLook w:val="04A0"/>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já</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dados</w:t>
            </w:r>
            <w:proofErr w:type="gramEnd"/>
            <w:r w:rsidRPr="00F33F7D">
              <w:rPr>
                <w:color w:val="0000FF"/>
                <w:sz w:val="22"/>
                <w:szCs w:val="22"/>
              </w:rPr>
              <w:t xml:space="preserve">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senha</w:t>
            </w:r>
            <w:proofErr w:type="gramEnd"/>
            <w:r w:rsidRPr="00F33F7D">
              <w:rPr>
                <w:color w:val="0000FF"/>
                <w:sz w:val="22"/>
                <w:szCs w:val="22"/>
              </w:rPr>
              <w:t xml:space="preserve">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não</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senha</w:t>
            </w:r>
            <w:proofErr w:type="gramEnd"/>
            <w:r w:rsidRPr="00F33F7D">
              <w:rPr>
                <w:color w:val="0000FF"/>
                <w:sz w:val="22"/>
                <w:szCs w:val="22"/>
              </w:rPr>
              <w:t xml:space="preserve">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troca</w:t>
            </w:r>
            <w:proofErr w:type="gramEnd"/>
            <w:r w:rsidRPr="00F33F7D">
              <w:rPr>
                <w:color w:val="0000FF"/>
                <w:sz w:val="22"/>
                <w:szCs w:val="22"/>
              </w:rPr>
              <w:t xml:space="preserve">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já</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dados</w:t>
            </w:r>
            <w:proofErr w:type="gramEnd"/>
            <w:r w:rsidRPr="00F33F7D">
              <w:rPr>
                <w:color w:val="0000FF"/>
                <w:sz w:val="22"/>
                <w:szCs w:val="22"/>
              </w:rPr>
              <w:t xml:space="preserve">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dados</w:t>
            </w:r>
            <w:proofErr w:type="gramEnd"/>
            <w:r w:rsidRPr="00F33F7D">
              <w:rPr>
                <w:color w:val="0000FF"/>
                <w:sz w:val="22"/>
                <w:szCs w:val="22"/>
              </w:rPr>
              <w:t xml:space="preserve">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não</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dados</w:t>
            </w:r>
            <w:proofErr w:type="gramEnd"/>
            <w:r w:rsidRPr="00F33F7D">
              <w:rPr>
                <w:color w:val="0000FF"/>
                <w:sz w:val="22"/>
                <w:szCs w:val="22"/>
              </w:rPr>
              <w:t xml:space="preserve">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dados</w:t>
            </w:r>
            <w:proofErr w:type="gramEnd"/>
            <w:r w:rsidRPr="00F33F7D">
              <w:rPr>
                <w:color w:val="0000FF"/>
                <w:sz w:val="22"/>
                <w:szCs w:val="22"/>
              </w:rPr>
              <w:t xml:space="preserve">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não</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com</w:t>
            </w:r>
            <w:proofErr w:type="gramEnd"/>
            <w:r w:rsidRPr="00F33F7D">
              <w:rPr>
                <w:color w:val="0000FF"/>
                <w:sz w:val="22"/>
                <w:szCs w:val="22"/>
              </w:rPr>
              <w:t xml:space="preserve">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já</w:t>
            </w:r>
            <w:proofErr w:type="gramEnd"/>
            <w:r w:rsidRPr="00F33F7D">
              <w:rPr>
                <w:color w:val="0000FF"/>
                <w:sz w:val="22"/>
                <w:szCs w:val="22"/>
              </w:rPr>
              <w:t xml:space="preserve">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não</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com</w:t>
            </w:r>
            <w:proofErr w:type="gramEnd"/>
            <w:r w:rsidRPr="00F33F7D">
              <w:rPr>
                <w:color w:val="0000FF"/>
                <w:sz w:val="22"/>
                <w:szCs w:val="22"/>
              </w:rPr>
              <w:t xml:space="preserve">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não</w:t>
            </w:r>
            <w:proofErr w:type="gramEnd"/>
            <w:r w:rsidRPr="00F33F7D">
              <w:rPr>
                <w:color w:val="0000FF"/>
                <w:sz w:val="22"/>
                <w:szCs w:val="22"/>
              </w:rPr>
              <w:t xml:space="preserve">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proofErr w:type="gramStart"/>
            <w:r w:rsidRPr="00F33F7D">
              <w:rPr>
                <w:color w:val="0000FF"/>
                <w:sz w:val="22"/>
                <w:szCs w:val="22"/>
              </w:rPr>
              <w:t>existente</w:t>
            </w:r>
            <w:proofErr w:type="gramEnd"/>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1516" w:name="_Toc415779837"/>
      <w:r>
        <w:rPr>
          <w:lang w:val="fr-FR"/>
        </w:rPr>
        <w:t>Produtos da Etapa de TESTES INTEGRADOS</w:t>
      </w:r>
      <w:bookmarkEnd w:id="1516"/>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1517" w:name="_Toc415779838"/>
      <w:r>
        <w:t>Relação da</w:t>
      </w:r>
      <w:r w:rsidRPr="00147751">
        <w:t xml:space="preserve">s </w:t>
      </w:r>
      <w:r>
        <w:t>Integrações e Interfaces com outros Sistemas e Aplicativos</w:t>
      </w:r>
      <w:bookmarkEnd w:id="1517"/>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w:t>
      </w:r>
      <w:proofErr w:type="spellStart"/>
      <w:r>
        <w:rPr>
          <w:color w:val="FF0000"/>
        </w:rPr>
        <w:t>etc</w:t>
      </w:r>
      <w:proofErr w:type="spellEnd"/>
      <w:r>
        <w:rPr>
          <w:color w:val="FF0000"/>
        </w:rPr>
        <w:t xml:space="preserve">, </w:t>
      </w:r>
      <w:r>
        <w:rPr>
          <w:color w:val="FF0000"/>
        </w:rPr>
        <w:lastRenderedPageBreak/>
        <w:t xml:space="preserve">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1518" w:name="_Toc415779839"/>
      <w:r>
        <w:t xml:space="preserve">Planejamento e Execução </w:t>
      </w:r>
      <w:r w:rsidRPr="00147751">
        <w:t xml:space="preserve">dos </w:t>
      </w:r>
      <w:r>
        <w:t xml:space="preserve">Testes </w:t>
      </w:r>
      <w:r w:rsidR="00A2201E">
        <w:t>Integrados</w:t>
      </w:r>
      <w:bookmarkEnd w:id="1518"/>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 xml:space="preserve">com outros Sistemas ou ambientes externos, como envio de e-mail, SMS, </w:t>
      </w:r>
      <w:proofErr w:type="spellStart"/>
      <w:r w:rsidR="00291ABD" w:rsidRPr="00291ABD">
        <w:rPr>
          <w:color w:val="FF0000"/>
        </w:rPr>
        <w:t>etc</w:t>
      </w:r>
      <w:proofErr w:type="spellEnd"/>
      <w:r w:rsidR="00291ABD">
        <w:rPr>
          <w:color w:val="FF0000"/>
        </w:rPr>
        <w:t>, devem ser v</w:t>
      </w:r>
      <w:r w:rsidR="00291ABD" w:rsidRPr="00291ABD">
        <w:rPr>
          <w:color w:val="FF0000"/>
        </w:rPr>
        <w:t>erifica</w:t>
      </w:r>
      <w:r w:rsidR="00291ABD">
        <w:rPr>
          <w:color w:val="FF0000"/>
        </w:rPr>
        <w:t xml:space="preserve">dos </w:t>
      </w:r>
      <w:proofErr w:type="spellStart"/>
      <w:r w:rsidR="00291ABD" w:rsidRPr="00291ABD">
        <w:rPr>
          <w:color w:val="FF0000"/>
        </w:rPr>
        <w:t>o</w:t>
      </w:r>
      <w:r w:rsidR="00291ABD">
        <w:rPr>
          <w:color w:val="FF0000"/>
        </w:rPr>
        <w:t>s</w:t>
      </w:r>
      <w:r w:rsidR="00291ABD" w:rsidRPr="00B861B4">
        <w:rPr>
          <w:color w:val="FF0000"/>
          <w:u w:val="single"/>
        </w:rPr>
        <w:t>requisitos</w:t>
      </w:r>
      <w:proofErr w:type="spellEnd"/>
      <w:r w:rsidR="00291ABD" w:rsidRPr="00B861B4">
        <w:rPr>
          <w:color w:val="FF0000"/>
          <w:u w:val="single"/>
        </w:rPr>
        <w:t xml:space="preserve"> não funcionais</w:t>
      </w:r>
      <w:r w:rsidR="00291ABD" w:rsidRPr="00291ABD">
        <w:rPr>
          <w:color w:val="FF0000"/>
        </w:rPr>
        <w:t xml:space="preserve">, como </w:t>
      </w:r>
      <w:proofErr w:type="gramStart"/>
      <w:r w:rsidR="00291ABD" w:rsidRPr="00291ABD">
        <w:rPr>
          <w:color w:val="FF0000"/>
        </w:rPr>
        <w:t>performance</w:t>
      </w:r>
      <w:proofErr w:type="gramEnd"/>
      <w:r w:rsidR="00291ABD" w:rsidRPr="00291ABD">
        <w:rPr>
          <w:color w:val="FF0000"/>
        </w:rPr>
        <w:t xml:space="preserv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1519" w:name="_Toc415782072"/>
      <w:r>
        <w:t xml:space="preserve">Tabela </w:t>
      </w:r>
      <w:r w:rsidR="009101FD">
        <w:fldChar w:fldCharType="begin"/>
      </w:r>
      <w:r w:rsidR="00883C4F">
        <w:instrText xml:space="preserve"> SEQ Tabela \* ARABIC </w:instrText>
      </w:r>
      <w:r w:rsidR="009101FD">
        <w:fldChar w:fldCharType="separate"/>
      </w:r>
      <w:ins w:id="1520" w:author="User" w:date="2015-04-04T21:08:00Z">
        <w:r w:rsidR="006E2F71">
          <w:rPr>
            <w:noProof/>
          </w:rPr>
          <w:t>32</w:t>
        </w:r>
      </w:ins>
      <w:del w:id="1521" w:author="User" w:date="2015-04-04T19:50:00Z">
        <w:r w:rsidR="004A46AC" w:rsidDel="00E640C8">
          <w:rPr>
            <w:noProof/>
          </w:rPr>
          <w:delText>27</w:delText>
        </w:r>
      </w:del>
      <w:r w:rsidR="009101FD">
        <w:rPr>
          <w:noProof/>
        </w:rPr>
        <w:fldChar w:fldCharType="end"/>
      </w:r>
      <w:r>
        <w:t xml:space="preserve"> - Modelo para Planejamento e Execução dos Testes Integrados</w:t>
      </w:r>
      <w:bookmarkEnd w:id="1519"/>
    </w:p>
    <w:tbl>
      <w:tblPr>
        <w:tblW w:w="10221" w:type="dxa"/>
        <w:tblInd w:w="55" w:type="dxa"/>
        <w:tblLayout w:type="fixed"/>
        <w:tblCellMar>
          <w:left w:w="70" w:type="dxa"/>
          <w:right w:w="70" w:type="dxa"/>
        </w:tblCellMar>
        <w:tblLook w:val="04A0"/>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proofErr w:type="gramStart"/>
            <w:r w:rsidRPr="00F33F7D">
              <w:rPr>
                <w:color w:val="0000FF"/>
                <w:sz w:val="22"/>
                <w:szCs w:val="22"/>
              </w:rPr>
              <w:t>1</w:t>
            </w:r>
            <w:proofErr w:type="gramEnd"/>
            <w:r w:rsidRPr="00F33F7D">
              <w:rPr>
                <w:color w:val="0000FF"/>
                <w:sz w:val="22"/>
                <w:szCs w:val="22"/>
              </w:rPr>
              <w:t xml:space="preserve">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proofErr w:type="gramStart"/>
            <w:r w:rsidRPr="00F33F7D">
              <w:rPr>
                <w:color w:val="0000FF"/>
                <w:sz w:val="22"/>
                <w:szCs w:val="22"/>
              </w:rPr>
              <w:t>1</w:t>
            </w:r>
            <w:proofErr w:type="gramEnd"/>
            <w:r w:rsidRPr="00F33F7D">
              <w:rPr>
                <w:color w:val="0000FF"/>
                <w:sz w:val="22"/>
                <w:szCs w:val="22"/>
              </w:rPr>
              <w:t xml:space="preserve"> produto </w:t>
            </w:r>
            <w:proofErr w:type="spellStart"/>
            <w:r w:rsidRPr="00F33F7D">
              <w:rPr>
                <w:color w:val="0000FF"/>
                <w:sz w:val="22"/>
                <w:szCs w:val="22"/>
              </w:rPr>
              <w:t>qtde</w:t>
            </w:r>
            <w:proofErr w:type="spellEnd"/>
            <w:r w:rsidRPr="00F33F7D">
              <w:rPr>
                <w:color w:val="0000FF"/>
                <w:sz w:val="22"/>
                <w:szCs w:val="22"/>
              </w:rPr>
              <w:t>&gt;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 xml:space="preserve">Mais de </w:t>
            </w:r>
            <w:proofErr w:type="gramStart"/>
            <w:r w:rsidRPr="00F33F7D">
              <w:rPr>
                <w:color w:val="0000FF"/>
                <w:sz w:val="22"/>
                <w:szCs w:val="22"/>
              </w:rPr>
              <w:t>1</w:t>
            </w:r>
            <w:proofErr w:type="gramEnd"/>
            <w:r w:rsidRPr="00F33F7D">
              <w:rPr>
                <w:color w:val="0000FF"/>
                <w:sz w:val="22"/>
                <w:szCs w:val="22"/>
              </w:rPr>
              <w:t xml:space="preserve">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proofErr w:type="gramStart"/>
            <w:r w:rsidRPr="00F33F7D">
              <w:rPr>
                <w:color w:val="0000FF"/>
                <w:sz w:val="22"/>
                <w:szCs w:val="22"/>
              </w:rPr>
              <w:t>1</w:t>
            </w:r>
            <w:proofErr w:type="gramEnd"/>
            <w:r w:rsidRPr="00F33F7D">
              <w:rPr>
                <w:color w:val="0000FF"/>
                <w:sz w:val="22"/>
                <w:szCs w:val="22"/>
              </w:rPr>
              <w:t xml:space="preserve">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proofErr w:type="gramStart"/>
            <w:r w:rsidRPr="00F33F7D">
              <w:rPr>
                <w:color w:val="0000FF"/>
                <w:sz w:val="22"/>
                <w:szCs w:val="22"/>
              </w:rPr>
              <w:t>1</w:t>
            </w:r>
            <w:proofErr w:type="gramEnd"/>
            <w:r w:rsidRPr="00F33F7D">
              <w:rPr>
                <w:color w:val="0000FF"/>
                <w:sz w:val="22"/>
                <w:szCs w:val="22"/>
              </w:rPr>
              <w:t xml:space="preserve"> produto </w:t>
            </w:r>
            <w:proofErr w:type="spellStart"/>
            <w:r w:rsidRPr="00F33F7D">
              <w:rPr>
                <w:color w:val="0000FF"/>
                <w:sz w:val="22"/>
                <w:szCs w:val="22"/>
              </w:rPr>
              <w:t>qtde</w:t>
            </w:r>
            <w:proofErr w:type="spellEnd"/>
            <w:r w:rsidRPr="00F33F7D">
              <w:rPr>
                <w:color w:val="0000FF"/>
                <w:sz w:val="22"/>
                <w:szCs w:val="22"/>
              </w:rPr>
              <w:t>&gt;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 xml:space="preserve">Mais de </w:t>
            </w:r>
            <w:proofErr w:type="gramStart"/>
            <w:r w:rsidRPr="00F33F7D">
              <w:rPr>
                <w:color w:val="0000FF"/>
                <w:sz w:val="22"/>
                <w:szCs w:val="22"/>
              </w:rPr>
              <w:t>1</w:t>
            </w:r>
            <w:proofErr w:type="gramEnd"/>
            <w:r w:rsidRPr="00F33F7D">
              <w:rPr>
                <w:color w:val="0000FF"/>
                <w:sz w:val="22"/>
                <w:szCs w:val="22"/>
              </w:rPr>
              <w:t xml:space="preserve">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1522" w:name="_Toc415779840"/>
      <w:r w:rsidRPr="008C0BFE">
        <w:rPr>
          <w:sz w:val="28"/>
        </w:rPr>
        <w:lastRenderedPageBreak/>
        <w:t>Plano de I</w:t>
      </w:r>
      <w:r w:rsidR="00301E38" w:rsidRPr="008C0BFE">
        <w:rPr>
          <w:sz w:val="28"/>
        </w:rPr>
        <w:t>mplantação</w:t>
      </w:r>
      <w:bookmarkEnd w:id="1522"/>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 xml:space="preserve">a partir do código </w:t>
      </w:r>
      <w:proofErr w:type="gramStart"/>
      <w:r w:rsidRPr="00414648">
        <w:rPr>
          <w:color w:val="FF0000"/>
        </w:rPr>
        <w:t>fonte.</w:t>
      </w:r>
      <w:proofErr w:type="gramEnd"/>
      <w:r w:rsidRPr="00414648">
        <w:rPr>
          <w:color w:val="FF0000"/>
        </w:rPr>
        <w:t>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1523" w:name="_Toc269327113"/>
      <w:bookmarkStart w:id="1524" w:name="_Toc269327236"/>
      <w:bookmarkStart w:id="1525" w:name="_Toc415779841"/>
      <w:r w:rsidRPr="008C0BFE">
        <w:rPr>
          <w:sz w:val="28"/>
        </w:rPr>
        <w:lastRenderedPageBreak/>
        <w:t>C</w:t>
      </w:r>
      <w:bookmarkEnd w:id="1523"/>
      <w:bookmarkEnd w:id="1524"/>
      <w:r w:rsidRPr="008C0BFE">
        <w:rPr>
          <w:sz w:val="28"/>
        </w:rPr>
        <w:t>onclusão</w:t>
      </w:r>
      <w:bookmarkEnd w:id="1525"/>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proofErr w:type="gramStart"/>
      <w:r w:rsidR="00814A28" w:rsidRPr="007D3EA8">
        <w:rPr>
          <w:color w:val="0000FF"/>
        </w:rPr>
        <w:t>)</w:t>
      </w:r>
      <w:r w:rsidR="00EB4855">
        <w:rPr>
          <w:color w:val="FF0000"/>
        </w:rPr>
        <w:t>.</w:t>
      </w:r>
      <w:proofErr w:type="gramEnd"/>
      <w:r w:rsidRPr="00204410">
        <w:rPr>
          <w:color w:val="FF0000"/>
        </w:rPr>
        <w:t xml:space="preserve">Não </w:t>
      </w:r>
      <w:proofErr w:type="spellStart"/>
      <w:r w:rsidR="00204410">
        <w:rPr>
          <w:color w:val="FF0000"/>
        </w:rPr>
        <w:t>é</w:t>
      </w:r>
      <w:r w:rsidR="00EB4855" w:rsidRPr="00204410">
        <w:rPr>
          <w:color w:val="FF0000"/>
        </w:rPr>
        <w:t>permit</w:t>
      </w:r>
      <w:r w:rsidR="00EB4855">
        <w:rPr>
          <w:color w:val="FF0000"/>
        </w:rPr>
        <w:t>ida</w:t>
      </w:r>
      <w:r w:rsidRPr="00204410">
        <w:rPr>
          <w:color w:val="FF0000"/>
        </w:rPr>
        <w:t>a</w:t>
      </w:r>
      <w:proofErr w:type="spellEnd"/>
      <w:r w:rsidRPr="00204410">
        <w:rPr>
          <w:color w:val="FF0000"/>
        </w:rPr>
        <w:t xml:space="preserve">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1526" w:name="_Toc415779842"/>
      <w:r w:rsidRPr="008C0BFE">
        <w:rPr>
          <w:sz w:val="28"/>
        </w:rPr>
        <w:lastRenderedPageBreak/>
        <w:t>Bibliografia</w:t>
      </w:r>
      <w:bookmarkEnd w:id="1526"/>
    </w:p>
    <w:p w:rsidR="00321C8F" w:rsidRPr="004D494A" w:rsidRDefault="00321C8F" w:rsidP="00321C8F">
      <w:pPr>
        <w:pStyle w:val="Bibliografia"/>
        <w:spacing w:after="120"/>
        <w:rPr>
          <w:noProof/>
          <w:color w:val="0000FF"/>
        </w:rPr>
      </w:pPr>
      <w:r w:rsidRPr="004D494A">
        <w:rPr>
          <w:color w:val="0000FF"/>
        </w:rPr>
        <w:t xml:space="preserve">LAKATOS, Eva Maria; MARCONI, Marina de </w:t>
      </w:r>
      <w:proofErr w:type="gramStart"/>
      <w:r w:rsidRPr="004D494A">
        <w:rPr>
          <w:color w:val="0000FF"/>
        </w:rPr>
        <w:t>Andrade.</w:t>
      </w:r>
      <w:proofErr w:type="gramEnd"/>
      <w:r w:rsidRPr="004D494A">
        <w:rPr>
          <w:b/>
          <w:bCs/>
          <w:color w:val="0000FF"/>
        </w:rPr>
        <w:t xml:space="preserve">Fundamentos de </w:t>
      </w:r>
      <w:proofErr w:type="spellStart"/>
      <w:r w:rsidRPr="004D494A">
        <w:rPr>
          <w:b/>
          <w:bCs/>
          <w:color w:val="0000FF"/>
        </w:rPr>
        <w:t>metodologiacientífica</w:t>
      </w:r>
      <w:proofErr w:type="spellEnd"/>
      <w:r w:rsidRPr="004D494A">
        <w:rPr>
          <w:bCs/>
          <w:color w:val="0000FF"/>
        </w:rPr>
        <w:t>. São Paulo: Atlas, 2007.</w:t>
      </w:r>
    </w:p>
    <w:p w:rsidR="00321C8F" w:rsidRPr="004D494A" w:rsidRDefault="00321C8F" w:rsidP="00321C8F">
      <w:pPr>
        <w:pStyle w:val="Bibliografia"/>
        <w:spacing w:after="120"/>
        <w:rPr>
          <w:noProof/>
          <w:color w:val="0000FF"/>
        </w:rPr>
      </w:pPr>
      <w:r w:rsidRPr="004D494A">
        <w:rPr>
          <w:bCs/>
          <w:noProof/>
          <w:color w:val="0000FF"/>
        </w:rPr>
        <w:t>VERIS FACULDADES.</w:t>
      </w:r>
      <w:r w:rsidRPr="004D494A">
        <w:rPr>
          <w:b/>
          <w:iCs/>
          <w:noProof/>
          <w:color w:val="0000FF"/>
        </w:rPr>
        <w:t>Manual paraNormalização de Trabalhos Acadêmicos</w:t>
      </w:r>
      <w:r w:rsidRPr="004D494A">
        <w:rPr>
          <w:i/>
          <w:iCs/>
          <w:noProof/>
          <w:color w:val="0000FF"/>
        </w:rPr>
        <w:t xml:space="preserve">. </w:t>
      </w:r>
      <w:r w:rsidRPr="004D494A">
        <w:rPr>
          <w:noProof/>
          <w:color w:val="0000FF"/>
        </w:rPr>
        <w:t>São Paulo, 2009.</w:t>
      </w:r>
    </w:p>
    <w:p w:rsidR="00321C8F" w:rsidRPr="00EA564D" w:rsidRDefault="00321C8F" w:rsidP="00321C8F">
      <w:pPr>
        <w:pStyle w:val="Bibliografia"/>
        <w:ind w:left="340" w:hanging="340"/>
      </w:pPr>
    </w:p>
    <w:p w:rsidR="00321C8F" w:rsidRPr="00C8671A" w:rsidRDefault="00321C8F" w:rsidP="00321C8F">
      <w:r w:rsidRPr="00F91B58">
        <w:rPr>
          <w:color w:val="FF0000"/>
          <w:u w:val="single"/>
        </w:rPr>
        <w:t xml:space="preserve">Toda publicação, livro, </w:t>
      </w:r>
      <w:proofErr w:type="spellStart"/>
      <w:r w:rsidRPr="00F91B58">
        <w:rPr>
          <w:color w:val="FF0000"/>
          <w:u w:val="single"/>
        </w:rPr>
        <w:t>etc</w:t>
      </w:r>
      <w:proofErr w:type="spellEnd"/>
      <w:r w:rsidRPr="00F91B58">
        <w:rPr>
          <w:color w:val="FF0000"/>
          <w:u w:val="single"/>
        </w:rPr>
        <w:t xml:space="preserve"> existente aqui deve estar referenciado no texto principal da Monografia e </w:t>
      </w:r>
      <w:r w:rsidRPr="00F30120">
        <w:rPr>
          <w:b/>
          <w:color w:val="FF0000"/>
          <w:u w:val="single"/>
        </w:rPr>
        <w:t>vice-versa</w:t>
      </w:r>
      <w:r>
        <w:rPr>
          <w:color w:val="FF0000"/>
        </w:rPr>
        <w:t>.</w:t>
      </w:r>
    </w:p>
    <w:p w:rsidR="00300088" w:rsidRPr="00300088" w:rsidRDefault="00300088" w:rsidP="00300088">
      <w:pPr>
        <w:rPr>
          <w:ins w:id="1527" w:author="User" w:date="2015-04-04T00:55:00Z"/>
          <w:color w:val="0000FF"/>
        </w:rPr>
      </w:pPr>
      <w:ins w:id="1528" w:author="User" w:date="2015-04-04T00:55:00Z">
        <w:r w:rsidRPr="00300088">
          <w:rPr>
            <w:color w:val="0000FF"/>
          </w:rPr>
          <w:t>Referências Bibliográficas</w:t>
        </w:r>
      </w:ins>
    </w:p>
    <w:p w:rsidR="00300088" w:rsidRPr="00300088" w:rsidRDefault="00300088" w:rsidP="00300088">
      <w:pPr>
        <w:rPr>
          <w:ins w:id="1529" w:author="User" w:date="2015-04-04T00:55:00Z"/>
          <w:color w:val="0000FF"/>
        </w:rPr>
      </w:pPr>
    </w:p>
    <w:p w:rsidR="00300088" w:rsidRPr="00300088" w:rsidRDefault="00300088" w:rsidP="00300088">
      <w:pPr>
        <w:rPr>
          <w:ins w:id="1530" w:author="User" w:date="2015-04-04T00:55:00Z"/>
          <w:color w:val="0000FF"/>
        </w:rPr>
      </w:pPr>
      <w:ins w:id="1531" w:author="User" w:date="2015-04-04T00:55:00Z">
        <w:r w:rsidRPr="00300088">
          <w:rPr>
            <w:color w:val="0000FF"/>
          </w:rPr>
          <w:t xml:space="preserve">CENTRO BRASILEIRO DE TECNOLOGIA E AUTOMAÇÃO. CBTA – Grupo de Processos do </w:t>
        </w:r>
        <w:proofErr w:type="spellStart"/>
        <w:proofErr w:type="gramStart"/>
        <w:r w:rsidRPr="00300088">
          <w:rPr>
            <w:color w:val="0000FF"/>
          </w:rPr>
          <w:t>PMBoK</w:t>
        </w:r>
        <w:proofErr w:type="spellEnd"/>
        <w:proofErr w:type="gramEnd"/>
        <w:r w:rsidRPr="00300088">
          <w:rPr>
            <w:color w:val="0000FF"/>
          </w:rPr>
          <w:t>. Disponível em: &lt;http://www.cbtanet.com.br/pmbok/&gt;. Acesso em: 29 mai. 2009.</w:t>
        </w:r>
      </w:ins>
    </w:p>
    <w:p w:rsidR="00300088" w:rsidRPr="00300088" w:rsidRDefault="00300088" w:rsidP="00300088">
      <w:pPr>
        <w:rPr>
          <w:ins w:id="1532" w:author="User" w:date="2015-04-04T00:55:00Z"/>
          <w:color w:val="0000FF"/>
        </w:rPr>
      </w:pPr>
    </w:p>
    <w:p w:rsidR="00300088" w:rsidRPr="00300088" w:rsidRDefault="00300088" w:rsidP="00300088">
      <w:pPr>
        <w:rPr>
          <w:ins w:id="1533" w:author="User" w:date="2015-04-04T00:55:00Z"/>
          <w:color w:val="0000FF"/>
          <w:lang w:val="en-US"/>
          <w:rPrChange w:id="1534" w:author="User" w:date="2015-04-04T00:55:00Z">
            <w:rPr>
              <w:ins w:id="1535" w:author="User" w:date="2015-04-04T00:55:00Z"/>
              <w:color w:val="0000FF"/>
            </w:rPr>
          </w:rPrChange>
        </w:rPr>
      </w:pPr>
      <w:ins w:id="1536" w:author="User" w:date="2015-04-04T00:55:00Z">
        <w:r w:rsidRPr="00300088">
          <w:rPr>
            <w:color w:val="0000FF"/>
          </w:rPr>
          <w:t xml:space="preserve">PROJECT MANAGEMENT INTITUTE. Um Guia do Conjunto de Conhecimentos em Gerenciamento de Projetos. </w:t>
        </w:r>
        <w:r w:rsidR="009101FD" w:rsidRPr="009101FD">
          <w:rPr>
            <w:color w:val="0000FF"/>
            <w:lang w:val="en-US"/>
            <w:rPrChange w:id="1537" w:author="User" w:date="2015-04-04T00:55:00Z">
              <w:rPr>
                <w:color w:val="0000FF"/>
              </w:rPr>
            </w:rPrChange>
          </w:rPr>
          <w:t>3. ed. Pennsylvania: PMI, 2004.</w:t>
        </w:r>
      </w:ins>
    </w:p>
    <w:p w:rsidR="00300088" w:rsidRPr="00300088" w:rsidRDefault="00300088" w:rsidP="00300088">
      <w:pPr>
        <w:rPr>
          <w:ins w:id="1538" w:author="User" w:date="2015-04-04T00:55:00Z"/>
          <w:color w:val="0000FF"/>
          <w:lang w:val="en-US"/>
          <w:rPrChange w:id="1539" w:author="User" w:date="2015-04-04T00:55:00Z">
            <w:rPr>
              <w:ins w:id="1540" w:author="User" w:date="2015-04-04T00:55:00Z"/>
              <w:color w:val="0000FF"/>
            </w:rPr>
          </w:rPrChange>
        </w:rPr>
      </w:pPr>
    </w:p>
    <w:p w:rsidR="00300088" w:rsidRPr="00300088" w:rsidRDefault="009101FD" w:rsidP="00300088">
      <w:pPr>
        <w:rPr>
          <w:ins w:id="1541" w:author="User" w:date="2015-04-04T00:55:00Z"/>
          <w:color w:val="0000FF"/>
          <w:lang w:val="en-US"/>
          <w:rPrChange w:id="1542" w:author="User" w:date="2015-04-04T01:00:00Z">
            <w:rPr>
              <w:ins w:id="1543" w:author="User" w:date="2015-04-04T00:55:00Z"/>
              <w:color w:val="0000FF"/>
            </w:rPr>
          </w:rPrChange>
        </w:rPr>
      </w:pPr>
      <w:proofErr w:type="gramStart"/>
      <w:ins w:id="1544" w:author="User" w:date="2015-04-04T00:55:00Z">
        <w:r w:rsidRPr="009101FD">
          <w:rPr>
            <w:color w:val="0000FF"/>
            <w:lang w:val="en-US"/>
            <w:rPrChange w:id="1545" w:author="User" w:date="2015-04-04T00:55:00Z">
              <w:rPr>
                <w:color w:val="0000FF"/>
              </w:rPr>
            </w:rPrChange>
          </w:rPr>
          <w:t>PROJECT MANAGEMENT INTITUTE.</w:t>
        </w:r>
        <w:proofErr w:type="gramEnd"/>
        <w:r w:rsidRPr="009101FD">
          <w:rPr>
            <w:color w:val="0000FF"/>
            <w:lang w:val="en-US"/>
            <w:rPrChange w:id="1546" w:author="User" w:date="2015-04-04T00:55:00Z">
              <w:rPr>
                <w:color w:val="0000FF"/>
              </w:rPr>
            </w:rPrChange>
          </w:rPr>
          <w:t xml:space="preserve"> </w:t>
        </w:r>
        <w:proofErr w:type="gramStart"/>
        <w:r w:rsidRPr="009101FD">
          <w:rPr>
            <w:color w:val="0000FF"/>
            <w:lang w:val="en-US"/>
            <w:rPrChange w:id="1547" w:author="User" w:date="2015-04-04T00:55:00Z">
              <w:rPr>
                <w:color w:val="0000FF"/>
              </w:rPr>
            </w:rPrChange>
          </w:rPr>
          <w:t xml:space="preserve">The Standard for </w:t>
        </w:r>
        <w:proofErr w:type="spellStart"/>
        <w:r w:rsidRPr="009101FD">
          <w:rPr>
            <w:color w:val="0000FF"/>
            <w:lang w:val="en-US"/>
            <w:rPrChange w:id="1548" w:author="User" w:date="2015-04-04T00:55:00Z">
              <w:rPr>
                <w:color w:val="0000FF"/>
              </w:rPr>
            </w:rPrChange>
          </w:rPr>
          <w:t>Portifolio</w:t>
        </w:r>
        <w:proofErr w:type="spellEnd"/>
        <w:r w:rsidRPr="009101FD">
          <w:rPr>
            <w:color w:val="0000FF"/>
            <w:lang w:val="en-US"/>
            <w:rPrChange w:id="1549" w:author="User" w:date="2015-04-04T00:55:00Z">
              <w:rPr>
                <w:color w:val="0000FF"/>
              </w:rPr>
            </w:rPrChange>
          </w:rPr>
          <w:t xml:space="preserve"> Management.</w:t>
        </w:r>
        <w:proofErr w:type="gramEnd"/>
        <w:r w:rsidRPr="009101FD">
          <w:rPr>
            <w:color w:val="0000FF"/>
            <w:lang w:val="en-US"/>
            <w:rPrChange w:id="1550" w:author="User" w:date="2015-04-04T00:55:00Z">
              <w:rPr>
                <w:color w:val="0000FF"/>
              </w:rPr>
            </w:rPrChange>
          </w:rPr>
          <w:t xml:space="preserve"> </w:t>
        </w:r>
        <w:r w:rsidRPr="009101FD">
          <w:rPr>
            <w:color w:val="0000FF"/>
            <w:lang w:val="en-US"/>
            <w:rPrChange w:id="1551" w:author="User" w:date="2015-04-04T01:00:00Z">
              <w:rPr>
                <w:color w:val="0000FF"/>
              </w:rPr>
            </w:rPrChange>
          </w:rPr>
          <w:t>1. ed. Pennsylvania: PMI, 2006.</w:t>
        </w:r>
      </w:ins>
    </w:p>
    <w:p w:rsidR="00300088" w:rsidRPr="00300088" w:rsidRDefault="00300088" w:rsidP="00300088">
      <w:pPr>
        <w:rPr>
          <w:ins w:id="1552" w:author="User" w:date="2015-04-04T00:55:00Z"/>
          <w:color w:val="0000FF"/>
          <w:lang w:val="en-US"/>
          <w:rPrChange w:id="1553" w:author="User" w:date="2015-04-04T01:00:00Z">
            <w:rPr>
              <w:ins w:id="1554" w:author="User" w:date="2015-04-04T00:55:00Z"/>
              <w:color w:val="0000FF"/>
            </w:rPr>
          </w:rPrChange>
        </w:rPr>
      </w:pPr>
    </w:p>
    <w:p w:rsidR="00F96C8F" w:rsidRDefault="009101FD" w:rsidP="00300088">
      <w:pPr>
        <w:rPr>
          <w:ins w:id="1555" w:author="User" w:date="2015-04-04T18:08:00Z"/>
          <w:color w:val="0000FF"/>
        </w:rPr>
      </w:pPr>
      <w:proofErr w:type="gramStart"/>
      <w:ins w:id="1556" w:author="User" w:date="2015-04-04T00:55:00Z">
        <w:r w:rsidRPr="009101FD">
          <w:rPr>
            <w:color w:val="0000FF"/>
            <w:lang w:val="en-US"/>
            <w:rPrChange w:id="1557" w:author="User" w:date="2015-04-04T00:55:00Z">
              <w:rPr>
                <w:color w:val="0000FF"/>
              </w:rPr>
            </w:rPrChange>
          </w:rPr>
          <w:t>PROJECT MANAGEMENT INTITUTE.</w:t>
        </w:r>
        <w:proofErr w:type="gramEnd"/>
        <w:r w:rsidRPr="009101FD">
          <w:rPr>
            <w:color w:val="0000FF"/>
            <w:lang w:val="en-US"/>
            <w:rPrChange w:id="1558" w:author="User" w:date="2015-04-04T00:55:00Z">
              <w:rPr>
                <w:color w:val="0000FF"/>
              </w:rPr>
            </w:rPrChange>
          </w:rPr>
          <w:t xml:space="preserve"> </w:t>
        </w:r>
        <w:proofErr w:type="gramStart"/>
        <w:r w:rsidRPr="009101FD">
          <w:rPr>
            <w:color w:val="0000FF"/>
            <w:lang w:val="en-US"/>
            <w:rPrChange w:id="1559" w:author="User" w:date="2015-04-04T00:55:00Z">
              <w:rPr>
                <w:color w:val="0000FF"/>
              </w:rPr>
            </w:rPrChange>
          </w:rPr>
          <w:t>The Standard for Program Management.</w:t>
        </w:r>
        <w:proofErr w:type="gramEnd"/>
        <w:r w:rsidRPr="009101FD">
          <w:rPr>
            <w:color w:val="0000FF"/>
            <w:lang w:val="en-US"/>
            <w:rPrChange w:id="1560" w:author="User" w:date="2015-04-04T00:55:00Z">
              <w:rPr>
                <w:color w:val="0000FF"/>
              </w:rPr>
            </w:rPrChange>
          </w:rPr>
          <w:t xml:space="preserve"> </w:t>
        </w:r>
        <w:r w:rsidR="00300088" w:rsidRPr="00300088">
          <w:rPr>
            <w:color w:val="0000FF"/>
          </w:rPr>
          <w:t xml:space="preserve">1. </w:t>
        </w:r>
        <w:proofErr w:type="gramStart"/>
        <w:r w:rsidR="00300088" w:rsidRPr="00300088">
          <w:rPr>
            <w:color w:val="0000FF"/>
          </w:rPr>
          <w:t>ed.</w:t>
        </w:r>
        <w:proofErr w:type="gramEnd"/>
        <w:r w:rsidR="00300088" w:rsidRPr="00300088">
          <w:rPr>
            <w:color w:val="0000FF"/>
          </w:rPr>
          <w:t xml:space="preserve"> </w:t>
        </w:r>
        <w:proofErr w:type="spellStart"/>
        <w:r w:rsidR="00300088" w:rsidRPr="00300088">
          <w:rPr>
            <w:color w:val="0000FF"/>
          </w:rPr>
          <w:t>Pennsylvania</w:t>
        </w:r>
        <w:proofErr w:type="spellEnd"/>
        <w:r w:rsidR="00300088" w:rsidRPr="00300088">
          <w:rPr>
            <w:color w:val="0000FF"/>
          </w:rPr>
          <w:t>: PMI, 2006.</w:t>
        </w:r>
      </w:ins>
    </w:p>
    <w:p w:rsidR="000B72CF" w:rsidRDefault="000B72CF" w:rsidP="00300088">
      <w:pPr>
        <w:rPr>
          <w:ins w:id="1561" w:author="User" w:date="2015-04-04T18:08:00Z"/>
          <w:color w:val="0000FF"/>
        </w:rPr>
      </w:pPr>
    </w:p>
    <w:p w:rsidR="000B72CF" w:rsidRDefault="009101FD" w:rsidP="00300088">
      <w:pPr>
        <w:rPr>
          <w:ins w:id="1562" w:author="User" w:date="2015-04-04T18:27:00Z"/>
        </w:rPr>
      </w:pPr>
      <w:ins w:id="1563" w:author="User" w:date="2015-04-04T18:08:00Z">
        <w:r>
          <w:fldChar w:fldCharType="begin"/>
        </w:r>
        <w:r>
          <w:instrText xml:space="preserve"> HYPERLINK "http://www.scrum.org/Portals/0/Documents/Scrum%20Guides/Scrum_Guide.pdf" </w:instrText>
        </w:r>
        <w:r>
          <w:fldChar w:fldCharType="separate"/>
        </w:r>
        <w:r w:rsidR="000B72CF" w:rsidRPr="000B72CF">
          <w:rPr>
            <w:rStyle w:val="Hyperlink"/>
          </w:rPr>
          <w:t>http://www.scrum.org/Portals/0/Documents/Scrum%20Guides/Scrum_Guide.pdf</w:t>
        </w:r>
        <w:r>
          <w:fldChar w:fldCharType="end"/>
        </w:r>
        <w:r w:rsidR="000B72CF" w:rsidRPr="000B72CF">
          <w:t>, ac</w:t>
        </w:r>
        <w:r w:rsidRPr="009101FD">
          <w:rPr>
            <w:rPrChange w:id="1564" w:author="User" w:date="2015-04-04T18:08:00Z">
              <w:rPr>
                <w:lang w:val="en-US"/>
              </w:rPr>
            </w:rPrChange>
          </w:rPr>
          <w:t>e</w:t>
        </w:r>
        <w:r w:rsidR="000B72CF">
          <w:t xml:space="preserve">ssado em 06 de abril de </w:t>
        </w:r>
        <w:proofErr w:type="gramStart"/>
        <w:r w:rsidR="000B72CF">
          <w:t>2015</w:t>
        </w:r>
      </w:ins>
      <w:proofErr w:type="gramEnd"/>
    </w:p>
    <w:p w:rsidR="00B66C40" w:rsidRDefault="00B66C40" w:rsidP="00300088">
      <w:pPr>
        <w:rPr>
          <w:ins w:id="1565" w:author="User" w:date="2015-04-04T18:27:00Z"/>
        </w:rPr>
      </w:pPr>
    </w:p>
    <w:p w:rsidR="00B66C40" w:rsidRPr="000B72CF" w:rsidRDefault="00B66C40" w:rsidP="00300088">
      <w:pPr>
        <w:rPr>
          <w:color w:val="0000FF"/>
        </w:rPr>
      </w:pPr>
      <w:ins w:id="1566" w:author="User" w:date="2015-04-04T18:27:00Z">
        <w:r w:rsidRPr="001D6CBC">
          <w:rPr>
            <w:color w:val="FF0000"/>
          </w:rPr>
          <w:t xml:space="preserve">http://www.diegomacedo.com.br/grupos-de-processos-de-gerenciamento-de-projetos/, Diego </w:t>
        </w:r>
        <w:proofErr w:type="spellStart"/>
        <w:r w:rsidRPr="001D6CBC">
          <w:rPr>
            <w:color w:val="FF0000"/>
          </w:rPr>
          <w:t>Macêdo</w:t>
        </w:r>
        <w:proofErr w:type="spellEnd"/>
        <w:r w:rsidRPr="001D6CBC">
          <w:rPr>
            <w:color w:val="FF0000"/>
          </w:rPr>
          <w:t xml:space="preserve"> - Analista de </w:t>
        </w:r>
        <w:proofErr w:type="gramStart"/>
        <w:r w:rsidRPr="001D6CBC">
          <w:rPr>
            <w:color w:val="FF0000"/>
          </w:rPr>
          <w:t>T.I</w:t>
        </w:r>
      </w:ins>
      <w:proofErr w:type="gramEnd"/>
    </w:p>
    <w:p w:rsidR="00F40F8E" w:rsidRPr="000B72CF" w:rsidRDefault="00F40F8E" w:rsidP="002C0578">
      <w:pPr>
        <w:rPr>
          <w:color w:val="0000FF"/>
        </w:rPr>
      </w:pPr>
    </w:p>
    <w:p w:rsidR="00F40F8E" w:rsidRPr="000B72CF" w:rsidRDefault="00F40F8E" w:rsidP="002C0578">
      <w:pPr>
        <w:rPr>
          <w:color w:val="0000FF"/>
        </w:rPr>
        <w:sectPr w:rsidR="00F40F8E" w:rsidRPr="000B72CF" w:rsidSect="00564278">
          <w:headerReference w:type="default" r:id="rId44"/>
          <w:footerReference w:type="default" r:id="rId45"/>
          <w:headerReference w:type="first" r:id="rId46"/>
          <w:pgSz w:w="11907" w:h="16840" w:code="9"/>
          <w:pgMar w:top="1701" w:right="1134" w:bottom="1134" w:left="1418" w:header="1134" w:footer="0" w:gutter="0"/>
          <w:pgNumType w:start="15"/>
          <w:cols w:space="720"/>
          <w:docGrid w:linePitch="326"/>
        </w:sectPr>
      </w:pPr>
    </w:p>
    <w:p w:rsidR="001116B4" w:rsidRDefault="000C670F">
      <w:pPr>
        <w:pStyle w:val="Legenda"/>
        <w:rPr>
          <w:ins w:id="1567" w:author="User" w:date="2015-04-04T18:47:00Z"/>
        </w:rPr>
        <w:pPrChange w:id="1568" w:author="User" w:date="2015-04-04T18:48:00Z">
          <w:pPr>
            <w:pStyle w:val="Ttulo1"/>
            <w:pageBreakBefore/>
            <w:numPr>
              <w:numId w:val="0"/>
            </w:numPr>
            <w:ind w:left="0" w:firstLine="0"/>
            <w:jc w:val="center"/>
          </w:pPr>
        </w:pPrChange>
      </w:pPr>
      <w:bookmarkStart w:id="1569" w:name="_Toc415779843"/>
      <w:proofErr w:type="gramStart"/>
      <w:r w:rsidRPr="008C0BFE">
        <w:rPr>
          <w:sz w:val="28"/>
        </w:rPr>
        <w:lastRenderedPageBreak/>
        <w:t>APÊNDICE</w:t>
      </w:r>
      <w:r w:rsidR="00EF6243" w:rsidRPr="004D494A">
        <w:rPr>
          <w:color w:val="0000FF"/>
          <w:sz w:val="28"/>
        </w:rPr>
        <w:t xml:space="preserve">A </w:t>
      </w:r>
      <w:r w:rsidR="004D494A" w:rsidRPr="004D494A">
        <w:rPr>
          <w:color w:val="0000FF"/>
          <w:sz w:val="28"/>
        </w:rPr>
        <w:t>-</w:t>
      </w:r>
      <w:proofErr w:type="spellStart"/>
      <w:r w:rsidR="004D494A">
        <w:rPr>
          <w:color w:val="0000FF"/>
          <w:sz w:val="28"/>
        </w:rPr>
        <w:t>Nome</w:t>
      </w:r>
      <w:bookmarkEnd w:id="1569"/>
      <w:ins w:id="1570" w:author="User" w:date="2015-04-04T18:48:00Z">
        <w:r w:rsidR="00EB6DDD">
          <w:t>APÊNDICE</w:t>
        </w:r>
        <w:proofErr w:type="spellEnd"/>
        <w:proofErr w:type="gramEnd"/>
        <w:r w:rsidR="00EB6DDD">
          <w:t xml:space="preserve"> </w:t>
        </w:r>
        <w:r w:rsidR="009101FD">
          <w:fldChar w:fldCharType="begin"/>
        </w:r>
        <w:r w:rsidR="00EB6DDD">
          <w:instrText xml:space="preserve"> SEQ APÊNDICE \* ALPHABETIC </w:instrText>
        </w:r>
      </w:ins>
      <w:r w:rsidR="009101FD">
        <w:fldChar w:fldCharType="separate"/>
      </w:r>
      <w:ins w:id="1571" w:author="User" w:date="2015-04-04T18:53:00Z">
        <w:r w:rsidR="00EB6DDD">
          <w:rPr>
            <w:noProof/>
          </w:rPr>
          <w:t>A</w:t>
        </w:r>
      </w:ins>
      <w:ins w:id="1572" w:author="User" w:date="2015-04-04T18:48:00Z">
        <w:r w:rsidR="009101FD">
          <w:fldChar w:fldCharType="end"/>
        </w:r>
        <w:r w:rsidR="00EB6DDD">
          <w:t xml:space="preserve"> - </w:t>
        </w:r>
        <w:proofErr w:type="spellStart"/>
        <w:r w:rsidR="00EB6DDD">
          <w:t>Projecto</w:t>
        </w:r>
        <w:proofErr w:type="spellEnd"/>
        <w:r w:rsidR="00EB6DDD">
          <w:t xml:space="preserve"> Charter</w:t>
        </w:r>
      </w:ins>
    </w:p>
    <w:tbl>
      <w:tblPr>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268"/>
        <w:gridCol w:w="709"/>
        <w:gridCol w:w="3260"/>
        <w:gridCol w:w="2410"/>
        <w:tblGridChange w:id="1573">
          <w:tblGrid>
            <w:gridCol w:w="108"/>
            <w:gridCol w:w="2268"/>
            <w:gridCol w:w="601"/>
            <w:gridCol w:w="3368"/>
            <w:gridCol w:w="318"/>
            <w:gridCol w:w="992"/>
            <w:gridCol w:w="992"/>
            <w:gridCol w:w="108"/>
            <w:gridCol w:w="1505"/>
          </w:tblGrid>
        </w:tblGridChange>
      </w:tblGrid>
      <w:tr w:rsidR="00EB6DDD" w:rsidRPr="00BC12A5" w:rsidTr="00EB6DDD">
        <w:trPr>
          <w:cantSplit/>
          <w:trHeight w:val="530"/>
          <w:ins w:id="1574" w:author="User" w:date="2015-04-04T18:49:00Z"/>
        </w:trPr>
        <w:tc>
          <w:tcPr>
            <w:tcW w:w="2268" w:type="dxa"/>
          </w:tcPr>
          <w:p w:rsidR="00EB6DDD" w:rsidRPr="00EB6DDD" w:rsidRDefault="009101FD" w:rsidP="0006307E">
            <w:pPr>
              <w:pStyle w:val="Cabealho"/>
              <w:keepNext/>
              <w:numPr>
                <w:ilvl w:val="0"/>
                <w:numId w:val="6"/>
              </w:numPr>
              <w:spacing w:after="600"/>
              <w:outlineLvl w:val="0"/>
              <w:rPr>
                <w:ins w:id="1575" w:author="User" w:date="2015-04-04T18:49:00Z"/>
                <w:rFonts w:ascii="Verdana" w:hAnsi="Verdana"/>
                <w:b/>
                <w:szCs w:val="22"/>
                <w:rPrChange w:id="1576" w:author="User" w:date="2015-04-04T18:51:00Z">
                  <w:rPr>
                    <w:ins w:id="1577" w:author="User" w:date="2015-04-04T18:49:00Z"/>
                    <w:rFonts w:ascii="Verdana" w:hAnsi="Verdana" w:cs="Arial"/>
                    <w:b/>
                    <w:bCs/>
                    <w:sz w:val="22"/>
                    <w:szCs w:val="22"/>
                  </w:rPr>
                </w:rPrChange>
              </w:rPr>
            </w:pPr>
            <w:ins w:id="1578" w:author="User" w:date="2015-04-04T18:49:00Z">
              <w:r w:rsidRPr="009101FD">
                <w:rPr>
                  <w:rFonts w:ascii="Verdana" w:hAnsi="Verdana"/>
                  <w:b/>
                  <w:szCs w:val="22"/>
                  <w:rPrChange w:id="1579" w:author="User" w:date="2015-04-04T18:51:00Z">
                    <w:rPr>
                      <w:rFonts w:ascii="Verdana" w:hAnsi="Verdana"/>
                      <w:b/>
                      <w:sz w:val="22"/>
                      <w:szCs w:val="22"/>
                    </w:rPr>
                  </w:rPrChange>
                </w:rPr>
                <w:t>IBTA/</w:t>
              </w:r>
              <w:proofErr w:type="spellStart"/>
              <w:r w:rsidRPr="009101FD">
                <w:rPr>
                  <w:rFonts w:ascii="Verdana" w:hAnsi="Verdana"/>
                  <w:b/>
                  <w:szCs w:val="22"/>
                  <w:rPrChange w:id="1580" w:author="User" w:date="2015-04-04T18:51:00Z">
                    <w:rPr>
                      <w:rFonts w:ascii="Verdana" w:hAnsi="Verdana"/>
                      <w:b/>
                      <w:sz w:val="22"/>
                      <w:szCs w:val="22"/>
                    </w:rPr>
                  </w:rPrChange>
                </w:rPr>
                <w:t>Metrocamp</w:t>
              </w:r>
              <w:proofErr w:type="spellEnd"/>
            </w:ins>
          </w:p>
          <w:p w:rsidR="00EB6DDD" w:rsidRPr="00EB6DDD" w:rsidRDefault="00EB6DDD" w:rsidP="0006307E">
            <w:pPr>
              <w:pStyle w:val="Cabealho"/>
              <w:rPr>
                <w:ins w:id="1581" w:author="User" w:date="2015-04-04T18:49:00Z"/>
                <w:rFonts w:ascii="Verdana" w:hAnsi="Verdana"/>
                <w:b/>
                <w:szCs w:val="22"/>
                <w:rPrChange w:id="1582" w:author="User" w:date="2015-04-04T18:51:00Z">
                  <w:rPr>
                    <w:ins w:id="1583" w:author="User" w:date="2015-04-04T18:49:00Z"/>
                    <w:rFonts w:ascii="Verdana" w:hAnsi="Verdana"/>
                    <w:b/>
                    <w:sz w:val="22"/>
                    <w:szCs w:val="22"/>
                  </w:rPr>
                </w:rPrChange>
              </w:rPr>
            </w:pPr>
          </w:p>
        </w:tc>
        <w:tc>
          <w:tcPr>
            <w:tcW w:w="3969" w:type="dxa"/>
            <w:gridSpan w:val="2"/>
          </w:tcPr>
          <w:p w:rsidR="00EB6DDD" w:rsidRPr="00EB6DDD" w:rsidRDefault="009101FD" w:rsidP="0006307E">
            <w:pPr>
              <w:pStyle w:val="Cabealho"/>
              <w:jc w:val="center"/>
              <w:rPr>
                <w:ins w:id="1584" w:author="User" w:date="2015-04-04T18:49:00Z"/>
                <w:rFonts w:ascii="Verdana" w:hAnsi="Verdana"/>
                <w:b/>
                <w:szCs w:val="22"/>
                <w:rPrChange w:id="1585" w:author="User" w:date="2015-04-04T18:51:00Z">
                  <w:rPr>
                    <w:ins w:id="1586" w:author="User" w:date="2015-04-04T18:49:00Z"/>
                    <w:rFonts w:ascii="Verdana" w:hAnsi="Verdana"/>
                    <w:b/>
                    <w:sz w:val="22"/>
                    <w:szCs w:val="22"/>
                  </w:rPr>
                </w:rPrChange>
              </w:rPr>
            </w:pPr>
            <w:ins w:id="1587" w:author="User" w:date="2015-04-04T18:49:00Z">
              <w:r w:rsidRPr="009101FD">
                <w:rPr>
                  <w:rFonts w:ascii="Verdana" w:hAnsi="Verdana"/>
                  <w:b/>
                  <w:szCs w:val="22"/>
                  <w:rPrChange w:id="1588" w:author="User" w:date="2015-04-04T18:51:00Z">
                    <w:rPr>
                      <w:rFonts w:ascii="Verdana" w:hAnsi="Verdana"/>
                      <w:b/>
                      <w:sz w:val="22"/>
                      <w:szCs w:val="22"/>
                    </w:rPr>
                  </w:rPrChange>
                </w:rPr>
                <w:t>Termo de Abertura do Projeto</w:t>
              </w:r>
            </w:ins>
          </w:p>
          <w:p w:rsidR="00EB6DDD" w:rsidRPr="00EB6DDD" w:rsidRDefault="009101FD" w:rsidP="0006307E">
            <w:pPr>
              <w:pStyle w:val="Cabealho"/>
              <w:keepNext/>
              <w:numPr>
                <w:ilvl w:val="2"/>
                <w:numId w:val="6"/>
              </w:numPr>
              <w:spacing w:after="600"/>
              <w:jc w:val="center"/>
              <w:outlineLvl w:val="2"/>
              <w:rPr>
                <w:ins w:id="1589" w:author="User" w:date="2015-04-04T18:49:00Z"/>
                <w:rFonts w:ascii="Verdana" w:hAnsi="Verdana"/>
                <w:b/>
                <w:szCs w:val="22"/>
                <w:rPrChange w:id="1590" w:author="User" w:date="2015-04-04T18:51:00Z">
                  <w:rPr>
                    <w:ins w:id="1591" w:author="User" w:date="2015-04-04T18:49:00Z"/>
                    <w:rFonts w:ascii="Verdana" w:hAnsi="Verdana" w:cs="Arial"/>
                    <w:b/>
                    <w:bCs/>
                    <w:sz w:val="22"/>
                    <w:szCs w:val="22"/>
                  </w:rPr>
                </w:rPrChange>
              </w:rPr>
            </w:pPr>
            <w:ins w:id="1592" w:author="User" w:date="2015-04-04T18:49:00Z">
              <w:r w:rsidRPr="009101FD">
                <w:rPr>
                  <w:rFonts w:ascii="Verdana" w:hAnsi="Verdana"/>
                  <w:b/>
                  <w:szCs w:val="22"/>
                  <w:rPrChange w:id="1593" w:author="User" w:date="2015-04-04T18:51:00Z">
                    <w:rPr>
                      <w:rFonts w:ascii="Verdana" w:hAnsi="Verdana"/>
                      <w:b/>
                      <w:sz w:val="22"/>
                      <w:szCs w:val="22"/>
                    </w:rPr>
                  </w:rPrChange>
                </w:rPr>
                <w:t>(</w:t>
              </w:r>
              <w:r w:rsidRPr="009101FD">
                <w:rPr>
                  <w:rFonts w:ascii="Verdana" w:hAnsi="Verdana"/>
                  <w:b/>
                  <w:i/>
                  <w:szCs w:val="22"/>
                  <w:rPrChange w:id="1594" w:author="User" w:date="2015-04-04T18:51:00Z">
                    <w:rPr>
                      <w:rFonts w:ascii="Verdana" w:hAnsi="Verdana"/>
                      <w:b/>
                      <w:i/>
                      <w:sz w:val="22"/>
                      <w:szCs w:val="22"/>
                    </w:rPr>
                  </w:rPrChange>
                </w:rPr>
                <w:t>Project Charter</w:t>
              </w:r>
              <w:r w:rsidRPr="009101FD">
                <w:rPr>
                  <w:rFonts w:ascii="Verdana" w:hAnsi="Verdana"/>
                  <w:b/>
                  <w:szCs w:val="22"/>
                  <w:rPrChange w:id="1595" w:author="User" w:date="2015-04-04T18:51:00Z">
                    <w:rPr>
                      <w:rFonts w:ascii="Verdana" w:hAnsi="Verdana"/>
                      <w:b/>
                      <w:sz w:val="22"/>
                      <w:szCs w:val="22"/>
                    </w:rPr>
                  </w:rPrChange>
                </w:rPr>
                <w:t>)</w:t>
              </w:r>
            </w:ins>
          </w:p>
        </w:tc>
        <w:tc>
          <w:tcPr>
            <w:tcW w:w="2410" w:type="dxa"/>
          </w:tcPr>
          <w:p w:rsidR="00EB6DDD" w:rsidRPr="00EB6DDD" w:rsidRDefault="009101FD" w:rsidP="0006307E">
            <w:pPr>
              <w:pStyle w:val="Cabealho"/>
              <w:keepNext/>
              <w:numPr>
                <w:ilvl w:val="2"/>
                <w:numId w:val="6"/>
              </w:numPr>
              <w:spacing w:after="600"/>
              <w:outlineLvl w:val="2"/>
              <w:rPr>
                <w:ins w:id="1596" w:author="User" w:date="2015-04-04T18:49:00Z"/>
                <w:rFonts w:ascii="Verdana" w:hAnsi="Verdana"/>
                <w:szCs w:val="22"/>
                <w:rPrChange w:id="1597" w:author="User" w:date="2015-04-04T18:51:00Z">
                  <w:rPr>
                    <w:ins w:id="1598" w:author="User" w:date="2015-04-04T18:49:00Z"/>
                    <w:rFonts w:ascii="Verdana" w:hAnsi="Verdana" w:cs="Arial"/>
                    <w:b/>
                    <w:bCs/>
                    <w:sz w:val="22"/>
                    <w:szCs w:val="22"/>
                  </w:rPr>
                </w:rPrChange>
              </w:rPr>
            </w:pPr>
            <w:ins w:id="1599" w:author="User" w:date="2015-04-04T18:49:00Z">
              <w:r w:rsidRPr="009101FD">
                <w:rPr>
                  <w:rFonts w:ascii="Verdana" w:hAnsi="Verdana"/>
                  <w:b/>
                  <w:szCs w:val="22"/>
                  <w:rPrChange w:id="1600" w:author="User" w:date="2015-04-04T18:51:00Z">
                    <w:rPr>
                      <w:rFonts w:ascii="Verdana" w:hAnsi="Verdana"/>
                      <w:b/>
                      <w:sz w:val="22"/>
                      <w:szCs w:val="22"/>
                    </w:rPr>
                  </w:rPrChange>
                </w:rPr>
                <w:t>Gestão de Projetos</w:t>
              </w:r>
            </w:ins>
          </w:p>
        </w:tc>
      </w:tr>
      <w:tr w:rsidR="00EB6DDD" w:rsidRPr="00BC12A5" w:rsidTr="00EB6DDD">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Change w:id="1601" w:author="User" w:date="2015-04-04T18:52:00Z">
            <w:tblPrEx>
              <w:tblW w:w="102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
          </w:tblPrExChange>
        </w:tblPrEx>
        <w:trPr>
          <w:cantSplit/>
          <w:trHeight w:val="350"/>
          <w:ins w:id="1602" w:author="User" w:date="2015-04-04T18:49:00Z"/>
          <w:trPrChange w:id="1603" w:author="User" w:date="2015-04-04T18:52:00Z">
            <w:trPr>
              <w:cantSplit/>
              <w:trHeight w:val="350"/>
            </w:trPr>
          </w:trPrChange>
        </w:trPr>
        <w:tc>
          <w:tcPr>
            <w:tcW w:w="6237" w:type="dxa"/>
            <w:gridSpan w:val="3"/>
            <w:tcPrChange w:id="1604" w:author="User" w:date="2015-04-04T18:52:00Z">
              <w:tcPr>
                <w:tcW w:w="7655" w:type="dxa"/>
                <w:gridSpan w:val="6"/>
              </w:tcPr>
            </w:tcPrChange>
          </w:tcPr>
          <w:p w:rsidR="00EB6DDD" w:rsidRPr="00EB6DDD" w:rsidRDefault="009101FD" w:rsidP="0006307E">
            <w:pPr>
              <w:pStyle w:val="Cabealho"/>
              <w:keepNext/>
              <w:numPr>
                <w:ilvl w:val="2"/>
                <w:numId w:val="6"/>
              </w:numPr>
              <w:spacing w:after="600"/>
              <w:outlineLvl w:val="2"/>
              <w:rPr>
                <w:ins w:id="1605" w:author="User" w:date="2015-04-04T18:49:00Z"/>
                <w:rFonts w:ascii="Verdana" w:hAnsi="Verdana"/>
                <w:color w:val="999999"/>
                <w:szCs w:val="22"/>
                <w:rPrChange w:id="1606" w:author="User" w:date="2015-04-04T18:51:00Z">
                  <w:rPr>
                    <w:ins w:id="1607" w:author="User" w:date="2015-04-04T18:49:00Z"/>
                    <w:rFonts w:ascii="Verdana" w:hAnsi="Verdana" w:cs="Arial"/>
                    <w:b/>
                    <w:bCs/>
                    <w:color w:val="999999"/>
                    <w:sz w:val="22"/>
                    <w:szCs w:val="22"/>
                  </w:rPr>
                </w:rPrChange>
              </w:rPr>
            </w:pPr>
            <w:ins w:id="1608" w:author="User" w:date="2015-04-04T18:49:00Z">
              <w:r w:rsidRPr="009101FD">
                <w:rPr>
                  <w:rFonts w:ascii="Verdana" w:hAnsi="Verdana"/>
                  <w:b/>
                  <w:szCs w:val="22"/>
                  <w:rPrChange w:id="1609" w:author="User" w:date="2015-04-04T18:51:00Z">
                    <w:rPr>
                      <w:rFonts w:ascii="Verdana" w:hAnsi="Verdana"/>
                      <w:b/>
                      <w:sz w:val="22"/>
                      <w:szCs w:val="22"/>
                    </w:rPr>
                  </w:rPrChange>
                </w:rPr>
                <w:t xml:space="preserve">Projeto: </w:t>
              </w:r>
              <w:r w:rsidRPr="009101FD">
                <w:rPr>
                  <w:rFonts w:ascii="Verdana" w:hAnsi="Verdana"/>
                  <w:szCs w:val="22"/>
                  <w:rPrChange w:id="1610" w:author="User" w:date="2015-04-04T18:51:00Z">
                    <w:rPr>
                      <w:rFonts w:ascii="Verdana" w:hAnsi="Verdana"/>
                      <w:sz w:val="22"/>
                      <w:szCs w:val="22"/>
                    </w:rPr>
                  </w:rPrChange>
                </w:rPr>
                <w:t>GAED – Gerenciamento de Atividades Escolares Digital</w:t>
              </w:r>
            </w:ins>
          </w:p>
        </w:tc>
        <w:tc>
          <w:tcPr>
            <w:tcW w:w="2410" w:type="dxa"/>
            <w:tcPrChange w:id="1611" w:author="User" w:date="2015-04-04T18:52:00Z">
              <w:tcPr>
                <w:tcW w:w="2605" w:type="dxa"/>
                <w:gridSpan w:val="3"/>
              </w:tcPr>
            </w:tcPrChange>
          </w:tcPr>
          <w:p w:rsidR="00EB6DDD" w:rsidRPr="00EB6DDD" w:rsidRDefault="009101FD" w:rsidP="0006307E">
            <w:pPr>
              <w:pStyle w:val="Cabealho"/>
              <w:keepNext/>
              <w:numPr>
                <w:ilvl w:val="2"/>
                <w:numId w:val="6"/>
              </w:numPr>
              <w:spacing w:after="600"/>
              <w:outlineLvl w:val="2"/>
              <w:rPr>
                <w:ins w:id="1612" w:author="User" w:date="2015-04-04T18:49:00Z"/>
                <w:rFonts w:ascii="Verdana" w:hAnsi="Verdana"/>
                <w:b/>
                <w:bCs/>
                <w:szCs w:val="22"/>
                <w:rPrChange w:id="1613" w:author="User" w:date="2015-04-04T18:51:00Z">
                  <w:rPr>
                    <w:ins w:id="1614" w:author="User" w:date="2015-04-04T18:49:00Z"/>
                    <w:rFonts w:ascii="Verdana" w:hAnsi="Verdana" w:cs="Arial"/>
                    <w:b/>
                    <w:bCs/>
                    <w:sz w:val="22"/>
                    <w:szCs w:val="22"/>
                  </w:rPr>
                </w:rPrChange>
              </w:rPr>
            </w:pPr>
            <w:ins w:id="1615" w:author="User" w:date="2015-04-04T18:49:00Z">
              <w:r w:rsidRPr="009101FD">
                <w:rPr>
                  <w:rFonts w:ascii="Verdana" w:hAnsi="Verdana"/>
                  <w:b/>
                  <w:bCs/>
                  <w:szCs w:val="22"/>
                  <w:rPrChange w:id="1616" w:author="User" w:date="2015-04-04T18:51:00Z">
                    <w:rPr>
                      <w:rFonts w:ascii="Verdana" w:hAnsi="Verdana"/>
                      <w:b/>
                      <w:bCs/>
                      <w:sz w:val="22"/>
                      <w:szCs w:val="22"/>
                    </w:rPr>
                  </w:rPrChange>
                </w:rPr>
                <w:t xml:space="preserve">Data: </w:t>
              </w:r>
              <w:r w:rsidRPr="009101FD">
                <w:rPr>
                  <w:rFonts w:ascii="Verdana" w:hAnsi="Verdana"/>
                  <w:bCs/>
                  <w:szCs w:val="22"/>
                  <w:rPrChange w:id="1617" w:author="User" w:date="2015-04-04T18:51:00Z">
                    <w:rPr>
                      <w:rFonts w:ascii="Verdana" w:hAnsi="Verdana"/>
                      <w:bCs/>
                      <w:sz w:val="22"/>
                      <w:szCs w:val="22"/>
                    </w:rPr>
                  </w:rPrChange>
                </w:rPr>
                <w:t>17/03/2015</w:t>
              </w:r>
            </w:ins>
          </w:p>
        </w:tc>
      </w:tr>
      <w:tr w:rsidR="00EB6DDD" w:rsidRPr="00626C1D" w:rsidTr="00EB6DDD">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Change w:id="1618" w:author="User" w:date="2015-04-04T18:52:00Z">
            <w:tblPrEx>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Ex>
          </w:tblPrExChange>
        </w:tblPrEx>
        <w:trPr>
          <w:cantSplit/>
          <w:ins w:id="1619" w:author="User" w:date="2015-04-04T18:49:00Z"/>
          <w:trPrChange w:id="1620" w:author="User" w:date="2015-04-04T18:52:00Z">
            <w:trPr>
              <w:gridAfter w:val="0"/>
              <w:cantSplit/>
            </w:trPr>
          </w:trPrChange>
        </w:trPr>
        <w:tc>
          <w:tcPr>
            <w:tcW w:w="2977" w:type="dxa"/>
            <w:gridSpan w:val="2"/>
            <w:tcPrChange w:id="1621" w:author="User" w:date="2015-04-04T18:52:00Z">
              <w:tcPr>
                <w:tcW w:w="2977" w:type="dxa"/>
                <w:gridSpan w:val="3"/>
              </w:tcPr>
            </w:tcPrChange>
          </w:tcPr>
          <w:p w:rsidR="00EB6DDD" w:rsidRPr="00EB6DDD" w:rsidRDefault="009101FD" w:rsidP="0006307E">
            <w:pPr>
              <w:autoSpaceDE w:val="0"/>
              <w:autoSpaceDN w:val="0"/>
              <w:adjustRightInd w:val="0"/>
              <w:ind w:left="252"/>
              <w:rPr>
                <w:ins w:id="1622" w:author="User" w:date="2015-04-04T18:49:00Z"/>
                <w:rFonts w:ascii="Verdana" w:hAnsi="Verdana" w:cs="ArialMT"/>
                <w:sz w:val="20"/>
                <w:szCs w:val="22"/>
                <w:rPrChange w:id="1623" w:author="User" w:date="2015-04-04T18:51:00Z">
                  <w:rPr>
                    <w:ins w:id="1624" w:author="User" w:date="2015-04-04T18:49:00Z"/>
                    <w:rFonts w:ascii="Verdana" w:hAnsi="Verdana" w:cs="ArialMT"/>
                    <w:sz w:val="22"/>
                    <w:szCs w:val="22"/>
                  </w:rPr>
                </w:rPrChange>
              </w:rPr>
            </w:pPr>
            <w:ins w:id="1625" w:author="User" w:date="2015-04-04T18:49:00Z">
              <w:r w:rsidRPr="009101FD">
                <w:rPr>
                  <w:rFonts w:ascii="Verdana" w:hAnsi="Verdana"/>
                  <w:b/>
                  <w:sz w:val="20"/>
                  <w:szCs w:val="22"/>
                  <w:rPrChange w:id="1626" w:author="User" w:date="2015-04-04T18:51:00Z">
                    <w:rPr>
                      <w:rFonts w:ascii="Verdana" w:hAnsi="Verdana"/>
                      <w:b/>
                      <w:sz w:val="22"/>
                      <w:szCs w:val="22"/>
                    </w:rPr>
                  </w:rPrChange>
                </w:rPr>
                <w:t>Patrocinador:</w:t>
              </w:r>
              <w:r w:rsidRPr="009101FD">
                <w:rPr>
                  <w:rFonts w:ascii="Verdana" w:hAnsi="Verdana"/>
                  <w:b/>
                  <w:sz w:val="20"/>
                  <w:szCs w:val="22"/>
                  <w:rPrChange w:id="1627" w:author="User" w:date="2015-04-04T18:51:00Z">
                    <w:rPr>
                      <w:rFonts w:ascii="Verdana" w:hAnsi="Verdana"/>
                      <w:b/>
                      <w:sz w:val="22"/>
                      <w:szCs w:val="22"/>
                    </w:rPr>
                  </w:rPrChange>
                </w:rPr>
                <w:br/>
              </w:r>
              <w:r w:rsidRPr="009101FD">
                <w:rPr>
                  <w:rFonts w:ascii="Verdana" w:hAnsi="Verdana" w:cs="ArialMT"/>
                  <w:sz w:val="20"/>
                  <w:szCs w:val="22"/>
                  <w:rPrChange w:id="1628" w:author="User" w:date="2015-04-04T18:51:00Z">
                    <w:rPr>
                      <w:rFonts w:ascii="Verdana" w:hAnsi="Verdana" w:cs="ArialMT"/>
                      <w:sz w:val="22"/>
                      <w:szCs w:val="22"/>
                    </w:rPr>
                  </w:rPrChange>
                </w:rPr>
                <w:t xml:space="preserve">Anselmo </w:t>
              </w:r>
              <w:proofErr w:type="spellStart"/>
              <w:r w:rsidRPr="009101FD">
                <w:rPr>
                  <w:rFonts w:ascii="Verdana" w:hAnsi="Verdana" w:cs="ArialMT"/>
                  <w:sz w:val="20"/>
                  <w:szCs w:val="22"/>
                  <w:rPrChange w:id="1629" w:author="User" w:date="2015-04-04T18:51:00Z">
                    <w:rPr>
                      <w:rFonts w:ascii="Verdana" w:hAnsi="Verdana" w:cs="ArialMT"/>
                      <w:sz w:val="22"/>
                      <w:szCs w:val="22"/>
                    </w:rPr>
                  </w:rPrChange>
                </w:rPr>
                <w:t>Lotufo</w:t>
              </w:r>
              <w:proofErr w:type="spellEnd"/>
              <w:r w:rsidRPr="009101FD">
                <w:rPr>
                  <w:rFonts w:ascii="Verdana" w:hAnsi="Verdana" w:cs="ArialMT"/>
                  <w:sz w:val="20"/>
                  <w:szCs w:val="22"/>
                  <w:rPrChange w:id="1630" w:author="User" w:date="2015-04-04T18:51:00Z">
                    <w:rPr>
                      <w:rFonts w:ascii="Verdana" w:hAnsi="Verdana" w:cs="ArialMT"/>
                      <w:sz w:val="22"/>
                      <w:szCs w:val="22"/>
                    </w:rPr>
                  </w:rPrChange>
                </w:rPr>
                <w:t xml:space="preserve"> </w:t>
              </w:r>
              <w:proofErr w:type="spellStart"/>
              <w:r w:rsidRPr="009101FD">
                <w:rPr>
                  <w:rFonts w:ascii="Verdana" w:hAnsi="Verdana" w:cs="ArialMT"/>
                  <w:sz w:val="20"/>
                  <w:szCs w:val="22"/>
                  <w:rPrChange w:id="1631" w:author="User" w:date="2015-04-04T18:51:00Z">
                    <w:rPr>
                      <w:rFonts w:ascii="Verdana" w:hAnsi="Verdana" w:cs="ArialMT"/>
                      <w:sz w:val="22"/>
                      <w:szCs w:val="22"/>
                    </w:rPr>
                  </w:rPrChange>
                </w:rPr>
                <w:t>Conejo</w:t>
              </w:r>
              <w:proofErr w:type="spellEnd"/>
            </w:ins>
          </w:p>
        </w:tc>
        <w:tc>
          <w:tcPr>
            <w:tcW w:w="3260" w:type="dxa"/>
            <w:tcPrChange w:id="1632" w:author="User" w:date="2015-04-04T18:52:00Z">
              <w:tcPr>
                <w:tcW w:w="3686" w:type="dxa"/>
                <w:gridSpan w:val="2"/>
              </w:tcPr>
            </w:tcPrChange>
          </w:tcPr>
          <w:p w:rsidR="00EB6DDD" w:rsidRPr="00EB6DDD" w:rsidRDefault="009101FD" w:rsidP="0006307E">
            <w:pPr>
              <w:pStyle w:val="Cabealho"/>
              <w:rPr>
                <w:ins w:id="1633" w:author="User" w:date="2015-04-04T18:49:00Z"/>
                <w:rFonts w:ascii="Verdana" w:hAnsi="Verdana"/>
                <w:b/>
                <w:szCs w:val="22"/>
                <w:rPrChange w:id="1634" w:author="User" w:date="2015-04-04T18:51:00Z">
                  <w:rPr>
                    <w:ins w:id="1635" w:author="User" w:date="2015-04-04T18:49:00Z"/>
                    <w:rFonts w:ascii="Verdana" w:hAnsi="Verdana"/>
                    <w:b/>
                    <w:sz w:val="22"/>
                    <w:szCs w:val="22"/>
                  </w:rPr>
                </w:rPrChange>
              </w:rPr>
            </w:pPr>
            <w:ins w:id="1636" w:author="User" w:date="2015-04-04T18:49:00Z">
              <w:r w:rsidRPr="009101FD">
                <w:rPr>
                  <w:rFonts w:ascii="Verdana" w:hAnsi="Verdana"/>
                  <w:b/>
                  <w:szCs w:val="22"/>
                  <w:rPrChange w:id="1637" w:author="User" w:date="2015-04-04T18:51:00Z">
                    <w:rPr>
                      <w:rFonts w:ascii="Verdana" w:hAnsi="Verdana"/>
                      <w:b/>
                      <w:sz w:val="22"/>
                      <w:szCs w:val="22"/>
                    </w:rPr>
                  </w:rPrChange>
                </w:rPr>
                <w:t>Cliente:</w:t>
              </w:r>
            </w:ins>
          </w:p>
          <w:p w:rsidR="00EB6DDD" w:rsidRPr="00EB6DDD" w:rsidRDefault="009101FD" w:rsidP="0006307E">
            <w:pPr>
              <w:autoSpaceDE w:val="0"/>
              <w:autoSpaceDN w:val="0"/>
              <w:adjustRightInd w:val="0"/>
              <w:ind w:left="252"/>
              <w:rPr>
                <w:ins w:id="1638" w:author="User" w:date="2015-04-04T18:49:00Z"/>
                <w:rFonts w:ascii="Verdana" w:hAnsi="Verdana" w:cs="ArialMT"/>
                <w:sz w:val="20"/>
                <w:szCs w:val="22"/>
                <w:rPrChange w:id="1639" w:author="User" w:date="2015-04-04T18:51:00Z">
                  <w:rPr>
                    <w:ins w:id="1640" w:author="User" w:date="2015-04-04T18:49:00Z"/>
                    <w:rFonts w:ascii="Verdana" w:hAnsi="Verdana" w:cs="ArialMT"/>
                    <w:sz w:val="22"/>
                    <w:szCs w:val="22"/>
                  </w:rPr>
                </w:rPrChange>
              </w:rPr>
            </w:pPr>
            <w:ins w:id="1641" w:author="User" w:date="2015-04-04T18:49:00Z">
              <w:r w:rsidRPr="009101FD">
                <w:rPr>
                  <w:rFonts w:ascii="Verdana" w:hAnsi="Verdana" w:cs="ArialMT"/>
                  <w:sz w:val="20"/>
                  <w:szCs w:val="22"/>
                  <w:rPrChange w:id="1642" w:author="User" w:date="2015-04-04T18:51:00Z">
                    <w:rPr>
                      <w:rFonts w:ascii="Verdana" w:hAnsi="Verdana" w:cs="ArialMT"/>
                      <w:sz w:val="22"/>
                      <w:szCs w:val="22"/>
                    </w:rPr>
                  </w:rPrChange>
                </w:rPr>
                <w:t xml:space="preserve">Anselmo </w:t>
              </w:r>
              <w:proofErr w:type="spellStart"/>
              <w:r w:rsidRPr="009101FD">
                <w:rPr>
                  <w:rFonts w:ascii="Verdana" w:hAnsi="Verdana" w:cs="ArialMT"/>
                  <w:sz w:val="20"/>
                  <w:szCs w:val="22"/>
                  <w:rPrChange w:id="1643" w:author="User" w:date="2015-04-04T18:51:00Z">
                    <w:rPr>
                      <w:rFonts w:ascii="Verdana" w:hAnsi="Verdana" w:cs="ArialMT"/>
                      <w:sz w:val="22"/>
                      <w:szCs w:val="22"/>
                    </w:rPr>
                  </w:rPrChange>
                </w:rPr>
                <w:t>Lotufo</w:t>
              </w:r>
              <w:proofErr w:type="spellEnd"/>
              <w:r w:rsidRPr="009101FD">
                <w:rPr>
                  <w:rFonts w:ascii="Verdana" w:hAnsi="Verdana" w:cs="ArialMT"/>
                  <w:sz w:val="20"/>
                  <w:szCs w:val="22"/>
                  <w:rPrChange w:id="1644" w:author="User" w:date="2015-04-04T18:51:00Z">
                    <w:rPr>
                      <w:rFonts w:ascii="Verdana" w:hAnsi="Verdana" w:cs="ArialMT"/>
                      <w:sz w:val="22"/>
                      <w:szCs w:val="22"/>
                    </w:rPr>
                  </w:rPrChange>
                </w:rPr>
                <w:t xml:space="preserve"> </w:t>
              </w:r>
              <w:proofErr w:type="spellStart"/>
              <w:r w:rsidRPr="009101FD">
                <w:rPr>
                  <w:rFonts w:ascii="Verdana" w:hAnsi="Verdana" w:cs="ArialMT"/>
                  <w:sz w:val="20"/>
                  <w:szCs w:val="22"/>
                  <w:rPrChange w:id="1645" w:author="User" w:date="2015-04-04T18:51:00Z">
                    <w:rPr>
                      <w:rFonts w:ascii="Verdana" w:hAnsi="Verdana" w:cs="ArialMT"/>
                      <w:sz w:val="22"/>
                      <w:szCs w:val="22"/>
                    </w:rPr>
                  </w:rPrChange>
                </w:rPr>
                <w:t>Conejo</w:t>
              </w:r>
              <w:proofErr w:type="spellEnd"/>
            </w:ins>
          </w:p>
        </w:tc>
        <w:tc>
          <w:tcPr>
            <w:tcW w:w="2410" w:type="dxa"/>
            <w:tcPrChange w:id="1646" w:author="User" w:date="2015-04-04T18:52:00Z">
              <w:tcPr>
                <w:tcW w:w="1984" w:type="dxa"/>
                <w:gridSpan w:val="2"/>
              </w:tcPr>
            </w:tcPrChange>
          </w:tcPr>
          <w:p w:rsidR="00EB6DDD" w:rsidRPr="00EB6DDD" w:rsidRDefault="009101FD" w:rsidP="0006307E">
            <w:pPr>
              <w:rPr>
                <w:ins w:id="1647" w:author="User" w:date="2015-04-04T18:49:00Z"/>
                <w:rFonts w:ascii="Verdana" w:hAnsi="Verdana"/>
                <w:b/>
                <w:bCs/>
                <w:sz w:val="20"/>
                <w:szCs w:val="22"/>
                <w:rPrChange w:id="1648" w:author="User" w:date="2015-04-04T18:51:00Z">
                  <w:rPr>
                    <w:ins w:id="1649" w:author="User" w:date="2015-04-04T18:49:00Z"/>
                    <w:rFonts w:ascii="Verdana" w:hAnsi="Verdana"/>
                    <w:b/>
                    <w:bCs/>
                    <w:sz w:val="22"/>
                    <w:szCs w:val="22"/>
                  </w:rPr>
                </w:rPrChange>
              </w:rPr>
            </w:pPr>
            <w:ins w:id="1650" w:author="User" w:date="2015-04-04T18:49:00Z">
              <w:r w:rsidRPr="009101FD">
                <w:rPr>
                  <w:rFonts w:ascii="Verdana" w:hAnsi="Verdana"/>
                  <w:b/>
                  <w:bCs/>
                  <w:sz w:val="20"/>
                  <w:szCs w:val="22"/>
                  <w:rPrChange w:id="1651" w:author="User" w:date="2015-04-04T18:51:00Z">
                    <w:rPr>
                      <w:rFonts w:ascii="Verdana" w:hAnsi="Verdana"/>
                      <w:b/>
                      <w:bCs/>
                      <w:sz w:val="22"/>
                      <w:szCs w:val="22"/>
                    </w:rPr>
                  </w:rPrChange>
                </w:rPr>
                <w:t>Gerente do Projeto:</w:t>
              </w:r>
            </w:ins>
          </w:p>
          <w:p w:rsidR="00EB6DDD" w:rsidRPr="00EB6DDD" w:rsidRDefault="009101FD" w:rsidP="0006307E">
            <w:pPr>
              <w:rPr>
                <w:ins w:id="1652" w:author="User" w:date="2015-04-04T18:49:00Z"/>
                <w:rFonts w:ascii="Verdana" w:hAnsi="Verdana"/>
                <w:b/>
                <w:bCs/>
                <w:sz w:val="20"/>
                <w:szCs w:val="22"/>
                <w:rPrChange w:id="1653" w:author="User" w:date="2015-04-04T18:51:00Z">
                  <w:rPr>
                    <w:ins w:id="1654" w:author="User" w:date="2015-04-04T18:49:00Z"/>
                    <w:rFonts w:ascii="Verdana" w:hAnsi="Verdana"/>
                    <w:b/>
                    <w:bCs/>
                    <w:sz w:val="22"/>
                    <w:szCs w:val="22"/>
                  </w:rPr>
                </w:rPrChange>
              </w:rPr>
            </w:pPr>
            <w:ins w:id="1655" w:author="User" w:date="2015-04-04T18:49:00Z">
              <w:r w:rsidRPr="009101FD">
                <w:rPr>
                  <w:rFonts w:ascii="Verdana" w:hAnsi="Verdana" w:cs="ArialMT"/>
                  <w:sz w:val="20"/>
                  <w:szCs w:val="22"/>
                  <w:rPrChange w:id="1656" w:author="User" w:date="2015-04-04T18:51:00Z">
                    <w:rPr>
                      <w:rFonts w:ascii="Verdana" w:hAnsi="Verdana" w:cs="ArialMT"/>
                      <w:sz w:val="22"/>
                      <w:szCs w:val="22"/>
                    </w:rPr>
                  </w:rPrChange>
                </w:rPr>
                <w:t>Ana Paula Siqueira</w:t>
              </w:r>
            </w:ins>
          </w:p>
        </w:tc>
      </w:tr>
    </w:tbl>
    <w:p w:rsidR="00EB6DDD" w:rsidRDefault="00EB6DDD" w:rsidP="00EB6DDD">
      <w:pPr>
        <w:rPr>
          <w:ins w:id="1657" w:author="User" w:date="2015-04-04T18:49:00Z"/>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1658" w:author="User" w:date="2015-04-04T18:51:00Z">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5130"/>
        <w:gridCol w:w="3517"/>
        <w:tblGridChange w:id="1659">
          <w:tblGrid>
            <w:gridCol w:w="5130"/>
            <w:gridCol w:w="5130"/>
          </w:tblGrid>
        </w:tblGridChange>
      </w:tblGrid>
      <w:tr w:rsidR="00EB6DDD" w:rsidRPr="00BC12A5" w:rsidTr="00EB6DDD">
        <w:trPr>
          <w:ins w:id="1660" w:author="User" w:date="2015-04-04T18:49:00Z"/>
        </w:trPr>
        <w:tc>
          <w:tcPr>
            <w:tcW w:w="8647" w:type="dxa"/>
            <w:gridSpan w:val="2"/>
            <w:shd w:val="clear" w:color="auto" w:fill="auto"/>
            <w:tcPrChange w:id="1661"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1662" w:author="User" w:date="2015-04-04T18:49:00Z"/>
                <w:rFonts w:ascii="Verdana" w:hAnsi="Verdana" w:cs="Arial-BoldMT"/>
                <w:b/>
                <w:bCs/>
                <w:color w:val="000000"/>
                <w:sz w:val="22"/>
                <w:szCs w:val="22"/>
              </w:rPr>
            </w:pPr>
            <w:ins w:id="1663" w:author="User" w:date="2015-04-04T18:49:00Z">
              <w:r w:rsidRPr="00BC12A5">
                <w:rPr>
                  <w:rFonts w:ascii="Verdana" w:hAnsi="Verdana" w:cs="Arial-BoldMT"/>
                  <w:b/>
                  <w:bCs/>
                  <w:color w:val="000000"/>
                  <w:sz w:val="22"/>
                  <w:szCs w:val="22"/>
                </w:rPr>
                <w:t>Objetivos do Projeto:</w:t>
              </w:r>
            </w:ins>
          </w:p>
          <w:p w:rsidR="00EB6DDD" w:rsidRDefault="00EB6DDD" w:rsidP="0006307E">
            <w:pPr>
              <w:autoSpaceDE w:val="0"/>
              <w:autoSpaceDN w:val="0"/>
              <w:adjustRightInd w:val="0"/>
              <w:ind w:left="252"/>
              <w:rPr>
                <w:ins w:id="1664" w:author="User" w:date="2015-04-04T18:49:00Z"/>
                <w:rFonts w:ascii="Verdana" w:hAnsi="Verdana" w:cs="ArialMT"/>
                <w:color w:val="0000FF"/>
                <w:sz w:val="22"/>
                <w:szCs w:val="22"/>
              </w:rPr>
            </w:pPr>
          </w:p>
          <w:p w:rsidR="00EB6DDD" w:rsidRDefault="00EB6DDD" w:rsidP="0006307E">
            <w:pPr>
              <w:ind w:left="397"/>
              <w:rPr>
                <w:ins w:id="1665" w:author="User" w:date="2015-04-04T18:49:00Z"/>
                <w:rFonts w:ascii="Verdana" w:hAnsi="Verdana" w:cs="ArialMT"/>
                <w:sz w:val="22"/>
                <w:szCs w:val="22"/>
              </w:rPr>
            </w:pPr>
            <w:ins w:id="1666" w:author="User" w:date="2015-04-04T18:49:00Z">
              <w:r w:rsidRPr="00D824A7">
                <w:rPr>
                  <w:rFonts w:ascii="Verdana" w:hAnsi="Verdana" w:cs="ArialMT"/>
                  <w:sz w:val="22"/>
                  <w:szCs w:val="22"/>
                </w:rPr>
                <w:t>Implantar</w:t>
              </w:r>
              <w:r w:rsidRPr="00FA4321">
                <w:rPr>
                  <w:rFonts w:ascii="Verdana" w:hAnsi="Verdana" w:cs="ArialMT"/>
                  <w:sz w:val="22"/>
                  <w:szCs w:val="22"/>
                </w:rPr>
                <w:t xml:space="preserve"> um sistema de Gerenciamento de Atividades Escolar Digital, com objetivo de aperfeiçoar o processo de gestão das escolas</w:t>
              </w:r>
              <w:proofErr w:type="gramStart"/>
              <w:r w:rsidRPr="00FA4321">
                <w:rPr>
                  <w:rFonts w:ascii="Verdana" w:hAnsi="Verdana" w:cs="ArialMT"/>
                  <w:sz w:val="22"/>
                  <w:szCs w:val="22"/>
                </w:rPr>
                <w:t>,</w:t>
              </w:r>
              <w:r>
                <w:rPr>
                  <w:rFonts w:ascii="Verdana" w:hAnsi="Verdana" w:cs="ArialMT"/>
                  <w:sz w:val="22"/>
                  <w:szCs w:val="22"/>
                </w:rPr>
                <w:t>,</w:t>
              </w:r>
              <w:proofErr w:type="gramEnd"/>
              <w:r>
                <w:rPr>
                  <w:rFonts w:ascii="Verdana" w:hAnsi="Verdana" w:cs="ArialMT"/>
                  <w:sz w:val="22"/>
                  <w:szCs w:val="22"/>
                </w:rPr>
                <w:t xml:space="preserve"> com cadastro de alunos, responsáveis, professores e gestores, e também boletins, tarefas e </w:t>
              </w:r>
              <w:proofErr w:type="spellStart"/>
              <w:r>
                <w:rPr>
                  <w:rFonts w:ascii="Verdana" w:hAnsi="Verdana" w:cs="ArialMT"/>
                  <w:sz w:val="22"/>
                  <w:szCs w:val="22"/>
                </w:rPr>
                <w:t>ocorrênicas</w:t>
              </w:r>
              <w:proofErr w:type="spellEnd"/>
              <w:r>
                <w:rPr>
                  <w:rFonts w:ascii="Verdana" w:hAnsi="Verdana" w:cs="ArialMT"/>
                  <w:sz w:val="22"/>
                  <w:szCs w:val="22"/>
                </w:rPr>
                <w:t xml:space="preserve"> escolares dos alunos.</w:t>
              </w:r>
            </w:ins>
          </w:p>
          <w:p w:rsidR="00EB6DDD" w:rsidRDefault="00EB6DDD" w:rsidP="0006307E">
            <w:pPr>
              <w:ind w:left="397"/>
              <w:rPr>
                <w:ins w:id="1667" w:author="User" w:date="2015-04-04T18:49:00Z"/>
                <w:rFonts w:ascii="Verdana" w:hAnsi="Verdana" w:cs="ArialMT"/>
                <w:sz w:val="22"/>
                <w:szCs w:val="22"/>
              </w:rPr>
            </w:pPr>
          </w:p>
          <w:p w:rsidR="00EB6DDD" w:rsidRDefault="00EB6DDD" w:rsidP="0006307E">
            <w:pPr>
              <w:ind w:left="397"/>
              <w:rPr>
                <w:ins w:id="1668" w:author="User" w:date="2015-04-04T18:49:00Z"/>
                <w:rFonts w:ascii="Verdana" w:hAnsi="Verdana" w:cs="ArialMT"/>
                <w:sz w:val="22"/>
                <w:szCs w:val="22"/>
              </w:rPr>
            </w:pPr>
            <w:ins w:id="1669" w:author="User" w:date="2015-04-04T18:49:00Z">
              <w:r>
                <w:rPr>
                  <w:rFonts w:ascii="Verdana" w:hAnsi="Verdana" w:cs="ArialMT"/>
                  <w:sz w:val="22"/>
                  <w:szCs w:val="22"/>
                </w:rPr>
                <w:t xml:space="preserve">Facilitar a gestão de comunicação de tarefas, boletins e ocorrências, entre professores e alunos, disponibilizadas na </w:t>
              </w:r>
              <w:proofErr w:type="gramStart"/>
              <w:r>
                <w:rPr>
                  <w:rFonts w:ascii="Verdana" w:hAnsi="Verdana" w:cs="ArialMT"/>
                  <w:sz w:val="22"/>
                  <w:szCs w:val="22"/>
                </w:rPr>
                <w:t>web</w:t>
              </w:r>
              <w:proofErr w:type="gramEnd"/>
            </w:ins>
          </w:p>
          <w:p w:rsidR="00EB6DDD" w:rsidRDefault="00EB6DDD" w:rsidP="0006307E">
            <w:pPr>
              <w:ind w:left="397"/>
              <w:rPr>
                <w:ins w:id="1670" w:author="User" w:date="2015-04-04T18:49:00Z"/>
                <w:rFonts w:ascii="Verdana" w:hAnsi="Verdana" w:cs="ArialMT"/>
                <w:sz w:val="22"/>
                <w:szCs w:val="22"/>
              </w:rPr>
            </w:pPr>
          </w:p>
          <w:p w:rsidR="00EB6DDD" w:rsidRDefault="00EB6DDD" w:rsidP="0006307E">
            <w:pPr>
              <w:ind w:left="397"/>
              <w:rPr>
                <w:ins w:id="1671" w:author="User" w:date="2015-04-04T18:49:00Z"/>
                <w:rFonts w:ascii="Verdana" w:hAnsi="Verdana" w:cs="ArialMT"/>
                <w:sz w:val="22"/>
                <w:szCs w:val="22"/>
              </w:rPr>
            </w:pPr>
            <w:ins w:id="1672" w:author="User" w:date="2015-04-04T18:49:00Z">
              <w:r>
                <w:rPr>
                  <w:rFonts w:ascii="Verdana" w:hAnsi="Verdana" w:cs="ArialMT"/>
                  <w:sz w:val="22"/>
                  <w:szCs w:val="22"/>
                </w:rPr>
                <w:t xml:space="preserve">Facilitar a comunicação entre responsáveis/pais de alunos, com disponibilização das ocorrências, tarefas e boletins na </w:t>
              </w:r>
              <w:proofErr w:type="gramStart"/>
              <w:r>
                <w:rPr>
                  <w:rFonts w:ascii="Verdana" w:hAnsi="Verdana" w:cs="ArialMT"/>
                  <w:sz w:val="22"/>
                  <w:szCs w:val="22"/>
                </w:rPr>
                <w:t>web</w:t>
              </w:r>
              <w:proofErr w:type="gramEnd"/>
            </w:ins>
          </w:p>
          <w:p w:rsidR="00EB6DDD" w:rsidRDefault="00EB6DDD" w:rsidP="0006307E">
            <w:pPr>
              <w:ind w:left="397"/>
              <w:rPr>
                <w:ins w:id="1673" w:author="User" w:date="2015-04-04T18:49:00Z"/>
                <w:rFonts w:ascii="Verdana" w:hAnsi="Verdana" w:cs="ArialMT"/>
                <w:sz w:val="22"/>
                <w:szCs w:val="22"/>
              </w:rPr>
            </w:pPr>
          </w:p>
          <w:p w:rsidR="00EB6DDD" w:rsidRDefault="00EB6DDD" w:rsidP="0006307E">
            <w:pPr>
              <w:ind w:left="397"/>
              <w:rPr>
                <w:ins w:id="1674" w:author="User" w:date="2015-04-04T18:49:00Z"/>
                <w:rFonts w:ascii="Verdana" w:hAnsi="Verdana" w:cs="ArialMT"/>
                <w:sz w:val="22"/>
                <w:szCs w:val="22"/>
              </w:rPr>
            </w:pPr>
            <w:ins w:id="1675" w:author="User" w:date="2015-04-04T18:49:00Z">
              <w:r w:rsidRPr="00D824A7">
                <w:rPr>
                  <w:rFonts w:ascii="Verdana" w:hAnsi="Verdana" w:cs="ArialMT"/>
                  <w:sz w:val="22"/>
                  <w:szCs w:val="22"/>
                </w:rPr>
                <w:t xml:space="preserve">Incentivar a participação e o </w:t>
              </w:r>
              <w:r w:rsidRPr="00FA4321">
                <w:rPr>
                  <w:rFonts w:ascii="Verdana" w:hAnsi="Verdana" w:cs="ArialMT"/>
                  <w:sz w:val="22"/>
                  <w:szCs w:val="22"/>
                </w:rPr>
                <w:t>comprometimento dos responsáveis e/ou pais</w:t>
              </w:r>
              <w:r>
                <w:rPr>
                  <w:rFonts w:ascii="Verdana" w:hAnsi="Verdana" w:cs="ArialMT"/>
                  <w:sz w:val="22"/>
                  <w:szCs w:val="22"/>
                </w:rPr>
                <w:t xml:space="preserve"> no</w:t>
              </w:r>
              <w:r w:rsidRPr="00D824A7">
                <w:rPr>
                  <w:rFonts w:ascii="Verdana" w:hAnsi="Verdana" w:cs="ArialMT"/>
                  <w:sz w:val="22"/>
                  <w:szCs w:val="22"/>
                </w:rPr>
                <w:t xml:space="preserve"> </w:t>
              </w:r>
              <w:r w:rsidRPr="00FA4321">
                <w:rPr>
                  <w:rFonts w:ascii="Verdana" w:hAnsi="Verdana" w:cs="ArialMT"/>
                  <w:sz w:val="22"/>
                  <w:szCs w:val="22"/>
                </w:rPr>
                <w:t>processo de comunicação entre professores e alunos, permitindo maior comprometimento e compreensão do processo escolar dos alunos</w:t>
              </w:r>
              <w:r>
                <w:rPr>
                  <w:rFonts w:ascii="Verdana" w:hAnsi="Verdana" w:cs="ArialMT"/>
                  <w:sz w:val="22"/>
                  <w:szCs w:val="22"/>
                </w:rPr>
                <w:t>.</w:t>
              </w:r>
            </w:ins>
          </w:p>
          <w:p w:rsidR="00EB6DDD" w:rsidRDefault="00EB6DDD" w:rsidP="0006307E">
            <w:pPr>
              <w:ind w:left="397"/>
              <w:rPr>
                <w:ins w:id="1676" w:author="User" w:date="2015-04-04T18:49:00Z"/>
                <w:rFonts w:ascii="Verdana" w:hAnsi="Verdana" w:cs="ArialMT"/>
                <w:sz w:val="22"/>
                <w:szCs w:val="22"/>
              </w:rPr>
            </w:pPr>
          </w:p>
          <w:p w:rsidR="00EB6DDD" w:rsidRDefault="00EB6DDD" w:rsidP="0006307E">
            <w:pPr>
              <w:ind w:left="397"/>
              <w:rPr>
                <w:ins w:id="1677" w:author="User" w:date="2015-04-04T18:49:00Z"/>
                <w:rFonts w:ascii="Verdana" w:hAnsi="Verdana" w:cs="ArialMT"/>
                <w:sz w:val="22"/>
                <w:szCs w:val="22"/>
              </w:rPr>
            </w:pPr>
            <w:ins w:id="1678" w:author="User" w:date="2015-04-04T18:49:00Z">
              <w:r w:rsidRPr="00D824A7">
                <w:rPr>
                  <w:rFonts w:ascii="Verdana" w:hAnsi="Verdana" w:cs="ArialMT"/>
                  <w:sz w:val="22"/>
                  <w:szCs w:val="22"/>
                </w:rPr>
                <w:t xml:space="preserve">Melhorar a </w:t>
              </w:r>
              <w:r>
                <w:rPr>
                  <w:rFonts w:ascii="Verdana" w:hAnsi="Verdana" w:cs="ArialMT"/>
                  <w:sz w:val="22"/>
                  <w:szCs w:val="22"/>
                </w:rPr>
                <w:t xml:space="preserve">gestão dos processos escolares, </w:t>
              </w:r>
              <w:r w:rsidRPr="00D824A7">
                <w:rPr>
                  <w:rFonts w:ascii="Verdana" w:hAnsi="Verdana" w:cs="ArialMT"/>
                  <w:sz w:val="22"/>
                  <w:szCs w:val="22"/>
                </w:rPr>
                <w:t xml:space="preserve">tendo </w:t>
              </w:r>
              <w:r>
                <w:rPr>
                  <w:rFonts w:ascii="Verdana" w:hAnsi="Verdana" w:cs="ArialMT"/>
                  <w:sz w:val="22"/>
                  <w:szCs w:val="22"/>
                </w:rPr>
                <w:t>como foco seu verdadeiro e único cliente: o aluno.</w:t>
              </w:r>
              <w:r w:rsidRPr="00D824A7">
                <w:rPr>
                  <w:rFonts w:ascii="Verdana" w:hAnsi="Verdana" w:cs="ArialMT"/>
                  <w:sz w:val="22"/>
                  <w:szCs w:val="22"/>
                </w:rPr>
                <w:t xml:space="preserve"> </w:t>
              </w:r>
            </w:ins>
          </w:p>
          <w:p w:rsidR="00EB6DDD" w:rsidRPr="00742B94" w:rsidRDefault="00EB6DDD" w:rsidP="0006307E">
            <w:pPr>
              <w:ind w:left="397"/>
              <w:rPr>
                <w:ins w:id="1679" w:author="User" w:date="2015-04-04T18:49:00Z"/>
                <w:rFonts w:ascii="Verdana" w:hAnsi="Verdana" w:cs="ArialMT"/>
                <w:sz w:val="22"/>
                <w:szCs w:val="22"/>
              </w:rPr>
            </w:pPr>
          </w:p>
        </w:tc>
      </w:tr>
      <w:tr w:rsidR="00EB6DDD" w:rsidRPr="00BC12A5" w:rsidTr="00EB6DDD">
        <w:trPr>
          <w:trHeight w:val="1399"/>
          <w:ins w:id="1680" w:author="User" w:date="2015-04-04T18:49:00Z"/>
          <w:trPrChange w:id="1681" w:author="User" w:date="2015-04-04T18:51:00Z">
            <w:trPr>
              <w:trHeight w:val="1399"/>
            </w:trPr>
          </w:trPrChange>
        </w:trPr>
        <w:tc>
          <w:tcPr>
            <w:tcW w:w="8647" w:type="dxa"/>
            <w:gridSpan w:val="2"/>
            <w:shd w:val="clear" w:color="auto" w:fill="auto"/>
            <w:tcPrChange w:id="1682"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1683" w:author="User" w:date="2015-04-04T18:49:00Z"/>
                <w:rFonts w:ascii="Verdana" w:hAnsi="Verdana" w:cs="Arial-BoldMT"/>
                <w:b/>
                <w:bCs/>
                <w:color w:val="000000"/>
                <w:sz w:val="22"/>
                <w:szCs w:val="22"/>
              </w:rPr>
            </w:pPr>
            <w:ins w:id="1684" w:author="User" w:date="2015-04-04T18:49:00Z">
              <w:r w:rsidRPr="00BC12A5">
                <w:rPr>
                  <w:rFonts w:ascii="Verdana" w:hAnsi="Verdana" w:cs="Arial-BoldMT"/>
                  <w:b/>
                  <w:bCs/>
                  <w:color w:val="000000"/>
                  <w:sz w:val="22"/>
                  <w:szCs w:val="22"/>
                </w:rPr>
                <w:lastRenderedPageBreak/>
                <w:t>Escopo do Projeto:</w:t>
              </w:r>
            </w:ins>
          </w:p>
          <w:p w:rsidR="00EB6DDD" w:rsidRDefault="00EB6DDD" w:rsidP="0006307E">
            <w:pPr>
              <w:autoSpaceDE w:val="0"/>
              <w:autoSpaceDN w:val="0"/>
              <w:adjustRightInd w:val="0"/>
              <w:ind w:left="252"/>
              <w:rPr>
                <w:ins w:id="1685" w:author="User" w:date="2015-04-04T18:49:00Z"/>
                <w:rFonts w:ascii="Verdana" w:hAnsi="Verdana" w:cs="ArialMT"/>
                <w:color w:val="0000FF"/>
                <w:sz w:val="22"/>
                <w:szCs w:val="22"/>
              </w:rPr>
            </w:pPr>
          </w:p>
          <w:p w:rsidR="00EB6DDD" w:rsidRPr="00DB45DE" w:rsidRDefault="00EB6DDD" w:rsidP="0006307E">
            <w:pPr>
              <w:numPr>
                <w:ilvl w:val="0"/>
                <w:numId w:val="60"/>
              </w:numPr>
              <w:autoSpaceDE w:val="0"/>
              <w:autoSpaceDN w:val="0"/>
              <w:adjustRightInd w:val="0"/>
              <w:spacing w:line="240" w:lineRule="auto"/>
              <w:ind w:left="641" w:hanging="357"/>
              <w:jc w:val="left"/>
              <w:rPr>
                <w:ins w:id="1686" w:author="User" w:date="2015-04-04T18:49:00Z"/>
                <w:rFonts w:ascii="Verdana" w:hAnsi="Verdana" w:cs="ArialMT"/>
                <w:sz w:val="22"/>
                <w:szCs w:val="22"/>
              </w:rPr>
            </w:pPr>
            <w:ins w:id="1687" w:author="User" w:date="2015-04-04T18:49:00Z">
              <w:r w:rsidRPr="00DB45DE">
                <w:rPr>
                  <w:rFonts w:ascii="Verdana" w:hAnsi="Verdana" w:cs="ArialMT"/>
                  <w:sz w:val="22"/>
                  <w:szCs w:val="22"/>
                </w:rPr>
                <w:t>Conceber um sistema para internet para gerenciamento de atividades escolar</w:t>
              </w:r>
            </w:ins>
          </w:p>
          <w:p w:rsidR="00EB6DDD" w:rsidRDefault="00EB6DDD" w:rsidP="0006307E">
            <w:pPr>
              <w:numPr>
                <w:ilvl w:val="0"/>
                <w:numId w:val="60"/>
              </w:numPr>
              <w:autoSpaceDE w:val="0"/>
              <w:autoSpaceDN w:val="0"/>
              <w:adjustRightInd w:val="0"/>
              <w:spacing w:line="240" w:lineRule="auto"/>
              <w:ind w:left="641" w:hanging="357"/>
              <w:jc w:val="left"/>
              <w:rPr>
                <w:ins w:id="1688" w:author="User" w:date="2015-04-04T18:49:00Z"/>
                <w:rFonts w:ascii="Verdana" w:hAnsi="Verdana" w:cs="ArialMT"/>
                <w:sz w:val="22"/>
                <w:szCs w:val="22"/>
              </w:rPr>
            </w:pPr>
            <w:ins w:id="1689" w:author="User" w:date="2015-04-04T18:49:00Z">
              <w:r>
                <w:rPr>
                  <w:rFonts w:ascii="Verdana" w:hAnsi="Verdana" w:cs="ArialMT"/>
                  <w:sz w:val="22"/>
                  <w:szCs w:val="22"/>
                </w:rPr>
                <w:t>Desenvolver</w:t>
              </w:r>
              <w:r w:rsidRPr="00DB45DE">
                <w:rPr>
                  <w:rFonts w:ascii="Verdana" w:hAnsi="Verdana" w:cs="ArialMT"/>
                  <w:sz w:val="22"/>
                  <w:szCs w:val="22"/>
                </w:rPr>
                <w:t xml:space="preserve"> um sistema na linguagem Java para WEB </w:t>
              </w:r>
            </w:ins>
          </w:p>
          <w:p w:rsidR="00EB6DDD" w:rsidRPr="00DB45DE" w:rsidRDefault="00EB6DDD" w:rsidP="0006307E">
            <w:pPr>
              <w:numPr>
                <w:ilvl w:val="0"/>
                <w:numId w:val="60"/>
              </w:numPr>
              <w:autoSpaceDE w:val="0"/>
              <w:autoSpaceDN w:val="0"/>
              <w:adjustRightInd w:val="0"/>
              <w:spacing w:line="240" w:lineRule="auto"/>
              <w:ind w:left="641" w:hanging="357"/>
              <w:jc w:val="left"/>
              <w:rPr>
                <w:ins w:id="1690" w:author="User" w:date="2015-04-04T18:49:00Z"/>
                <w:rFonts w:ascii="Verdana" w:hAnsi="Verdana" w:cs="ArialMT"/>
                <w:sz w:val="22"/>
                <w:szCs w:val="22"/>
              </w:rPr>
            </w:pPr>
            <w:ins w:id="1691" w:author="User" w:date="2015-04-04T18:49:00Z">
              <w:r>
                <w:rPr>
                  <w:rFonts w:ascii="Verdana" w:hAnsi="Verdana" w:cs="ArialMT"/>
                  <w:sz w:val="22"/>
                  <w:szCs w:val="22"/>
                </w:rPr>
                <w:t xml:space="preserve">Construir o sistema </w:t>
              </w:r>
              <w:commentRangeStart w:id="1692"/>
              <w:r w:rsidRPr="001B6053">
                <w:rPr>
                  <w:rFonts w:ascii="Verdana" w:hAnsi="Verdana" w:cs="ArialMT"/>
                  <w:sz w:val="22"/>
                  <w:szCs w:val="22"/>
                </w:rPr>
                <w:t xml:space="preserve">o framework </w:t>
              </w:r>
              <w:r>
                <w:rPr>
                  <w:rFonts w:ascii="Verdana" w:hAnsi="Verdana" w:cs="ArialMT"/>
                  <w:sz w:val="22"/>
                  <w:szCs w:val="22"/>
                </w:rPr>
                <w:t>JPA</w:t>
              </w:r>
              <w:r w:rsidRPr="001B6053">
                <w:rPr>
                  <w:rFonts w:ascii="Verdana" w:hAnsi="Verdana" w:cs="ArialMT"/>
                  <w:sz w:val="22"/>
                  <w:szCs w:val="22"/>
                </w:rPr>
                <w:t xml:space="preserve">, que engloba a Java </w:t>
              </w:r>
              <w:proofErr w:type="spellStart"/>
              <w:r w:rsidRPr="001B6053">
                <w:rPr>
                  <w:rFonts w:ascii="Verdana" w:hAnsi="Verdana" w:cs="ArialMT"/>
                  <w:sz w:val="22"/>
                  <w:szCs w:val="22"/>
                </w:rPr>
                <w:t>Servlets</w:t>
              </w:r>
              <w:proofErr w:type="spellEnd"/>
              <w:r w:rsidRPr="001B6053">
                <w:rPr>
                  <w:rFonts w:ascii="Verdana" w:hAnsi="Verdana" w:cs="ArialMT"/>
                  <w:sz w:val="22"/>
                  <w:szCs w:val="22"/>
                </w:rPr>
                <w:t xml:space="preserve"> com a camada de visualização JSP e uso do </w:t>
              </w:r>
              <w:proofErr w:type="spellStart"/>
              <w:proofErr w:type="gramStart"/>
              <w:r w:rsidRPr="001B6053">
                <w:rPr>
                  <w:rFonts w:ascii="Verdana" w:hAnsi="Verdana" w:cs="ArialMT"/>
                  <w:sz w:val="22"/>
                  <w:szCs w:val="22"/>
                </w:rPr>
                <w:t>JavaScript</w:t>
              </w:r>
              <w:proofErr w:type="spellEnd"/>
              <w:proofErr w:type="gramEnd"/>
              <w:r w:rsidRPr="001B6053">
                <w:rPr>
                  <w:rFonts w:ascii="Verdana" w:hAnsi="Verdana" w:cs="ArialMT"/>
                  <w:sz w:val="22"/>
                  <w:szCs w:val="22"/>
                </w:rPr>
                <w:t xml:space="preserve"> para validação de campos</w:t>
              </w:r>
              <w:commentRangeEnd w:id="1692"/>
              <w:r>
                <w:rPr>
                  <w:rStyle w:val="Refdecomentrio"/>
                </w:rPr>
                <w:commentReference w:id="1692"/>
              </w:r>
              <w:r>
                <w:rPr>
                  <w:rFonts w:ascii="Verdana" w:hAnsi="Verdana" w:cs="ArialMT"/>
                  <w:sz w:val="22"/>
                  <w:szCs w:val="22"/>
                </w:rPr>
                <w:t>.</w:t>
              </w:r>
              <w:r w:rsidRPr="00DB45DE">
                <w:rPr>
                  <w:rFonts w:ascii="Verdana" w:hAnsi="Verdana" w:cs="ArialMT"/>
                  <w:sz w:val="22"/>
                  <w:szCs w:val="22"/>
                </w:rPr>
                <w:t xml:space="preserve"> </w:t>
              </w:r>
            </w:ins>
          </w:p>
          <w:p w:rsidR="00EB6DDD" w:rsidRDefault="00EB6DDD" w:rsidP="0006307E">
            <w:pPr>
              <w:numPr>
                <w:ilvl w:val="0"/>
                <w:numId w:val="60"/>
              </w:numPr>
              <w:autoSpaceDE w:val="0"/>
              <w:autoSpaceDN w:val="0"/>
              <w:adjustRightInd w:val="0"/>
              <w:spacing w:line="240" w:lineRule="auto"/>
              <w:ind w:left="641" w:hanging="357"/>
              <w:jc w:val="left"/>
              <w:rPr>
                <w:ins w:id="1693" w:author="User" w:date="2015-04-04T18:49:00Z"/>
                <w:rFonts w:ascii="Verdana" w:hAnsi="Verdana" w:cs="ArialMT"/>
                <w:sz w:val="22"/>
                <w:szCs w:val="22"/>
              </w:rPr>
            </w:pPr>
            <w:ins w:id="1694" w:author="User" w:date="2015-04-04T18:49:00Z">
              <w:r w:rsidRPr="00DB45DE">
                <w:rPr>
                  <w:rFonts w:ascii="Verdana" w:hAnsi="Verdana" w:cs="ArialMT"/>
                  <w:sz w:val="22"/>
                  <w:szCs w:val="22"/>
                </w:rPr>
                <w:t xml:space="preserve">Testar o sistema </w:t>
              </w:r>
              <w:r>
                <w:rPr>
                  <w:rFonts w:ascii="Verdana" w:hAnsi="Verdana" w:cs="ArialMT"/>
                  <w:sz w:val="22"/>
                  <w:szCs w:val="22"/>
                </w:rPr>
                <w:t xml:space="preserve">para inserção, verificação e manutenção dos dados </w:t>
              </w:r>
              <w:proofErr w:type="gramStart"/>
              <w:r>
                <w:rPr>
                  <w:rFonts w:ascii="Verdana" w:hAnsi="Verdana" w:cs="ArialMT"/>
                  <w:sz w:val="22"/>
                  <w:szCs w:val="22"/>
                </w:rPr>
                <w:t>escolares</w:t>
              </w:r>
              <w:proofErr w:type="gramEnd"/>
            </w:ins>
          </w:p>
          <w:p w:rsidR="00EB6DDD" w:rsidRDefault="00EB6DDD" w:rsidP="0006307E">
            <w:pPr>
              <w:numPr>
                <w:ilvl w:val="0"/>
                <w:numId w:val="60"/>
              </w:numPr>
              <w:autoSpaceDE w:val="0"/>
              <w:autoSpaceDN w:val="0"/>
              <w:adjustRightInd w:val="0"/>
              <w:spacing w:line="240" w:lineRule="auto"/>
              <w:ind w:left="641" w:hanging="357"/>
              <w:jc w:val="left"/>
              <w:rPr>
                <w:ins w:id="1695" w:author="User" w:date="2015-04-04T18:49:00Z"/>
                <w:rFonts w:ascii="Verdana" w:hAnsi="Verdana" w:cs="ArialMT"/>
                <w:sz w:val="22"/>
                <w:szCs w:val="22"/>
              </w:rPr>
            </w:pPr>
            <w:ins w:id="1696" w:author="User" w:date="2015-04-04T18:49:00Z">
              <w:r>
                <w:rPr>
                  <w:rFonts w:ascii="Verdana" w:hAnsi="Verdana" w:cs="ArialMT"/>
                  <w:sz w:val="22"/>
                  <w:szCs w:val="22"/>
                </w:rPr>
                <w:t xml:space="preserve">Desenvolver interface de acordo com as </w:t>
              </w:r>
              <w:commentRangeStart w:id="1697"/>
              <w:r>
                <w:rPr>
                  <w:rFonts w:ascii="Verdana" w:hAnsi="Verdana" w:cs="ArialMT"/>
                  <w:sz w:val="22"/>
                  <w:szCs w:val="22"/>
                </w:rPr>
                <w:t>especificações do projeto</w:t>
              </w:r>
              <w:commentRangeEnd w:id="1697"/>
              <w:r>
                <w:rPr>
                  <w:rStyle w:val="Refdecomentrio"/>
                </w:rPr>
                <w:commentReference w:id="1697"/>
              </w:r>
            </w:ins>
          </w:p>
          <w:p w:rsidR="00EB6DDD" w:rsidRPr="00DB45DE" w:rsidRDefault="00EB6DDD" w:rsidP="0006307E">
            <w:pPr>
              <w:numPr>
                <w:ilvl w:val="0"/>
                <w:numId w:val="60"/>
              </w:numPr>
              <w:autoSpaceDE w:val="0"/>
              <w:autoSpaceDN w:val="0"/>
              <w:adjustRightInd w:val="0"/>
              <w:spacing w:line="240" w:lineRule="auto"/>
              <w:ind w:left="641" w:hanging="357"/>
              <w:jc w:val="left"/>
              <w:rPr>
                <w:ins w:id="1698" w:author="User" w:date="2015-04-04T18:49:00Z"/>
                <w:rFonts w:ascii="Verdana" w:hAnsi="Verdana" w:cs="ArialMT"/>
                <w:sz w:val="22"/>
                <w:szCs w:val="22"/>
              </w:rPr>
            </w:pPr>
            <w:ins w:id="1699" w:author="User" w:date="2015-04-04T18:49:00Z">
              <w:r>
                <w:rPr>
                  <w:rFonts w:ascii="Verdana" w:hAnsi="Verdana" w:cs="ArialMT"/>
                  <w:sz w:val="22"/>
                  <w:szCs w:val="22"/>
                </w:rPr>
                <w:t xml:space="preserve">Esclarecer as dúvidas dos usuários por 30 dias, após o término do Projeto, para garantir o funcionamento do sistema. </w:t>
              </w:r>
            </w:ins>
          </w:p>
          <w:p w:rsidR="00EB6DDD" w:rsidRPr="00BC12A5" w:rsidRDefault="00EB6DDD" w:rsidP="0006307E">
            <w:pPr>
              <w:autoSpaceDE w:val="0"/>
              <w:autoSpaceDN w:val="0"/>
              <w:adjustRightInd w:val="0"/>
              <w:ind w:left="641"/>
              <w:rPr>
                <w:ins w:id="1700" w:author="User" w:date="2015-04-04T18:49:00Z"/>
                <w:rFonts w:ascii="Verdana" w:hAnsi="Verdana" w:cs="Arial-BoldMT"/>
                <w:b/>
                <w:bCs/>
                <w:color w:val="000000"/>
                <w:sz w:val="22"/>
                <w:szCs w:val="22"/>
              </w:rPr>
            </w:pPr>
          </w:p>
        </w:tc>
      </w:tr>
      <w:tr w:rsidR="00EB6DDD" w:rsidRPr="00BC12A5" w:rsidTr="00EB6DDD">
        <w:trPr>
          <w:trHeight w:val="2045"/>
          <w:ins w:id="1701" w:author="User" w:date="2015-04-04T18:49:00Z"/>
          <w:trPrChange w:id="1702" w:author="User" w:date="2015-04-04T18:51:00Z">
            <w:trPr>
              <w:trHeight w:val="2045"/>
            </w:trPr>
          </w:trPrChange>
        </w:trPr>
        <w:tc>
          <w:tcPr>
            <w:tcW w:w="8647" w:type="dxa"/>
            <w:gridSpan w:val="2"/>
            <w:shd w:val="clear" w:color="auto" w:fill="auto"/>
            <w:tcPrChange w:id="1703"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1704" w:author="User" w:date="2015-04-04T18:49:00Z"/>
                <w:rFonts w:ascii="Verdana" w:hAnsi="Verdana" w:cs="Arial-BoldMT"/>
                <w:b/>
                <w:bCs/>
                <w:color w:val="000000"/>
                <w:sz w:val="22"/>
                <w:szCs w:val="22"/>
              </w:rPr>
            </w:pPr>
            <w:ins w:id="1705" w:author="User" w:date="2015-04-04T18:49:00Z">
              <w:r w:rsidRPr="00BC12A5">
                <w:rPr>
                  <w:rFonts w:ascii="Verdana" w:hAnsi="Verdana" w:cs="Arial-BoldMT"/>
                  <w:b/>
                  <w:bCs/>
                  <w:color w:val="000000"/>
                  <w:sz w:val="22"/>
                  <w:szCs w:val="22"/>
                </w:rPr>
                <w:t>Escopo do Produto:</w:t>
              </w:r>
            </w:ins>
          </w:p>
          <w:p w:rsidR="00EB6DDD" w:rsidRDefault="00EB6DDD" w:rsidP="0006307E">
            <w:pPr>
              <w:autoSpaceDE w:val="0"/>
              <w:autoSpaceDN w:val="0"/>
              <w:adjustRightInd w:val="0"/>
              <w:ind w:left="252"/>
              <w:rPr>
                <w:ins w:id="1706"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1707" w:author="User" w:date="2015-04-04T18:49:00Z"/>
                <w:rFonts w:ascii="Verdana" w:hAnsi="Verdana" w:cs="ArialMT"/>
                <w:sz w:val="22"/>
                <w:szCs w:val="22"/>
              </w:rPr>
            </w:pPr>
            <w:ins w:id="1708" w:author="User" w:date="2015-04-04T18:49:00Z">
              <w:r w:rsidRPr="001B6053">
                <w:rPr>
                  <w:rFonts w:ascii="Verdana" w:hAnsi="Verdana" w:cs="ArialMT"/>
                  <w:sz w:val="22"/>
                  <w:szCs w:val="22"/>
                </w:rPr>
                <w:t xml:space="preserve">O Sistema </w:t>
              </w:r>
              <w:r>
                <w:rPr>
                  <w:rFonts w:ascii="Verdana" w:hAnsi="Verdana" w:cs="ArialMT"/>
                  <w:sz w:val="22"/>
                  <w:szCs w:val="22"/>
                </w:rPr>
                <w:t xml:space="preserve">de Gerenciamento de Atividades Escolares Digital será WEB, e permitirá o acesso a partir de qualquer lugar via internet, e terá as seguintes funcionalidades: </w:t>
              </w:r>
            </w:ins>
          </w:p>
          <w:p w:rsidR="00EB6DDD" w:rsidRDefault="00EB6DDD" w:rsidP="0006307E">
            <w:pPr>
              <w:autoSpaceDE w:val="0"/>
              <w:autoSpaceDN w:val="0"/>
              <w:adjustRightInd w:val="0"/>
              <w:ind w:left="720"/>
              <w:rPr>
                <w:ins w:id="1709" w:author="User" w:date="2015-04-04T18:49:00Z"/>
                <w:rFonts w:ascii="Verdana" w:hAnsi="Verdana" w:cs="ArialMT"/>
                <w:sz w:val="22"/>
                <w:szCs w:val="22"/>
              </w:rPr>
            </w:pPr>
            <w:ins w:id="1710" w:author="User" w:date="2015-04-04T18:49:00Z">
              <w:r>
                <w:rPr>
                  <w:rFonts w:ascii="Verdana" w:hAnsi="Verdana" w:cs="ArialMT"/>
                  <w:sz w:val="22"/>
                  <w:szCs w:val="22"/>
                </w:rPr>
                <w:t>Cadastro de usuário</w:t>
              </w:r>
              <w:proofErr w:type="gramStart"/>
              <w:r>
                <w:rPr>
                  <w:rFonts w:ascii="Verdana" w:hAnsi="Verdana" w:cs="ArialMT"/>
                  <w:sz w:val="22"/>
                  <w:szCs w:val="22"/>
                </w:rPr>
                <w:t xml:space="preserve">  </w:t>
              </w:r>
              <w:proofErr w:type="gramEnd"/>
              <w:r>
                <w:rPr>
                  <w:rFonts w:ascii="Verdana" w:hAnsi="Verdana" w:cs="ArialMT"/>
                  <w:sz w:val="22"/>
                  <w:szCs w:val="22"/>
                </w:rPr>
                <w:t>que permitirá os seguintes perfis: Aluno, Gestor, Professor, Responsável e Secretária;</w:t>
              </w:r>
            </w:ins>
          </w:p>
          <w:p w:rsidR="00EB6DDD" w:rsidRDefault="00EB6DDD" w:rsidP="0006307E">
            <w:pPr>
              <w:autoSpaceDE w:val="0"/>
              <w:autoSpaceDN w:val="0"/>
              <w:adjustRightInd w:val="0"/>
              <w:ind w:left="720"/>
              <w:rPr>
                <w:ins w:id="1711" w:author="User" w:date="2015-04-04T18:49:00Z"/>
                <w:rFonts w:ascii="Verdana" w:hAnsi="Verdana" w:cs="ArialMT"/>
                <w:sz w:val="22"/>
                <w:szCs w:val="22"/>
              </w:rPr>
            </w:pPr>
            <w:ins w:id="1712" w:author="User" w:date="2015-04-04T18:49:00Z">
              <w:r>
                <w:rPr>
                  <w:rFonts w:ascii="Verdana" w:hAnsi="Verdana" w:cs="ArialMT"/>
                  <w:sz w:val="22"/>
                  <w:szCs w:val="22"/>
                </w:rPr>
                <w:t>Cadastro de turmas que relaciona os alunos de uma mesma série/ano aos seus professores e suas respectivas disciplinas no cadastro de turmas;</w:t>
              </w:r>
            </w:ins>
          </w:p>
          <w:p w:rsidR="00EB6DDD" w:rsidRDefault="00EB6DDD" w:rsidP="0006307E">
            <w:pPr>
              <w:autoSpaceDE w:val="0"/>
              <w:autoSpaceDN w:val="0"/>
              <w:adjustRightInd w:val="0"/>
              <w:ind w:left="720"/>
              <w:rPr>
                <w:ins w:id="1713" w:author="User" w:date="2015-04-04T18:49:00Z"/>
                <w:rFonts w:ascii="Verdana" w:hAnsi="Verdana" w:cs="ArialMT"/>
                <w:sz w:val="22"/>
                <w:szCs w:val="22"/>
              </w:rPr>
            </w:pPr>
            <w:ins w:id="1714" w:author="User" w:date="2015-04-04T18:49:00Z">
              <w:r>
                <w:rPr>
                  <w:rFonts w:ascii="Verdana" w:hAnsi="Verdana" w:cs="ArialMT"/>
                  <w:sz w:val="22"/>
                  <w:szCs w:val="22"/>
                </w:rPr>
                <w:t xml:space="preserve">Cadastro de boletim que relaciona os alunos da turma, com as respectivas notas e faltas, em cada </w:t>
              </w:r>
              <w:proofErr w:type="gramStart"/>
              <w:r>
                <w:rPr>
                  <w:rFonts w:ascii="Verdana" w:hAnsi="Verdana" w:cs="ArialMT"/>
                  <w:sz w:val="22"/>
                  <w:szCs w:val="22"/>
                </w:rPr>
                <w:t>disciplina</w:t>
              </w:r>
              <w:proofErr w:type="gramEnd"/>
              <w:r>
                <w:rPr>
                  <w:rFonts w:ascii="Verdana" w:hAnsi="Verdana" w:cs="ArialMT"/>
                  <w:sz w:val="22"/>
                  <w:szCs w:val="22"/>
                </w:rPr>
                <w:t xml:space="preserve"> </w:t>
              </w:r>
            </w:ins>
          </w:p>
          <w:p w:rsidR="00EB6DDD" w:rsidRDefault="00EB6DDD" w:rsidP="0006307E">
            <w:pPr>
              <w:autoSpaceDE w:val="0"/>
              <w:autoSpaceDN w:val="0"/>
              <w:adjustRightInd w:val="0"/>
              <w:ind w:left="720"/>
              <w:rPr>
                <w:ins w:id="1715" w:author="User" w:date="2015-04-04T18:49:00Z"/>
                <w:rFonts w:ascii="Verdana" w:hAnsi="Verdana" w:cs="ArialMT"/>
                <w:sz w:val="22"/>
                <w:szCs w:val="22"/>
              </w:rPr>
            </w:pPr>
            <w:ins w:id="1716" w:author="User" w:date="2015-04-04T18:49:00Z">
              <w:r>
                <w:rPr>
                  <w:rFonts w:ascii="Verdana" w:hAnsi="Verdana" w:cs="ArialMT"/>
                  <w:sz w:val="22"/>
                  <w:szCs w:val="22"/>
                </w:rPr>
                <w:t>Os professores digitarão as notas e faltas de cada aluno por bimestre, produzindo um boletim por aluno, e uma lista de boletins por turma.</w:t>
              </w:r>
            </w:ins>
          </w:p>
          <w:p w:rsidR="00EB6DDD" w:rsidRDefault="00EB6DDD" w:rsidP="0006307E">
            <w:pPr>
              <w:autoSpaceDE w:val="0"/>
              <w:autoSpaceDN w:val="0"/>
              <w:adjustRightInd w:val="0"/>
              <w:ind w:left="720"/>
              <w:rPr>
                <w:ins w:id="1717" w:author="User" w:date="2015-04-04T18:49:00Z"/>
                <w:rFonts w:ascii="Verdana" w:hAnsi="Verdana" w:cs="ArialMT"/>
                <w:sz w:val="22"/>
                <w:szCs w:val="22"/>
              </w:rPr>
            </w:pPr>
            <w:ins w:id="1718" w:author="User" w:date="2015-04-04T18:49:00Z">
              <w:r>
                <w:rPr>
                  <w:rFonts w:ascii="Verdana" w:hAnsi="Verdana" w:cs="ArialMT"/>
                  <w:sz w:val="22"/>
                  <w:szCs w:val="22"/>
                </w:rPr>
                <w:t>Os professores digitarão as ocorrências (eventos relacionados a alunos com casos de sucesso, indisciplina ou comportamentos escolares), para registro em banco de dados para consulta de gestores e pais e/ou responsáveis.</w:t>
              </w:r>
            </w:ins>
          </w:p>
          <w:p w:rsidR="00EB6DDD" w:rsidRDefault="00EB6DDD" w:rsidP="0006307E">
            <w:pPr>
              <w:autoSpaceDE w:val="0"/>
              <w:autoSpaceDN w:val="0"/>
              <w:adjustRightInd w:val="0"/>
              <w:ind w:left="720"/>
              <w:rPr>
                <w:ins w:id="1719" w:author="User" w:date="2015-04-04T18:49:00Z"/>
                <w:rFonts w:ascii="Verdana" w:hAnsi="Verdana" w:cs="ArialMT"/>
                <w:sz w:val="22"/>
                <w:szCs w:val="22"/>
              </w:rPr>
            </w:pPr>
          </w:p>
          <w:p w:rsidR="00EB6DDD" w:rsidRDefault="00EB6DDD" w:rsidP="0006307E">
            <w:pPr>
              <w:autoSpaceDE w:val="0"/>
              <w:autoSpaceDN w:val="0"/>
              <w:adjustRightInd w:val="0"/>
              <w:ind w:left="720"/>
              <w:rPr>
                <w:ins w:id="1720" w:author="User" w:date="2015-04-04T18:49:00Z"/>
                <w:rFonts w:ascii="Verdana" w:hAnsi="Verdana" w:cs="ArialMT"/>
                <w:sz w:val="22"/>
                <w:szCs w:val="22"/>
              </w:rPr>
            </w:pPr>
            <w:ins w:id="1721" w:author="User" w:date="2015-04-04T18:49:00Z">
              <w:r>
                <w:rPr>
                  <w:rFonts w:ascii="Verdana" w:hAnsi="Verdana" w:cs="ArialMT"/>
                  <w:sz w:val="22"/>
                  <w:szCs w:val="22"/>
                </w:rPr>
                <w:t>Os professores digitarão as tarefas (propostas de atividades para alunos realizarem em outro período que não o escolar) para as turmas, e estarão disponíveis para cada aluno individualmente.</w:t>
              </w:r>
            </w:ins>
          </w:p>
          <w:p w:rsidR="00EB6DDD" w:rsidRDefault="00EB6DDD" w:rsidP="0006307E">
            <w:pPr>
              <w:autoSpaceDE w:val="0"/>
              <w:autoSpaceDN w:val="0"/>
              <w:adjustRightInd w:val="0"/>
              <w:ind w:left="720"/>
              <w:rPr>
                <w:ins w:id="1722" w:author="User" w:date="2015-04-04T18:49:00Z"/>
                <w:rFonts w:ascii="Verdana" w:hAnsi="Verdana" w:cs="ArialMT"/>
                <w:sz w:val="22"/>
                <w:szCs w:val="22"/>
              </w:rPr>
            </w:pPr>
          </w:p>
          <w:p w:rsidR="00EB6DDD" w:rsidRDefault="00EB6DDD" w:rsidP="0006307E">
            <w:pPr>
              <w:autoSpaceDE w:val="0"/>
              <w:autoSpaceDN w:val="0"/>
              <w:adjustRightInd w:val="0"/>
              <w:ind w:left="252"/>
              <w:rPr>
                <w:ins w:id="1723" w:author="User" w:date="2015-04-04T18:49:00Z"/>
                <w:rFonts w:ascii="Verdana" w:hAnsi="Verdana" w:cs="ArialMT"/>
                <w:sz w:val="22"/>
                <w:szCs w:val="22"/>
              </w:rPr>
            </w:pPr>
            <w:ins w:id="1724" w:author="User" w:date="2015-04-04T18:49:00Z">
              <w:r w:rsidRPr="001B6053">
                <w:rPr>
                  <w:rFonts w:ascii="Verdana" w:hAnsi="Verdana" w:cs="ArialMT"/>
                  <w:sz w:val="22"/>
                  <w:szCs w:val="22"/>
                </w:rPr>
                <w:lastRenderedPageBreak/>
                <w:t xml:space="preserve">Terá interface para </w:t>
              </w:r>
              <w:proofErr w:type="spellStart"/>
              <w:r w:rsidRPr="001B6053">
                <w:rPr>
                  <w:rFonts w:ascii="Verdana" w:hAnsi="Verdana" w:cs="ArialMT"/>
                  <w:sz w:val="22"/>
                  <w:szCs w:val="22"/>
                </w:rPr>
                <w:t>login</w:t>
              </w:r>
              <w:proofErr w:type="spellEnd"/>
              <w:r w:rsidRPr="001B6053">
                <w:rPr>
                  <w:rFonts w:ascii="Verdana" w:hAnsi="Verdana" w:cs="ArialMT"/>
                  <w:sz w:val="22"/>
                  <w:szCs w:val="22"/>
                </w:rPr>
                <w:t xml:space="preserve"> </w:t>
              </w:r>
              <w:r>
                <w:rPr>
                  <w:rFonts w:ascii="Verdana" w:hAnsi="Verdana" w:cs="ArialMT"/>
                  <w:sz w:val="22"/>
                  <w:szCs w:val="22"/>
                </w:rPr>
                <w:t xml:space="preserve">por </w:t>
              </w:r>
              <w:proofErr w:type="spellStart"/>
              <w:proofErr w:type="gramStart"/>
              <w:r>
                <w:rPr>
                  <w:rFonts w:ascii="Verdana" w:hAnsi="Verdana" w:cs="ArialMT"/>
                  <w:sz w:val="22"/>
                  <w:szCs w:val="22"/>
                </w:rPr>
                <w:t>usuárioA</w:t>
              </w:r>
              <w:proofErr w:type="spellEnd"/>
              <w:proofErr w:type="gramEnd"/>
              <w:r>
                <w:rPr>
                  <w:rFonts w:ascii="Verdana" w:hAnsi="Verdana" w:cs="ArialMT"/>
                  <w:sz w:val="22"/>
                  <w:szCs w:val="22"/>
                </w:rPr>
                <w:t xml:space="preserve"> secretaria terá acesso aos cadastros e boletins. Os professores somente </w:t>
              </w:r>
              <w:proofErr w:type="spellStart"/>
              <w:r>
                <w:rPr>
                  <w:rFonts w:ascii="Verdana" w:hAnsi="Verdana" w:cs="ArialMT"/>
                  <w:sz w:val="22"/>
                  <w:szCs w:val="22"/>
                </w:rPr>
                <w:t>àsuas</w:t>
              </w:r>
              <w:proofErr w:type="spellEnd"/>
              <w:r>
                <w:rPr>
                  <w:rFonts w:ascii="Verdana" w:hAnsi="Verdana" w:cs="ArialMT"/>
                  <w:sz w:val="22"/>
                  <w:szCs w:val="22"/>
                </w:rPr>
                <w:t xml:space="preserve"> respectivas turmas e alunos.  Os pais/responsáveis visualizarão o boletim, as tarefas e as ocorrências do aluno do qual é responsável.  Os alunos visualizarão suas tarefas e boletim.</w:t>
              </w:r>
            </w:ins>
          </w:p>
          <w:p w:rsidR="00EB6DDD" w:rsidRDefault="00EB6DDD" w:rsidP="0006307E">
            <w:pPr>
              <w:autoSpaceDE w:val="0"/>
              <w:autoSpaceDN w:val="0"/>
              <w:adjustRightInd w:val="0"/>
              <w:ind w:left="252"/>
              <w:rPr>
                <w:ins w:id="1725" w:author="User" w:date="2015-04-04T18:49:00Z"/>
                <w:rFonts w:ascii="Verdana" w:hAnsi="Verdana" w:cs="ArialMT"/>
                <w:sz w:val="22"/>
                <w:szCs w:val="22"/>
              </w:rPr>
            </w:pPr>
          </w:p>
          <w:p w:rsidR="00EB6DDD" w:rsidRDefault="00EB6DDD" w:rsidP="0006307E">
            <w:pPr>
              <w:autoSpaceDE w:val="0"/>
              <w:autoSpaceDN w:val="0"/>
              <w:adjustRightInd w:val="0"/>
              <w:ind w:left="252"/>
              <w:rPr>
                <w:ins w:id="1726" w:author="User" w:date="2015-04-04T18:49:00Z"/>
                <w:rFonts w:ascii="Verdana" w:hAnsi="Verdana" w:cs="ArialMT"/>
                <w:sz w:val="22"/>
                <w:szCs w:val="22"/>
              </w:rPr>
            </w:pPr>
            <w:ins w:id="1727" w:author="User" w:date="2015-04-04T18:49:00Z">
              <w:r>
                <w:rPr>
                  <w:rFonts w:ascii="Verdana" w:hAnsi="Verdana" w:cs="ArialMT"/>
                  <w:sz w:val="22"/>
                  <w:szCs w:val="22"/>
                </w:rPr>
                <w:t>A interface será intuitiva, por isso não há necessidade de treinamento para acesso, visualização, inserção ou edição dos dados.</w:t>
              </w:r>
            </w:ins>
          </w:p>
          <w:p w:rsidR="00EB6DDD" w:rsidRDefault="00EB6DDD" w:rsidP="0006307E">
            <w:pPr>
              <w:autoSpaceDE w:val="0"/>
              <w:autoSpaceDN w:val="0"/>
              <w:adjustRightInd w:val="0"/>
              <w:ind w:left="252"/>
              <w:rPr>
                <w:ins w:id="1728" w:author="User" w:date="2015-04-04T18:49:00Z"/>
                <w:rFonts w:ascii="Verdana" w:hAnsi="Verdana" w:cs="ArialMT"/>
                <w:sz w:val="22"/>
                <w:szCs w:val="22"/>
              </w:rPr>
            </w:pPr>
          </w:p>
          <w:p w:rsidR="00EB6DDD" w:rsidRDefault="00EB6DDD" w:rsidP="0006307E">
            <w:pPr>
              <w:autoSpaceDE w:val="0"/>
              <w:autoSpaceDN w:val="0"/>
              <w:adjustRightInd w:val="0"/>
              <w:ind w:left="252"/>
              <w:rPr>
                <w:ins w:id="1729" w:author="User" w:date="2015-04-04T18:49:00Z"/>
                <w:rFonts w:ascii="Verdana" w:hAnsi="Verdana" w:cs="ArialMT"/>
                <w:sz w:val="22"/>
                <w:szCs w:val="22"/>
              </w:rPr>
            </w:pPr>
            <w:ins w:id="1730" w:author="User" w:date="2015-04-04T18:49:00Z">
              <w:r>
                <w:rPr>
                  <w:rFonts w:ascii="Verdana" w:hAnsi="Verdana" w:cs="ArialMT"/>
                  <w:sz w:val="22"/>
                  <w:szCs w:val="22"/>
                </w:rPr>
                <w:t xml:space="preserve">O relacionamento entre o banco de dados e as páginas da WEB será através do </w:t>
              </w:r>
              <w:proofErr w:type="spellStart"/>
              <w:r>
                <w:rPr>
                  <w:rFonts w:ascii="Verdana" w:hAnsi="Verdana" w:cs="ArialMT"/>
                  <w:sz w:val="22"/>
                  <w:szCs w:val="22"/>
                </w:rPr>
                <w:t>hibernate</w:t>
              </w:r>
              <w:proofErr w:type="spellEnd"/>
              <w:r>
                <w:rPr>
                  <w:rFonts w:ascii="Verdana" w:hAnsi="Verdana" w:cs="ArialMT"/>
                  <w:sz w:val="22"/>
                  <w:szCs w:val="22"/>
                </w:rPr>
                <w:t xml:space="preserve">, o que permitirá agilidade na operacionalização. </w:t>
              </w:r>
            </w:ins>
          </w:p>
          <w:p w:rsidR="00EB6DDD" w:rsidRDefault="00EB6DDD" w:rsidP="0006307E">
            <w:pPr>
              <w:autoSpaceDE w:val="0"/>
              <w:autoSpaceDN w:val="0"/>
              <w:adjustRightInd w:val="0"/>
              <w:ind w:left="252"/>
              <w:rPr>
                <w:ins w:id="1731" w:author="User" w:date="2015-04-04T18:49:00Z"/>
                <w:rFonts w:ascii="Verdana" w:hAnsi="Verdana" w:cs="ArialMT"/>
                <w:sz w:val="22"/>
                <w:szCs w:val="22"/>
              </w:rPr>
            </w:pPr>
          </w:p>
          <w:p w:rsidR="00EB6DDD" w:rsidRPr="00BC12A5" w:rsidRDefault="00EB6DDD" w:rsidP="0006307E">
            <w:pPr>
              <w:autoSpaceDE w:val="0"/>
              <w:autoSpaceDN w:val="0"/>
              <w:adjustRightInd w:val="0"/>
              <w:ind w:left="252"/>
              <w:rPr>
                <w:ins w:id="1732" w:author="User" w:date="2015-04-04T18:49:00Z"/>
                <w:rFonts w:ascii="Verdana" w:hAnsi="Verdana" w:cs="Arial-BoldMT"/>
                <w:b/>
                <w:bCs/>
                <w:color w:val="000000"/>
                <w:sz w:val="22"/>
                <w:szCs w:val="22"/>
              </w:rPr>
            </w:pPr>
          </w:p>
        </w:tc>
      </w:tr>
      <w:tr w:rsidR="00EB6DDD" w:rsidRPr="00BC12A5" w:rsidTr="00EB6DDD">
        <w:trPr>
          <w:trHeight w:val="2045"/>
          <w:ins w:id="1733" w:author="User" w:date="2015-04-04T18:49:00Z"/>
          <w:trPrChange w:id="1734" w:author="User" w:date="2015-04-04T18:51:00Z">
            <w:trPr>
              <w:trHeight w:val="2045"/>
            </w:trPr>
          </w:trPrChange>
        </w:trPr>
        <w:tc>
          <w:tcPr>
            <w:tcW w:w="8647" w:type="dxa"/>
            <w:gridSpan w:val="2"/>
            <w:shd w:val="clear" w:color="auto" w:fill="auto"/>
            <w:tcPrChange w:id="1735" w:author="User" w:date="2015-04-04T18:51:00Z">
              <w:tcPr>
                <w:tcW w:w="10260" w:type="dxa"/>
                <w:gridSpan w:val="2"/>
                <w:shd w:val="clear" w:color="auto" w:fill="auto"/>
              </w:tcPr>
            </w:tcPrChange>
          </w:tcPr>
          <w:p w:rsidR="00EB6DDD" w:rsidRDefault="00EB6DDD" w:rsidP="0006307E">
            <w:pPr>
              <w:autoSpaceDE w:val="0"/>
              <w:autoSpaceDN w:val="0"/>
              <w:adjustRightInd w:val="0"/>
              <w:rPr>
                <w:ins w:id="1736" w:author="User" w:date="2015-04-04T18:49:00Z"/>
                <w:rFonts w:ascii="Verdana" w:hAnsi="Verdana" w:cs="Arial-BoldMT"/>
                <w:b/>
                <w:bCs/>
                <w:color w:val="000000"/>
                <w:sz w:val="22"/>
                <w:szCs w:val="22"/>
              </w:rPr>
            </w:pPr>
            <w:ins w:id="1737" w:author="User" w:date="2015-04-04T18:49:00Z">
              <w:r w:rsidRPr="00BC12A5">
                <w:rPr>
                  <w:rFonts w:ascii="Verdana" w:hAnsi="Verdana" w:cs="Arial-BoldMT"/>
                  <w:b/>
                  <w:bCs/>
                  <w:color w:val="000000"/>
                  <w:sz w:val="22"/>
                  <w:szCs w:val="22"/>
                </w:rPr>
                <w:lastRenderedPageBreak/>
                <w:t>Exclusões do Projeto e do Produto:</w:t>
              </w:r>
            </w:ins>
          </w:p>
          <w:p w:rsidR="00EB6DDD" w:rsidRPr="00BC12A5" w:rsidRDefault="00EB6DDD" w:rsidP="0006307E">
            <w:pPr>
              <w:autoSpaceDE w:val="0"/>
              <w:autoSpaceDN w:val="0"/>
              <w:adjustRightInd w:val="0"/>
              <w:rPr>
                <w:ins w:id="1738" w:author="User" w:date="2015-04-04T18:49:00Z"/>
                <w:rFonts w:ascii="Verdana" w:hAnsi="Verdana" w:cs="Arial-BoldMT"/>
                <w:b/>
                <w:bCs/>
                <w:color w:val="000000"/>
                <w:sz w:val="22"/>
                <w:szCs w:val="22"/>
              </w:rPr>
            </w:pPr>
          </w:p>
          <w:p w:rsidR="00EB6DDD" w:rsidRDefault="00EB6DDD" w:rsidP="0006307E">
            <w:pPr>
              <w:autoSpaceDE w:val="0"/>
              <w:autoSpaceDN w:val="0"/>
              <w:adjustRightInd w:val="0"/>
              <w:ind w:left="252"/>
              <w:rPr>
                <w:ins w:id="1739" w:author="User" w:date="2015-04-04T18:49:00Z"/>
                <w:rFonts w:ascii="Verdana" w:hAnsi="Verdana" w:cs="ArialMT"/>
                <w:sz w:val="22"/>
                <w:szCs w:val="22"/>
              </w:rPr>
            </w:pPr>
            <w:ins w:id="1740" w:author="User" w:date="2015-04-04T18:49:00Z">
              <w:r>
                <w:rPr>
                  <w:rFonts w:ascii="Verdana" w:hAnsi="Verdana" w:cs="ArialMT"/>
                  <w:sz w:val="22"/>
                  <w:szCs w:val="22"/>
                </w:rPr>
                <w:t xml:space="preserve">O produto não terá ligação com o sistema de recursos humanos, para pagamento dos professores. </w:t>
              </w:r>
            </w:ins>
          </w:p>
          <w:p w:rsidR="00EB6DDD" w:rsidRDefault="00EB6DDD" w:rsidP="0006307E">
            <w:pPr>
              <w:autoSpaceDE w:val="0"/>
              <w:autoSpaceDN w:val="0"/>
              <w:adjustRightInd w:val="0"/>
              <w:ind w:left="252"/>
              <w:rPr>
                <w:ins w:id="1741" w:author="User" w:date="2015-04-04T18:49:00Z"/>
                <w:rFonts w:ascii="Verdana" w:hAnsi="Verdana" w:cs="ArialMT"/>
                <w:sz w:val="22"/>
                <w:szCs w:val="22"/>
              </w:rPr>
            </w:pPr>
          </w:p>
          <w:p w:rsidR="00EB6DDD" w:rsidRDefault="00EB6DDD" w:rsidP="0006307E">
            <w:pPr>
              <w:autoSpaceDE w:val="0"/>
              <w:autoSpaceDN w:val="0"/>
              <w:adjustRightInd w:val="0"/>
              <w:ind w:left="252"/>
              <w:rPr>
                <w:ins w:id="1742" w:author="User" w:date="2015-04-04T18:49:00Z"/>
                <w:rFonts w:ascii="Verdana" w:hAnsi="Verdana" w:cs="ArialMT"/>
                <w:sz w:val="22"/>
                <w:szCs w:val="22"/>
              </w:rPr>
            </w:pPr>
            <w:ins w:id="1743" w:author="User" w:date="2015-04-04T18:49:00Z">
              <w:r>
                <w:rPr>
                  <w:rFonts w:ascii="Verdana" w:hAnsi="Verdana" w:cs="ArialMT"/>
                  <w:sz w:val="22"/>
                  <w:szCs w:val="22"/>
                </w:rPr>
                <w:t>O produto não irá calcular as médias finais, como também não irá calcular o excesso de faltas;</w:t>
              </w:r>
            </w:ins>
          </w:p>
          <w:p w:rsidR="00EB6DDD" w:rsidRDefault="00EB6DDD" w:rsidP="0006307E">
            <w:pPr>
              <w:autoSpaceDE w:val="0"/>
              <w:autoSpaceDN w:val="0"/>
              <w:adjustRightInd w:val="0"/>
              <w:ind w:left="252"/>
              <w:rPr>
                <w:ins w:id="1744" w:author="User" w:date="2015-04-04T18:49:00Z"/>
                <w:rFonts w:ascii="Verdana" w:hAnsi="Verdana" w:cs="ArialMT"/>
                <w:sz w:val="22"/>
                <w:szCs w:val="22"/>
              </w:rPr>
            </w:pPr>
          </w:p>
          <w:p w:rsidR="00EB6DDD" w:rsidRDefault="00EB6DDD" w:rsidP="0006307E">
            <w:pPr>
              <w:autoSpaceDE w:val="0"/>
              <w:autoSpaceDN w:val="0"/>
              <w:adjustRightInd w:val="0"/>
              <w:ind w:left="252"/>
              <w:rPr>
                <w:ins w:id="1745" w:author="User" w:date="2015-04-04T18:49:00Z"/>
                <w:rFonts w:ascii="Verdana" w:hAnsi="Verdana" w:cs="ArialMT"/>
                <w:sz w:val="22"/>
                <w:szCs w:val="22"/>
              </w:rPr>
            </w:pPr>
            <w:ins w:id="1746" w:author="User" w:date="2015-04-04T18:49:00Z">
              <w:r>
                <w:rPr>
                  <w:rFonts w:ascii="Verdana" w:hAnsi="Verdana" w:cs="ArialMT"/>
                  <w:sz w:val="22"/>
                  <w:szCs w:val="22"/>
                </w:rPr>
                <w:t>O produto não terá ligação com o sistema de envio de emails.</w:t>
              </w:r>
            </w:ins>
          </w:p>
          <w:p w:rsidR="00EB6DDD" w:rsidRDefault="00EB6DDD" w:rsidP="0006307E">
            <w:pPr>
              <w:autoSpaceDE w:val="0"/>
              <w:autoSpaceDN w:val="0"/>
              <w:adjustRightInd w:val="0"/>
              <w:ind w:left="252"/>
              <w:rPr>
                <w:ins w:id="1747" w:author="User" w:date="2015-04-04T18:49:00Z"/>
                <w:rFonts w:ascii="Verdana" w:hAnsi="Verdana" w:cs="ArialMT"/>
                <w:sz w:val="22"/>
                <w:szCs w:val="22"/>
              </w:rPr>
            </w:pPr>
          </w:p>
          <w:p w:rsidR="00EB6DDD" w:rsidRPr="00BC12A5" w:rsidRDefault="00EB6DDD" w:rsidP="0006307E">
            <w:pPr>
              <w:autoSpaceDE w:val="0"/>
              <w:autoSpaceDN w:val="0"/>
              <w:adjustRightInd w:val="0"/>
              <w:ind w:left="252"/>
              <w:rPr>
                <w:ins w:id="1748" w:author="User" w:date="2015-04-04T18:49:00Z"/>
                <w:rFonts w:ascii="Verdana" w:hAnsi="Verdana" w:cs="Arial-BoldMT"/>
                <w:b/>
                <w:bCs/>
                <w:color w:val="000000"/>
                <w:sz w:val="22"/>
                <w:szCs w:val="22"/>
              </w:rPr>
            </w:pPr>
          </w:p>
        </w:tc>
      </w:tr>
      <w:tr w:rsidR="00EB6DDD" w:rsidRPr="00BC12A5" w:rsidTr="00EB6DDD">
        <w:trPr>
          <w:trHeight w:val="699"/>
          <w:ins w:id="1749" w:author="User" w:date="2015-04-04T18:49:00Z"/>
          <w:trPrChange w:id="1750" w:author="User" w:date="2015-04-04T18:51:00Z">
            <w:trPr>
              <w:trHeight w:val="699"/>
            </w:trPr>
          </w:trPrChange>
        </w:trPr>
        <w:tc>
          <w:tcPr>
            <w:tcW w:w="5130" w:type="dxa"/>
            <w:shd w:val="clear" w:color="auto" w:fill="auto"/>
            <w:tcPrChange w:id="1751" w:author="User" w:date="2015-04-04T18:51:00Z">
              <w:tcPr>
                <w:tcW w:w="5130" w:type="dxa"/>
                <w:shd w:val="clear" w:color="auto" w:fill="auto"/>
              </w:tcPr>
            </w:tcPrChange>
          </w:tcPr>
          <w:p w:rsidR="00EB6DDD" w:rsidRPr="00BC12A5" w:rsidRDefault="00EB6DDD" w:rsidP="0006307E">
            <w:pPr>
              <w:autoSpaceDE w:val="0"/>
              <w:autoSpaceDN w:val="0"/>
              <w:adjustRightInd w:val="0"/>
              <w:rPr>
                <w:ins w:id="1752" w:author="User" w:date="2015-04-04T18:49:00Z"/>
                <w:rFonts w:ascii="Verdana" w:hAnsi="Verdana" w:cs="Arial-BoldMT"/>
                <w:b/>
                <w:bCs/>
                <w:color w:val="000000"/>
                <w:sz w:val="22"/>
                <w:szCs w:val="22"/>
              </w:rPr>
            </w:pPr>
            <w:ins w:id="1753" w:author="User" w:date="2015-04-04T18:49:00Z">
              <w:r w:rsidRPr="00BC12A5">
                <w:rPr>
                  <w:rFonts w:ascii="Verdana" w:hAnsi="Verdana" w:cs="Arial-BoldMT"/>
                  <w:b/>
                  <w:bCs/>
                  <w:color w:val="000000"/>
                  <w:sz w:val="22"/>
                  <w:szCs w:val="22"/>
                </w:rPr>
                <w:t>Premissas do Projeto:</w:t>
              </w:r>
            </w:ins>
          </w:p>
          <w:p w:rsidR="00EB6DDD" w:rsidRPr="00BC12A5" w:rsidRDefault="00EB6DDD" w:rsidP="0006307E">
            <w:pPr>
              <w:autoSpaceDE w:val="0"/>
              <w:autoSpaceDN w:val="0"/>
              <w:adjustRightInd w:val="0"/>
              <w:ind w:left="252"/>
              <w:rPr>
                <w:ins w:id="1754"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1755" w:author="User" w:date="2015-04-04T18:49:00Z"/>
                <w:rFonts w:ascii="Verdana" w:hAnsi="Verdana" w:cs="ArialMT"/>
                <w:sz w:val="22"/>
                <w:szCs w:val="22"/>
              </w:rPr>
            </w:pPr>
            <w:ins w:id="1756" w:author="User" w:date="2015-04-04T18:49:00Z">
              <w:r w:rsidRPr="001B6053">
                <w:rPr>
                  <w:rFonts w:ascii="Verdana" w:hAnsi="Verdana" w:cs="ArialMT"/>
                  <w:sz w:val="22"/>
                  <w:szCs w:val="22"/>
                </w:rPr>
                <w:t xml:space="preserve">O Sistema </w:t>
              </w:r>
              <w:r>
                <w:rPr>
                  <w:rFonts w:ascii="Verdana" w:hAnsi="Verdana" w:cs="ArialMT"/>
                  <w:sz w:val="22"/>
                  <w:szCs w:val="22"/>
                </w:rPr>
                <w:t xml:space="preserve">de Gerenciamento de Atividades Escolar Digital será WEB </w:t>
              </w:r>
            </w:ins>
          </w:p>
          <w:p w:rsidR="00EB6DDD" w:rsidRDefault="00EB6DDD" w:rsidP="0006307E">
            <w:pPr>
              <w:autoSpaceDE w:val="0"/>
              <w:autoSpaceDN w:val="0"/>
              <w:adjustRightInd w:val="0"/>
              <w:ind w:left="252"/>
              <w:rPr>
                <w:ins w:id="1757" w:author="User" w:date="2015-04-04T18:49:00Z"/>
                <w:rFonts w:ascii="Verdana" w:hAnsi="Verdana" w:cs="ArialMT"/>
                <w:sz w:val="22"/>
                <w:szCs w:val="22"/>
              </w:rPr>
            </w:pPr>
          </w:p>
          <w:p w:rsidR="00EB6DDD" w:rsidRDefault="00EB6DDD" w:rsidP="0006307E">
            <w:pPr>
              <w:autoSpaceDE w:val="0"/>
              <w:autoSpaceDN w:val="0"/>
              <w:adjustRightInd w:val="0"/>
              <w:rPr>
                <w:ins w:id="1758" w:author="User" w:date="2015-04-04T18:49:00Z"/>
                <w:rFonts w:ascii="Verdana" w:hAnsi="Verdana"/>
                <w:sz w:val="22"/>
                <w:szCs w:val="22"/>
              </w:rPr>
            </w:pPr>
          </w:p>
          <w:p w:rsidR="00EB6DDD" w:rsidRPr="00BC12A5" w:rsidRDefault="00EB6DDD" w:rsidP="0006307E">
            <w:pPr>
              <w:autoSpaceDE w:val="0"/>
              <w:autoSpaceDN w:val="0"/>
              <w:adjustRightInd w:val="0"/>
              <w:rPr>
                <w:ins w:id="1759" w:author="User" w:date="2015-04-04T18:49:00Z"/>
                <w:rFonts w:ascii="Verdana" w:hAnsi="Verdana"/>
                <w:sz w:val="22"/>
                <w:szCs w:val="22"/>
              </w:rPr>
            </w:pPr>
          </w:p>
        </w:tc>
        <w:tc>
          <w:tcPr>
            <w:tcW w:w="3517" w:type="dxa"/>
            <w:shd w:val="clear" w:color="auto" w:fill="auto"/>
            <w:tcPrChange w:id="1760" w:author="User" w:date="2015-04-04T18:51:00Z">
              <w:tcPr>
                <w:tcW w:w="5130" w:type="dxa"/>
                <w:shd w:val="clear" w:color="auto" w:fill="auto"/>
              </w:tcPr>
            </w:tcPrChange>
          </w:tcPr>
          <w:p w:rsidR="00EB6DDD" w:rsidRPr="00BC12A5" w:rsidRDefault="00EB6DDD" w:rsidP="0006307E">
            <w:pPr>
              <w:autoSpaceDE w:val="0"/>
              <w:autoSpaceDN w:val="0"/>
              <w:adjustRightInd w:val="0"/>
              <w:rPr>
                <w:ins w:id="1761" w:author="User" w:date="2015-04-04T18:49:00Z"/>
                <w:rFonts w:ascii="Verdana" w:hAnsi="Verdana" w:cs="Arial-BoldMT"/>
                <w:b/>
                <w:bCs/>
                <w:color w:val="000000"/>
                <w:sz w:val="22"/>
                <w:szCs w:val="22"/>
              </w:rPr>
            </w:pPr>
            <w:ins w:id="1762" w:author="User" w:date="2015-04-04T18:49:00Z">
              <w:r w:rsidRPr="00BC12A5">
                <w:rPr>
                  <w:rFonts w:ascii="Verdana" w:hAnsi="Verdana" w:cs="Arial-BoldMT"/>
                  <w:b/>
                  <w:bCs/>
                  <w:color w:val="000000"/>
                  <w:sz w:val="22"/>
                  <w:szCs w:val="22"/>
                </w:rPr>
                <w:t>Restrições do Projeto:</w:t>
              </w:r>
            </w:ins>
          </w:p>
          <w:p w:rsidR="00EB6DDD" w:rsidRDefault="00EB6DDD" w:rsidP="0006307E">
            <w:pPr>
              <w:autoSpaceDE w:val="0"/>
              <w:autoSpaceDN w:val="0"/>
              <w:adjustRightInd w:val="0"/>
              <w:ind w:left="252"/>
              <w:rPr>
                <w:ins w:id="1763" w:author="User" w:date="2015-04-04T18:49:00Z"/>
                <w:rFonts w:ascii="Verdana" w:hAnsi="Verdana" w:cs="ArialMT"/>
                <w:color w:val="FF0000"/>
                <w:sz w:val="22"/>
                <w:szCs w:val="22"/>
              </w:rPr>
            </w:pPr>
          </w:p>
          <w:p w:rsidR="00EB6DDD" w:rsidRDefault="00EB6DDD" w:rsidP="0006307E">
            <w:pPr>
              <w:autoSpaceDE w:val="0"/>
              <w:autoSpaceDN w:val="0"/>
              <w:adjustRightInd w:val="0"/>
              <w:ind w:left="252"/>
              <w:rPr>
                <w:ins w:id="1764" w:author="User" w:date="2015-04-04T18:49:00Z"/>
                <w:rFonts w:ascii="Verdana" w:hAnsi="Verdana" w:cs="ArialMT"/>
                <w:sz w:val="22"/>
                <w:szCs w:val="22"/>
              </w:rPr>
            </w:pPr>
            <w:ins w:id="1765" w:author="User" w:date="2015-04-04T18:49:00Z">
              <w:r>
                <w:rPr>
                  <w:rFonts w:ascii="Verdana" w:hAnsi="Verdana" w:cs="ArialMT"/>
                  <w:sz w:val="22"/>
                  <w:szCs w:val="22"/>
                </w:rPr>
                <w:t>O sistema deverá ser implantado antes do início do ano letivo, com as informações atualizadas do respectivo ano. Caso seja implantado em outro período deverá funcionar apenas como teste</w:t>
              </w:r>
            </w:ins>
          </w:p>
          <w:p w:rsidR="00EB6DDD" w:rsidRPr="001F232E" w:rsidRDefault="00EB6DDD" w:rsidP="0006307E">
            <w:pPr>
              <w:autoSpaceDE w:val="0"/>
              <w:autoSpaceDN w:val="0"/>
              <w:adjustRightInd w:val="0"/>
              <w:ind w:left="252"/>
              <w:rPr>
                <w:ins w:id="1766" w:author="User" w:date="2015-04-04T18:49:00Z"/>
                <w:rFonts w:ascii="Verdana" w:hAnsi="Verdana" w:cs="ArialMT"/>
                <w:sz w:val="22"/>
                <w:szCs w:val="22"/>
              </w:rPr>
            </w:pPr>
          </w:p>
          <w:p w:rsidR="00EB6DDD" w:rsidRDefault="00EB6DDD" w:rsidP="0006307E">
            <w:pPr>
              <w:autoSpaceDE w:val="0"/>
              <w:autoSpaceDN w:val="0"/>
              <w:adjustRightInd w:val="0"/>
              <w:ind w:left="252"/>
              <w:rPr>
                <w:ins w:id="1767" w:author="User" w:date="2015-04-04T18:49:00Z"/>
                <w:rFonts w:ascii="Verdana" w:hAnsi="Verdana" w:cs="ArialMT"/>
                <w:color w:val="000000"/>
                <w:sz w:val="22"/>
                <w:szCs w:val="22"/>
              </w:rPr>
            </w:pPr>
            <w:ins w:id="1768" w:author="User" w:date="2015-04-04T18:49:00Z">
              <w:r>
                <w:rPr>
                  <w:rFonts w:ascii="Verdana" w:hAnsi="Verdana" w:cs="ArialMT"/>
                  <w:color w:val="000000"/>
                  <w:sz w:val="22"/>
                  <w:szCs w:val="22"/>
                </w:rPr>
                <w:t>O cliente deverá aprovar a implantação do projeto no máximo de 30 dias úteis após a implantação.</w:t>
              </w:r>
            </w:ins>
          </w:p>
          <w:p w:rsidR="00EB6DDD" w:rsidRDefault="00EB6DDD" w:rsidP="0006307E">
            <w:pPr>
              <w:autoSpaceDE w:val="0"/>
              <w:autoSpaceDN w:val="0"/>
              <w:adjustRightInd w:val="0"/>
              <w:ind w:left="252"/>
              <w:rPr>
                <w:ins w:id="1769" w:author="User" w:date="2015-04-04T18:49:00Z"/>
                <w:rFonts w:ascii="Verdana" w:hAnsi="Verdana" w:cs="ArialMT"/>
                <w:color w:val="000000"/>
                <w:sz w:val="22"/>
                <w:szCs w:val="22"/>
              </w:rPr>
            </w:pPr>
          </w:p>
          <w:p w:rsidR="00EB6DDD" w:rsidRPr="00A64FEE" w:rsidRDefault="00EB6DDD" w:rsidP="0006307E">
            <w:pPr>
              <w:autoSpaceDE w:val="0"/>
              <w:autoSpaceDN w:val="0"/>
              <w:adjustRightInd w:val="0"/>
              <w:ind w:left="252"/>
              <w:rPr>
                <w:ins w:id="1770" w:author="User" w:date="2015-04-04T18:49:00Z"/>
                <w:rFonts w:ascii="Verdana" w:hAnsi="Verdana" w:cs="ArialMT"/>
                <w:b/>
                <w:color w:val="FF0000"/>
                <w:sz w:val="22"/>
                <w:szCs w:val="22"/>
              </w:rPr>
            </w:pPr>
          </w:p>
        </w:tc>
      </w:tr>
      <w:tr w:rsidR="00EB6DDD" w:rsidRPr="00BC12A5" w:rsidTr="00EB6DDD">
        <w:trPr>
          <w:trHeight w:val="277"/>
          <w:ins w:id="1771" w:author="User" w:date="2015-04-04T18:49:00Z"/>
          <w:trPrChange w:id="1772" w:author="User" w:date="2015-04-04T18:51:00Z">
            <w:trPr>
              <w:trHeight w:val="277"/>
            </w:trPr>
          </w:trPrChange>
        </w:trPr>
        <w:tc>
          <w:tcPr>
            <w:tcW w:w="8647" w:type="dxa"/>
            <w:gridSpan w:val="2"/>
            <w:shd w:val="clear" w:color="auto" w:fill="auto"/>
            <w:tcPrChange w:id="1773"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1774" w:author="User" w:date="2015-04-04T18:49:00Z"/>
                <w:rFonts w:ascii="Verdana" w:hAnsi="Verdana" w:cs="Arial-BoldMT"/>
                <w:b/>
                <w:bCs/>
                <w:sz w:val="22"/>
                <w:szCs w:val="22"/>
              </w:rPr>
            </w:pPr>
            <w:ins w:id="1775" w:author="User" w:date="2015-04-04T18:49:00Z">
              <w:r w:rsidRPr="00BC12A5">
                <w:rPr>
                  <w:rFonts w:ascii="Verdana" w:hAnsi="Verdana" w:cs="Arial-BoldMT"/>
                  <w:b/>
                  <w:bCs/>
                  <w:sz w:val="22"/>
                  <w:szCs w:val="22"/>
                </w:rPr>
                <w:lastRenderedPageBreak/>
                <w:t>Principais Entregas/</w:t>
              </w:r>
              <w:proofErr w:type="spellStart"/>
              <w:r w:rsidRPr="00BC12A5">
                <w:rPr>
                  <w:rFonts w:ascii="Verdana" w:hAnsi="Verdana" w:cs="Arial-BoldMT"/>
                  <w:b/>
                  <w:bCs/>
                  <w:i/>
                  <w:sz w:val="22"/>
                  <w:szCs w:val="22"/>
                </w:rPr>
                <w:t>Deliverable</w:t>
              </w:r>
              <w:proofErr w:type="spellEnd"/>
              <w:r w:rsidRPr="00BC12A5">
                <w:rPr>
                  <w:rFonts w:ascii="Verdana" w:hAnsi="Verdana" w:cs="Arial-BoldMT"/>
                  <w:b/>
                  <w:bCs/>
                  <w:sz w:val="22"/>
                  <w:szCs w:val="22"/>
                </w:rPr>
                <w:t>:</w:t>
              </w:r>
            </w:ins>
          </w:p>
          <w:p w:rsidR="00EB6DDD" w:rsidRDefault="00EB6DDD" w:rsidP="0006307E">
            <w:pPr>
              <w:autoSpaceDE w:val="0"/>
              <w:autoSpaceDN w:val="0"/>
              <w:adjustRightInd w:val="0"/>
              <w:ind w:left="252"/>
              <w:rPr>
                <w:ins w:id="1776" w:author="User" w:date="2015-04-04T18:49:00Z"/>
                <w:rFonts w:ascii="Verdana" w:hAnsi="Verdana" w:cs="ArialMT"/>
                <w:sz w:val="22"/>
                <w:szCs w:val="22"/>
              </w:rPr>
            </w:pPr>
          </w:p>
          <w:p w:rsidR="00EB6DDD" w:rsidRDefault="00EB6DDD" w:rsidP="0006307E">
            <w:pPr>
              <w:numPr>
                <w:ilvl w:val="0"/>
                <w:numId w:val="61"/>
              </w:numPr>
              <w:autoSpaceDE w:val="0"/>
              <w:autoSpaceDN w:val="0"/>
              <w:adjustRightInd w:val="0"/>
              <w:spacing w:line="240" w:lineRule="auto"/>
              <w:jc w:val="left"/>
              <w:rPr>
                <w:ins w:id="1777" w:author="User" w:date="2015-04-04T18:49:00Z"/>
                <w:rFonts w:ascii="Verdana" w:hAnsi="Verdana" w:cs="ArialMT"/>
                <w:sz w:val="22"/>
                <w:szCs w:val="22"/>
              </w:rPr>
            </w:pPr>
            <w:ins w:id="1778" w:author="User" w:date="2015-04-04T18:49:00Z">
              <w:r>
                <w:rPr>
                  <w:rFonts w:ascii="Verdana" w:hAnsi="Verdana" w:cs="ArialMT"/>
                  <w:sz w:val="22"/>
                  <w:szCs w:val="22"/>
                </w:rPr>
                <w:t xml:space="preserve"> </w:t>
              </w:r>
              <w:r w:rsidRPr="0008001D">
                <w:rPr>
                  <w:rFonts w:ascii="Verdana" w:hAnsi="Verdana" w:cs="ArialMT"/>
                  <w:sz w:val="22"/>
                  <w:szCs w:val="22"/>
                </w:rPr>
                <w:t xml:space="preserve">Protótipo das funcionalidades on-line, </w:t>
              </w:r>
            </w:ins>
          </w:p>
          <w:p w:rsidR="00EB6DDD" w:rsidRDefault="00EB6DDD" w:rsidP="0006307E">
            <w:pPr>
              <w:numPr>
                <w:ilvl w:val="0"/>
                <w:numId w:val="61"/>
              </w:numPr>
              <w:autoSpaceDE w:val="0"/>
              <w:autoSpaceDN w:val="0"/>
              <w:adjustRightInd w:val="0"/>
              <w:spacing w:line="240" w:lineRule="auto"/>
              <w:jc w:val="left"/>
              <w:rPr>
                <w:ins w:id="1779" w:author="User" w:date="2015-04-04T18:49:00Z"/>
                <w:rFonts w:ascii="Verdana" w:hAnsi="Verdana" w:cs="ArialMT"/>
                <w:sz w:val="22"/>
                <w:szCs w:val="22"/>
              </w:rPr>
            </w:pPr>
            <w:ins w:id="1780" w:author="User" w:date="2015-04-04T18:49:00Z">
              <w:r>
                <w:rPr>
                  <w:rFonts w:ascii="Verdana" w:hAnsi="Verdana" w:cs="ArialMT"/>
                  <w:sz w:val="22"/>
                  <w:szCs w:val="22"/>
                </w:rPr>
                <w:t xml:space="preserve"> Sistema funcional com todas as especificações,</w:t>
              </w:r>
            </w:ins>
          </w:p>
          <w:p w:rsidR="00EB6DDD" w:rsidRDefault="00EB6DDD" w:rsidP="0006307E">
            <w:pPr>
              <w:numPr>
                <w:ilvl w:val="0"/>
                <w:numId w:val="61"/>
              </w:numPr>
              <w:autoSpaceDE w:val="0"/>
              <w:autoSpaceDN w:val="0"/>
              <w:adjustRightInd w:val="0"/>
              <w:spacing w:line="240" w:lineRule="auto"/>
              <w:ind w:left="612" w:firstLine="0"/>
              <w:jc w:val="left"/>
              <w:rPr>
                <w:ins w:id="1781" w:author="User" w:date="2015-04-04T18:49:00Z"/>
                <w:rFonts w:ascii="Verdana" w:hAnsi="Verdana" w:cs="ArialMT"/>
                <w:sz w:val="22"/>
                <w:szCs w:val="22"/>
              </w:rPr>
            </w:pPr>
            <w:ins w:id="1782" w:author="User" w:date="2015-04-04T18:49:00Z">
              <w:r w:rsidRPr="0008001D">
                <w:rPr>
                  <w:rFonts w:ascii="Verdana" w:hAnsi="Verdana" w:cs="ArialMT"/>
                  <w:sz w:val="22"/>
                  <w:szCs w:val="22"/>
                </w:rPr>
                <w:t xml:space="preserve"> Documentação de todas as fases da construção do Sistema, </w:t>
              </w:r>
              <w:r>
                <w:rPr>
                  <w:rFonts w:ascii="Verdana" w:hAnsi="Verdana" w:cs="ArialMT"/>
                  <w:sz w:val="22"/>
                  <w:szCs w:val="22"/>
                </w:rPr>
                <w:t>incluindo casos de uso, diagramas e modelagem de banco de dados.</w:t>
              </w:r>
            </w:ins>
          </w:p>
          <w:p w:rsidR="00EB6DDD" w:rsidRPr="0008001D" w:rsidRDefault="00EB6DDD" w:rsidP="0006307E">
            <w:pPr>
              <w:numPr>
                <w:ilvl w:val="0"/>
                <w:numId w:val="61"/>
              </w:numPr>
              <w:autoSpaceDE w:val="0"/>
              <w:autoSpaceDN w:val="0"/>
              <w:adjustRightInd w:val="0"/>
              <w:spacing w:line="240" w:lineRule="auto"/>
              <w:jc w:val="left"/>
              <w:rPr>
                <w:ins w:id="1783" w:author="User" w:date="2015-04-04T18:49:00Z"/>
                <w:rFonts w:ascii="Verdana" w:hAnsi="Verdana" w:cs="ArialMT"/>
                <w:sz w:val="22"/>
                <w:szCs w:val="22"/>
              </w:rPr>
            </w:pPr>
            <w:ins w:id="1784" w:author="User" w:date="2015-04-04T18:49:00Z">
              <w:r>
                <w:rPr>
                  <w:rFonts w:ascii="Verdana" w:hAnsi="Verdana" w:cs="ArialMT"/>
                  <w:sz w:val="22"/>
                  <w:szCs w:val="22"/>
                </w:rPr>
                <w:t xml:space="preserve"> Documentação para ser usada por usuários do Sistema.</w:t>
              </w:r>
            </w:ins>
          </w:p>
          <w:p w:rsidR="00EB6DDD" w:rsidRPr="00BC12A5" w:rsidRDefault="00EB6DDD" w:rsidP="0006307E">
            <w:pPr>
              <w:autoSpaceDE w:val="0"/>
              <w:autoSpaceDN w:val="0"/>
              <w:adjustRightInd w:val="0"/>
              <w:ind w:left="252"/>
              <w:rPr>
                <w:ins w:id="1785" w:author="User" w:date="2015-04-04T18:49:00Z"/>
                <w:rFonts w:ascii="Verdana" w:hAnsi="Verdana" w:cs="Arial-BoldMT"/>
                <w:bCs/>
                <w:color w:val="FF0000"/>
                <w:sz w:val="22"/>
                <w:szCs w:val="22"/>
              </w:rPr>
            </w:pPr>
          </w:p>
        </w:tc>
      </w:tr>
      <w:tr w:rsidR="00EB6DDD" w:rsidRPr="00BC12A5" w:rsidTr="00EB6DDD">
        <w:trPr>
          <w:trHeight w:val="277"/>
          <w:ins w:id="1786" w:author="User" w:date="2015-04-04T18:49:00Z"/>
          <w:trPrChange w:id="1787" w:author="User" w:date="2015-04-04T18:51:00Z">
            <w:trPr>
              <w:trHeight w:val="277"/>
            </w:trPr>
          </w:trPrChange>
        </w:trPr>
        <w:tc>
          <w:tcPr>
            <w:tcW w:w="5130" w:type="dxa"/>
            <w:shd w:val="clear" w:color="auto" w:fill="auto"/>
            <w:tcPrChange w:id="1788" w:author="User" w:date="2015-04-04T18:51:00Z">
              <w:tcPr>
                <w:tcW w:w="5130" w:type="dxa"/>
                <w:shd w:val="clear" w:color="auto" w:fill="auto"/>
              </w:tcPr>
            </w:tcPrChange>
          </w:tcPr>
          <w:p w:rsidR="00EB6DDD" w:rsidRPr="00BC12A5" w:rsidRDefault="00EB6DDD" w:rsidP="0006307E">
            <w:pPr>
              <w:autoSpaceDE w:val="0"/>
              <w:autoSpaceDN w:val="0"/>
              <w:adjustRightInd w:val="0"/>
              <w:rPr>
                <w:ins w:id="1789" w:author="User" w:date="2015-04-04T18:49:00Z"/>
                <w:rFonts w:ascii="Verdana" w:hAnsi="Verdana" w:cs="Arial-BoldMT"/>
                <w:b/>
                <w:bCs/>
                <w:sz w:val="22"/>
                <w:szCs w:val="22"/>
              </w:rPr>
            </w:pPr>
            <w:ins w:id="1790" w:author="User" w:date="2015-04-04T18:49:00Z">
              <w:r w:rsidRPr="00BC12A5">
                <w:rPr>
                  <w:rFonts w:ascii="Verdana" w:hAnsi="Verdana" w:cs="Arial-BoldMT"/>
                  <w:b/>
                  <w:bCs/>
                  <w:sz w:val="22"/>
                  <w:szCs w:val="22"/>
                </w:rPr>
                <w:t>Prazo Estimado:</w:t>
              </w:r>
            </w:ins>
          </w:p>
          <w:p w:rsidR="00EB6DDD" w:rsidRDefault="00EB6DDD" w:rsidP="0006307E">
            <w:pPr>
              <w:autoSpaceDE w:val="0"/>
              <w:autoSpaceDN w:val="0"/>
              <w:adjustRightInd w:val="0"/>
              <w:ind w:left="252"/>
              <w:rPr>
                <w:ins w:id="1791"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1792" w:author="User" w:date="2015-04-04T18:49:00Z"/>
                <w:rFonts w:ascii="Verdana" w:hAnsi="Verdana" w:cs="ArialMT"/>
                <w:sz w:val="22"/>
                <w:szCs w:val="22"/>
              </w:rPr>
            </w:pPr>
            <w:ins w:id="1793" w:author="User" w:date="2015-04-04T18:49:00Z">
              <w:r>
                <w:rPr>
                  <w:rFonts w:ascii="Verdana" w:hAnsi="Verdana" w:cs="ArialMT"/>
                  <w:sz w:val="22"/>
                  <w:szCs w:val="22"/>
                </w:rPr>
                <w:t xml:space="preserve">Estimativa pessimista: </w:t>
              </w:r>
              <w:proofErr w:type="gramStart"/>
              <w:r>
                <w:rPr>
                  <w:rFonts w:ascii="Verdana" w:hAnsi="Verdana" w:cs="ArialMT"/>
                  <w:sz w:val="22"/>
                  <w:szCs w:val="22"/>
                </w:rPr>
                <w:t>6</w:t>
              </w:r>
              <w:proofErr w:type="gramEnd"/>
              <w:r>
                <w:rPr>
                  <w:rFonts w:ascii="Verdana" w:hAnsi="Verdana" w:cs="ArialMT"/>
                  <w:sz w:val="22"/>
                  <w:szCs w:val="22"/>
                </w:rPr>
                <w:t xml:space="preserve"> meses</w:t>
              </w:r>
            </w:ins>
          </w:p>
          <w:p w:rsidR="00EB6DDD" w:rsidRDefault="00EB6DDD" w:rsidP="0006307E">
            <w:pPr>
              <w:autoSpaceDE w:val="0"/>
              <w:autoSpaceDN w:val="0"/>
              <w:adjustRightInd w:val="0"/>
              <w:ind w:left="252"/>
              <w:rPr>
                <w:ins w:id="1794" w:author="User" w:date="2015-04-04T18:49:00Z"/>
                <w:rFonts w:ascii="Verdana" w:hAnsi="Verdana" w:cs="ArialMT"/>
                <w:sz w:val="22"/>
                <w:szCs w:val="22"/>
              </w:rPr>
            </w:pPr>
            <w:ins w:id="1795" w:author="User" w:date="2015-04-04T18:49:00Z">
              <w:r>
                <w:rPr>
                  <w:rFonts w:ascii="Verdana" w:hAnsi="Verdana" w:cs="ArialMT"/>
                  <w:sz w:val="22"/>
                  <w:szCs w:val="22"/>
                </w:rPr>
                <w:t xml:space="preserve">Estimativa realista: </w:t>
              </w:r>
              <w:proofErr w:type="gramStart"/>
              <w:r>
                <w:rPr>
                  <w:rFonts w:ascii="Verdana" w:hAnsi="Verdana" w:cs="ArialMT"/>
                  <w:sz w:val="22"/>
                  <w:szCs w:val="22"/>
                </w:rPr>
                <w:t>4</w:t>
              </w:r>
              <w:proofErr w:type="gramEnd"/>
              <w:r>
                <w:rPr>
                  <w:rFonts w:ascii="Verdana" w:hAnsi="Verdana" w:cs="ArialMT"/>
                  <w:sz w:val="22"/>
                  <w:szCs w:val="22"/>
                </w:rPr>
                <w:t xml:space="preserve"> meses</w:t>
              </w:r>
            </w:ins>
          </w:p>
          <w:p w:rsidR="00EB6DDD" w:rsidRPr="00BC12A5" w:rsidRDefault="00EB6DDD" w:rsidP="0006307E">
            <w:pPr>
              <w:autoSpaceDE w:val="0"/>
              <w:autoSpaceDN w:val="0"/>
              <w:adjustRightInd w:val="0"/>
              <w:ind w:left="252"/>
              <w:rPr>
                <w:ins w:id="1796" w:author="User" w:date="2015-04-04T18:49:00Z"/>
                <w:rFonts w:ascii="Verdana" w:hAnsi="Verdana" w:cs="ArialMT"/>
                <w:color w:val="0000FF"/>
                <w:sz w:val="22"/>
                <w:szCs w:val="22"/>
              </w:rPr>
            </w:pPr>
            <w:ins w:id="1797" w:author="User" w:date="2015-04-04T18:49:00Z">
              <w:r>
                <w:rPr>
                  <w:rFonts w:ascii="Verdana" w:hAnsi="Verdana" w:cs="ArialMT"/>
                  <w:sz w:val="22"/>
                  <w:szCs w:val="22"/>
                </w:rPr>
                <w:t xml:space="preserve">Estimativa otimista: </w:t>
              </w:r>
              <w:proofErr w:type="gramStart"/>
              <w:r>
                <w:rPr>
                  <w:rFonts w:ascii="Verdana" w:hAnsi="Verdana" w:cs="ArialMT"/>
                  <w:sz w:val="22"/>
                  <w:szCs w:val="22"/>
                </w:rPr>
                <w:t>3</w:t>
              </w:r>
              <w:proofErr w:type="gramEnd"/>
              <w:r>
                <w:rPr>
                  <w:rFonts w:ascii="Verdana" w:hAnsi="Verdana" w:cs="ArialMT"/>
                  <w:sz w:val="22"/>
                  <w:szCs w:val="22"/>
                </w:rPr>
                <w:t xml:space="preserve"> meses</w:t>
              </w:r>
            </w:ins>
          </w:p>
          <w:p w:rsidR="00EB6DDD" w:rsidRPr="00BC12A5" w:rsidRDefault="00EB6DDD" w:rsidP="0006307E">
            <w:pPr>
              <w:autoSpaceDE w:val="0"/>
              <w:autoSpaceDN w:val="0"/>
              <w:adjustRightInd w:val="0"/>
              <w:ind w:left="252"/>
              <w:rPr>
                <w:ins w:id="1798" w:author="User" w:date="2015-04-04T18:49:00Z"/>
                <w:rFonts w:ascii="Verdana" w:hAnsi="Verdana" w:cs="ArialMT"/>
                <w:color w:val="0000FF"/>
                <w:sz w:val="22"/>
                <w:szCs w:val="22"/>
              </w:rPr>
            </w:pPr>
          </w:p>
        </w:tc>
        <w:tc>
          <w:tcPr>
            <w:tcW w:w="3517" w:type="dxa"/>
            <w:shd w:val="clear" w:color="auto" w:fill="auto"/>
            <w:tcPrChange w:id="1799" w:author="User" w:date="2015-04-04T18:51:00Z">
              <w:tcPr>
                <w:tcW w:w="5130" w:type="dxa"/>
                <w:shd w:val="clear" w:color="auto" w:fill="auto"/>
              </w:tcPr>
            </w:tcPrChange>
          </w:tcPr>
          <w:p w:rsidR="00EB6DDD" w:rsidRPr="00BC12A5" w:rsidRDefault="00EB6DDD" w:rsidP="0006307E">
            <w:pPr>
              <w:autoSpaceDE w:val="0"/>
              <w:autoSpaceDN w:val="0"/>
              <w:adjustRightInd w:val="0"/>
              <w:rPr>
                <w:ins w:id="1800" w:author="User" w:date="2015-04-04T18:49:00Z"/>
                <w:rFonts w:ascii="Verdana" w:hAnsi="Verdana" w:cs="Arial-BoldMT"/>
                <w:b/>
                <w:bCs/>
                <w:sz w:val="22"/>
                <w:szCs w:val="22"/>
              </w:rPr>
            </w:pPr>
            <w:ins w:id="1801" w:author="User" w:date="2015-04-04T18:49:00Z">
              <w:r w:rsidRPr="00BC12A5">
                <w:rPr>
                  <w:rFonts w:ascii="Verdana" w:hAnsi="Verdana" w:cs="Arial-BoldMT"/>
                  <w:b/>
                  <w:bCs/>
                  <w:sz w:val="22"/>
                  <w:szCs w:val="22"/>
                </w:rPr>
                <w:t>Custo Estimado:</w:t>
              </w:r>
            </w:ins>
          </w:p>
          <w:p w:rsidR="00EB6DDD" w:rsidRDefault="00EB6DDD" w:rsidP="0006307E">
            <w:pPr>
              <w:autoSpaceDE w:val="0"/>
              <w:autoSpaceDN w:val="0"/>
              <w:adjustRightInd w:val="0"/>
              <w:ind w:left="252"/>
              <w:rPr>
                <w:ins w:id="1802" w:author="User" w:date="2015-04-04T18:49:00Z"/>
                <w:rFonts w:ascii="Verdana" w:hAnsi="Verdana" w:cs="ArialMT"/>
                <w:sz w:val="22"/>
                <w:szCs w:val="22"/>
              </w:rPr>
            </w:pPr>
          </w:p>
          <w:p w:rsidR="00EB6DDD" w:rsidRPr="0008001D" w:rsidRDefault="00EB6DDD" w:rsidP="0006307E">
            <w:pPr>
              <w:autoSpaceDE w:val="0"/>
              <w:autoSpaceDN w:val="0"/>
              <w:adjustRightInd w:val="0"/>
              <w:ind w:left="252"/>
              <w:rPr>
                <w:ins w:id="1803" w:author="User" w:date="2015-04-04T18:49:00Z"/>
                <w:rFonts w:ascii="Verdana" w:hAnsi="Verdana" w:cs="ArialMT"/>
                <w:sz w:val="22"/>
                <w:szCs w:val="22"/>
              </w:rPr>
            </w:pPr>
            <w:ins w:id="1804" w:author="User" w:date="2015-04-04T18:49:00Z">
              <w:r w:rsidRPr="0008001D">
                <w:rPr>
                  <w:rFonts w:ascii="Verdana" w:hAnsi="Verdana" w:cs="ArialMT"/>
                  <w:sz w:val="22"/>
                  <w:szCs w:val="22"/>
                </w:rPr>
                <w:t>De R$</w:t>
              </w:r>
              <w:r>
                <w:rPr>
                  <w:rFonts w:ascii="Verdana" w:hAnsi="Verdana" w:cs="ArialMT"/>
                  <w:sz w:val="22"/>
                  <w:szCs w:val="22"/>
                </w:rPr>
                <w:t xml:space="preserve"> 1</w:t>
              </w:r>
              <w:r w:rsidRPr="0008001D">
                <w:rPr>
                  <w:rFonts w:ascii="Verdana" w:hAnsi="Verdana" w:cs="ArialMT"/>
                  <w:sz w:val="22"/>
                  <w:szCs w:val="22"/>
                </w:rPr>
                <w:t>.000,00 a R$</w:t>
              </w:r>
              <w:r>
                <w:rPr>
                  <w:rFonts w:ascii="Verdana" w:hAnsi="Verdana" w:cs="ArialMT"/>
                  <w:sz w:val="22"/>
                  <w:szCs w:val="22"/>
                </w:rPr>
                <w:t xml:space="preserve"> 1.500,00</w:t>
              </w:r>
            </w:ins>
          </w:p>
          <w:p w:rsidR="00EB6DDD" w:rsidRPr="00BC12A5" w:rsidRDefault="00EB6DDD" w:rsidP="0006307E">
            <w:pPr>
              <w:autoSpaceDE w:val="0"/>
              <w:autoSpaceDN w:val="0"/>
              <w:adjustRightInd w:val="0"/>
              <w:ind w:left="252"/>
              <w:rPr>
                <w:ins w:id="1805" w:author="User" w:date="2015-04-04T18:49:00Z"/>
                <w:rFonts w:ascii="Verdana" w:hAnsi="Verdana" w:cs="ArialMT"/>
                <w:color w:val="0000FF"/>
                <w:sz w:val="22"/>
                <w:szCs w:val="22"/>
              </w:rPr>
            </w:pPr>
          </w:p>
        </w:tc>
      </w:tr>
      <w:tr w:rsidR="00EB6DDD" w:rsidRPr="00BC12A5" w:rsidTr="00EB6DDD">
        <w:trPr>
          <w:trHeight w:val="277"/>
          <w:ins w:id="1806" w:author="User" w:date="2015-04-04T18:49:00Z"/>
          <w:trPrChange w:id="1807" w:author="User" w:date="2015-04-04T18:51:00Z">
            <w:trPr>
              <w:trHeight w:val="277"/>
            </w:trPr>
          </w:trPrChange>
        </w:trPr>
        <w:tc>
          <w:tcPr>
            <w:tcW w:w="8647" w:type="dxa"/>
            <w:gridSpan w:val="2"/>
            <w:shd w:val="clear" w:color="auto" w:fill="auto"/>
            <w:tcPrChange w:id="1808" w:author="User" w:date="2015-04-04T18:51:00Z">
              <w:tcPr>
                <w:tcW w:w="10260" w:type="dxa"/>
                <w:gridSpan w:val="2"/>
                <w:shd w:val="clear" w:color="auto" w:fill="auto"/>
              </w:tcPr>
            </w:tcPrChange>
          </w:tcPr>
          <w:p w:rsidR="00EB6DDD" w:rsidRPr="00BC12A5" w:rsidRDefault="00EB6DDD" w:rsidP="0006307E">
            <w:pPr>
              <w:autoSpaceDE w:val="0"/>
              <w:autoSpaceDN w:val="0"/>
              <w:adjustRightInd w:val="0"/>
              <w:rPr>
                <w:ins w:id="1809" w:author="User" w:date="2015-04-04T18:49:00Z"/>
                <w:rFonts w:ascii="Verdana" w:hAnsi="Verdana" w:cs="Arial-BoldMT"/>
                <w:b/>
                <w:bCs/>
                <w:sz w:val="22"/>
                <w:szCs w:val="22"/>
              </w:rPr>
            </w:pPr>
            <w:ins w:id="1810" w:author="User" w:date="2015-04-04T18:49:00Z">
              <w:r>
                <w:rPr>
                  <w:rFonts w:ascii="Verdana" w:hAnsi="Verdana" w:cs="Arial-BoldMT"/>
                  <w:b/>
                  <w:bCs/>
                  <w:sz w:val="22"/>
                  <w:szCs w:val="22"/>
                </w:rPr>
                <w:t>Equipe Estimada (Recursos Humanos)</w:t>
              </w:r>
              <w:r w:rsidRPr="00BC12A5">
                <w:rPr>
                  <w:rFonts w:ascii="Verdana" w:hAnsi="Verdana" w:cs="Arial-BoldMT"/>
                  <w:b/>
                  <w:bCs/>
                  <w:sz w:val="22"/>
                  <w:szCs w:val="22"/>
                </w:rPr>
                <w:t>:</w:t>
              </w:r>
            </w:ins>
          </w:p>
          <w:p w:rsidR="00EB6DDD" w:rsidRDefault="00EB6DDD" w:rsidP="0006307E">
            <w:pPr>
              <w:autoSpaceDE w:val="0"/>
              <w:autoSpaceDN w:val="0"/>
              <w:adjustRightInd w:val="0"/>
              <w:ind w:left="252"/>
              <w:rPr>
                <w:ins w:id="1811" w:author="User" w:date="2015-04-04T18:49:00Z"/>
                <w:rFonts w:ascii="Verdana" w:hAnsi="Verdana" w:cs="ArialMT"/>
                <w:color w:val="0000FF"/>
                <w:sz w:val="22"/>
                <w:szCs w:val="22"/>
              </w:rPr>
            </w:pPr>
          </w:p>
          <w:p w:rsidR="00EB6DDD" w:rsidRDefault="00EB6DDD" w:rsidP="0006307E">
            <w:pPr>
              <w:autoSpaceDE w:val="0"/>
              <w:autoSpaceDN w:val="0"/>
              <w:adjustRightInd w:val="0"/>
              <w:ind w:left="252"/>
              <w:rPr>
                <w:ins w:id="1812" w:author="User" w:date="2015-04-04T18:49:00Z"/>
                <w:rFonts w:ascii="Verdana" w:hAnsi="Verdana" w:cs="ArialMT"/>
                <w:sz w:val="22"/>
                <w:szCs w:val="22"/>
              </w:rPr>
            </w:pPr>
            <w:ins w:id="1813" w:author="User" w:date="2015-04-04T18:49:00Z">
              <w:r>
                <w:rPr>
                  <w:rFonts w:ascii="Verdana" w:hAnsi="Verdana" w:cs="ArialMT"/>
                  <w:sz w:val="22"/>
                  <w:szCs w:val="22"/>
                </w:rPr>
                <w:t>Ana Paula Siqueira</w:t>
              </w:r>
            </w:ins>
          </w:p>
          <w:p w:rsidR="00EB6DDD" w:rsidRDefault="00EB6DDD" w:rsidP="0006307E">
            <w:pPr>
              <w:autoSpaceDE w:val="0"/>
              <w:autoSpaceDN w:val="0"/>
              <w:adjustRightInd w:val="0"/>
              <w:ind w:left="252"/>
              <w:rPr>
                <w:ins w:id="1814" w:author="User" w:date="2015-04-04T18:49:00Z"/>
                <w:rFonts w:ascii="Verdana" w:hAnsi="Verdana" w:cs="ArialMT"/>
                <w:sz w:val="22"/>
                <w:szCs w:val="22"/>
              </w:rPr>
            </w:pPr>
            <w:ins w:id="1815" w:author="User" w:date="2015-04-04T18:49:00Z">
              <w:r>
                <w:rPr>
                  <w:rFonts w:ascii="Verdana" w:hAnsi="Verdana" w:cs="ArialMT"/>
                  <w:sz w:val="22"/>
                  <w:szCs w:val="22"/>
                </w:rPr>
                <w:t>Luis Fernando Brandão</w:t>
              </w:r>
            </w:ins>
          </w:p>
          <w:p w:rsidR="00EB6DDD" w:rsidRDefault="00EB6DDD" w:rsidP="0006307E">
            <w:pPr>
              <w:autoSpaceDE w:val="0"/>
              <w:autoSpaceDN w:val="0"/>
              <w:adjustRightInd w:val="0"/>
              <w:ind w:left="252"/>
              <w:rPr>
                <w:ins w:id="1816" w:author="User" w:date="2015-04-04T18:49:00Z"/>
                <w:rFonts w:ascii="Verdana" w:hAnsi="Verdana" w:cs="ArialMT"/>
                <w:sz w:val="22"/>
                <w:szCs w:val="22"/>
              </w:rPr>
            </w:pPr>
            <w:ins w:id="1817" w:author="User" w:date="2015-04-04T18:49:00Z">
              <w:r>
                <w:rPr>
                  <w:rFonts w:ascii="Verdana" w:hAnsi="Verdana" w:cs="ArialMT"/>
                  <w:sz w:val="22"/>
                  <w:szCs w:val="22"/>
                </w:rPr>
                <w:t>Luiza Helena Favaretto</w:t>
              </w:r>
            </w:ins>
          </w:p>
          <w:p w:rsidR="00EB6DDD" w:rsidRPr="007D6D2D" w:rsidRDefault="00EB6DDD" w:rsidP="0006307E">
            <w:pPr>
              <w:autoSpaceDE w:val="0"/>
              <w:autoSpaceDN w:val="0"/>
              <w:adjustRightInd w:val="0"/>
              <w:ind w:left="252"/>
              <w:rPr>
                <w:ins w:id="1818" w:author="User" w:date="2015-04-04T18:49:00Z"/>
                <w:rFonts w:ascii="Verdana" w:hAnsi="Verdana" w:cs="ArialMT"/>
                <w:sz w:val="22"/>
                <w:szCs w:val="22"/>
              </w:rPr>
            </w:pPr>
            <w:proofErr w:type="spellStart"/>
            <w:ins w:id="1819" w:author="User" w:date="2015-04-04T18:49:00Z">
              <w:r>
                <w:rPr>
                  <w:rFonts w:ascii="Verdana" w:hAnsi="Verdana" w:cs="ArialMT"/>
                  <w:sz w:val="22"/>
                  <w:szCs w:val="22"/>
                </w:rPr>
                <w:t>Waldinei</w:t>
              </w:r>
              <w:proofErr w:type="spellEnd"/>
              <w:r>
                <w:rPr>
                  <w:rFonts w:ascii="Verdana" w:hAnsi="Verdana" w:cs="ArialMT"/>
                  <w:sz w:val="22"/>
                  <w:szCs w:val="22"/>
                </w:rPr>
                <w:t xml:space="preserve"> Pereira da Silva</w:t>
              </w:r>
            </w:ins>
          </w:p>
          <w:p w:rsidR="00EB6DDD" w:rsidRPr="00BC12A5" w:rsidRDefault="00EB6DDD" w:rsidP="0006307E">
            <w:pPr>
              <w:autoSpaceDE w:val="0"/>
              <w:autoSpaceDN w:val="0"/>
              <w:adjustRightInd w:val="0"/>
              <w:ind w:left="252"/>
              <w:rPr>
                <w:ins w:id="1820" w:author="User" w:date="2015-04-04T18:49:00Z"/>
                <w:rFonts w:ascii="Verdana" w:hAnsi="Verdana" w:cs="Arial-BoldMT"/>
                <w:b/>
                <w:bCs/>
                <w:sz w:val="22"/>
                <w:szCs w:val="22"/>
              </w:rPr>
            </w:pPr>
          </w:p>
        </w:tc>
      </w:tr>
      <w:tr w:rsidR="00EB6DDD" w:rsidRPr="00BC12A5" w:rsidTr="00EB6DDD">
        <w:trPr>
          <w:trHeight w:val="277"/>
          <w:ins w:id="1821" w:author="User" w:date="2015-04-04T18:49:00Z"/>
          <w:trPrChange w:id="1822" w:author="User" w:date="2015-04-04T18:51:00Z">
            <w:trPr>
              <w:trHeight w:val="277"/>
            </w:trPr>
          </w:trPrChange>
        </w:trPr>
        <w:tc>
          <w:tcPr>
            <w:tcW w:w="5130" w:type="dxa"/>
            <w:shd w:val="clear" w:color="auto" w:fill="auto"/>
            <w:tcPrChange w:id="1823" w:author="User" w:date="2015-04-04T18:51:00Z">
              <w:tcPr>
                <w:tcW w:w="5130" w:type="dxa"/>
                <w:shd w:val="clear" w:color="auto" w:fill="auto"/>
              </w:tcPr>
            </w:tcPrChange>
          </w:tcPr>
          <w:p w:rsidR="00EB6DDD" w:rsidRDefault="00EB6DDD" w:rsidP="0006307E">
            <w:pPr>
              <w:autoSpaceDE w:val="0"/>
              <w:autoSpaceDN w:val="0"/>
              <w:adjustRightInd w:val="0"/>
              <w:rPr>
                <w:ins w:id="1824" w:author="User" w:date="2015-04-04T18:49:00Z"/>
                <w:rFonts w:ascii="Verdana" w:hAnsi="Verdana" w:cs="Arial-BoldMT"/>
                <w:b/>
                <w:bCs/>
                <w:sz w:val="22"/>
                <w:szCs w:val="22"/>
              </w:rPr>
            </w:pPr>
            <w:ins w:id="1825" w:author="User" w:date="2015-04-04T18:49:00Z">
              <w:r w:rsidRPr="00BC12A5">
                <w:rPr>
                  <w:rFonts w:ascii="Verdana" w:hAnsi="Verdana" w:cs="Arial-BoldMT"/>
                  <w:b/>
                  <w:bCs/>
                  <w:sz w:val="22"/>
                  <w:szCs w:val="22"/>
                </w:rPr>
                <w:t>Aprovação da Diretoria (data e nome):</w:t>
              </w:r>
            </w:ins>
          </w:p>
          <w:p w:rsidR="00EB6DDD" w:rsidRDefault="00EB6DDD" w:rsidP="0006307E">
            <w:pPr>
              <w:autoSpaceDE w:val="0"/>
              <w:autoSpaceDN w:val="0"/>
              <w:adjustRightInd w:val="0"/>
              <w:rPr>
                <w:ins w:id="1826" w:author="User" w:date="2015-04-04T18:49:00Z"/>
                <w:rFonts w:ascii="Verdana" w:hAnsi="Verdana" w:cs="Arial-BoldMT"/>
                <w:b/>
                <w:bCs/>
                <w:sz w:val="22"/>
                <w:szCs w:val="22"/>
              </w:rPr>
            </w:pPr>
          </w:p>
          <w:p w:rsidR="00EB6DDD" w:rsidRPr="0025565D" w:rsidRDefault="00EB6DDD" w:rsidP="0006307E">
            <w:pPr>
              <w:rPr>
                <w:ins w:id="1827" w:author="User" w:date="2015-04-04T18:49:00Z"/>
                <w:rFonts w:ascii="Vladimir Script" w:hAnsi="Vladimir Script"/>
                <w:sz w:val="44"/>
                <w:szCs w:val="22"/>
              </w:rPr>
            </w:pPr>
            <w:ins w:id="1828" w:author="User" w:date="2015-04-04T18:49:00Z">
              <w:r w:rsidRPr="0025565D">
                <w:rPr>
                  <w:rFonts w:ascii="Vladimir Script" w:hAnsi="Vladimir Script"/>
                  <w:sz w:val="44"/>
                  <w:szCs w:val="22"/>
                </w:rPr>
                <w:t xml:space="preserve">Anselmo </w:t>
              </w:r>
              <w:proofErr w:type="spellStart"/>
              <w:r w:rsidRPr="0025565D">
                <w:rPr>
                  <w:rFonts w:ascii="Vladimir Script" w:hAnsi="Vladimir Script"/>
                  <w:sz w:val="44"/>
                  <w:szCs w:val="22"/>
                </w:rPr>
                <w:t>Lotufo</w:t>
              </w:r>
              <w:proofErr w:type="spellEnd"/>
              <w:r>
                <w:rPr>
                  <w:rFonts w:ascii="Vladimir Script" w:hAnsi="Vladimir Script"/>
                  <w:sz w:val="44"/>
                  <w:szCs w:val="22"/>
                </w:rPr>
                <w:t xml:space="preserve"> </w:t>
              </w:r>
              <w:proofErr w:type="spellStart"/>
              <w:r>
                <w:rPr>
                  <w:rFonts w:ascii="Vladimir Script" w:hAnsi="Vladimir Script"/>
                  <w:sz w:val="44"/>
                  <w:szCs w:val="22"/>
                </w:rPr>
                <w:t>Conejo</w:t>
              </w:r>
              <w:proofErr w:type="spellEnd"/>
            </w:ins>
          </w:p>
          <w:p w:rsidR="00EB6DDD" w:rsidRPr="00A760E5" w:rsidRDefault="00EB6DDD" w:rsidP="0006307E">
            <w:pPr>
              <w:autoSpaceDE w:val="0"/>
              <w:autoSpaceDN w:val="0"/>
              <w:adjustRightInd w:val="0"/>
              <w:rPr>
                <w:ins w:id="1829" w:author="User" w:date="2015-04-04T18:49:00Z"/>
                <w:rFonts w:ascii="Verdana" w:hAnsi="Verdana" w:cs="Arial-BoldMT"/>
                <w:bCs/>
                <w:sz w:val="22"/>
                <w:szCs w:val="22"/>
              </w:rPr>
            </w:pPr>
            <w:ins w:id="1830" w:author="User" w:date="2015-04-04T18:49:00Z">
              <w:r>
                <w:rPr>
                  <w:rFonts w:ascii="Verdana" w:hAnsi="Verdana" w:cs="Arial-BoldMT"/>
                  <w:bCs/>
                  <w:sz w:val="22"/>
                  <w:szCs w:val="22"/>
                </w:rPr>
                <w:t>17/03/2015</w:t>
              </w:r>
            </w:ins>
          </w:p>
        </w:tc>
        <w:tc>
          <w:tcPr>
            <w:tcW w:w="3517" w:type="dxa"/>
            <w:shd w:val="clear" w:color="auto" w:fill="auto"/>
            <w:tcPrChange w:id="1831" w:author="User" w:date="2015-04-04T18:51:00Z">
              <w:tcPr>
                <w:tcW w:w="5130" w:type="dxa"/>
                <w:shd w:val="clear" w:color="auto" w:fill="auto"/>
              </w:tcPr>
            </w:tcPrChange>
          </w:tcPr>
          <w:p w:rsidR="00EB6DDD" w:rsidRDefault="00EB6DDD" w:rsidP="0006307E">
            <w:pPr>
              <w:autoSpaceDE w:val="0"/>
              <w:autoSpaceDN w:val="0"/>
              <w:adjustRightInd w:val="0"/>
              <w:rPr>
                <w:ins w:id="1832" w:author="User" w:date="2015-04-04T18:49:00Z"/>
                <w:rFonts w:ascii="Verdana" w:hAnsi="Verdana" w:cs="Arial-BoldMT"/>
                <w:b/>
                <w:bCs/>
                <w:sz w:val="22"/>
                <w:szCs w:val="22"/>
              </w:rPr>
            </w:pPr>
            <w:ins w:id="1833" w:author="User" w:date="2015-04-04T18:49:00Z">
              <w:r w:rsidRPr="00BC12A5">
                <w:rPr>
                  <w:rFonts w:ascii="Verdana" w:hAnsi="Verdana" w:cs="Arial-BoldMT"/>
                  <w:b/>
                  <w:bCs/>
                  <w:sz w:val="22"/>
                  <w:szCs w:val="22"/>
                </w:rPr>
                <w:t>Aprovação do Patrocinador (data e nome):</w:t>
              </w:r>
            </w:ins>
          </w:p>
          <w:p w:rsidR="00EB6DDD" w:rsidRPr="0025565D" w:rsidRDefault="00EB6DDD" w:rsidP="0006307E">
            <w:pPr>
              <w:rPr>
                <w:ins w:id="1834" w:author="User" w:date="2015-04-04T18:49:00Z"/>
                <w:rFonts w:ascii="Vladimir Script" w:hAnsi="Vladimir Script"/>
                <w:sz w:val="44"/>
                <w:szCs w:val="22"/>
              </w:rPr>
            </w:pPr>
            <w:ins w:id="1835" w:author="User" w:date="2015-04-04T18:49:00Z">
              <w:r w:rsidRPr="0025565D">
                <w:rPr>
                  <w:rFonts w:ascii="Vladimir Script" w:hAnsi="Vladimir Script"/>
                  <w:sz w:val="44"/>
                  <w:szCs w:val="22"/>
                </w:rPr>
                <w:t xml:space="preserve">Anselmo </w:t>
              </w:r>
              <w:proofErr w:type="spellStart"/>
              <w:r w:rsidRPr="0025565D">
                <w:rPr>
                  <w:rFonts w:ascii="Vladimir Script" w:hAnsi="Vladimir Script"/>
                  <w:sz w:val="44"/>
                  <w:szCs w:val="22"/>
                </w:rPr>
                <w:t>Lotufo</w:t>
              </w:r>
              <w:proofErr w:type="spellEnd"/>
              <w:r>
                <w:rPr>
                  <w:rFonts w:ascii="Vladimir Script" w:hAnsi="Vladimir Script"/>
                  <w:sz w:val="44"/>
                  <w:szCs w:val="22"/>
                </w:rPr>
                <w:t xml:space="preserve"> </w:t>
              </w:r>
              <w:proofErr w:type="spellStart"/>
              <w:r>
                <w:rPr>
                  <w:rFonts w:ascii="Vladimir Script" w:hAnsi="Vladimir Script"/>
                  <w:sz w:val="44"/>
                  <w:szCs w:val="22"/>
                </w:rPr>
                <w:t>Conejo</w:t>
              </w:r>
              <w:proofErr w:type="spellEnd"/>
            </w:ins>
          </w:p>
          <w:p w:rsidR="00EB6DDD" w:rsidRDefault="00EB6DDD" w:rsidP="0006307E">
            <w:pPr>
              <w:rPr>
                <w:ins w:id="1836" w:author="User" w:date="2015-04-04T18:49:00Z"/>
                <w:rFonts w:ascii="Verdana" w:hAnsi="Verdana" w:cs="Verdana"/>
                <w:sz w:val="22"/>
                <w:szCs w:val="22"/>
              </w:rPr>
            </w:pPr>
            <w:ins w:id="1837" w:author="User" w:date="2015-04-04T18:49:00Z">
              <w:r>
                <w:rPr>
                  <w:rFonts w:ascii="Verdana" w:hAnsi="Verdana" w:cs="Arial-BoldMT"/>
                  <w:bCs/>
                  <w:sz w:val="22"/>
                  <w:szCs w:val="22"/>
                </w:rPr>
                <w:t>17/03/2015</w:t>
              </w:r>
            </w:ins>
          </w:p>
          <w:p w:rsidR="00EB6DDD" w:rsidRPr="00BC12A5" w:rsidRDefault="00EB6DDD" w:rsidP="0006307E">
            <w:pPr>
              <w:rPr>
                <w:ins w:id="1838" w:author="User" w:date="2015-04-04T18:49:00Z"/>
                <w:rFonts w:ascii="Verdana" w:hAnsi="Verdana"/>
                <w:sz w:val="22"/>
                <w:szCs w:val="22"/>
              </w:rPr>
            </w:pPr>
          </w:p>
        </w:tc>
      </w:tr>
    </w:tbl>
    <w:p w:rsidR="001116B4" w:rsidRDefault="001116B4">
      <w:pPr>
        <w:rPr>
          <w:rPrChange w:id="1839" w:author="User" w:date="2015-04-04T18:47:00Z">
            <w:rPr>
              <w:sz w:val="28"/>
            </w:rPr>
          </w:rPrChange>
        </w:rPr>
        <w:pPrChange w:id="1840" w:author="User" w:date="2015-04-04T18:47:00Z">
          <w:pPr>
            <w:pStyle w:val="Ttulo1"/>
            <w:pageBreakBefore/>
            <w:numPr>
              <w:numId w:val="0"/>
            </w:numPr>
            <w:ind w:left="0" w:firstLine="0"/>
            <w:jc w:val="center"/>
          </w:pPr>
        </w:pPrChange>
      </w:pPr>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w:t>
      </w:r>
      <w:proofErr w:type="spellStart"/>
      <w:r w:rsidR="000C670F">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w:t>
      </w:r>
      <w:proofErr w:type="spellStart"/>
      <w:r w:rsidR="000C670F">
        <w:rPr>
          <w:color w:val="FF0000"/>
        </w:rPr>
        <w:t>principal</w:t>
      </w:r>
      <w:r w:rsidR="000C670F">
        <w:rPr>
          <w:color w:val="FF0000"/>
          <w:u w:val="single"/>
        </w:rPr>
        <w:t>de</w:t>
      </w:r>
      <w:proofErr w:type="spellEnd"/>
      <w:r w:rsidR="000C670F">
        <w:rPr>
          <w:color w:val="FF0000"/>
          <w:u w:val="single"/>
        </w:rPr>
        <w:t xml:space="preserv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xml:space="preserve">. </w:t>
      </w:r>
      <w:proofErr w:type="spellStart"/>
      <w:r w:rsidR="000C670F">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 xml:space="preserve">Devem </w:t>
      </w:r>
      <w:proofErr w:type="spellStart"/>
      <w:r w:rsidRPr="00883C4F">
        <w:rPr>
          <w:color w:val="FF0000"/>
          <w:u w:val="single"/>
        </w:rPr>
        <w:t>sercitados</w:t>
      </w:r>
      <w:proofErr w:type="spellEnd"/>
      <w:r w:rsidRPr="00883C4F">
        <w:rPr>
          <w:color w:val="FF0000"/>
          <w:u w:val="single"/>
        </w:rPr>
        <w:t xml:space="preserve">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sidR="00E00901">
        <w:rPr>
          <w:color w:val="FF0000"/>
        </w:rPr>
        <w:t>no meio da frase</w:t>
      </w:r>
      <w:r w:rsidRPr="00CF1D36">
        <w:rPr>
          <w:color w:val="FF0000"/>
        </w:rPr>
        <w:t xml:space="preserve">, </w:t>
      </w:r>
      <w:proofErr w:type="spellStart"/>
      <w:r w:rsidRPr="00CF1D36">
        <w:rPr>
          <w:color w:val="FF0000"/>
        </w:rPr>
        <w:t>o</w:t>
      </w:r>
      <w:r w:rsidR="008E11B3">
        <w:rPr>
          <w:color w:val="FF0000"/>
        </w:rPr>
        <w:t>termo</w:t>
      </w:r>
      <w:proofErr w:type="spellEnd"/>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w:t>
      </w:r>
      <w:proofErr w:type="gramStart"/>
      <w:r>
        <w:rPr>
          <w:color w:val="FF0000"/>
        </w:rPr>
        <w:t>, ...</w:t>
      </w:r>
      <w:proofErr w:type="gramEnd"/>
      <w:r>
        <w:rPr>
          <w:color w:val="FF0000"/>
        </w:rPr>
        <w:t>)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1116B4" w:rsidRDefault="000C670F">
      <w:pPr>
        <w:pStyle w:val="Legenda"/>
        <w:rPr>
          <w:ins w:id="1841" w:author="User" w:date="2015-04-04T18:53:00Z"/>
        </w:rPr>
        <w:pPrChange w:id="1842" w:author="User" w:date="2015-04-04T18:53:00Z">
          <w:pPr>
            <w:pStyle w:val="Ttulo1"/>
            <w:pageBreakBefore/>
            <w:numPr>
              <w:numId w:val="0"/>
            </w:numPr>
            <w:ind w:left="0" w:firstLine="0"/>
            <w:jc w:val="center"/>
          </w:pPr>
        </w:pPrChange>
      </w:pPr>
      <w:bookmarkStart w:id="1843" w:name="_Toc415779844"/>
      <w:proofErr w:type="gramStart"/>
      <w:r w:rsidRPr="008C0BFE">
        <w:rPr>
          <w:sz w:val="28"/>
        </w:rPr>
        <w:t>APÊNDICE</w:t>
      </w:r>
      <w:r w:rsidR="004D494A" w:rsidRPr="004D494A">
        <w:rPr>
          <w:color w:val="0000FF"/>
          <w:sz w:val="28"/>
        </w:rPr>
        <w:t>B -</w:t>
      </w:r>
      <w:proofErr w:type="spellStart"/>
      <w:r w:rsidR="004D494A">
        <w:rPr>
          <w:color w:val="0000FF"/>
          <w:sz w:val="28"/>
        </w:rPr>
        <w:t>Nome</w:t>
      </w:r>
      <w:bookmarkEnd w:id="1843"/>
      <w:ins w:id="1844" w:author="User" w:date="2015-04-04T18:53:00Z">
        <w:r w:rsidR="00EB6DDD">
          <w:t>APÊNDICE</w:t>
        </w:r>
        <w:proofErr w:type="spellEnd"/>
        <w:proofErr w:type="gramEnd"/>
        <w:r w:rsidR="00EB6DDD">
          <w:t xml:space="preserve"> </w:t>
        </w:r>
        <w:r w:rsidR="009101FD">
          <w:fldChar w:fldCharType="begin"/>
        </w:r>
        <w:r w:rsidR="00EB6DDD">
          <w:instrText xml:space="preserve"> SEQ APÊNDICE \* ALPHABETIC </w:instrText>
        </w:r>
      </w:ins>
      <w:r w:rsidR="009101FD">
        <w:fldChar w:fldCharType="separate"/>
      </w:r>
      <w:ins w:id="1845" w:author="User" w:date="2015-04-04T18:53:00Z">
        <w:r w:rsidR="00EB6DDD">
          <w:rPr>
            <w:noProof/>
          </w:rPr>
          <w:t>B</w:t>
        </w:r>
        <w:r w:rsidR="009101FD">
          <w:fldChar w:fldCharType="end"/>
        </w:r>
        <w:r w:rsidR="00EB6DDD">
          <w:t xml:space="preserve"> – SOW</w:t>
        </w:r>
      </w:ins>
    </w:p>
    <w:p w:rsidR="001116B4" w:rsidRDefault="001116B4">
      <w:pPr>
        <w:rPr>
          <w:ins w:id="1846" w:author="User" w:date="2015-04-04T18:53:00Z"/>
        </w:rPr>
        <w:pPrChange w:id="1847" w:author="User" w:date="2015-04-04T18:53:00Z">
          <w:pPr>
            <w:pStyle w:val="Ttulo1"/>
            <w:pageBreakBefore/>
            <w:numPr>
              <w:numId w:val="0"/>
            </w:numPr>
            <w:ind w:left="0" w:firstLine="0"/>
            <w:jc w:val="center"/>
          </w:pPr>
        </w:pPrChange>
      </w:pPr>
    </w:p>
    <w:p w:rsidR="001116B4" w:rsidRDefault="001116B4">
      <w:pPr>
        <w:rPr>
          <w:rPrChange w:id="1848" w:author="User" w:date="2015-04-04T18:53:00Z">
            <w:rPr>
              <w:sz w:val="28"/>
            </w:rPr>
          </w:rPrChange>
        </w:rPr>
        <w:pPrChange w:id="1849" w:author="User" w:date="2015-04-04T18:53:00Z">
          <w:pPr>
            <w:pStyle w:val="Ttulo1"/>
            <w:pageBreakBefore/>
            <w:numPr>
              <w:numId w:val="0"/>
            </w:numPr>
            <w:ind w:left="0" w:firstLine="0"/>
            <w:jc w:val="center"/>
          </w:pPr>
        </w:pPrChange>
      </w:pPr>
      <w:ins w:id="1850" w:author="User" w:date="2015-04-04T18:54:00Z">
        <w:r>
          <w:rPr>
            <w:noProof/>
          </w:rPr>
          <w:lastRenderedPageBreak/>
          <w:drawing>
            <wp:inline distT="0" distB="0" distL="0" distR="0">
              <wp:extent cx="4950460" cy="6950075"/>
              <wp:effectExtent l="19050" t="0" r="2540" b="0"/>
              <wp:docPr id="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950460" cy="6950075"/>
                      </a:xfrm>
                      <a:prstGeom prst="rect">
                        <a:avLst/>
                      </a:prstGeom>
                      <a:noFill/>
                    </pic:spPr>
                  </pic:pic>
                </a:graphicData>
              </a:graphic>
            </wp:inline>
          </w:drawing>
        </w:r>
      </w:ins>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w:t>
      </w:r>
      <w:proofErr w:type="spellStart"/>
      <w:r>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w:t>
      </w:r>
      <w:proofErr w:type="spellStart"/>
      <w:r>
        <w:rPr>
          <w:color w:val="FF0000"/>
        </w:rPr>
        <w:t>principal</w:t>
      </w:r>
      <w:r>
        <w:rPr>
          <w:color w:val="FF0000"/>
          <w:u w:val="single"/>
        </w:rPr>
        <w:t>de</w:t>
      </w:r>
      <w:proofErr w:type="spellEnd"/>
      <w:r>
        <w:rPr>
          <w:color w:val="FF0000"/>
          <w:u w:val="single"/>
        </w:rPr>
        <w:t xml:space="preserv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xml:space="preserve">. </w:t>
      </w:r>
      <w:proofErr w:type="spellStart"/>
      <w:r>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w:t>
      </w:r>
      <w:r w:rsidRPr="00CF1D36">
        <w:rPr>
          <w:color w:val="FF0000"/>
        </w:rPr>
        <w:lastRenderedPageBreak/>
        <w:t>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w:t>
      </w:r>
      <w:proofErr w:type="gramStart"/>
      <w:r>
        <w:rPr>
          <w:color w:val="FF0000"/>
        </w:rPr>
        <w:t>, ...</w:t>
      </w:r>
      <w:proofErr w:type="gramEnd"/>
      <w:r>
        <w:rPr>
          <w:color w:val="FF0000"/>
        </w:rPr>
        <w:t>)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48"/>
          <w:footerReference w:type="first" r:id="rId49"/>
          <w:pgSz w:w="11907" w:h="16840" w:code="9"/>
          <w:pgMar w:top="1701" w:right="1134" w:bottom="1134" w:left="1701" w:header="1134" w:footer="0" w:gutter="0"/>
          <w:cols w:space="720"/>
          <w:titlePg/>
        </w:sectPr>
      </w:pPr>
    </w:p>
    <w:p w:rsidR="00301E38" w:rsidRDefault="000C670F" w:rsidP="00CF1D36">
      <w:pPr>
        <w:pStyle w:val="Ttulo1"/>
        <w:numPr>
          <w:ilvl w:val="0"/>
          <w:numId w:val="0"/>
        </w:numPr>
        <w:jc w:val="center"/>
        <w:rPr>
          <w:ins w:id="1851" w:author="User" w:date="2015-04-04T01:26:00Z"/>
          <w:color w:val="0000FF"/>
          <w:sz w:val="28"/>
        </w:rPr>
      </w:pPr>
      <w:bookmarkStart w:id="1852" w:name="_Toc415779845"/>
      <w:r w:rsidRPr="00BD11F3">
        <w:rPr>
          <w:sz w:val="28"/>
        </w:rPr>
        <w:lastRenderedPageBreak/>
        <w:t xml:space="preserve">ANEXO </w:t>
      </w:r>
      <w:r w:rsidR="00301E38" w:rsidRPr="004D494A">
        <w:rPr>
          <w:color w:val="0000FF"/>
          <w:sz w:val="28"/>
        </w:rPr>
        <w:t>A</w:t>
      </w:r>
      <w:r w:rsidR="004D494A" w:rsidRPr="004D494A">
        <w:rPr>
          <w:color w:val="0000FF"/>
          <w:sz w:val="28"/>
        </w:rPr>
        <w:t xml:space="preserve"> </w:t>
      </w:r>
      <w:del w:id="1853" w:author="User" w:date="2015-04-04T01:25:00Z">
        <w:r w:rsidR="004D494A" w:rsidRPr="004D494A" w:rsidDel="00AD64EF">
          <w:rPr>
            <w:color w:val="0000FF"/>
            <w:sz w:val="28"/>
          </w:rPr>
          <w:delText>-</w:delText>
        </w:r>
      </w:del>
      <w:ins w:id="1854" w:author="User" w:date="2015-04-04T01:25:00Z">
        <w:r w:rsidR="00AD64EF">
          <w:rPr>
            <w:color w:val="0000FF"/>
            <w:sz w:val="28"/>
          </w:rPr>
          <w:t>–</w:t>
        </w:r>
      </w:ins>
      <w:r w:rsidR="004D494A" w:rsidRPr="004D494A">
        <w:rPr>
          <w:color w:val="0000FF"/>
          <w:sz w:val="28"/>
        </w:rPr>
        <w:t xml:space="preserve"> </w:t>
      </w:r>
      <w:del w:id="1855" w:author="User" w:date="2015-04-04T01:25:00Z">
        <w:r w:rsidR="004D494A" w:rsidRPr="004D494A" w:rsidDel="00AD64EF">
          <w:rPr>
            <w:color w:val="0000FF"/>
            <w:sz w:val="28"/>
          </w:rPr>
          <w:delText>Nome</w:delText>
        </w:r>
      </w:del>
      <w:bookmarkEnd w:id="1852"/>
    </w:p>
    <w:p w:rsidR="00AD64EF" w:rsidRPr="00BC12A5" w:rsidRDefault="00AD64EF" w:rsidP="00AD64EF">
      <w:pPr>
        <w:rPr>
          <w:ins w:id="1856" w:author="User" w:date="2015-04-04T01:25:00Z"/>
          <w:rFonts w:ascii="Verdana" w:hAnsi="Verdana"/>
          <w:sz w:val="22"/>
          <w:szCs w:val="22"/>
        </w:rPr>
      </w:pPr>
    </w:p>
    <w:p w:rsidR="00AD64EF" w:rsidRPr="00BC12A5" w:rsidRDefault="00AD64EF" w:rsidP="00AD64EF">
      <w:pPr>
        <w:rPr>
          <w:ins w:id="1857" w:author="User" w:date="2015-04-04T01:25:00Z"/>
          <w:rFonts w:ascii="Verdana" w:hAnsi="Verdana"/>
          <w:sz w:val="22"/>
          <w:szCs w:val="22"/>
        </w:rPr>
      </w:pPr>
    </w:p>
    <w:p w:rsidR="001116B4" w:rsidRDefault="001116B4">
      <w:pPr>
        <w:rPr>
          <w:rPrChange w:id="1858" w:author="User" w:date="2015-04-04T01:25:00Z">
            <w:rPr>
              <w:sz w:val="28"/>
            </w:rPr>
          </w:rPrChange>
        </w:rPr>
        <w:pPrChange w:id="1859" w:author="User" w:date="2015-04-04T01:25:00Z">
          <w:pPr>
            <w:pStyle w:val="Ttulo1"/>
            <w:numPr>
              <w:numId w:val="0"/>
            </w:numPr>
            <w:ind w:left="0" w:firstLine="0"/>
            <w:jc w:val="center"/>
          </w:pPr>
        </w:pPrChange>
      </w:pPr>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w:t>
      </w:r>
      <w:proofErr w:type="spellStart"/>
      <w:r>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w:t>
      </w:r>
      <w:proofErr w:type="spellStart"/>
      <w:r>
        <w:rPr>
          <w:color w:val="FF0000"/>
        </w:rPr>
        <w:t>principal</w:t>
      </w:r>
      <w:r>
        <w:rPr>
          <w:color w:val="FF0000"/>
          <w:u w:val="single"/>
        </w:rPr>
        <w:t>de</w:t>
      </w:r>
      <w:proofErr w:type="spellEnd"/>
      <w:r>
        <w:rPr>
          <w:color w:val="FF0000"/>
          <w:u w:val="single"/>
        </w:rPr>
        <w:t xml:space="preserve"> autoria de outros </w:t>
      </w:r>
      <w:r w:rsidRPr="000C670F">
        <w:rPr>
          <w:color w:val="FF0000"/>
          <w:u w:val="single"/>
        </w:rPr>
        <w:t>autor</w:t>
      </w:r>
      <w:r>
        <w:rPr>
          <w:color w:val="FF0000"/>
          <w:u w:val="single"/>
        </w:rPr>
        <w:t>es</w:t>
      </w:r>
      <w:r>
        <w:rPr>
          <w:color w:val="FF0000"/>
        </w:rPr>
        <w:t xml:space="preserve">. </w:t>
      </w:r>
      <w:proofErr w:type="spellStart"/>
      <w:r>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w:t>
      </w:r>
      <w:proofErr w:type="gramStart"/>
      <w:r>
        <w:rPr>
          <w:color w:val="FF0000"/>
        </w:rPr>
        <w:t>, ...</w:t>
      </w:r>
      <w:proofErr w:type="gramEnd"/>
      <w:r>
        <w:rPr>
          <w:color w:val="FF0000"/>
        </w:rPr>
        <w:t>)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1116B4" w:rsidRDefault="001116B4">
      <w:pPr>
        <w:rPr>
          <w:ins w:id="1860" w:author="User" w:date="2015-04-04T01:34:00Z"/>
        </w:rPr>
        <w:pPrChange w:id="1861" w:author="User" w:date="2015-04-04T01:33:00Z">
          <w:pPr>
            <w:pStyle w:val="Ttulo1"/>
            <w:numPr>
              <w:numId w:val="0"/>
            </w:numPr>
            <w:ind w:left="0" w:firstLine="0"/>
            <w:jc w:val="center"/>
          </w:pPr>
        </w:pPrChange>
      </w:pPr>
      <w:bookmarkStart w:id="1862" w:name="_Toc415779846"/>
    </w:p>
    <w:p w:rsidR="001116B4" w:rsidRDefault="001116B4">
      <w:pPr>
        <w:rPr>
          <w:ins w:id="1863" w:author="User" w:date="2015-04-04T01:33:00Z"/>
        </w:rPr>
        <w:pPrChange w:id="1864" w:author="User" w:date="2015-04-04T01:33:00Z">
          <w:pPr>
            <w:pStyle w:val="Ttulo1"/>
            <w:numPr>
              <w:numId w:val="0"/>
            </w:numPr>
            <w:ind w:left="0" w:firstLine="0"/>
            <w:jc w:val="center"/>
          </w:pPr>
        </w:pPrChange>
      </w:pPr>
    </w:p>
    <w:p w:rsidR="001116B4" w:rsidRDefault="001116B4">
      <w:pPr>
        <w:jc w:val="center"/>
        <w:rPr>
          <w:ins w:id="1865" w:author="User" w:date="2015-04-04T01:33:00Z"/>
        </w:rPr>
        <w:pPrChange w:id="1866" w:author="User" w:date="2015-04-04T01:35:00Z">
          <w:pPr>
            <w:pStyle w:val="Ttulo1"/>
            <w:numPr>
              <w:numId w:val="0"/>
            </w:numPr>
            <w:ind w:left="0" w:firstLine="0"/>
            <w:jc w:val="center"/>
          </w:pPr>
        </w:pPrChange>
      </w:pPr>
    </w:p>
    <w:p w:rsidR="001116B4" w:rsidRDefault="001116B4">
      <w:pPr>
        <w:rPr>
          <w:ins w:id="1867" w:author="User" w:date="2015-04-04T01:33:00Z"/>
        </w:rPr>
        <w:pPrChange w:id="1868" w:author="User" w:date="2015-04-04T01:33:00Z">
          <w:pPr>
            <w:pStyle w:val="Ttulo1"/>
            <w:numPr>
              <w:numId w:val="0"/>
            </w:numPr>
            <w:ind w:left="0" w:firstLine="0"/>
            <w:jc w:val="center"/>
          </w:pPr>
        </w:pPrChange>
      </w:pPr>
    </w:p>
    <w:p w:rsidR="001116B4" w:rsidRDefault="001116B4">
      <w:pPr>
        <w:rPr>
          <w:ins w:id="1869" w:author="User" w:date="2015-04-04T01:33:00Z"/>
        </w:rPr>
        <w:pPrChange w:id="1870" w:author="User" w:date="2015-04-04T01:33:00Z">
          <w:pPr>
            <w:pStyle w:val="Ttulo1"/>
            <w:numPr>
              <w:numId w:val="0"/>
            </w:numPr>
            <w:ind w:left="0" w:firstLine="0"/>
            <w:jc w:val="center"/>
          </w:pPr>
        </w:pPrChange>
      </w:pPr>
    </w:p>
    <w:p w:rsidR="001116B4" w:rsidRDefault="001116B4">
      <w:pPr>
        <w:rPr>
          <w:ins w:id="1871" w:author="User" w:date="2015-04-04T01:30:00Z"/>
        </w:rPr>
        <w:pPrChange w:id="1872" w:author="User" w:date="2015-04-04T01:33:00Z">
          <w:pPr>
            <w:pStyle w:val="Ttulo1"/>
            <w:numPr>
              <w:numId w:val="0"/>
            </w:numPr>
            <w:ind w:left="0" w:firstLine="0"/>
            <w:jc w:val="center"/>
          </w:pPr>
        </w:pPrChange>
      </w:pPr>
    </w:p>
    <w:p w:rsidR="001116B4" w:rsidRDefault="001116B4">
      <w:pPr>
        <w:rPr>
          <w:ins w:id="1873" w:author="User" w:date="2015-04-04T01:29:00Z"/>
          <w:rPrChange w:id="1874" w:author="User" w:date="2015-04-04T01:30:00Z">
            <w:rPr>
              <w:ins w:id="1875" w:author="User" w:date="2015-04-04T01:29:00Z"/>
              <w:color w:val="0000FF"/>
              <w:sz w:val="28"/>
            </w:rPr>
          </w:rPrChange>
        </w:rPr>
        <w:pPrChange w:id="1876" w:author="User" w:date="2015-04-04T01:30:00Z">
          <w:pPr>
            <w:pStyle w:val="Ttulo1"/>
            <w:numPr>
              <w:numId w:val="0"/>
            </w:numPr>
            <w:ind w:left="0" w:firstLine="0"/>
            <w:jc w:val="center"/>
          </w:pPr>
        </w:pPrChange>
      </w:pPr>
    </w:p>
    <w:p w:rsidR="001116B4" w:rsidRDefault="001116B4">
      <w:pPr>
        <w:rPr>
          <w:ins w:id="1877" w:author="User" w:date="2015-04-04T01:29:00Z"/>
        </w:rPr>
        <w:pPrChange w:id="1878" w:author="User" w:date="2015-04-04T01:29:00Z">
          <w:pPr>
            <w:pStyle w:val="Ttulo1"/>
            <w:numPr>
              <w:numId w:val="0"/>
            </w:numPr>
            <w:ind w:left="0" w:firstLine="0"/>
            <w:jc w:val="center"/>
          </w:pPr>
        </w:pPrChange>
      </w:pPr>
    </w:p>
    <w:p w:rsidR="001116B4" w:rsidRDefault="001116B4">
      <w:pPr>
        <w:rPr>
          <w:ins w:id="1879" w:author="User" w:date="2015-04-04T01:29:00Z"/>
        </w:rPr>
        <w:pPrChange w:id="1880" w:author="User" w:date="2015-04-04T01:29:00Z">
          <w:pPr>
            <w:pStyle w:val="Ttulo1"/>
            <w:numPr>
              <w:numId w:val="0"/>
            </w:numPr>
            <w:ind w:left="0" w:firstLine="0"/>
            <w:jc w:val="center"/>
          </w:pPr>
        </w:pPrChange>
      </w:pPr>
      <w:ins w:id="1881" w:author="User" w:date="2015-04-04T01:29:00Z">
        <w:r>
          <w:rPr>
            <w:noProof/>
          </w:rPr>
          <w:drawing>
            <wp:inline distT="0" distB="0" distL="0" distR="0">
              <wp:extent cx="5400675" cy="347662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400675" cy="3476625"/>
                      </a:xfrm>
                      <a:prstGeom prst="rect">
                        <a:avLst/>
                      </a:prstGeom>
                      <a:noFill/>
                      <a:ln w="9525">
                        <a:noFill/>
                        <a:miter lim="800000"/>
                        <a:headEnd/>
                        <a:tailEnd/>
                      </a:ln>
                    </pic:spPr>
                  </pic:pic>
                </a:graphicData>
              </a:graphic>
            </wp:inline>
          </w:drawing>
        </w:r>
      </w:ins>
    </w:p>
    <w:p w:rsidR="001116B4" w:rsidRDefault="001116B4">
      <w:pPr>
        <w:rPr>
          <w:ins w:id="1882" w:author="User" w:date="2015-04-04T01:28:00Z"/>
          <w:rPrChange w:id="1883" w:author="User" w:date="2015-04-04T01:29:00Z">
            <w:rPr>
              <w:ins w:id="1884" w:author="User" w:date="2015-04-04T01:28:00Z"/>
              <w:sz w:val="28"/>
            </w:rPr>
          </w:rPrChange>
        </w:rPr>
        <w:pPrChange w:id="1885" w:author="User" w:date="2015-04-04T01:29:00Z">
          <w:pPr>
            <w:pStyle w:val="Ttulo1"/>
            <w:numPr>
              <w:numId w:val="0"/>
            </w:numPr>
            <w:ind w:left="0" w:firstLine="0"/>
            <w:jc w:val="center"/>
          </w:pPr>
        </w:pPrChange>
      </w:pPr>
    </w:p>
    <w:p w:rsidR="004D494A" w:rsidRPr="00BD11F3" w:rsidRDefault="000C670F" w:rsidP="00CF1D36">
      <w:pPr>
        <w:pStyle w:val="Ttulo1"/>
        <w:numPr>
          <w:ilvl w:val="0"/>
          <w:numId w:val="0"/>
        </w:numPr>
        <w:jc w:val="center"/>
        <w:rPr>
          <w:sz w:val="28"/>
        </w:rPr>
      </w:pPr>
      <w:r w:rsidRPr="00BD11F3">
        <w:rPr>
          <w:sz w:val="28"/>
        </w:rPr>
        <w:t xml:space="preserve">ANEXO </w:t>
      </w:r>
      <w:r w:rsidR="004D494A">
        <w:rPr>
          <w:color w:val="0000FF"/>
          <w:sz w:val="28"/>
        </w:rPr>
        <w:t>B</w:t>
      </w:r>
      <w:r w:rsidR="004D494A" w:rsidRPr="004D494A">
        <w:rPr>
          <w:color w:val="0000FF"/>
          <w:sz w:val="28"/>
        </w:rPr>
        <w:t xml:space="preserve"> - Nome</w:t>
      </w:r>
      <w:bookmarkEnd w:id="1862"/>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w:t>
      </w:r>
      <w:proofErr w:type="spellStart"/>
      <w:r>
        <w:rPr>
          <w:color w:val="FF0000"/>
        </w:rPr>
        <w:t>tabelas</w:t>
      </w:r>
      <w:r w:rsidRPr="000C670F">
        <w:rPr>
          <w:color w:val="FF0000"/>
          <w:u w:val="single"/>
        </w:rPr>
        <w:t>complementares</w:t>
      </w:r>
      <w:proofErr w:type="spellEnd"/>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w:t>
      </w:r>
      <w:proofErr w:type="spellStart"/>
      <w:r>
        <w:rPr>
          <w:color w:val="FF0000"/>
        </w:rPr>
        <w:t>principal</w:t>
      </w:r>
      <w:r>
        <w:rPr>
          <w:color w:val="FF0000"/>
          <w:u w:val="single"/>
        </w:rPr>
        <w:t>de</w:t>
      </w:r>
      <w:proofErr w:type="spellEnd"/>
      <w:r>
        <w:rPr>
          <w:color w:val="FF0000"/>
          <w:u w:val="single"/>
        </w:rPr>
        <w:t xml:space="preserve"> autoria de outros </w:t>
      </w:r>
      <w:r w:rsidRPr="000C670F">
        <w:rPr>
          <w:color w:val="FF0000"/>
          <w:u w:val="single"/>
        </w:rPr>
        <w:t>autor</w:t>
      </w:r>
      <w:r>
        <w:rPr>
          <w:color w:val="FF0000"/>
          <w:u w:val="single"/>
        </w:rPr>
        <w:t>es</w:t>
      </w:r>
      <w:r>
        <w:rPr>
          <w:color w:val="FF0000"/>
        </w:rPr>
        <w:t xml:space="preserve">. </w:t>
      </w:r>
      <w:proofErr w:type="spellStart"/>
      <w:r>
        <w:rPr>
          <w:color w:val="FF0000"/>
        </w:rPr>
        <w:t>S</w:t>
      </w:r>
      <w:r w:rsidRPr="00CF1D36">
        <w:rPr>
          <w:rFonts w:hint="eastAsia"/>
          <w:color w:val="FF0000"/>
        </w:rPr>
        <w:t>ã</w:t>
      </w:r>
      <w:r w:rsidRPr="00CF1D36">
        <w:rPr>
          <w:color w:val="FF0000"/>
        </w:rPr>
        <w:t>ocentralizados</w:t>
      </w:r>
      <w:proofErr w:type="spellEnd"/>
      <w:r w:rsidRPr="00CF1D36">
        <w:rPr>
          <w:color w:val="FF0000"/>
        </w:rPr>
        <w:t xml:space="preserve">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 xml:space="preserve">gica </w:t>
      </w:r>
      <w:proofErr w:type="spellStart"/>
      <w:r w:rsidRPr="00CF1D36">
        <w:rPr>
          <w:color w:val="FF0000"/>
        </w:rPr>
        <w:t>daexposi</w:t>
      </w:r>
      <w:r w:rsidRPr="00CF1D36">
        <w:rPr>
          <w:rFonts w:hint="eastAsia"/>
          <w:color w:val="FF0000"/>
        </w:rPr>
        <w:t>çã</w:t>
      </w:r>
      <w:r w:rsidRPr="00CF1D36">
        <w:rPr>
          <w:color w:val="FF0000"/>
        </w:rPr>
        <w:t>o</w:t>
      </w:r>
      <w:proofErr w:type="spellEnd"/>
      <w:r w:rsidRPr="00CF1D36">
        <w:rPr>
          <w:color w:val="FF0000"/>
        </w:rPr>
        <w:t xml:space="preserve">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w:t>
      </w:r>
      <w:proofErr w:type="spellStart"/>
      <w:r w:rsidRPr="00CF1D36">
        <w:rPr>
          <w:color w:val="FF0000"/>
        </w:rPr>
        <w:t>entrepar</w:t>
      </w:r>
      <w:r w:rsidRPr="00CF1D36">
        <w:rPr>
          <w:rFonts w:hint="eastAsia"/>
          <w:color w:val="FF0000"/>
        </w:rPr>
        <w:t>ê</w:t>
      </w:r>
      <w:r w:rsidRPr="00CF1D36">
        <w:rPr>
          <w:color w:val="FF0000"/>
        </w:rPr>
        <w:t>nteses</w:t>
      </w:r>
      <w:proofErr w:type="spellEnd"/>
      <w:r w:rsidRPr="00CF1D36">
        <w:rPr>
          <w:color w:val="FF0000"/>
        </w:rPr>
        <w:t xml:space="preserve">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 xml:space="preserve">nteses. Caso </w:t>
      </w:r>
      <w:proofErr w:type="spellStart"/>
      <w:r w:rsidRPr="00CF1D36">
        <w:rPr>
          <w:color w:val="FF0000"/>
        </w:rPr>
        <w:t>tenhamsido</w:t>
      </w:r>
      <w:proofErr w:type="spellEnd"/>
      <w:r w:rsidRPr="00CF1D36">
        <w:rPr>
          <w:color w:val="FF0000"/>
        </w:rPr>
        <w:t xml:space="preserve">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lastRenderedPageBreak/>
        <w:t>[</w:t>
      </w:r>
      <w:r>
        <w:rPr>
          <w:color w:val="FF0000"/>
        </w:rPr>
        <w:t>A nomeação dos Apêndices e/ou Anexos (A, B, C</w:t>
      </w:r>
      <w:proofErr w:type="gramStart"/>
      <w:r>
        <w:rPr>
          <w:color w:val="FF0000"/>
        </w:rPr>
        <w:t>, ...</w:t>
      </w:r>
      <w:proofErr w:type="gramEnd"/>
      <w:r>
        <w:rPr>
          <w:color w:val="FF0000"/>
        </w:rPr>
        <w:t>)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Diney" w:date="2015-04-02T13:41:00Z" w:initials="D">
    <w:p w:rsidR="001116B4" w:rsidRDefault="001116B4" w:rsidP="00D71174">
      <w:pPr>
        <w:pStyle w:val="Textodecomentrio"/>
      </w:pPr>
      <w:r>
        <w:rPr>
          <w:rStyle w:val="Refdecomentrio"/>
        </w:rPr>
        <w:annotationRef/>
      </w:r>
      <w:r>
        <w:t>Computador com acesso a internet</w:t>
      </w:r>
    </w:p>
  </w:comment>
  <w:comment w:id="12" w:author="User" w:date="2015-04-03T21:57:00Z" w:initials="U">
    <w:p w:rsidR="001116B4" w:rsidRDefault="001116B4">
      <w:pPr>
        <w:pStyle w:val="Textodecomentrio"/>
      </w:pPr>
      <w:r>
        <w:rPr>
          <w:rStyle w:val="Refdecomentrio"/>
        </w:rPr>
        <w:annotationRef/>
      </w:r>
      <w:r>
        <w:t>Essa</w:t>
      </w:r>
      <w:proofErr w:type="gramStart"/>
      <w:r>
        <w:t xml:space="preserve">  </w:t>
      </w:r>
      <w:proofErr w:type="gramEnd"/>
      <w:r>
        <w:t>funcionalidade vai existir???</w:t>
      </w:r>
    </w:p>
  </w:comment>
  <w:comment w:id="14" w:author="Diney" w:date="2015-04-02T13:42:00Z" w:initials="D">
    <w:p w:rsidR="001116B4" w:rsidRDefault="001116B4" w:rsidP="00D71174">
      <w:pPr>
        <w:pStyle w:val="Textodecomentrio"/>
      </w:pPr>
      <w:r>
        <w:rPr>
          <w:rStyle w:val="Refdecomentrio"/>
        </w:rPr>
        <w:annotationRef/>
      </w:r>
      <w:proofErr w:type="gramStart"/>
      <w:r>
        <w:t>Estejam</w:t>
      </w:r>
      <w:proofErr w:type="gramEnd"/>
      <w:r>
        <w:t xml:space="preserve"> em um computador com acesso a internet</w:t>
      </w:r>
    </w:p>
  </w:comment>
  <w:comment w:id="25" w:author="Diney" w:date="2015-04-02T13:42:00Z" w:initials="D">
    <w:p w:rsidR="001116B4" w:rsidRDefault="001116B4" w:rsidP="006E4C81">
      <w:pPr>
        <w:pStyle w:val="Textodecomentrio"/>
      </w:pPr>
      <w:r>
        <w:rPr>
          <w:rStyle w:val="Refdecomentrio"/>
        </w:rPr>
        <w:annotationRef/>
      </w:r>
      <w:r>
        <w:t>Sugiro remover</w:t>
      </w:r>
    </w:p>
  </w:comment>
  <w:comment w:id="27" w:author="User" w:date="2015-04-03T22:00:00Z" w:initials="U">
    <w:p w:rsidR="001116B4" w:rsidRDefault="001116B4">
      <w:pPr>
        <w:pStyle w:val="Textodecomentrio"/>
      </w:pPr>
      <w:r>
        <w:rPr>
          <w:rStyle w:val="Refdecomentrio"/>
        </w:rPr>
        <w:annotationRef/>
      </w:r>
      <w:r>
        <w:t>Qual objetivo de remover?</w:t>
      </w:r>
    </w:p>
  </w:comment>
  <w:comment w:id="26" w:author="Diney" w:date="2015-04-02T13:42:00Z" w:initials="D">
    <w:p w:rsidR="001116B4" w:rsidRDefault="001116B4" w:rsidP="006E4C81">
      <w:pPr>
        <w:pStyle w:val="Textodecomentrio"/>
      </w:pPr>
      <w:r>
        <w:rPr>
          <w:rStyle w:val="Refdecomentrio"/>
        </w:rPr>
        <w:annotationRef/>
      </w:r>
      <w:r>
        <w:t>Remover</w:t>
      </w:r>
    </w:p>
  </w:comment>
  <w:comment w:id="29" w:author="Diney" w:date="2015-04-02T13:42:00Z" w:initials="D">
    <w:p w:rsidR="001116B4" w:rsidRDefault="001116B4" w:rsidP="006E4C81">
      <w:pPr>
        <w:pStyle w:val="Textodecomentrio"/>
      </w:pPr>
      <w:r>
        <w:rPr>
          <w:rStyle w:val="Refdecomentrio"/>
        </w:rPr>
        <w:annotationRef/>
      </w:r>
      <w:proofErr w:type="gramStart"/>
      <w:r>
        <w:t>remover</w:t>
      </w:r>
      <w:proofErr w:type="gramEnd"/>
    </w:p>
  </w:comment>
  <w:comment w:id="28" w:author="User" w:date="2015-04-03T22:01:00Z" w:initials="U">
    <w:p w:rsidR="001116B4" w:rsidRDefault="001116B4">
      <w:pPr>
        <w:pStyle w:val="Textodecomentrio"/>
      </w:pPr>
      <w:r>
        <w:rPr>
          <w:rStyle w:val="Refdecomentrio"/>
        </w:rPr>
        <w:annotationRef/>
      </w:r>
      <w:r>
        <w:br/>
        <w:t>Explicar que o professo deve postar no recurso de tarefa</w:t>
      </w:r>
    </w:p>
  </w:comment>
  <w:comment w:id="31" w:author="Diney" w:date="2015-04-02T13:42:00Z" w:initials="D">
    <w:p w:rsidR="001116B4" w:rsidRDefault="001116B4" w:rsidP="006E4C81">
      <w:pPr>
        <w:pStyle w:val="Textodecomentrio"/>
      </w:pPr>
      <w:r>
        <w:rPr>
          <w:rStyle w:val="Refdecomentrio"/>
        </w:rPr>
        <w:annotationRef/>
      </w:r>
      <w:proofErr w:type="gramStart"/>
      <w:r>
        <w:t>remover</w:t>
      </w:r>
      <w:proofErr w:type="gramEnd"/>
    </w:p>
  </w:comment>
  <w:comment w:id="1423" w:author="User" w:date="2015-03-29T19:39:00Z" w:initials="U">
    <w:p w:rsidR="001116B4" w:rsidRDefault="001116B4" w:rsidP="006571E6">
      <w:pPr>
        <w:pStyle w:val="Textodecomentrio"/>
      </w:pPr>
      <w:r>
        <w:rPr>
          <w:rStyle w:val="Refdecomentrio"/>
        </w:rPr>
        <w:annotationRef/>
      </w:r>
    </w:p>
    <w:p w:rsidR="001116B4" w:rsidRDefault="001116B4" w:rsidP="006571E6">
      <w:pPr>
        <w:pStyle w:val="Textodecomentrio"/>
      </w:pPr>
      <w:r>
        <w:t xml:space="preserve">Será que não são dois casos de </w:t>
      </w:r>
      <w:proofErr w:type="gramStart"/>
      <w:r>
        <w:t>fluxo ?</w:t>
      </w:r>
      <w:proofErr w:type="gramEnd"/>
    </w:p>
  </w:comment>
  <w:comment w:id="1692" w:author="User" w:date="2015-04-04T18:49:00Z" w:initials="U">
    <w:p w:rsidR="001116B4" w:rsidRPr="00A8737C" w:rsidRDefault="001116B4" w:rsidP="00EB6DDD">
      <w:pPr>
        <w:pStyle w:val="Textodecomentrio"/>
      </w:pPr>
      <w:r>
        <w:rPr>
          <w:rStyle w:val="Refdecomentrio"/>
        </w:rPr>
        <w:annotationRef/>
      </w:r>
      <w:r w:rsidRPr="00A8737C">
        <w:t xml:space="preserve">Precisamos alterar. O framework é </w:t>
      </w:r>
      <w:proofErr w:type="spellStart"/>
      <w:r w:rsidRPr="00A8737C">
        <w:t>hibernet</w:t>
      </w:r>
      <w:proofErr w:type="spellEnd"/>
      <w:r w:rsidRPr="00A8737C">
        <w:t>.</w:t>
      </w:r>
    </w:p>
  </w:comment>
  <w:comment w:id="1697" w:author="User" w:date="2015-04-04T18:49:00Z" w:initials="U">
    <w:p w:rsidR="001116B4" w:rsidRDefault="001116B4" w:rsidP="00EB6DDD">
      <w:pPr>
        <w:pStyle w:val="Textodecomentrio"/>
      </w:pPr>
      <w:r>
        <w:rPr>
          <w:rStyle w:val="Refdecomentrio"/>
        </w:rPr>
        <w:annotationRef/>
      </w:r>
    </w:p>
    <w:p w:rsidR="001116B4" w:rsidRDefault="001116B4" w:rsidP="00EB6DDD">
      <w:pPr>
        <w:pStyle w:val="Textodecomentrio"/>
      </w:pPr>
      <w:proofErr w:type="gramStart"/>
      <w:r>
        <w:t>e</w:t>
      </w:r>
      <w:proofErr w:type="gramEnd"/>
      <w:r>
        <w:t xml:space="preserve"> normas de usabilidade.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1571" w:rsidRDefault="00F91571">
      <w:r>
        <w:separator/>
      </w:r>
    </w:p>
  </w:endnote>
  <w:endnote w:type="continuationSeparator" w:id="0">
    <w:p w:rsidR="00F91571" w:rsidRDefault="00F915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20000287" w:usb1="00000000"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Default="001116B4" w:rsidP="00D32F11">
    <w:pPr>
      <w:pStyle w:val="Rodap"/>
      <w:tabs>
        <w:tab w:val="left" w:pos="4275"/>
      </w:tabs>
    </w:pPr>
  </w:p>
  <w:p w:rsidR="001116B4" w:rsidRPr="00931C9A" w:rsidRDefault="001116B4">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Default="001116B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1571" w:rsidRDefault="00F91571">
      <w:r>
        <w:separator/>
      </w:r>
    </w:p>
  </w:footnote>
  <w:footnote w:type="continuationSeparator" w:id="0">
    <w:p w:rsidR="00F91571" w:rsidRDefault="00F915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Default="001116B4">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116B4" w:rsidRDefault="001116B4">
    <w:pPr>
      <w:pStyle w:val="Cabealho"/>
      <w:framePr w:wrap="auto" w:vAnchor="text" w:hAnchor="margin" w:xAlign="right" w:y="1"/>
      <w:ind w:right="360"/>
      <w:rPr>
        <w:rStyle w:val="Nmerodepgina"/>
      </w:rPr>
    </w:pPr>
  </w:p>
  <w:p w:rsidR="001116B4" w:rsidRDefault="001116B4">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Default="001116B4">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Default="001116B4">
    <w:pPr>
      <w:pStyle w:val="Cabealho"/>
      <w:framePr w:wrap="auto" w:vAnchor="text" w:hAnchor="margin" w:xAlign="right" w:y="1"/>
      <w:jc w:val="right"/>
      <w:rPr>
        <w:rStyle w:val="Nmerodepgina"/>
        <w:color w:val="000000"/>
      </w:rPr>
    </w:pPr>
  </w:p>
  <w:p w:rsidR="001116B4" w:rsidRDefault="001116B4">
    <w:pPr>
      <w:pStyle w:val="Cabealho"/>
      <w:framePr w:wrap="auto" w:vAnchor="text" w:hAnchor="margin" w:xAlign="right" w:y="1"/>
      <w:ind w:right="360"/>
      <w:rPr>
        <w:rStyle w:val="Nmerodepgina"/>
      </w:rPr>
    </w:pPr>
  </w:p>
  <w:p w:rsidR="001116B4" w:rsidRDefault="001116B4">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Default="001116B4">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11664"/>
      <w:docPartObj>
        <w:docPartGallery w:val="Page Numbers (Top of Page)"/>
        <w:docPartUnique/>
      </w:docPartObj>
    </w:sdtPr>
    <w:sdtContent>
      <w:p w:rsidR="001116B4" w:rsidRDefault="001116B4" w:rsidP="00564278">
        <w:pPr>
          <w:pStyle w:val="Cabealho"/>
          <w:jc w:val="right"/>
        </w:pPr>
        <w:fldSimple w:instr="PAGE   \* MERGEFORMAT">
          <w:r w:rsidR="006E2F71">
            <w:rPr>
              <w:noProof/>
            </w:rPr>
            <w:t>63</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6B4" w:rsidRPr="00931C9A" w:rsidRDefault="001116B4"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2629030"/>
      <w:docPartObj>
        <w:docPartGallery w:val="Page Numbers (Top of Page)"/>
        <w:docPartUnique/>
      </w:docPartObj>
    </w:sdtPr>
    <w:sdtContent>
      <w:p w:rsidR="001116B4" w:rsidRPr="00321C8F" w:rsidRDefault="001116B4" w:rsidP="00321C8F">
        <w:pPr>
          <w:pStyle w:val="Cabealho"/>
          <w:jc w:val="right"/>
        </w:pPr>
        <w:fldSimple w:instr="PAGE   \* MERGEFORMAT">
          <w:r w:rsidR="006E2F71">
            <w:rPr>
              <w:noProof/>
            </w:rPr>
            <w:t>110</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A35AF"/>
    <w:multiLevelType w:val="hybridMultilevel"/>
    <w:tmpl w:val="5F54AB9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nsid w:val="04501CF5"/>
    <w:multiLevelType w:val="multilevel"/>
    <w:tmpl w:val="10422AA4"/>
    <w:lvl w:ilvl="0">
      <w:start w:val="1"/>
      <w:numFmt w:val="decimal"/>
      <w:lvlText w:val="%1."/>
      <w:lvlJc w:val="left"/>
      <w:pPr>
        <w:ind w:left="360" w:hanging="360"/>
      </w:pPr>
      <w:rPr>
        <w:rFonts w:hint="default"/>
      </w:rPr>
    </w:lvl>
    <w:lvl w:ilvl="1">
      <w:start w:val="1"/>
      <w:numFmt w:val="decimal"/>
      <w:isLgl/>
      <w:lvlText w:val="%1.%2"/>
      <w:lvlJc w:val="left"/>
      <w:pPr>
        <w:ind w:left="1428"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81008E5"/>
    <w:multiLevelType w:val="hybridMultilevel"/>
    <w:tmpl w:val="CFCA304A"/>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
    <w:nsid w:val="1D643DB8"/>
    <w:multiLevelType w:val="hybridMultilevel"/>
    <w:tmpl w:val="D30CFBD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5">
    <w:nsid w:val="20C56938"/>
    <w:multiLevelType w:val="hybridMultilevel"/>
    <w:tmpl w:val="CC14AAAA"/>
    <w:lvl w:ilvl="0" w:tplc="04160001">
      <w:start w:val="1"/>
      <w:numFmt w:val="bullet"/>
      <w:lvlText w:val=""/>
      <w:lvlJc w:val="left"/>
      <w:pPr>
        <w:ind w:left="972" w:hanging="360"/>
      </w:pPr>
      <w:rPr>
        <w:rFonts w:ascii="Symbol" w:hAnsi="Symbol" w:hint="default"/>
      </w:rPr>
    </w:lvl>
    <w:lvl w:ilvl="1" w:tplc="04160003" w:tentative="1">
      <w:start w:val="1"/>
      <w:numFmt w:val="bullet"/>
      <w:lvlText w:val="o"/>
      <w:lvlJc w:val="left"/>
      <w:pPr>
        <w:ind w:left="1692" w:hanging="360"/>
      </w:pPr>
      <w:rPr>
        <w:rFonts w:ascii="Courier New" w:hAnsi="Courier New" w:cs="Courier New" w:hint="default"/>
      </w:rPr>
    </w:lvl>
    <w:lvl w:ilvl="2" w:tplc="04160005" w:tentative="1">
      <w:start w:val="1"/>
      <w:numFmt w:val="bullet"/>
      <w:lvlText w:val=""/>
      <w:lvlJc w:val="left"/>
      <w:pPr>
        <w:ind w:left="2412" w:hanging="360"/>
      </w:pPr>
      <w:rPr>
        <w:rFonts w:ascii="Wingdings" w:hAnsi="Wingdings" w:hint="default"/>
      </w:rPr>
    </w:lvl>
    <w:lvl w:ilvl="3" w:tplc="04160001" w:tentative="1">
      <w:start w:val="1"/>
      <w:numFmt w:val="bullet"/>
      <w:lvlText w:val=""/>
      <w:lvlJc w:val="left"/>
      <w:pPr>
        <w:ind w:left="3132" w:hanging="360"/>
      </w:pPr>
      <w:rPr>
        <w:rFonts w:ascii="Symbol" w:hAnsi="Symbol" w:hint="default"/>
      </w:rPr>
    </w:lvl>
    <w:lvl w:ilvl="4" w:tplc="04160003" w:tentative="1">
      <w:start w:val="1"/>
      <w:numFmt w:val="bullet"/>
      <w:lvlText w:val="o"/>
      <w:lvlJc w:val="left"/>
      <w:pPr>
        <w:ind w:left="3852" w:hanging="360"/>
      </w:pPr>
      <w:rPr>
        <w:rFonts w:ascii="Courier New" w:hAnsi="Courier New" w:cs="Courier New" w:hint="default"/>
      </w:rPr>
    </w:lvl>
    <w:lvl w:ilvl="5" w:tplc="04160005" w:tentative="1">
      <w:start w:val="1"/>
      <w:numFmt w:val="bullet"/>
      <w:lvlText w:val=""/>
      <w:lvlJc w:val="left"/>
      <w:pPr>
        <w:ind w:left="4572" w:hanging="360"/>
      </w:pPr>
      <w:rPr>
        <w:rFonts w:ascii="Wingdings" w:hAnsi="Wingdings" w:hint="default"/>
      </w:rPr>
    </w:lvl>
    <w:lvl w:ilvl="6" w:tplc="04160001" w:tentative="1">
      <w:start w:val="1"/>
      <w:numFmt w:val="bullet"/>
      <w:lvlText w:val=""/>
      <w:lvlJc w:val="left"/>
      <w:pPr>
        <w:ind w:left="5292" w:hanging="360"/>
      </w:pPr>
      <w:rPr>
        <w:rFonts w:ascii="Symbol" w:hAnsi="Symbol" w:hint="default"/>
      </w:rPr>
    </w:lvl>
    <w:lvl w:ilvl="7" w:tplc="04160003" w:tentative="1">
      <w:start w:val="1"/>
      <w:numFmt w:val="bullet"/>
      <w:lvlText w:val="o"/>
      <w:lvlJc w:val="left"/>
      <w:pPr>
        <w:ind w:left="6012" w:hanging="360"/>
      </w:pPr>
      <w:rPr>
        <w:rFonts w:ascii="Courier New" w:hAnsi="Courier New" w:cs="Courier New" w:hint="default"/>
      </w:rPr>
    </w:lvl>
    <w:lvl w:ilvl="8" w:tplc="04160005" w:tentative="1">
      <w:start w:val="1"/>
      <w:numFmt w:val="bullet"/>
      <w:lvlText w:val=""/>
      <w:lvlJc w:val="left"/>
      <w:pPr>
        <w:ind w:left="6732" w:hanging="360"/>
      </w:pPr>
      <w:rPr>
        <w:rFonts w:ascii="Wingdings" w:hAnsi="Wingdings" w:hint="default"/>
      </w:rPr>
    </w:lvl>
  </w:abstractNum>
  <w:abstractNum w:abstractNumId="6">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7">
    <w:nsid w:val="279A67AA"/>
    <w:multiLevelType w:val="hybridMultilevel"/>
    <w:tmpl w:val="40CE8F8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FF03A07"/>
    <w:multiLevelType w:val="hybridMultilevel"/>
    <w:tmpl w:val="DAB27784"/>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9">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2B2572"/>
    <w:multiLevelType w:val="hybridMultilevel"/>
    <w:tmpl w:val="97202D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407461D6"/>
    <w:multiLevelType w:val="hybridMultilevel"/>
    <w:tmpl w:val="17D6C5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2EA4B02"/>
    <w:multiLevelType w:val="multilevel"/>
    <w:tmpl w:val="A1FC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16">
    <w:nsid w:val="49EF22AB"/>
    <w:multiLevelType w:val="hybridMultilevel"/>
    <w:tmpl w:val="448C15C2"/>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17">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nsid w:val="4CB2022C"/>
    <w:multiLevelType w:val="hybridMultilevel"/>
    <w:tmpl w:val="11205810"/>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1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21">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2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4">
    <w:nsid w:val="57186BC7"/>
    <w:multiLevelType w:val="multilevel"/>
    <w:tmpl w:val="5F9EA306"/>
    <w:lvl w:ilvl="0">
      <w:start w:val="1"/>
      <w:numFmt w:val="decimal"/>
      <w:lvlText w:val="%1."/>
      <w:lvlJc w:val="left"/>
      <w:pPr>
        <w:ind w:left="720" w:hanging="360"/>
      </w:pPr>
      <w:rPr>
        <w:rFonts w:hint="default"/>
        <w:b/>
      </w:rPr>
    </w:lvl>
    <w:lvl w:ilvl="1">
      <w:start w:val="1"/>
      <w:numFmt w:val="decimal"/>
      <w:isLgl/>
      <w:lvlText w:val="%1.%2"/>
      <w:lvlJc w:val="left"/>
      <w:pPr>
        <w:ind w:left="1155" w:hanging="43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8772381"/>
    <w:multiLevelType w:val="hybridMultilevel"/>
    <w:tmpl w:val="6C7070FA"/>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26">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60445BE3"/>
    <w:multiLevelType w:val="hybridMultilevel"/>
    <w:tmpl w:val="DBA49FA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nsid w:val="64903384"/>
    <w:multiLevelType w:val="hybridMultilevel"/>
    <w:tmpl w:val="198ED248"/>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29">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30">
    <w:nsid w:val="70262E00"/>
    <w:multiLevelType w:val="hybridMultilevel"/>
    <w:tmpl w:val="5C2C7DB0"/>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1">
    <w:nsid w:val="70E1404F"/>
    <w:multiLevelType w:val="hybridMultilevel"/>
    <w:tmpl w:val="B55E4C4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72EF7FAE"/>
    <w:multiLevelType w:val="hybridMultilevel"/>
    <w:tmpl w:val="29643C0C"/>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abstractNum w:abstractNumId="33">
    <w:nsid w:val="784B18E6"/>
    <w:multiLevelType w:val="hybridMultilevel"/>
    <w:tmpl w:val="CCCC437E"/>
    <w:lvl w:ilvl="0" w:tplc="04160001">
      <w:start w:val="1"/>
      <w:numFmt w:val="bullet"/>
      <w:lvlText w:val=""/>
      <w:lvlJc w:val="left"/>
      <w:pPr>
        <w:ind w:left="1935" w:hanging="360"/>
      </w:pPr>
      <w:rPr>
        <w:rFonts w:ascii="Symbol" w:hAnsi="Symbol" w:hint="default"/>
      </w:rPr>
    </w:lvl>
    <w:lvl w:ilvl="1" w:tplc="04160003" w:tentative="1">
      <w:start w:val="1"/>
      <w:numFmt w:val="bullet"/>
      <w:lvlText w:val="o"/>
      <w:lvlJc w:val="left"/>
      <w:pPr>
        <w:ind w:left="2655" w:hanging="360"/>
      </w:pPr>
      <w:rPr>
        <w:rFonts w:ascii="Courier New" w:hAnsi="Courier New" w:cs="Courier New" w:hint="default"/>
      </w:rPr>
    </w:lvl>
    <w:lvl w:ilvl="2" w:tplc="04160005" w:tentative="1">
      <w:start w:val="1"/>
      <w:numFmt w:val="bullet"/>
      <w:lvlText w:val=""/>
      <w:lvlJc w:val="left"/>
      <w:pPr>
        <w:ind w:left="3375" w:hanging="360"/>
      </w:pPr>
      <w:rPr>
        <w:rFonts w:ascii="Wingdings" w:hAnsi="Wingdings" w:hint="default"/>
      </w:rPr>
    </w:lvl>
    <w:lvl w:ilvl="3" w:tplc="04160001" w:tentative="1">
      <w:start w:val="1"/>
      <w:numFmt w:val="bullet"/>
      <w:lvlText w:val=""/>
      <w:lvlJc w:val="left"/>
      <w:pPr>
        <w:ind w:left="4095" w:hanging="360"/>
      </w:pPr>
      <w:rPr>
        <w:rFonts w:ascii="Symbol" w:hAnsi="Symbol" w:hint="default"/>
      </w:rPr>
    </w:lvl>
    <w:lvl w:ilvl="4" w:tplc="04160003" w:tentative="1">
      <w:start w:val="1"/>
      <w:numFmt w:val="bullet"/>
      <w:lvlText w:val="o"/>
      <w:lvlJc w:val="left"/>
      <w:pPr>
        <w:ind w:left="4815" w:hanging="360"/>
      </w:pPr>
      <w:rPr>
        <w:rFonts w:ascii="Courier New" w:hAnsi="Courier New" w:cs="Courier New" w:hint="default"/>
      </w:rPr>
    </w:lvl>
    <w:lvl w:ilvl="5" w:tplc="04160005" w:tentative="1">
      <w:start w:val="1"/>
      <w:numFmt w:val="bullet"/>
      <w:lvlText w:val=""/>
      <w:lvlJc w:val="left"/>
      <w:pPr>
        <w:ind w:left="5535" w:hanging="360"/>
      </w:pPr>
      <w:rPr>
        <w:rFonts w:ascii="Wingdings" w:hAnsi="Wingdings" w:hint="default"/>
      </w:rPr>
    </w:lvl>
    <w:lvl w:ilvl="6" w:tplc="04160001" w:tentative="1">
      <w:start w:val="1"/>
      <w:numFmt w:val="bullet"/>
      <w:lvlText w:val=""/>
      <w:lvlJc w:val="left"/>
      <w:pPr>
        <w:ind w:left="6255" w:hanging="360"/>
      </w:pPr>
      <w:rPr>
        <w:rFonts w:ascii="Symbol" w:hAnsi="Symbol" w:hint="default"/>
      </w:rPr>
    </w:lvl>
    <w:lvl w:ilvl="7" w:tplc="04160003" w:tentative="1">
      <w:start w:val="1"/>
      <w:numFmt w:val="bullet"/>
      <w:lvlText w:val="o"/>
      <w:lvlJc w:val="left"/>
      <w:pPr>
        <w:ind w:left="6975" w:hanging="360"/>
      </w:pPr>
      <w:rPr>
        <w:rFonts w:ascii="Courier New" w:hAnsi="Courier New" w:cs="Courier New" w:hint="default"/>
      </w:rPr>
    </w:lvl>
    <w:lvl w:ilvl="8" w:tplc="04160005" w:tentative="1">
      <w:start w:val="1"/>
      <w:numFmt w:val="bullet"/>
      <w:lvlText w:val=""/>
      <w:lvlJc w:val="left"/>
      <w:pPr>
        <w:ind w:left="7695" w:hanging="360"/>
      </w:pPr>
      <w:rPr>
        <w:rFonts w:ascii="Wingdings" w:hAnsi="Wingdings" w:hint="default"/>
      </w:rPr>
    </w:lvl>
  </w:abstractNum>
  <w:abstractNum w:abstractNumId="34">
    <w:nsid w:val="7E491225"/>
    <w:multiLevelType w:val="hybridMultilevel"/>
    <w:tmpl w:val="AF16829C"/>
    <w:lvl w:ilvl="0" w:tplc="04160001">
      <w:start w:val="1"/>
      <w:numFmt w:val="bullet"/>
      <w:lvlText w:val=""/>
      <w:lvlJc w:val="left"/>
      <w:pPr>
        <w:ind w:left="1875" w:hanging="360"/>
      </w:pPr>
      <w:rPr>
        <w:rFonts w:ascii="Symbol" w:hAnsi="Symbol" w:hint="default"/>
      </w:rPr>
    </w:lvl>
    <w:lvl w:ilvl="1" w:tplc="04160003" w:tentative="1">
      <w:start w:val="1"/>
      <w:numFmt w:val="bullet"/>
      <w:lvlText w:val="o"/>
      <w:lvlJc w:val="left"/>
      <w:pPr>
        <w:ind w:left="2595" w:hanging="360"/>
      </w:pPr>
      <w:rPr>
        <w:rFonts w:ascii="Courier New" w:hAnsi="Courier New" w:cs="Courier New" w:hint="default"/>
      </w:rPr>
    </w:lvl>
    <w:lvl w:ilvl="2" w:tplc="04160005" w:tentative="1">
      <w:start w:val="1"/>
      <w:numFmt w:val="bullet"/>
      <w:lvlText w:val=""/>
      <w:lvlJc w:val="left"/>
      <w:pPr>
        <w:ind w:left="3315" w:hanging="360"/>
      </w:pPr>
      <w:rPr>
        <w:rFonts w:ascii="Wingdings" w:hAnsi="Wingdings" w:hint="default"/>
      </w:rPr>
    </w:lvl>
    <w:lvl w:ilvl="3" w:tplc="04160001" w:tentative="1">
      <w:start w:val="1"/>
      <w:numFmt w:val="bullet"/>
      <w:lvlText w:val=""/>
      <w:lvlJc w:val="left"/>
      <w:pPr>
        <w:ind w:left="4035" w:hanging="360"/>
      </w:pPr>
      <w:rPr>
        <w:rFonts w:ascii="Symbol" w:hAnsi="Symbol" w:hint="default"/>
      </w:rPr>
    </w:lvl>
    <w:lvl w:ilvl="4" w:tplc="04160003" w:tentative="1">
      <w:start w:val="1"/>
      <w:numFmt w:val="bullet"/>
      <w:lvlText w:val="o"/>
      <w:lvlJc w:val="left"/>
      <w:pPr>
        <w:ind w:left="4755" w:hanging="360"/>
      </w:pPr>
      <w:rPr>
        <w:rFonts w:ascii="Courier New" w:hAnsi="Courier New" w:cs="Courier New" w:hint="default"/>
      </w:rPr>
    </w:lvl>
    <w:lvl w:ilvl="5" w:tplc="04160005" w:tentative="1">
      <w:start w:val="1"/>
      <w:numFmt w:val="bullet"/>
      <w:lvlText w:val=""/>
      <w:lvlJc w:val="left"/>
      <w:pPr>
        <w:ind w:left="5475" w:hanging="360"/>
      </w:pPr>
      <w:rPr>
        <w:rFonts w:ascii="Wingdings" w:hAnsi="Wingdings" w:hint="default"/>
      </w:rPr>
    </w:lvl>
    <w:lvl w:ilvl="6" w:tplc="04160001" w:tentative="1">
      <w:start w:val="1"/>
      <w:numFmt w:val="bullet"/>
      <w:lvlText w:val=""/>
      <w:lvlJc w:val="left"/>
      <w:pPr>
        <w:ind w:left="6195" w:hanging="360"/>
      </w:pPr>
      <w:rPr>
        <w:rFonts w:ascii="Symbol" w:hAnsi="Symbol" w:hint="default"/>
      </w:rPr>
    </w:lvl>
    <w:lvl w:ilvl="7" w:tplc="04160003" w:tentative="1">
      <w:start w:val="1"/>
      <w:numFmt w:val="bullet"/>
      <w:lvlText w:val="o"/>
      <w:lvlJc w:val="left"/>
      <w:pPr>
        <w:ind w:left="6915" w:hanging="360"/>
      </w:pPr>
      <w:rPr>
        <w:rFonts w:ascii="Courier New" w:hAnsi="Courier New" w:cs="Courier New" w:hint="default"/>
      </w:rPr>
    </w:lvl>
    <w:lvl w:ilvl="8" w:tplc="04160005" w:tentative="1">
      <w:start w:val="1"/>
      <w:numFmt w:val="bullet"/>
      <w:lvlText w:val=""/>
      <w:lvlJc w:val="left"/>
      <w:pPr>
        <w:ind w:left="7635" w:hanging="360"/>
      </w:pPr>
      <w:rPr>
        <w:rFonts w:ascii="Wingdings" w:hAnsi="Wingdings" w:hint="default"/>
      </w:rPr>
    </w:lvl>
  </w:abstractNum>
  <w:num w:numId="1">
    <w:abstractNumId w:val="4"/>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num>
  <w:num w:numId="6">
    <w:abstractNumId w:val="29"/>
  </w:num>
  <w:num w:numId="7">
    <w:abstractNumId w:val="10"/>
  </w:num>
  <w:num w:numId="8">
    <w:abstractNumId w:val="9"/>
  </w:num>
  <w:num w:numId="9">
    <w:abstractNumId w:val="19"/>
  </w:num>
  <w:num w:numId="10">
    <w:abstractNumId w:val="29"/>
  </w:num>
  <w:num w:numId="11">
    <w:abstractNumId w:val="4"/>
  </w:num>
  <w:num w:numId="12">
    <w:abstractNumId w:val="20"/>
  </w:num>
  <w:num w:numId="13">
    <w:abstractNumId w:val="15"/>
  </w:num>
  <w:num w:numId="14">
    <w:abstractNumId w:val="29"/>
  </w:num>
  <w:num w:numId="15">
    <w:abstractNumId w:val="29"/>
  </w:num>
  <w:num w:numId="16">
    <w:abstractNumId w:val="29"/>
  </w:num>
  <w:num w:numId="17">
    <w:abstractNumId w:val="29"/>
  </w:num>
  <w:num w:numId="18">
    <w:abstractNumId w:val="29"/>
  </w:num>
  <w:num w:numId="19">
    <w:abstractNumId w:val="29"/>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9"/>
  </w:num>
  <w:num w:numId="27">
    <w:abstractNumId w:val="29"/>
  </w:num>
  <w:num w:numId="28">
    <w:abstractNumId w:val="29"/>
  </w:num>
  <w:num w:numId="29">
    <w:abstractNumId w:val="29"/>
  </w:num>
  <w:num w:numId="30">
    <w:abstractNumId w:val="29"/>
  </w:num>
  <w:num w:numId="31">
    <w:abstractNumId w:val="29"/>
  </w:num>
  <w:num w:numId="32">
    <w:abstractNumId w:val="26"/>
  </w:num>
  <w:num w:numId="33">
    <w:abstractNumId w:val="29"/>
  </w:num>
  <w:num w:numId="34">
    <w:abstractNumId w:val="29"/>
  </w:num>
  <w:num w:numId="35">
    <w:abstractNumId w:val="17"/>
  </w:num>
  <w:num w:numId="36">
    <w:abstractNumId w:val="29"/>
  </w:num>
  <w:num w:numId="37">
    <w:abstractNumId w:val="21"/>
  </w:num>
  <w:num w:numId="38">
    <w:abstractNumId w:val="29"/>
  </w:num>
  <w:num w:numId="39">
    <w:abstractNumId w:val="29"/>
  </w:num>
  <w:num w:numId="40">
    <w:abstractNumId w:val="29"/>
  </w:num>
  <w:num w:numId="41">
    <w:abstractNumId w:val="14"/>
  </w:num>
  <w:num w:numId="42">
    <w:abstractNumId w:val="1"/>
  </w:num>
  <w:num w:numId="43">
    <w:abstractNumId w:val="24"/>
  </w:num>
  <w:num w:numId="44">
    <w:abstractNumId w:val="2"/>
  </w:num>
  <w:num w:numId="45">
    <w:abstractNumId w:val="30"/>
  </w:num>
  <w:num w:numId="46">
    <w:abstractNumId w:val="18"/>
  </w:num>
  <w:num w:numId="47">
    <w:abstractNumId w:val="28"/>
  </w:num>
  <w:num w:numId="48">
    <w:abstractNumId w:val="32"/>
  </w:num>
  <w:num w:numId="49">
    <w:abstractNumId w:val="13"/>
  </w:num>
  <w:num w:numId="50">
    <w:abstractNumId w:val="3"/>
  </w:num>
  <w:num w:numId="51">
    <w:abstractNumId w:val="25"/>
  </w:num>
  <w:num w:numId="52">
    <w:abstractNumId w:val="7"/>
  </w:num>
  <w:num w:numId="53">
    <w:abstractNumId w:val="11"/>
  </w:num>
  <w:num w:numId="54">
    <w:abstractNumId w:val="33"/>
  </w:num>
  <w:num w:numId="55">
    <w:abstractNumId w:val="34"/>
  </w:num>
  <w:num w:numId="56">
    <w:abstractNumId w:val="8"/>
  </w:num>
  <w:num w:numId="57">
    <w:abstractNumId w:val="16"/>
  </w:num>
  <w:num w:numId="58">
    <w:abstractNumId w:val="31"/>
  </w:num>
  <w:num w:numId="59">
    <w:abstractNumId w:val="0"/>
  </w:num>
  <w:num w:numId="60">
    <w:abstractNumId w:val="27"/>
  </w:num>
  <w:num w:numId="61">
    <w:abstractNumId w:val="5"/>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embedSystemFonts/>
  <w:proofState w:spelling="clean" w:grammar="clean"/>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301E38"/>
    <w:rsid w:val="00001041"/>
    <w:rsid w:val="00004090"/>
    <w:rsid w:val="00007B6E"/>
    <w:rsid w:val="00010ABB"/>
    <w:rsid w:val="000156AA"/>
    <w:rsid w:val="000156CA"/>
    <w:rsid w:val="00023014"/>
    <w:rsid w:val="000247B7"/>
    <w:rsid w:val="00024D8A"/>
    <w:rsid w:val="0004101A"/>
    <w:rsid w:val="00044A15"/>
    <w:rsid w:val="00051E1D"/>
    <w:rsid w:val="0006307A"/>
    <w:rsid w:val="0006307E"/>
    <w:rsid w:val="0006315B"/>
    <w:rsid w:val="000635A4"/>
    <w:rsid w:val="00064949"/>
    <w:rsid w:val="000671E4"/>
    <w:rsid w:val="00092364"/>
    <w:rsid w:val="000A49DA"/>
    <w:rsid w:val="000B6E94"/>
    <w:rsid w:val="000B72CF"/>
    <w:rsid w:val="000C147A"/>
    <w:rsid w:val="000C670F"/>
    <w:rsid w:val="000D44B2"/>
    <w:rsid w:val="000E0E05"/>
    <w:rsid w:val="000E1F39"/>
    <w:rsid w:val="000E7F6E"/>
    <w:rsid w:val="000F1B36"/>
    <w:rsid w:val="000F54E3"/>
    <w:rsid w:val="00103138"/>
    <w:rsid w:val="001116B4"/>
    <w:rsid w:val="00117D3E"/>
    <w:rsid w:val="0012260D"/>
    <w:rsid w:val="001325A4"/>
    <w:rsid w:val="00145B0C"/>
    <w:rsid w:val="00147751"/>
    <w:rsid w:val="00147FBC"/>
    <w:rsid w:val="00155A58"/>
    <w:rsid w:val="00167EA7"/>
    <w:rsid w:val="00182AFB"/>
    <w:rsid w:val="00194E7D"/>
    <w:rsid w:val="001A395E"/>
    <w:rsid w:val="001B2DB6"/>
    <w:rsid w:val="001B53AD"/>
    <w:rsid w:val="001C01A3"/>
    <w:rsid w:val="001D6CBC"/>
    <w:rsid w:val="001F2CDB"/>
    <w:rsid w:val="001F46C7"/>
    <w:rsid w:val="001F4BE6"/>
    <w:rsid w:val="001F5051"/>
    <w:rsid w:val="00200019"/>
    <w:rsid w:val="002013AE"/>
    <w:rsid w:val="0020255E"/>
    <w:rsid w:val="00204410"/>
    <w:rsid w:val="00216AAD"/>
    <w:rsid w:val="002236A6"/>
    <w:rsid w:val="00240627"/>
    <w:rsid w:val="00243E1C"/>
    <w:rsid w:val="00255476"/>
    <w:rsid w:val="00271F89"/>
    <w:rsid w:val="002820F5"/>
    <w:rsid w:val="002846BA"/>
    <w:rsid w:val="00291ABD"/>
    <w:rsid w:val="00291E46"/>
    <w:rsid w:val="00296EE9"/>
    <w:rsid w:val="002A3647"/>
    <w:rsid w:val="002B1853"/>
    <w:rsid w:val="002B4B30"/>
    <w:rsid w:val="002B7D4A"/>
    <w:rsid w:val="002C0578"/>
    <w:rsid w:val="002E1474"/>
    <w:rsid w:val="002E2BF3"/>
    <w:rsid w:val="002E52F1"/>
    <w:rsid w:val="002E5FE3"/>
    <w:rsid w:val="002F0E7A"/>
    <w:rsid w:val="002F11F8"/>
    <w:rsid w:val="00300088"/>
    <w:rsid w:val="00301E38"/>
    <w:rsid w:val="00301F0A"/>
    <w:rsid w:val="00302A9D"/>
    <w:rsid w:val="00303604"/>
    <w:rsid w:val="00314FF5"/>
    <w:rsid w:val="00317F6E"/>
    <w:rsid w:val="00321C8F"/>
    <w:rsid w:val="003229E5"/>
    <w:rsid w:val="003234FD"/>
    <w:rsid w:val="00325588"/>
    <w:rsid w:val="00327547"/>
    <w:rsid w:val="0033128D"/>
    <w:rsid w:val="003313C2"/>
    <w:rsid w:val="0034770D"/>
    <w:rsid w:val="003662F9"/>
    <w:rsid w:val="00366693"/>
    <w:rsid w:val="00377E25"/>
    <w:rsid w:val="003850E7"/>
    <w:rsid w:val="00393DA9"/>
    <w:rsid w:val="00396A14"/>
    <w:rsid w:val="003B70D3"/>
    <w:rsid w:val="003C7048"/>
    <w:rsid w:val="003D4761"/>
    <w:rsid w:val="003D5DB9"/>
    <w:rsid w:val="003E2A3F"/>
    <w:rsid w:val="003E2A6A"/>
    <w:rsid w:val="003E312D"/>
    <w:rsid w:val="003E5C64"/>
    <w:rsid w:val="003E691D"/>
    <w:rsid w:val="00414648"/>
    <w:rsid w:val="00417819"/>
    <w:rsid w:val="00422AE9"/>
    <w:rsid w:val="00434852"/>
    <w:rsid w:val="0046072B"/>
    <w:rsid w:val="0046461D"/>
    <w:rsid w:val="00465C1A"/>
    <w:rsid w:val="004A00E8"/>
    <w:rsid w:val="004A0334"/>
    <w:rsid w:val="004A2827"/>
    <w:rsid w:val="004A456F"/>
    <w:rsid w:val="004A46AC"/>
    <w:rsid w:val="004B76E7"/>
    <w:rsid w:val="004C6A35"/>
    <w:rsid w:val="004C7509"/>
    <w:rsid w:val="004D2F1F"/>
    <w:rsid w:val="004D494A"/>
    <w:rsid w:val="004D7B6A"/>
    <w:rsid w:val="004E1604"/>
    <w:rsid w:val="004E3F7C"/>
    <w:rsid w:val="004E4411"/>
    <w:rsid w:val="004F0CD6"/>
    <w:rsid w:val="004F57C7"/>
    <w:rsid w:val="00501685"/>
    <w:rsid w:val="0050732B"/>
    <w:rsid w:val="00510C16"/>
    <w:rsid w:val="00511EEA"/>
    <w:rsid w:val="00516492"/>
    <w:rsid w:val="00526156"/>
    <w:rsid w:val="00531BC4"/>
    <w:rsid w:val="00535365"/>
    <w:rsid w:val="00536500"/>
    <w:rsid w:val="005523CC"/>
    <w:rsid w:val="00556F32"/>
    <w:rsid w:val="00557C10"/>
    <w:rsid w:val="00557F33"/>
    <w:rsid w:val="005607DD"/>
    <w:rsid w:val="00564278"/>
    <w:rsid w:val="0057572E"/>
    <w:rsid w:val="00583787"/>
    <w:rsid w:val="0058450A"/>
    <w:rsid w:val="005873C7"/>
    <w:rsid w:val="005941F8"/>
    <w:rsid w:val="005A0CF0"/>
    <w:rsid w:val="005A52D3"/>
    <w:rsid w:val="005B135D"/>
    <w:rsid w:val="005B2D8F"/>
    <w:rsid w:val="005B4D84"/>
    <w:rsid w:val="005D61A9"/>
    <w:rsid w:val="005F7D49"/>
    <w:rsid w:val="00600142"/>
    <w:rsid w:val="00600BEC"/>
    <w:rsid w:val="00617235"/>
    <w:rsid w:val="00645CF3"/>
    <w:rsid w:val="00646FFF"/>
    <w:rsid w:val="00650476"/>
    <w:rsid w:val="00653883"/>
    <w:rsid w:val="006571E6"/>
    <w:rsid w:val="006606FF"/>
    <w:rsid w:val="00660808"/>
    <w:rsid w:val="00671397"/>
    <w:rsid w:val="00682056"/>
    <w:rsid w:val="00685730"/>
    <w:rsid w:val="00691F40"/>
    <w:rsid w:val="006A2115"/>
    <w:rsid w:val="006B2D12"/>
    <w:rsid w:val="006C4D7B"/>
    <w:rsid w:val="006C6FD3"/>
    <w:rsid w:val="006D003F"/>
    <w:rsid w:val="006D201F"/>
    <w:rsid w:val="006D2549"/>
    <w:rsid w:val="006D25B7"/>
    <w:rsid w:val="006D58DD"/>
    <w:rsid w:val="006E2F71"/>
    <w:rsid w:val="006E4C81"/>
    <w:rsid w:val="006E59BA"/>
    <w:rsid w:val="006F78ED"/>
    <w:rsid w:val="00701869"/>
    <w:rsid w:val="00702C9A"/>
    <w:rsid w:val="00707C1E"/>
    <w:rsid w:val="00725B02"/>
    <w:rsid w:val="00725F5C"/>
    <w:rsid w:val="00726253"/>
    <w:rsid w:val="00727298"/>
    <w:rsid w:val="00730E86"/>
    <w:rsid w:val="00732A6F"/>
    <w:rsid w:val="007728FA"/>
    <w:rsid w:val="00775F67"/>
    <w:rsid w:val="00784EC4"/>
    <w:rsid w:val="00786B62"/>
    <w:rsid w:val="00787681"/>
    <w:rsid w:val="00790A1C"/>
    <w:rsid w:val="007A57D5"/>
    <w:rsid w:val="007A73CB"/>
    <w:rsid w:val="007B59AD"/>
    <w:rsid w:val="007C0240"/>
    <w:rsid w:val="007D0A62"/>
    <w:rsid w:val="007D3EA8"/>
    <w:rsid w:val="007D59F5"/>
    <w:rsid w:val="007F1045"/>
    <w:rsid w:val="007F2903"/>
    <w:rsid w:val="007F2D5A"/>
    <w:rsid w:val="007F352A"/>
    <w:rsid w:val="007F3800"/>
    <w:rsid w:val="007F3E5B"/>
    <w:rsid w:val="007F5BC9"/>
    <w:rsid w:val="0080198C"/>
    <w:rsid w:val="00803E9C"/>
    <w:rsid w:val="00807707"/>
    <w:rsid w:val="008118FC"/>
    <w:rsid w:val="008123A3"/>
    <w:rsid w:val="00814A28"/>
    <w:rsid w:val="00825FD7"/>
    <w:rsid w:val="0083119D"/>
    <w:rsid w:val="008469B0"/>
    <w:rsid w:val="008522D6"/>
    <w:rsid w:val="0085319F"/>
    <w:rsid w:val="00863461"/>
    <w:rsid w:val="00870B15"/>
    <w:rsid w:val="00883C4F"/>
    <w:rsid w:val="008A2F7C"/>
    <w:rsid w:val="008C0BFE"/>
    <w:rsid w:val="008D5521"/>
    <w:rsid w:val="008D7102"/>
    <w:rsid w:val="008E11B3"/>
    <w:rsid w:val="008E305B"/>
    <w:rsid w:val="008E3B2F"/>
    <w:rsid w:val="008F46DB"/>
    <w:rsid w:val="008F62B9"/>
    <w:rsid w:val="009007CF"/>
    <w:rsid w:val="00901456"/>
    <w:rsid w:val="009047CD"/>
    <w:rsid w:val="009072FC"/>
    <w:rsid w:val="009101FD"/>
    <w:rsid w:val="0091175B"/>
    <w:rsid w:val="00913B99"/>
    <w:rsid w:val="00921AC8"/>
    <w:rsid w:val="00924A08"/>
    <w:rsid w:val="00931C9A"/>
    <w:rsid w:val="00937E62"/>
    <w:rsid w:val="00950EC1"/>
    <w:rsid w:val="00960570"/>
    <w:rsid w:val="009677AE"/>
    <w:rsid w:val="00971824"/>
    <w:rsid w:val="0099207A"/>
    <w:rsid w:val="00997046"/>
    <w:rsid w:val="009B1104"/>
    <w:rsid w:val="009C218F"/>
    <w:rsid w:val="009C3BC4"/>
    <w:rsid w:val="009C3C06"/>
    <w:rsid w:val="009C6EE2"/>
    <w:rsid w:val="009D3DB6"/>
    <w:rsid w:val="009D55CC"/>
    <w:rsid w:val="009E7A0C"/>
    <w:rsid w:val="009F3F54"/>
    <w:rsid w:val="009F5755"/>
    <w:rsid w:val="009F57A5"/>
    <w:rsid w:val="00A030A8"/>
    <w:rsid w:val="00A12C9D"/>
    <w:rsid w:val="00A21756"/>
    <w:rsid w:val="00A2201E"/>
    <w:rsid w:val="00A24E4B"/>
    <w:rsid w:val="00A278B1"/>
    <w:rsid w:val="00A33A86"/>
    <w:rsid w:val="00A57D79"/>
    <w:rsid w:val="00A61A8E"/>
    <w:rsid w:val="00A8014E"/>
    <w:rsid w:val="00A82050"/>
    <w:rsid w:val="00A96874"/>
    <w:rsid w:val="00AA6AF8"/>
    <w:rsid w:val="00AB4EFF"/>
    <w:rsid w:val="00AB7D00"/>
    <w:rsid w:val="00AD64EF"/>
    <w:rsid w:val="00AE086F"/>
    <w:rsid w:val="00AE1535"/>
    <w:rsid w:val="00AE206C"/>
    <w:rsid w:val="00AE4362"/>
    <w:rsid w:val="00AF539F"/>
    <w:rsid w:val="00B016AC"/>
    <w:rsid w:val="00B0240F"/>
    <w:rsid w:val="00B0437E"/>
    <w:rsid w:val="00B10CE8"/>
    <w:rsid w:val="00B11938"/>
    <w:rsid w:val="00B14DBF"/>
    <w:rsid w:val="00B22EC8"/>
    <w:rsid w:val="00B25680"/>
    <w:rsid w:val="00B327CF"/>
    <w:rsid w:val="00B37F95"/>
    <w:rsid w:val="00B444CA"/>
    <w:rsid w:val="00B44D2E"/>
    <w:rsid w:val="00B4545F"/>
    <w:rsid w:val="00B50308"/>
    <w:rsid w:val="00B50ACF"/>
    <w:rsid w:val="00B56DB1"/>
    <w:rsid w:val="00B66C40"/>
    <w:rsid w:val="00B71CEA"/>
    <w:rsid w:val="00B77CD5"/>
    <w:rsid w:val="00B82BAE"/>
    <w:rsid w:val="00B861B4"/>
    <w:rsid w:val="00BB3488"/>
    <w:rsid w:val="00BB74A3"/>
    <w:rsid w:val="00BC05DD"/>
    <w:rsid w:val="00BC07C1"/>
    <w:rsid w:val="00BD0DE1"/>
    <w:rsid w:val="00BD11B9"/>
    <w:rsid w:val="00BD11F3"/>
    <w:rsid w:val="00BD311A"/>
    <w:rsid w:val="00BD6247"/>
    <w:rsid w:val="00BE0E40"/>
    <w:rsid w:val="00BE71C9"/>
    <w:rsid w:val="00BE7AA4"/>
    <w:rsid w:val="00BF0BF7"/>
    <w:rsid w:val="00BF10CB"/>
    <w:rsid w:val="00BF5254"/>
    <w:rsid w:val="00C06BF6"/>
    <w:rsid w:val="00C177D0"/>
    <w:rsid w:val="00C20E81"/>
    <w:rsid w:val="00C27EA6"/>
    <w:rsid w:val="00C31BDA"/>
    <w:rsid w:val="00C31F87"/>
    <w:rsid w:val="00C36C27"/>
    <w:rsid w:val="00C42AEF"/>
    <w:rsid w:val="00C465E4"/>
    <w:rsid w:val="00C468C7"/>
    <w:rsid w:val="00C54670"/>
    <w:rsid w:val="00C57F6A"/>
    <w:rsid w:val="00C6115E"/>
    <w:rsid w:val="00C630F3"/>
    <w:rsid w:val="00C6578A"/>
    <w:rsid w:val="00C84620"/>
    <w:rsid w:val="00C85DEC"/>
    <w:rsid w:val="00C92E4A"/>
    <w:rsid w:val="00C93F19"/>
    <w:rsid w:val="00CC1E30"/>
    <w:rsid w:val="00CC7E54"/>
    <w:rsid w:val="00CD267D"/>
    <w:rsid w:val="00CF1972"/>
    <w:rsid w:val="00CF1D36"/>
    <w:rsid w:val="00D0131B"/>
    <w:rsid w:val="00D06849"/>
    <w:rsid w:val="00D07DE4"/>
    <w:rsid w:val="00D22A72"/>
    <w:rsid w:val="00D22C70"/>
    <w:rsid w:val="00D32F11"/>
    <w:rsid w:val="00D400CE"/>
    <w:rsid w:val="00D45ED4"/>
    <w:rsid w:val="00D577A6"/>
    <w:rsid w:val="00D61FC4"/>
    <w:rsid w:val="00D6459D"/>
    <w:rsid w:val="00D64EF2"/>
    <w:rsid w:val="00D657C6"/>
    <w:rsid w:val="00D71174"/>
    <w:rsid w:val="00D73345"/>
    <w:rsid w:val="00D7611F"/>
    <w:rsid w:val="00D80149"/>
    <w:rsid w:val="00D95434"/>
    <w:rsid w:val="00D96B00"/>
    <w:rsid w:val="00DA02F6"/>
    <w:rsid w:val="00DA187B"/>
    <w:rsid w:val="00DA583F"/>
    <w:rsid w:val="00DA5E8A"/>
    <w:rsid w:val="00DA6250"/>
    <w:rsid w:val="00DB5E7A"/>
    <w:rsid w:val="00DC400E"/>
    <w:rsid w:val="00DD02B5"/>
    <w:rsid w:val="00DD1BCC"/>
    <w:rsid w:val="00DD545C"/>
    <w:rsid w:val="00DD71F1"/>
    <w:rsid w:val="00DE0071"/>
    <w:rsid w:val="00DE72A6"/>
    <w:rsid w:val="00DF34AA"/>
    <w:rsid w:val="00DF3F14"/>
    <w:rsid w:val="00DF46DA"/>
    <w:rsid w:val="00E00901"/>
    <w:rsid w:val="00E02FD8"/>
    <w:rsid w:val="00E0771C"/>
    <w:rsid w:val="00E14DD1"/>
    <w:rsid w:val="00E17F76"/>
    <w:rsid w:val="00E255C1"/>
    <w:rsid w:val="00E357C3"/>
    <w:rsid w:val="00E36CB2"/>
    <w:rsid w:val="00E370D6"/>
    <w:rsid w:val="00E3716E"/>
    <w:rsid w:val="00E37A1B"/>
    <w:rsid w:val="00E5090E"/>
    <w:rsid w:val="00E52E91"/>
    <w:rsid w:val="00E61772"/>
    <w:rsid w:val="00E640C8"/>
    <w:rsid w:val="00E776E4"/>
    <w:rsid w:val="00E83139"/>
    <w:rsid w:val="00E868C5"/>
    <w:rsid w:val="00E9228C"/>
    <w:rsid w:val="00E94141"/>
    <w:rsid w:val="00E95892"/>
    <w:rsid w:val="00EA1324"/>
    <w:rsid w:val="00EA3155"/>
    <w:rsid w:val="00EB30C4"/>
    <w:rsid w:val="00EB4855"/>
    <w:rsid w:val="00EB4C5D"/>
    <w:rsid w:val="00EB6DDD"/>
    <w:rsid w:val="00EF6243"/>
    <w:rsid w:val="00F04DAE"/>
    <w:rsid w:val="00F05159"/>
    <w:rsid w:val="00F0518C"/>
    <w:rsid w:val="00F0668C"/>
    <w:rsid w:val="00F12F17"/>
    <w:rsid w:val="00F228E2"/>
    <w:rsid w:val="00F25506"/>
    <w:rsid w:val="00F30120"/>
    <w:rsid w:val="00F33F7D"/>
    <w:rsid w:val="00F40075"/>
    <w:rsid w:val="00F40F8E"/>
    <w:rsid w:val="00F435DB"/>
    <w:rsid w:val="00F44212"/>
    <w:rsid w:val="00F53152"/>
    <w:rsid w:val="00F56471"/>
    <w:rsid w:val="00F5748F"/>
    <w:rsid w:val="00F6503E"/>
    <w:rsid w:val="00F678DA"/>
    <w:rsid w:val="00F71731"/>
    <w:rsid w:val="00F72234"/>
    <w:rsid w:val="00F7426C"/>
    <w:rsid w:val="00F853D5"/>
    <w:rsid w:val="00F856C3"/>
    <w:rsid w:val="00F91571"/>
    <w:rsid w:val="00F91B58"/>
    <w:rsid w:val="00F969C5"/>
    <w:rsid w:val="00F96C8F"/>
    <w:rsid w:val="00FA61C1"/>
    <w:rsid w:val="00FA7A60"/>
    <w:rsid w:val="00FA7F83"/>
    <w:rsid w:val="00FB1106"/>
    <w:rsid w:val="00FB1A04"/>
    <w:rsid w:val="00FC1B71"/>
    <w:rsid w:val="00FC40EE"/>
    <w:rsid w:val="00FD0762"/>
    <w:rsid w:val="00FE1545"/>
    <w:rsid w:val="00FE3975"/>
    <w:rsid w:val="00FE7D2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annotation text" w:uiPriority="0"/>
    <w:lsdException w:name="header" w:uiPriority="0"/>
    <w:lsdException w:name="caption" w:semiHidden="0" w:qFormat="1"/>
    <w:lsdException w:name="annotation reference" w:uiPriority="0"/>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uiPriority w:val="99"/>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34"/>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D71174"/>
    <w:rPr>
      <w:sz w:val="16"/>
      <w:szCs w:val="16"/>
    </w:rPr>
  </w:style>
  <w:style w:type="paragraph" w:styleId="Textodecomentrio">
    <w:name w:val="annotation text"/>
    <w:basedOn w:val="Normal"/>
    <w:link w:val="TextodecomentrioChar"/>
    <w:unhideWhenUsed/>
    <w:rsid w:val="00D71174"/>
    <w:pPr>
      <w:spacing w:line="240" w:lineRule="auto"/>
    </w:pPr>
    <w:rPr>
      <w:sz w:val="20"/>
      <w:szCs w:val="20"/>
    </w:rPr>
  </w:style>
  <w:style w:type="character" w:customStyle="1" w:styleId="TextodecomentrioChar">
    <w:name w:val="Texto de comentário Char"/>
    <w:basedOn w:val="Fontepargpadro"/>
    <w:link w:val="Textodecomentrio"/>
    <w:rsid w:val="00D71174"/>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6571E6"/>
    <w:rPr>
      <w:b/>
      <w:bCs/>
    </w:rPr>
  </w:style>
  <w:style w:type="character" w:customStyle="1" w:styleId="AssuntodocomentrioChar">
    <w:name w:val="Assunto do comentário Char"/>
    <w:basedOn w:val="TextodecomentrioChar"/>
    <w:link w:val="Assuntodocomentrio"/>
    <w:uiPriority w:val="99"/>
    <w:semiHidden/>
    <w:rsid w:val="006571E6"/>
    <w:rPr>
      <w:rFonts w:ascii="Times New Roman" w:hAnsi="Times New Roman"/>
      <w:b/>
      <w:bCs/>
    </w:rPr>
  </w:style>
</w:styles>
</file>

<file path=word/webSettings.xml><?xml version="1.0" encoding="utf-8"?>
<w:webSettings xmlns:r="http://schemas.openxmlformats.org/officeDocument/2006/relationships" xmlns:w="http://schemas.openxmlformats.org/wordprocessingml/2006/main">
  <w:divs>
    <w:div w:id="422189249">
      <w:bodyDiv w:val="1"/>
      <w:marLeft w:val="0"/>
      <w:marRight w:val="0"/>
      <w:marTop w:val="0"/>
      <w:marBottom w:val="0"/>
      <w:divBdr>
        <w:top w:val="none" w:sz="0" w:space="0" w:color="auto"/>
        <w:left w:val="none" w:sz="0" w:space="0" w:color="auto"/>
        <w:bottom w:val="none" w:sz="0" w:space="0" w:color="auto"/>
        <w:right w:val="none" w:sz="0" w:space="0" w:color="auto"/>
      </w:divBdr>
    </w:div>
    <w:div w:id="670833521">
      <w:bodyDiv w:val="1"/>
      <w:marLeft w:val="0"/>
      <w:marRight w:val="0"/>
      <w:marTop w:val="0"/>
      <w:marBottom w:val="0"/>
      <w:divBdr>
        <w:top w:val="none" w:sz="0" w:space="0" w:color="auto"/>
        <w:left w:val="none" w:sz="0" w:space="0" w:color="auto"/>
        <w:bottom w:val="none" w:sz="0" w:space="0" w:color="auto"/>
        <w:right w:val="none" w:sz="0" w:space="0" w:color="auto"/>
      </w:divBdr>
    </w:div>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07124187">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package" Target="embeddings/Documento_do_Microsoft_Office_Word1.docx"/><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29.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gif"/><Relationship Id="rId25" Type="http://schemas.openxmlformats.org/officeDocument/2006/relationships/package" Target="embeddings/Documento_do_Microsoft_Office_Word3.doc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Documento_do_Microsoft_Office_Word2.docx"/><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eader" Target="header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package" Target="embeddings/Documento_do_Microsoft_Office_Word4.docx"/><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2</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3</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4</b:RefOrder>
  </b:Source>
  <b:Source>
    <b:Tag>htt</b:Tag>
    <b:SourceType>InternetSite</b:SourceType>
    <b:Guid>{B713D418-A2F3-4166-89AC-AE5789B28C38}</b:Guid>
    <b:LCID>0</b:LC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6083B72B-3E67-4774-8E95-0387E7340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106</Pages>
  <Words>17843</Words>
  <Characters>96356</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113972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dc:description/>
  <cp:lastModifiedBy>User</cp:lastModifiedBy>
  <cp:revision>6</cp:revision>
  <cp:lastPrinted>2007-10-23T21:29:00Z</cp:lastPrinted>
  <dcterms:created xsi:type="dcterms:W3CDTF">2014-05-12T21:45:00Z</dcterms:created>
  <dcterms:modified xsi:type="dcterms:W3CDTF">2015-04-05T00:15:00Z</dcterms:modified>
  <cp:category>IBTA</cp:category>
</cp:coreProperties>
</file>