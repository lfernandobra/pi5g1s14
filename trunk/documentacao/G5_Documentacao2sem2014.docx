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301D0E" w14:textId="77777777" w:rsidR="00301E38" w:rsidRDefault="005449FB">
      <w:pPr>
        <w:pStyle w:val="Corpodetexto2"/>
      </w:pPr>
      <w:r>
        <w:rPr>
          <w:noProof/>
        </w:rPr>
        <w:pict w14:anchorId="34095048">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r w:rsidR="00301E38">
        <w:br/>
      </w:r>
    </w:p>
    <w:p w14:paraId="5AD74E98" w14:textId="77777777"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14:paraId="10EEF304" w14:textId="77777777" w:rsidR="00301E38" w:rsidRDefault="006B6AB0">
      <w:pPr>
        <w:widowControl w:val="0"/>
        <w:jc w:val="center"/>
        <w:rPr>
          <w:sz w:val="28"/>
          <w:szCs w:val="28"/>
        </w:rPr>
      </w:pPr>
      <w:r>
        <w:rPr>
          <w:sz w:val="28"/>
          <w:szCs w:val="28"/>
        </w:rPr>
        <w:t>G</w:t>
      </w:r>
      <w:ins w:id="0" w:author="User" w:date="2014-09-15T22:28:00Z">
        <w:r w:rsidR="004B4BAA">
          <w:rPr>
            <w:sz w:val="28"/>
            <w:szCs w:val="28"/>
          </w:rPr>
          <w:t>AED - G</w:t>
        </w:r>
      </w:ins>
      <w:r>
        <w:rPr>
          <w:sz w:val="28"/>
          <w:szCs w:val="28"/>
        </w:rPr>
        <w:t>ERENCIADOR DE ATIVIDADES ESCOLAR</w:t>
      </w:r>
      <w:ins w:id="1" w:author="User" w:date="2014-09-15T22:28:00Z">
        <w:r w:rsidR="004B4BAA">
          <w:rPr>
            <w:sz w:val="28"/>
            <w:szCs w:val="28"/>
          </w:rPr>
          <w:t xml:space="preserve"> DIGITAL</w:t>
        </w:r>
      </w:ins>
      <w:r>
        <w:rPr>
          <w:sz w:val="28"/>
          <w:szCs w:val="28"/>
        </w:rPr>
        <w:t>: Gerenciamento de tarefas, ocorrências e boletins dos alunos</w:t>
      </w:r>
      <w:r w:rsidR="00301E38">
        <w:rPr>
          <w:sz w:val="28"/>
          <w:szCs w:val="28"/>
        </w:rPr>
        <w:br/>
      </w:r>
      <w:r w:rsidR="00301E38">
        <w:rPr>
          <w:sz w:val="28"/>
          <w:szCs w:val="28"/>
        </w:rPr>
        <w:br/>
      </w:r>
      <w:r w:rsidR="00301E38">
        <w:rPr>
          <w:sz w:val="28"/>
          <w:szCs w:val="28"/>
        </w:rPr>
        <w:br/>
      </w:r>
      <w:r w:rsidR="00D64EF2" w:rsidRPr="00D64EF2">
        <w:rPr>
          <w:color w:val="548DD4" w:themeColor="text2" w:themeTint="99"/>
          <w:sz w:val="20"/>
          <w:szCs w:val="20"/>
        </w:rPr>
        <w:t xml:space="preserve">[O titulo deve refletir a essência de seu projeto e não o nome do produto. </w:t>
      </w:r>
      <w:r w:rsidR="00D64EF2">
        <w:rPr>
          <w:color w:val="548DD4" w:themeColor="text2" w:themeTint="99"/>
          <w:sz w:val="20"/>
          <w:szCs w:val="20"/>
        </w:rPr>
        <w:br/>
      </w:r>
      <w:r w:rsidR="00D64EF2" w:rsidRPr="00D64EF2">
        <w:rPr>
          <w:color w:val="548DD4" w:themeColor="text2" w:themeTint="99"/>
          <w:sz w:val="20"/>
          <w:szCs w:val="20"/>
        </w:rPr>
        <w:t xml:space="preserve">Exemplo: “Processador de texto para uso genérico em plataforma Windows” ao invés de usar “Word” </w:t>
      </w:r>
      <w:r w:rsidR="00FF07BC">
        <w:rPr>
          <w:color w:val="548DD4" w:themeColor="text2" w:themeTint="99"/>
          <w:sz w:val="20"/>
          <w:szCs w:val="20"/>
        </w:rPr>
        <w:t>]</w:t>
      </w:r>
    </w:p>
    <w:p w14:paraId="39ED931B" w14:textId="77777777" w:rsidR="00301E38" w:rsidRDefault="004A456F">
      <w:pPr>
        <w:pStyle w:val="Ttulo"/>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6A31448E" w14:textId="77777777"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14:paraId="7F1FDBF1" w14:textId="77777777" w:rsidR="00301E38" w:rsidRDefault="009378AD">
      <w:pPr>
        <w:pStyle w:val="Ttulo"/>
        <w:widowControl w:val="0"/>
        <w:tabs>
          <w:tab w:val="clear" w:pos="2340"/>
        </w:tabs>
        <w:ind w:firstLine="0"/>
        <w:rPr>
          <w:color w:val="000000"/>
          <w:sz w:val="28"/>
          <w:szCs w:val="28"/>
        </w:rPr>
      </w:pPr>
      <w:r>
        <w:rPr>
          <w:sz w:val="28"/>
          <w:szCs w:val="28"/>
        </w:rPr>
        <w:t>GERENCIADOR DE ATIVIDADES ESCOLAR</w:t>
      </w:r>
      <w:r w:rsidR="00301E38">
        <w:rPr>
          <w:sz w:val="28"/>
          <w:szCs w:val="28"/>
        </w:rPr>
        <w:br/>
      </w:r>
    </w:p>
    <w:p w14:paraId="04459D06"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p>
    <w:p w14:paraId="7DA59504" w14:textId="77777777" w:rsidR="00301E38" w:rsidRDefault="00301E38">
      <w:pPr>
        <w:widowControl w:val="0"/>
        <w:ind w:left="3960"/>
        <w:jc w:val="right"/>
      </w:pPr>
      <w:r>
        <w:t xml:space="preserve">Orientador: Prof.MSc </w:t>
      </w:r>
      <w:r w:rsidR="004D25F9">
        <w:t>João Ronaldo Del Ducca Cunha</w:t>
      </w:r>
    </w:p>
    <w:p w14:paraId="5452B03D"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034002AF" w14:textId="77777777"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14:paraId="49B3A3FA" w14:textId="77777777"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14:paraId="0BA694B4" w14:textId="77777777" w:rsidR="00301E38" w:rsidRDefault="00301E38">
      <w:pPr>
        <w:jc w:val="center"/>
      </w:pPr>
    </w:p>
    <w:p w14:paraId="10A37092" w14:textId="77777777" w:rsidR="00301E38" w:rsidRDefault="00301E38">
      <w:pPr>
        <w:jc w:val="center"/>
        <w:rPr>
          <w:b/>
          <w:bCs/>
          <w:sz w:val="28"/>
          <w:szCs w:val="28"/>
        </w:rPr>
      </w:pPr>
      <w:r>
        <w:rPr>
          <w:b/>
          <w:bCs/>
          <w:sz w:val="28"/>
          <w:szCs w:val="28"/>
        </w:rPr>
        <w:t>TÍTULO</w:t>
      </w:r>
    </w:p>
    <w:p w14:paraId="692246D6" w14:textId="77777777" w:rsidR="00301E38" w:rsidRDefault="00301E38">
      <w:pPr>
        <w:jc w:val="center"/>
        <w:rPr>
          <w:b/>
          <w:bCs/>
          <w:sz w:val="28"/>
          <w:szCs w:val="28"/>
        </w:rPr>
      </w:pPr>
    </w:p>
    <w:p w14:paraId="6304699D" w14:textId="77777777" w:rsidR="00301E38" w:rsidRDefault="004B4BAA">
      <w:pPr>
        <w:pStyle w:val="Ttulo"/>
        <w:widowControl w:val="0"/>
        <w:tabs>
          <w:tab w:val="clear" w:pos="2340"/>
        </w:tabs>
        <w:ind w:firstLine="0"/>
        <w:rPr>
          <w:sz w:val="28"/>
          <w:szCs w:val="28"/>
        </w:rPr>
      </w:pPr>
      <w:ins w:id="2" w:author="User" w:date="2014-09-15T22:28:00Z">
        <w:r>
          <w:rPr>
            <w:sz w:val="28"/>
            <w:szCs w:val="28"/>
          </w:rPr>
          <w:t xml:space="preserve">GAED -  </w:t>
        </w:r>
      </w:ins>
      <w:r w:rsidR="009378AD">
        <w:rPr>
          <w:sz w:val="28"/>
          <w:szCs w:val="28"/>
        </w:rPr>
        <w:t>GERENCIADOR DE ATIVIDADES ESCOLAR</w:t>
      </w:r>
      <w:ins w:id="3" w:author="User" w:date="2014-09-15T22:28:00Z">
        <w:r>
          <w:rPr>
            <w:sz w:val="28"/>
            <w:szCs w:val="28"/>
          </w:rPr>
          <w:t xml:space="preserve"> DIGITAL</w:t>
        </w:r>
      </w:ins>
    </w:p>
    <w:p w14:paraId="3B549F20" w14:textId="77777777" w:rsidR="00301E38" w:rsidRDefault="00301E38">
      <w:pPr>
        <w:jc w:val="center"/>
        <w:rPr>
          <w:b/>
          <w:bCs/>
          <w:color w:val="000000"/>
        </w:rPr>
      </w:pPr>
    </w:p>
    <w:p w14:paraId="38696877" w14:textId="77777777" w:rsidR="00301E38" w:rsidRDefault="00301E38"/>
    <w:p w14:paraId="3ED96EE7"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36806D4F" w14:textId="77777777" w:rsidR="00301E38" w:rsidRDefault="00301E38">
      <w:pPr>
        <w:pStyle w:val="Recuodecorpodetexto2"/>
        <w:spacing w:line="240" w:lineRule="auto"/>
        <w:ind w:left="3969" w:firstLine="0"/>
      </w:pPr>
      <w:r>
        <w:br/>
      </w:r>
    </w:p>
    <w:p w14:paraId="77EE3DEC" w14:textId="77777777" w:rsidR="00301E38" w:rsidRDefault="00301E38">
      <w:pPr>
        <w:pStyle w:val="Recuodecorpodetexto2"/>
        <w:spacing w:line="240" w:lineRule="auto"/>
        <w:ind w:left="3969" w:firstLine="0"/>
      </w:pPr>
    </w:p>
    <w:p w14:paraId="09CA78DB" w14:textId="77777777" w:rsidR="00301E38" w:rsidRDefault="00301E38">
      <w:r>
        <w:t>Aprovado em __/__/____</w:t>
      </w:r>
    </w:p>
    <w:p w14:paraId="378B0F40" w14:textId="77777777" w:rsidR="00301E38" w:rsidRDefault="00301E38"/>
    <w:p w14:paraId="6CD4CBBC" w14:textId="77777777" w:rsidR="00301E38" w:rsidRDefault="00301E38">
      <w:pPr>
        <w:jc w:val="center"/>
      </w:pPr>
      <w:r>
        <w:t>BANCA EXAMINADORA</w:t>
      </w:r>
    </w:p>
    <w:p w14:paraId="3A98E20F" w14:textId="77777777" w:rsidR="00301E38" w:rsidRDefault="00301E38">
      <w:pPr>
        <w:jc w:val="center"/>
      </w:pPr>
    </w:p>
    <w:p w14:paraId="16252F8B"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2B9DB606" w14:textId="77777777" w:rsidR="00301E38" w:rsidRDefault="00301E38">
      <w:pPr>
        <w:jc w:val="center"/>
      </w:pPr>
    </w:p>
    <w:p w14:paraId="5C5CC571"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6E0F61E8" w14:textId="77777777" w:rsidR="00301E38" w:rsidRDefault="00301E38">
      <w:pPr>
        <w:jc w:val="center"/>
      </w:pPr>
    </w:p>
    <w:p w14:paraId="5F2BE3A9"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31C9B744" w14:textId="77777777" w:rsidR="00301E38" w:rsidRPr="00E94141" w:rsidRDefault="00301E38"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sidRPr="00E94141">
        <w:rPr>
          <w:bCs/>
        </w:rPr>
        <w:lastRenderedPageBreak/>
        <w:t>Aqui você faz dedicatória àqueles (as) que julgar merecedores (as).</w:t>
      </w:r>
    </w:p>
    <w:p w14:paraId="2288829F" w14:textId="77777777" w:rsidR="00301E38" w:rsidRDefault="00301E38">
      <w:pPr>
        <w:widowControl w:val="0"/>
        <w:ind w:left="3960"/>
        <w:rPr>
          <w:b/>
          <w:bCs/>
        </w:rPr>
      </w:pPr>
    </w:p>
    <w:p w14:paraId="6A07DC36" w14:textId="77777777" w:rsidR="00301E38" w:rsidRDefault="00301E38">
      <w:pPr>
        <w:widowControl w:val="0"/>
        <w:tabs>
          <w:tab w:val="left" w:pos="0"/>
          <w:tab w:val="left" w:pos="720"/>
        </w:tabs>
        <w:jc w:val="center"/>
        <w:rPr>
          <w:b/>
          <w:bCs/>
        </w:rPr>
      </w:pPr>
      <w:r>
        <w:rPr>
          <w:b/>
          <w:bCs/>
        </w:rPr>
        <w:t>AGRADECIMENTOS</w:t>
      </w:r>
    </w:p>
    <w:p w14:paraId="4A97E446" w14:textId="77777777" w:rsidR="00301E38" w:rsidRDefault="00301E38">
      <w:pPr>
        <w:widowControl w:val="0"/>
        <w:tabs>
          <w:tab w:val="left" w:pos="720"/>
          <w:tab w:val="left" w:pos="1080"/>
          <w:tab w:val="left" w:pos="3402"/>
        </w:tabs>
        <w:spacing w:line="480" w:lineRule="auto"/>
        <w:ind w:left="3402"/>
      </w:pPr>
    </w:p>
    <w:p w14:paraId="401D3768" w14:textId="77777777"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p>
    <w:p w14:paraId="3BE372CA" w14:textId="77777777" w:rsidR="00301E38" w:rsidRDefault="00301E38">
      <w:pPr>
        <w:widowControl w:val="0"/>
        <w:tabs>
          <w:tab w:val="left" w:pos="0"/>
          <w:tab w:val="left" w:pos="720"/>
          <w:tab w:val="left" w:pos="1080"/>
        </w:tabs>
      </w:pPr>
    </w:p>
    <w:p w14:paraId="1FB77957" w14:textId="77777777" w:rsidR="00301E38" w:rsidRDefault="00301E38"/>
    <w:p w14:paraId="5CB6BCCB" w14:textId="77777777" w:rsidR="00301E38" w:rsidRDefault="00301E38">
      <w:pPr>
        <w:pStyle w:val="Ttulo2"/>
        <w:sectPr w:rsidR="00301E38">
          <w:pgSz w:w="11907" w:h="16840" w:code="9"/>
          <w:pgMar w:top="1701" w:right="1134" w:bottom="1134" w:left="1701" w:header="1134" w:footer="0" w:gutter="0"/>
          <w:pgNumType w:start="1"/>
          <w:cols w:space="720"/>
          <w:titlePg/>
        </w:sectPr>
      </w:pPr>
    </w:p>
    <w:p w14:paraId="6975AECE" w14:textId="77777777" w:rsidR="00301E38" w:rsidRPr="00E94141" w:rsidRDefault="00301E38">
      <w:pPr>
        <w:pStyle w:val="Corpodetexto"/>
        <w:spacing w:line="480" w:lineRule="auto"/>
        <w:ind w:left="3960"/>
        <w:rPr>
          <w:bCs/>
        </w:rPr>
      </w:pPr>
      <w:bookmarkStart w:id="4" w:name="_Toc6507422"/>
      <w:r w:rsidRPr="00E94141">
        <w:rPr>
          <w:bCs/>
        </w:rPr>
        <w:lastRenderedPageBreak/>
        <w:t>“Este espaço serve para você citar um pensamento de algum autor</w:t>
      </w:r>
      <w:bookmarkEnd w:id="4"/>
      <w:r w:rsidRPr="00E94141">
        <w:rPr>
          <w:bCs/>
        </w:rPr>
        <w:t xml:space="preserve"> que tenha relação com a temática da Monografia.”</w:t>
      </w:r>
    </w:p>
    <w:p w14:paraId="62C006BA" w14:textId="77777777" w:rsidR="00301E38" w:rsidRPr="00E94141" w:rsidRDefault="00301E38">
      <w:pPr>
        <w:pStyle w:val="Corpodetexto"/>
        <w:widowControl w:val="0"/>
        <w:ind w:left="3402"/>
        <w:jc w:val="right"/>
        <w:rPr>
          <w:bCs/>
        </w:rPr>
      </w:pPr>
      <w:bookmarkStart w:id="5" w:name="_Toc6507423"/>
      <w:r w:rsidRPr="00E94141">
        <w:rPr>
          <w:bCs/>
        </w:rPr>
        <w:t>Autor</w:t>
      </w:r>
      <w:bookmarkEnd w:id="5"/>
    </w:p>
    <w:p w14:paraId="7BCEEB01" w14:textId="77777777" w:rsidR="00301E38" w:rsidRPr="00784EC4" w:rsidRDefault="00301E38">
      <w:pPr>
        <w:pStyle w:val="Ttulo"/>
        <w:widowControl w:val="0"/>
        <w:spacing w:line="480" w:lineRule="auto"/>
        <w:ind w:firstLine="0"/>
      </w:pPr>
    </w:p>
    <w:p w14:paraId="4C1A729C"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2DAB9E38" w14:textId="77777777" w:rsidR="00301E38" w:rsidRDefault="00301E38">
      <w:pPr>
        <w:pStyle w:val="Ttulo"/>
        <w:widowControl w:val="0"/>
        <w:spacing w:line="480" w:lineRule="auto"/>
        <w:ind w:firstLine="0"/>
      </w:pPr>
      <w:r>
        <w:lastRenderedPageBreak/>
        <w:t>RESUMO</w:t>
      </w:r>
    </w:p>
    <w:p w14:paraId="2BE19220" w14:textId="77777777" w:rsidR="00301E38" w:rsidRDefault="00301E38">
      <w:pPr>
        <w:pStyle w:val="Corpodetexto"/>
        <w:widowControl w:val="0"/>
        <w:spacing w:line="480" w:lineRule="auto"/>
      </w:pPr>
    </w:p>
    <w:p w14:paraId="07AFAFEB" w14:textId="77777777" w:rsidR="00301E38" w:rsidRDefault="00301E38">
      <w:pPr>
        <w:pStyle w:val="Corpodetexto"/>
        <w:widowControl w:val="0"/>
        <w:spacing w:line="480" w:lineRule="auto"/>
      </w:pPr>
    </w:p>
    <w:p w14:paraId="79FC7920" w14:textId="77777777" w:rsidR="00301E38" w:rsidRDefault="00301E38">
      <w:pPr>
        <w:pStyle w:val="Corpodetexto"/>
      </w:pPr>
      <w:r>
        <w:t>Consiste na apresentação dos pontos relevantes de um texto. O resumo deve dar uma visão rápida e clara do trabalho; constitui-se em uma seqüência de frases concisas e objetivas e não de uma simples enumeração de tópicos. Apresenta os objetivos do estudo, o problema, a metodologia, resultados alcançados e conclusão. Deve ser digitado em espaço simples e sem parágrafos, não ultrapassando a 500 palavras.</w:t>
      </w:r>
    </w:p>
    <w:p w14:paraId="65BFA7A6" w14:textId="77777777" w:rsidR="00301E38" w:rsidRDefault="00301E38">
      <w:pPr>
        <w:pStyle w:val="Corpodetexto"/>
      </w:pPr>
    </w:p>
    <w:p w14:paraId="048F8238" w14:textId="77777777" w:rsidR="00301E38" w:rsidRDefault="00301E38">
      <w:pPr>
        <w:pStyle w:val="Corpodetexto"/>
      </w:pPr>
    </w:p>
    <w:p w14:paraId="10835BF0" w14:textId="77777777" w:rsidR="00301E38" w:rsidRDefault="00301E38">
      <w:r>
        <w:rPr>
          <w:b/>
          <w:bCs/>
        </w:rPr>
        <w:t xml:space="preserve">Palavras-chave: </w:t>
      </w:r>
      <w:r>
        <w:t>São palavras representativas do conteúdo do trabalho, separadas entre si por ponto e vírgula.</w:t>
      </w:r>
      <w:r w:rsidR="00A21756">
        <w:t>Minimo de 3, máximo de 5</w:t>
      </w:r>
      <w:r w:rsidR="008D5521">
        <w:t>. As p</w:t>
      </w:r>
      <w:r w:rsidR="00511EEA">
        <w:t>alavras chaves deve refletir a área de seu projeto (gestão, vendas, relacionamentos, etc) e sub área (finanças, almoxarifado, vendas de livros, etc).</w:t>
      </w:r>
    </w:p>
    <w:p w14:paraId="1A6AC581" w14:textId="77777777" w:rsidR="00301E38" w:rsidRDefault="00301E38">
      <w:pPr>
        <w:widowControl w:val="0"/>
        <w:tabs>
          <w:tab w:val="left" w:pos="4860"/>
        </w:tabs>
      </w:pPr>
    </w:p>
    <w:p w14:paraId="0D27AC00" w14:textId="77777777" w:rsidR="00301E38" w:rsidRDefault="00301E38" w:rsidP="00B37F95"/>
    <w:p w14:paraId="45FE3013" w14:textId="77777777" w:rsidR="00301E38" w:rsidRDefault="00301E38" w:rsidP="00B37F95">
      <w:r>
        <w:br w:type="page"/>
      </w:r>
    </w:p>
    <w:p w14:paraId="43872BF5" w14:textId="77777777" w:rsidR="00301E38" w:rsidRDefault="00301E38">
      <w:pPr>
        <w:tabs>
          <w:tab w:val="left" w:pos="4860"/>
        </w:tabs>
        <w:spacing w:line="480" w:lineRule="auto"/>
        <w:jc w:val="center"/>
        <w:rPr>
          <w:b/>
          <w:bCs/>
          <w:lang w:val="en-US"/>
        </w:rPr>
      </w:pPr>
      <w:r>
        <w:rPr>
          <w:b/>
          <w:bCs/>
          <w:lang w:val="en-US"/>
        </w:rPr>
        <w:lastRenderedPageBreak/>
        <w:t>ABSTRACT</w:t>
      </w:r>
    </w:p>
    <w:p w14:paraId="33AE34CA" w14:textId="77777777" w:rsidR="00301E38" w:rsidRDefault="00301E38" w:rsidP="00B37F95">
      <w:pPr>
        <w:rPr>
          <w:lang w:val="en-US"/>
        </w:rPr>
      </w:pPr>
    </w:p>
    <w:p w14:paraId="3D2BFA9B" w14:textId="77777777" w:rsidR="00301E38" w:rsidRDefault="00301E38" w:rsidP="00B37F95">
      <w:pPr>
        <w:rPr>
          <w:lang w:val="en-US"/>
        </w:rPr>
      </w:pPr>
    </w:p>
    <w:p w14:paraId="5B39E240" w14:textId="77777777" w:rsidR="00301E38" w:rsidRDefault="00301E38">
      <w:pPr>
        <w:pStyle w:val="Corpodetexto"/>
        <w:rPr>
          <w:lang w:val="en-US"/>
        </w:rPr>
      </w:pPr>
      <w:r>
        <w:rPr>
          <w:lang w:val="en-US"/>
        </w:rPr>
        <w:t>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must be typed in simple space and without paragraphs, not exceeding the 500 words.</w:t>
      </w:r>
    </w:p>
    <w:p w14:paraId="56A99833" w14:textId="77777777" w:rsidR="00301E38" w:rsidRDefault="00301E38">
      <w:pPr>
        <w:spacing w:line="480" w:lineRule="auto"/>
        <w:jc w:val="center"/>
        <w:rPr>
          <w:lang w:val="en-US"/>
        </w:rPr>
      </w:pPr>
    </w:p>
    <w:p w14:paraId="4340CC65" w14:textId="77777777" w:rsidR="00301E38" w:rsidRDefault="00301E38">
      <w:pPr>
        <w:rPr>
          <w:lang w:val="en-US"/>
        </w:rPr>
      </w:pPr>
    </w:p>
    <w:p w14:paraId="27EE1FCD" w14:textId="77777777" w:rsidR="00301E38" w:rsidRDefault="00301E38">
      <w:pPr>
        <w:rPr>
          <w:lang w:val="en-US"/>
        </w:rPr>
      </w:pPr>
    </w:p>
    <w:p w14:paraId="7546BE88" w14:textId="77777777" w:rsidR="00301E38" w:rsidRDefault="00301E38">
      <w:pPr>
        <w:rPr>
          <w:lang w:val="en-US"/>
        </w:rPr>
      </w:pPr>
    </w:p>
    <w:p w14:paraId="3608570D" w14:textId="77777777" w:rsidR="00301E38" w:rsidRDefault="00301E38">
      <w:pPr>
        <w:shd w:val="clear" w:color="auto" w:fill="FFFFFF"/>
        <w:jc w:val="left"/>
        <w:rPr>
          <w:color w:val="000000"/>
          <w:lang w:val="en-US"/>
        </w:rPr>
        <w:sectPr w:rsidR="00301E38">
          <w:headerReference w:type="default" r:id="rId11"/>
          <w:pgSz w:w="11907" w:h="16840" w:code="9"/>
          <w:pgMar w:top="1701" w:right="927" w:bottom="1134" w:left="1701" w:header="1134" w:footer="0" w:gutter="0"/>
          <w:pgNumType w:start="12"/>
          <w:cols w:space="720"/>
          <w:titlePg/>
        </w:sectPr>
      </w:pPr>
      <w:r>
        <w:rPr>
          <w:b/>
          <w:bCs/>
          <w:lang w:val="en-US"/>
        </w:rPr>
        <w:t>Key words:</w:t>
      </w:r>
      <w:r>
        <w:rPr>
          <w:color w:val="000000"/>
          <w:lang w:val="en-US"/>
        </w:rPr>
        <w:t>They are representative words of the content of the work, separate between itself for point and comma.</w:t>
      </w:r>
    </w:p>
    <w:p w14:paraId="79005A12" w14:textId="77777777" w:rsidR="00301E38" w:rsidRPr="000247B7" w:rsidRDefault="00301E38">
      <w:pPr>
        <w:jc w:val="center"/>
        <w:rPr>
          <w:b/>
          <w:bCs/>
          <w:lang w:val="en-US"/>
        </w:rPr>
      </w:pPr>
      <w:r w:rsidRPr="000247B7">
        <w:rPr>
          <w:b/>
          <w:bCs/>
          <w:lang w:val="en-US"/>
        </w:rPr>
        <w:lastRenderedPageBreak/>
        <w:t>LISTA DE ILUSTRAÇÕES</w:t>
      </w:r>
    </w:p>
    <w:p w14:paraId="1D8C6844" w14:textId="77777777" w:rsidR="00301E38" w:rsidRPr="00B37F95" w:rsidRDefault="00301E38">
      <w:pPr>
        <w:spacing w:line="480" w:lineRule="auto"/>
        <w:jc w:val="center"/>
        <w:rPr>
          <w:b/>
          <w:bCs/>
          <w:lang w:val="en-US"/>
        </w:rPr>
      </w:pPr>
    </w:p>
    <w:p w14:paraId="2E88B8C5" w14:textId="77777777" w:rsidR="00301E38" w:rsidRPr="000247B7" w:rsidRDefault="00301E38">
      <w:pPr>
        <w:pStyle w:val="Corpodetexto"/>
        <w:spacing w:line="480" w:lineRule="auto"/>
        <w:jc w:val="center"/>
        <w:rPr>
          <w:b/>
          <w:bCs/>
          <w:color w:val="000000"/>
          <w:lang w:val="en-US"/>
        </w:rPr>
      </w:pPr>
    </w:p>
    <w:p w14:paraId="4E251CA8" w14:textId="77777777" w:rsidR="00AD1364" w:rsidRDefault="00CB02DC">
      <w:pPr>
        <w:pStyle w:val="ndicedeilustraes"/>
        <w:tabs>
          <w:tab w:val="right" w:leader="dot" w:pos="9269"/>
        </w:tabs>
        <w:rPr>
          <w:rFonts w:asciiTheme="minorHAnsi" w:eastAsiaTheme="minorEastAsia" w:hAnsiTheme="minorHAnsi" w:cstheme="minorBidi"/>
          <w:noProof/>
          <w:sz w:val="22"/>
          <w:szCs w:val="22"/>
          <w:lang w:val="en-US" w:eastAsia="en-US"/>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48899591" w:history="1">
        <w:r w:rsidR="00AD1364" w:rsidRPr="00317536">
          <w:rPr>
            <w:rStyle w:val="Hyperlink"/>
            <w:noProof/>
          </w:rPr>
          <w:t>Figura 1 – Primeira figura</w:t>
        </w:r>
        <w:r w:rsidR="00AD1364">
          <w:rPr>
            <w:noProof/>
            <w:webHidden/>
          </w:rPr>
          <w:tab/>
        </w:r>
        <w:r>
          <w:rPr>
            <w:noProof/>
            <w:webHidden/>
          </w:rPr>
          <w:fldChar w:fldCharType="begin"/>
        </w:r>
        <w:r w:rsidR="00AD1364">
          <w:rPr>
            <w:noProof/>
            <w:webHidden/>
          </w:rPr>
          <w:instrText xml:space="preserve"> PAGEREF _Toc348899591 \h </w:instrText>
        </w:r>
        <w:r>
          <w:rPr>
            <w:noProof/>
            <w:webHidden/>
          </w:rPr>
        </w:r>
        <w:r>
          <w:rPr>
            <w:noProof/>
            <w:webHidden/>
          </w:rPr>
          <w:fldChar w:fldCharType="separate"/>
        </w:r>
        <w:r w:rsidR="00D8284F">
          <w:rPr>
            <w:noProof/>
            <w:webHidden/>
          </w:rPr>
          <w:t>14</w:t>
        </w:r>
        <w:r>
          <w:rPr>
            <w:noProof/>
            <w:webHidden/>
          </w:rPr>
          <w:fldChar w:fldCharType="end"/>
        </w:r>
      </w:hyperlink>
    </w:p>
    <w:p w14:paraId="00C930A0" w14:textId="77777777" w:rsidR="00AD1364" w:rsidRDefault="005449FB">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2" w:history="1">
        <w:r w:rsidR="00AD1364" w:rsidRPr="00317536">
          <w:rPr>
            <w:rStyle w:val="Hyperlink"/>
            <w:noProof/>
          </w:rPr>
          <w:t>Figura 1 – Representação UML do ator do caso de uso</w:t>
        </w:r>
        <w:r w:rsidR="00AD1364">
          <w:rPr>
            <w:noProof/>
            <w:webHidden/>
          </w:rPr>
          <w:tab/>
        </w:r>
        <w:r w:rsidR="00CB02DC">
          <w:rPr>
            <w:noProof/>
            <w:webHidden/>
          </w:rPr>
          <w:fldChar w:fldCharType="begin"/>
        </w:r>
        <w:r w:rsidR="00AD1364">
          <w:rPr>
            <w:noProof/>
            <w:webHidden/>
          </w:rPr>
          <w:instrText xml:space="preserve"> PAGEREF _Toc348899592 \h </w:instrText>
        </w:r>
        <w:r w:rsidR="00CB02DC">
          <w:rPr>
            <w:noProof/>
            <w:webHidden/>
          </w:rPr>
        </w:r>
        <w:r w:rsidR="00CB02DC">
          <w:rPr>
            <w:noProof/>
            <w:webHidden/>
          </w:rPr>
          <w:fldChar w:fldCharType="separate"/>
        </w:r>
        <w:r w:rsidR="00D8284F">
          <w:rPr>
            <w:noProof/>
            <w:webHidden/>
          </w:rPr>
          <w:t>14</w:t>
        </w:r>
        <w:r w:rsidR="00CB02DC">
          <w:rPr>
            <w:noProof/>
            <w:webHidden/>
          </w:rPr>
          <w:fldChar w:fldCharType="end"/>
        </w:r>
      </w:hyperlink>
    </w:p>
    <w:p w14:paraId="415B2A90" w14:textId="77777777" w:rsidR="00AD1364" w:rsidRDefault="005449FB">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3" w:history="1">
        <w:r w:rsidR="00AD1364" w:rsidRPr="00317536">
          <w:rPr>
            <w:rStyle w:val="Hyperlink"/>
            <w:noProof/>
          </w:rPr>
          <w:t>Figura 2 - Representação UML</w:t>
        </w:r>
        <w:r w:rsidR="00AD1364">
          <w:rPr>
            <w:noProof/>
            <w:webHidden/>
          </w:rPr>
          <w:tab/>
        </w:r>
        <w:r w:rsidR="00CB02DC">
          <w:rPr>
            <w:noProof/>
            <w:webHidden/>
          </w:rPr>
          <w:fldChar w:fldCharType="begin"/>
        </w:r>
        <w:r w:rsidR="00AD1364">
          <w:rPr>
            <w:noProof/>
            <w:webHidden/>
          </w:rPr>
          <w:instrText xml:space="preserve"> PAGEREF _Toc348899593 \h </w:instrText>
        </w:r>
        <w:r w:rsidR="00CB02DC">
          <w:rPr>
            <w:noProof/>
            <w:webHidden/>
          </w:rPr>
        </w:r>
        <w:r w:rsidR="00CB02DC">
          <w:rPr>
            <w:noProof/>
            <w:webHidden/>
          </w:rPr>
          <w:fldChar w:fldCharType="separate"/>
        </w:r>
        <w:r w:rsidR="00D8284F">
          <w:rPr>
            <w:noProof/>
            <w:webHidden/>
          </w:rPr>
          <w:t>14</w:t>
        </w:r>
        <w:r w:rsidR="00CB02DC">
          <w:rPr>
            <w:noProof/>
            <w:webHidden/>
          </w:rPr>
          <w:fldChar w:fldCharType="end"/>
        </w:r>
      </w:hyperlink>
    </w:p>
    <w:p w14:paraId="617CB83E" w14:textId="77777777" w:rsidR="00AD1364" w:rsidRDefault="005449FB">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4" w:history="1">
        <w:r w:rsidR="00AD1364" w:rsidRPr="00317536">
          <w:rPr>
            <w:rStyle w:val="Hyperlink"/>
            <w:noProof/>
          </w:rPr>
          <w:t>Figura 3 - Associação entre ator e caso de uso</w:t>
        </w:r>
        <w:r w:rsidR="00AD1364">
          <w:rPr>
            <w:noProof/>
            <w:webHidden/>
          </w:rPr>
          <w:tab/>
        </w:r>
        <w:r w:rsidR="00CB02DC">
          <w:rPr>
            <w:noProof/>
            <w:webHidden/>
          </w:rPr>
          <w:fldChar w:fldCharType="begin"/>
        </w:r>
        <w:r w:rsidR="00AD1364">
          <w:rPr>
            <w:noProof/>
            <w:webHidden/>
          </w:rPr>
          <w:instrText xml:space="preserve"> PAGEREF _Toc348899594 \h </w:instrText>
        </w:r>
        <w:r w:rsidR="00CB02DC">
          <w:rPr>
            <w:noProof/>
            <w:webHidden/>
          </w:rPr>
        </w:r>
        <w:r w:rsidR="00CB02DC">
          <w:rPr>
            <w:noProof/>
            <w:webHidden/>
          </w:rPr>
          <w:fldChar w:fldCharType="separate"/>
        </w:r>
        <w:r w:rsidR="00D8284F">
          <w:rPr>
            <w:noProof/>
            <w:webHidden/>
          </w:rPr>
          <w:t>14</w:t>
        </w:r>
        <w:r w:rsidR="00CB02DC">
          <w:rPr>
            <w:noProof/>
            <w:webHidden/>
          </w:rPr>
          <w:fldChar w:fldCharType="end"/>
        </w:r>
      </w:hyperlink>
    </w:p>
    <w:p w14:paraId="08B51757" w14:textId="77777777" w:rsidR="00AD1364" w:rsidRDefault="005449FB">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5" w:history="1">
        <w:r w:rsidR="00AD1364" w:rsidRPr="00317536">
          <w:rPr>
            <w:rStyle w:val="Hyperlink"/>
            <w:noProof/>
          </w:rPr>
          <w:t>Figura 4 - Generalização entre atores</w:t>
        </w:r>
        <w:r w:rsidR="00AD1364">
          <w:rPr>
            <w:noProof/>
            <w:webHidden/>
          </w:rPr>
          <w:tab/>
        </w:r>
        <w:r w:rsidR="00CB02DC">
          <w:rPr>
            <w:noProof/>
            <w:webHidden/>
          </w:rPr>
          <w:fldChar w:fldCharType="begin"/>
        </w:r>
        <w:r w:rsidR="00AD1364">
          <w:rPr>
            <w:noProof/>
            <w:webHidden/>
          </w:rPr>
          <w:instrText xml:space="preserve"> PAGEREF _Toc348899595 \h </w:instrText>
        </w:r>
        <w:r w:rsidR="00CB02DC">
          <w:rPr>
            <w:noProof/>
            <w:webHidden/>
          </w:rPr>
        </w:r>
        <w:r w:rsidR="00CB02DC">
          <w:rPr>
            <w:noProof/>
            <w:webHidden/>
          </w:rPr>
          <w:fldChar w:fldCharType="separate"/>
        </w:r>
        <w:r w:rsidR="00D8284F">
          <w:rPr>
            <w:noProof/>
            <w:webHidden/>
          </w:rPr>
          <w:t>14</w:t>
        </w:r>
        <w:r w:rsidR="00CB02DC">
          <w:rPr>
            <w:noProof/>
            <w:webHidden/>
          </w:rPr>
          <w:fldChar w:fldCharType="end"/>
        </w:r>
      </w:hyperlink>
    </w:p>
    <w:p w14:paraId="264D1EE7" w14:textId="77777777" w:rsidR="00AD1364" w:rsidRDefault="005449FB">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6" w:history="1">
        <w:r w:rsidR="00AD1364" w:rsidRPr="00317536">
          <w:rPr>
            <w:rStyle w:val="Hyperlink"/>
            <w:noProof/>
          </w:rPr>
          <w:t>Figura 5 - Generalizações entre casos de uso</w:t>
        </w:r>
        <w:r w:rsidR="00AD1364">
          <w:rPr>
            <w:noProof/>
            <w:webHidden/>
          </w:rPr>
          <w:tab/>
        </w:r>
        <w:r w:rsidR="00CB02DC">
          <w:rPr>
            <w:noProof/>
            <w:webHidden/>
          </w:rPr>
          <w:fldChar w:fldCharType="begin"/>
        </w:r>
        <w:r w:rsidR="00AD1364">
          <w:rPr>
            <w:noProof/>
            <w:webHidden/>
          </w:rPr>
          <w:instrText xml:space="preserve"> PAGEREF _Toc348899596 \h </w:instrText>
        </w:r>
        <w:r w:rsidR="00CB02DC">
          <w:rPr>
            <w:noProof/>
            <w:webHidden/>
          </w:rPr>
        </w:r>
        <w:r w:rsidR="00CB02DC">
          <w:rPr>
            <w:noProof/>
            <w:webHidden/>
          </w:rPr>
          <w:fldChar w:fldCharType="separate"/>
        </w:r>
        <w:r w:rsidR="00D8284F">
          <w:rPr>
            <w:noProof/>
            <w:webHidden/>
          </w:rPr>
          <w:t>14</w:t>
        </w:r>
        <w:r w:rsidR="00CB02DC">
          <w:rPr>
            <w:noProof/>
            <w:webHidden/>
          </w:rPr>
          <w:fldChar w:fldCharType="end"/>
        </w:r>
      </w:hyperlink>
    </w:p>
    <w:p w14:paraId="77A74387" w14:textId="77777777" w:rsidR="00AD1364" w:rsidRDefault="005449FB">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7" w:history="1">
        <w:r w:rsidR="00AD1364" w:rsidRPr="00317536">
          <w:rPr>
            <w:rStyle w:val="Hyperlink"/>
            <w:noProof/>
          </w:rPr>
          <w:t>Figura 6 - Extends entre casos de uso</w:t>
        </w:r>
        <w:r w:rsidR="00AD1364">
          <w:rPr>
            <w:noProof/>
            <w:webHidden/>
          </w:rPr>
          <w:tab/>
        </w:r>
        <w:r w:rsidR="00CB02DC">
          <w:rPr>
            <w:noProof/>
            <w:webHidden/>
          </w:rPr>
          <w:fldChar w:fldCharType="begin"/>
        </w:r>
        <w:r w:rsidR="00AD1364">
          <w:rPr>
            <w:noProof/>
            <w:webHidden/>
          </w:rPr>
          <w:instrText xml:space="preserve"> PAGEREF _Toc348899597 \h </w:instrText>
        </w:r>
        <w:r w:rsidR="00CB02DC">
          <w:rPr>
            <w:noProof/>
            <w:webHidden/>
          </w:rPr>
        </w:r>
        <w:r w:rsidR="00CB02DC">
          <w:rPr>
            <w:noProof/>
            <w:webHidden/>
          </w:rPr>
          <w:fldChar w:fldCharType="separate"/>
        </w:r>
        <w:r w:rsidR="00D8284F">
          <w:rPr>
            <w:noProof/>
            <w:webHidden/>
          </w:rPr>
          <w:t>14</w:t>
        </w:r>
        <w:r w:rsidR="00CB02DC">
          <w:rPr>
            <w:noProof/>
            <w:webHidden/>
          </w:rPr>
          <w:fldChar w:fldCharType="end"/>
        </w:r>
      </w:hyperlink>
    </w:p>
    <w:p w14:paraId="66D69A69" w14:textId="77777777" w:rsidR="00AD1364" w:rsidRDefault="005449FB">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8" w:history="1">
        <w:r w:rsidR="00AD1364" w:rsidRPr="00317536">
          <w:rPr>
            <w:rStyle w:val="Hyperlink"/>
            <w:noProof/>
          </w:rPr>
          <w:t>Figura 7 - Includes em casos de uso</w:t>
        </w:r>
        <w:r w:rsidR="00AD1364">
          <w:rPr>
            <w:noProof/>
            <w:webHidden/>
          </w:rPr>
          <w:tab/>
        </w:r>
        <w:r w:rsidR="00CB02DC">
          <w:rPr>
            <w:noProof/>
            <w:webHidden/>
          </w:rPr>
          <w:fldChar w:fldCharType="begin"/>
        </w:r>
        <w:r w:rsidR="00AD1364">
          <w:rPr>
            <w:noProof/>
            <w:webHidden/>
          </w:rPr>
          <w:instrText xml:space="preserve"> PAGEREF _Toc348899598 \h </w:instrText>
        </w:r>
        <w:r w:rsidR="00CB02DC">
          <w:rPr>
            <w:noProof/>
            <w:webHidden/>
          </w:rPr>
        </w:r>
        <w:r w:rsidR="00CB02DC">
          <w:rPr>
            <w:noProof/>
            <w:webHidden/>
          </w:rPr>
          <w:fldChar w:fldCharType="separate"/>
        </w:r>
        <w:r w:rsidR="00D8284F">
          <w:rPr>
            <w:noProof/>
            <w:webHidden/>
          </w:rPr>
          <w:t>14</w:t>
        </w:r>
        <w:r w:rsidR="00CB02DC">
          <w:rPr>
            <w:noProof/>
            <w:webHidden/>
          </w:rPr>
          <w:fldChar w:fldCharType="end"/>
        </w:r>
      </w:hyperlink>
    </w:p>
    <w:p w14:paraId="51EE9E76" w14:textId="77777777" w:rsidR="00AD1364" w:rsidRDefault="005449FB">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9" w:history="1">
        <w:r w:rsidR="00AD1364" w:rsidRPr="00317536">
          <w:rPr>
            <w:rStyle w:val="Hyperlink"/>
            <w:noProof/>
          </w:rPr>
          <w:t>Figura 8 - Diagrama de casos de uso (adaptado de RUP, 2008)</w:t>
        </w:r>
        <w:r w:rsidR="00AD1364">
          <w:rPr>
            <w:noProof/>
            <w:webHidden/>
          </w:rPr>
          <w:tab/>
        </w:r>
        <w:r w:rsidR="00CB02DC">
          <w:rPr>
            <w:noProof/>
            <w:webHidden/>
          </w:rPr>
          <w:fldChar w:fldCharType="begin"/>
        </w:r>
        <w:r w:rsidR="00AD1364">
          <w:rPr>
            <w:noProof/>
            <w:webHidden/>
          </w:rPr>
          <w:instrText xml:space="preserve"> PAGEREF _Toc348899599 \h </w:instrText>
        </w:r>
        <w:r w:rsidR="00CB02DC">
          <w:rPr>
            <w:noProof/>
            <w:webHidden/>
          </w:rPr>
        </w:r>
        <w:r w:rsidR="00CB02DC">
          <w:rPr>
            <w:noProof/>
            <w:webHidden/>
          </w:rPr>
          <w:fldChar w:fldCharType="separate"/>
        </w:r>
        <w:r w:rsidR="00D8284F">
          <w:rPr>
            <w:noProof/>
            <w:webHidden/>
          </w:rPr>
          <w:t>14</w:t>
        </w:r>
        <w:r w:rsidR="00CB02DC">
          <w:rPr>
            <w:noProof/>
            <w:webHidden/>
          </w:rPr>
          <w:fldChar w:fldCharType="end"/>
        </w:r>
      </w:hyperlink>
    </w:p>
    <w:p w14:paraId="4A41F96C" w14:textId="77777777" w:rsidR="00AD1364" w:rsidRDefault="005449FB">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600" w:history="1">
        <w:r w:rsidR="00AD1364" w:rsidRPr="00317536">
          <w:rPr>
            <w:rStyle w:val="Hyperlink"/>
            <w:noProof/>
          </w:rPr>
          <w:t>Figura 12 - Diagrama Entidade Relacionamento gerado pela ferramenta brModelo v. 2.0</w:t>
        </w:r>
        <w:r w:rsidR="00AD1364">
          <w:rPr>
            <w:noProof/>
            <w:webHidden/>
          </w:rPr>
          <w:tab/>
        </w:r>
        <w:r w:rsidR="00CB02DC">
          <w:rPr>
            <w:noProof/>
            <w:webHidden/>
          </w:rPr>
          <w:fldChar w:fldCharType="begin"/>
        </w:r>
        <w:r w:rsidR="00AD1364">
          <w:rPr>
            <w:noProof/>
            <w:webHidden/>
          </w:rPr>
          <w:instrText xml:space="preserve"> PAGEREF _Toc348899600 \h </w:instrText>
        </w:r>
        <w:r w:rsidR="00CB02DC">
          <w:rPr>
            <w:noProof/>
            <w:webHidden/>
          </w:rPr>
        </w:r>
        <w:r w:rsidR="00CB02DC">
          <w:rPr>
            <w:noProof/>
            <w:webHidden/>
          </w:rPr>
          <w:fldChar w:fldCharType="separate"/>
        </w:r>
        <w:r w:rsidR="00D8284F">
          <w:rPr>
            <w:noProof/>
            <w:webHidden/>
          </w:rPr>
          <w:t>43</w:t>
        </w:r>
        <w:r w:rsidR="00CB02DC">
          <w:rPr>
            <w:noProof/>
            <w:webHidden/>
          </w:rPr>
          <w:fldChar w:fldCharType="end"/>
        </w:r>
      </w:hyperlink>
    </w:p>
    <w:p w14:paraId="600A74EE" w14:textId="77777777" w:rsidR="00AD1364" w:rsidRDefault="005449FB">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601" w:history="1">
        <w:r w:rsidR="00AD1364" w:rsidRPr="00317536">
          <w:rPr>
            <w:rStyle w:val="Hyperlink"/>
            <w:noProof/>
          </w:rPr>
          <w:t>Figura 13 - Modelo Lógico</w:t>
        </w:r>
        <w:r w:rsidR="00AD1364">
          <w:rPr>
            <w:noProof/>
            <w:webHidden/>
          </w:rPr>
          <w:tab/>
        </w:r>
        <w:r w:rsidR="00CB02DC">
          <w:rPr>
            <w:noProof/>
            <w:webHidden/>
          </w:rPr>
          <w:fldChar w:fldCharType="begin"/>
        </w:r>
        <w:r w:rsidR="00AD1364">
          <w:rPr>
            <w:noProof/>
            <w:webHidden/>
          </w:rPr>
          <w:instrText xml:space="preserve"> PAGEREF _Toc348899601 \h </w:instrText>
        </w:r>
        <w:r w:rsidR="00CB02DC">
          <w:rPr>
            <w:noProof/>
            <w:webHidden/>
          </w:rPr>
        </w:r>
        <w:r w:rsidR="00CB02DC">
          <w:rPr>
            <w:noProof/>
            <w:webHidden/>
          </w:rPr>
          <w:fldChar w:fldCharType="separate"/>
        </w:r>
        <w:r w:rsidR="00D8284F">
          <w:rPr>
            <w:noProof/>
            <w:webHidden/>
          </w:rPr>
          <w:t>44</w:t>
        </w:r>
        <w:r w:rsidR="00CB02DC">
          <w:rPr>
            <w:noProof/>
            <w:webHidden/>
          </w:rPr>
          <w:fldChar w:fldCharType="end"/>
        </w:r>
      </w:hyperlink>
    </w:p>
    <w:p w14:paraId="0C34C05B" w14:textId="77777777" w:rsidR="00301E38" w:rsidRDefault="00CB02DC">
      <w:pPr>
        <w:spacing w:line="240" w:lineRule="auto"/>
        <w:jc w:val="left"/>
        <w:rPr>
          <w:b/>
          <w:bCs/>
          <w:color w:val="000000"/>
        </w:rPr>
      </w:pPr>
      <w:r w:rsidRPr="00E94141">
        <w:rPr>
          <w:b/>
          <w:bCs/>
          <w:color w:val="000000"/>
        </w:rPr>
        <w:fldChar w:fldCharType="end"/>
      </w:r>
      <w:bookmarkStart w:id="6" w:name="_Toc6508669"/>
      <w:bookmarkStart w:id="7" w:name="_Toc38805114"/>
    </w:p>
    <w:p w14:paraId="5EC41A21" w14:textId="77777777" w:rsidR="00301E38" w:rsidRDefault="00301E38">
      <w:pPr>
        <w:spacing w:line="240" w:lineRule="auto"/>
        <w:jc w:val="left"/>
        <w:rPr>
          <w:b/>
          <w:bCs/>
          <w:color w:val="000000"/>
        </w:rPr>
      </w:pPr>
    </w:p>
    <w:p w14:paraId="242B513C" w14:textId="77777777" w:rsidR="00301E38" w:rsidRDefault="00301E38">
      <w:pPr>
        <w:spacing w:line="240" w:lineRule="auto"/>
        <w:jc w:val="left"/>
        <w:rPr>
          <w:b/>
          <w:bCs/>
          <w:color w:val="000000"/>
        </w:rPr>
      </w:pPr>
      <w:r>
        <w:rPr>
          <w:b/>
          <w:bCs/>
          <w:color w:val="000000"/>
        </w:rPr>
        <w:br w:type="page"/>
      </w:r>
    </w:p>
    <w:p w14:paraId="2CD83E32" w14:textId="77777777" w:rsidR="00301E38" w:rsidRDefault="00301E38">
      <w:pPr>
        <w:pStyle w:val="Corpodetexto"/>
        <w:spacing w:line="480" w:lineRule="auto"/>
        <w:jc w:val="center"/>
        <w:rPr>
          <w:b/>
          <w:bCs/>
          <w:color w:val="000000"/>
        </w:rPr>
      </w:pPr>
      <w:r>
        <w:rPr>
          <w:b/>
          <w:bCs/>
          <w:color w:val="000000"/>
        </w:rPr>
        <w:lastRenderedPageBreak/>
        <w:t>LISTA DE TABELAS</w:t>
      </w:r>
      <w:bookmarkEnd w:id="6"/>
      <w:bookmarkEnd w:id="7"/>
    </w:p>
    <w:p w14:paraId="7ED6BE01" w14:textId="77777777" w:rsidR="00301E38" w:rsidRDefault="00301E38">
      <w:pPr>
        <w:pStyle w:val="Corpodetexto"/>
        <w:spacing w:line="480" w:lineRule="auto"/>
        <w:jc w:val="center"/>
        <w:rPr>
          <w:b/>
          <w:bCs/>
          <w:color w:val="000000"/>
        </w:rPr>
      </w:pPr>
    </w:p>
    <w:p w14:paraId="0F443543" w14:textId="77777777" w:rsidR="00AD1364" w:rsidRPr="00AD1364" w:rsidRDefault="00CB02DC">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14:paraId="46BBF96C"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CB02DC">
        <w:rPr>
          <w:noProof/>
        </w:rPr>
        <w:fldChar w:fldCharType="begin"/>
      </w:r>
      <w:r>
        <w:rPr>
          <w:noProof/>
        </w:rPr>
        <w:instrText xml:space="preserve"> PAGEREF _Toc348899626 \h </w:instrText>
      </w:r>
      <w:r w:rsidR="00CB02DC">
        <w:rPr>
          <w:noProof/>
        </w:rPr>
      </w:r>
      <w:r w:rsidR="00CB02DC">
        <w:rPr>
          <w:noProof/>
        </w:rPr>
        <w:fldChar w:fldCharType="separate"/>
      </w:r>
      <w:r w:rsidR="00D8284F">
        <w:rPr>
          <w:noProof/>
        </w:rPr>
        <w:t>16</w:t>
      </w:r>
      <w:r w:rsidR="00CB02DC">
        <w:rPr>
          <w:noProof/>
        </w:rPr>
        <w:fldChar w:fldCharType="end"/>
      </w:r>
    </w:p>
    <w:p w14:paraId="345C72E9"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CB02DC">
        <w:rPr>
          <w:noProof/>
        </w:rPr>
        <w:fldChar w:fldCharType="begin"/>
      </w:r>
      <w:r>
        <w:rPr>
          <w:noProof/>
        </w:rPr>
        <w:instrText xml:space="preserve"> PAGEREF _Toc348899627 \h </w:instrText>
      </w:r>
      <w:r w:rsidR="00CB02DC">
        <w:rPr>
          <w:noProof/>
        </w:rPr>
      </w:r>
      <w:r w:rsidR="00CB02DC">
        <w:rPr>
          <w:noProof/>
        </w:rPr>
        <w:fldChar w:fldCharType="separate"/>
      </w:r>
      <w:r w:rsidR="00D8284F">
        <w:rPr>
          <w:noProof/>
        </w:rPr>
        <w:t>33</w:t>
      </w:r>
      <w:r w:rsidR="00CB02DC">
        <w:rPr>
          <w:noProof/>
        </w:rPr>
        <w:fldChar w:fldCharType="end"/>
      </w:r>
    </w:p>
    <w:p w14:paraId="59B123D8"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CB02DC">
        <w:rPr>
          <w:noProof/>
        </w:rPr>
        <w:fldChar w:fldCharType="begin"/>
      </w:r>
      <w:r>
        <w:rPr>
          <w:noProof/>
        </w:rPr>
        <w:instrText xml:space="preserve"> PAGEREF _Toc348899628 \h </w:instrText>
      </w:r>
      <w:r w:rsidR="00CB02DC">
        <w:rPr>
          <w:noProof/>
        </w:rPr>
      </w:r>
      <w:r w:rsidR="00CB02DC">
        <w:rPr>
          <w:noProof/>
        </w:rPr>
        <w:fldChar w:fldCharType="separate"/>
      </w:r>
      <w:r w:rsidR="00D8284F">
        <w:rPr>
          <w:noProof/>
        </w:rPr>
        <w:t>44</w:t>
      </w:r>
      <w:r w:rsidR="00CB02DC">
        <w:rPr>
          <w:noProof/>
        </w:rPr>
        <w:fldChar w:fldCharType="end"/>
      </w:r>
    </w:p>
    <w:p w14:paraId="7BB8EF14" w14:textId="77777777" w:rsidR="00301E38" w:rsidRDefault="00CB02DC">
      <w:pPr>
        <w:spacing w:line="240" w:lineRule="auto"/>
        <w:jc w:val="left"/>
        <w:rPr>
          <w:b/>
          <w:bCs/>
        </w:rPr>
      </w:pPr>
      <w:r w:rsidRPr="00E94141">
        <w:rPr>
          <w:b/>
          <w:bCs/>
        </w:rPr>
        <w:fldChar w:fldCharType="end"/>
      </w:r>
      <w:bookmarkStart w:id="8" w:name="_Toc38805115"/>
      <w:r w:rsidR="00301E38">
        <w:rPr>
          <w:b/>
          <w:bCs/>
        </w:rPr>
        <w:br w:type="page"/>
      </w:r>
    </w:p>
    <w:p w14:paraId="00B8DBC3" w14:textId="77777777" w:rsidR="00301E38" w:rsidRDefault="00301E38">
      <w:pPr>
        <w:spacing w:line="480" w:lineRule="auto"/>
        <w:jc w:val="center"/>
        <w:rPr>
          <w:b/>
          <w:bCs/>
        </w:rPr>
      </w:pPr>
      <w:r>
        <w:rPr>
          <w:b/>
          <w:bCs/>
        </w:rPr>
        <w:lastRenderedPageBreak/>
        <w:t xml:space="preserve">LISTA DE </w:t>
      </w:r>
      <w:bookmarkEnd w:id="8"/>
      <w:r>
        <w:rPr>
          <w:b/>
          <w:bCs/>
        </w:rPr>
        <w:t>ABREVIATURAS E SIGLAS</w:t>
      </w:r>
    </w:p>
    <w:p w14:paraId="4ED3874E" w14:textId="77777777" w:rsidR="00301E38" w:rsidRDefault="00301E38"/>
    <w:p w14:paraId="23FA8F69" w14:textId="77777777" w:rsidR="00301E38" w:rsidRDefault="00301E38"/>
    <w:tbl>
      <w:tblPr>
        <w:tblW w:w="0" w:type="auto"/>
        <w:tblInd w:w="-106" w:type="dxa"/>
        <w:tblLook w:val="0000" w:firstRow="0" w:lastRow="0" w:firstColumn="0" w:lastColumn="0" w:noHBand="0" w:noVBand="0"/>
      </w:tblPr>
      <w:tblGrid>
        <w:gridCol w:w="1809"/>
        <w:gridCol w:w="7513"/>
      </w:tblGrid>
      <w:tr w:rsidR="00301E38" w:rsidRPr="003D4761" w14:paraId="48D57723" w14:textId="77777777">
        <w:tc>
          <w:tcPr>
            <w:tcW w:w="1809" w:type="dxa"/>
            <w:tcBorders>
              <w:top w:val="nil"/>
              <w:left w:val="nil"/>
              <w:bottom w:val="nil"/>
              <w:right w:val="nil"/>
            </w:tcBorders>
          </w:tcPr>
          <w:p w14:paraId="5E5C6671" w14:textId="77777777" w:rsidR="00301E38" w:rsidRPr="002F62F4" w:rsidRDefault="002F62F4" w:rsidP="002F62F4">
            <w:pPr>
              <w:rPr>
                <w:color w:val="0000FF"/>
              </w:rPr>
            </w:pPr>
            <w:r>
              <w:rPr>
                <w:color w:val="0000FF"/>
              </w:rPr>
              <w:t>SABR</w:t>
            </w:r>
          </w:p>
        </w:tc>
        <w:tc>
          <w:tcPr>
            <w:tcW w:w="7513" w:type="dxa"/>
            <w:tcBorders>
              <w:top w:val="nil"/>
              <w:left w:val="nil"/>
              <w:bottom w:val="nil"/>
              <w:right w:val="nil"/>
            </w:tcBorders>
          </w:tcPr>
          <w:p w14:paraId="19D2D8D7" w14:textId="77777777" w:rsidR="00301E38" w:rsidRPr="002F62F4" w:rsidRDefault="002F62F4">
            <w:pPr>
              <w:rPr>
                <w:color w:val="0000FF"/>
              </w:rPr>
            </w:pPr>
            <w:r>
              <w:rPr>
                <w:color w:val="0000FF"/>
              </w:rPr>
              <w:t>Insira neste setor as abreviaturas de seu trabalho. Exmplos:</w:t>
            </w:r>
          </w:p>
        </w:tc>
      </w:tr>
      <w:tr w:rsidR="00301E38" w:rsidRPr="003D4761" w14:paraId="64C15A6E" w14:textId="77777777">
        <w:tc>
          <w:tcPr>
            <w:tcW w:w="1809" w:type="dxa"/>
            <w:tcBorders>
              <w:top w:val="nil"/>
              <w:left w:val="nil"/>
              <w:bottom w:val="nil"/>
              <w:right w:val="nil"/>
            </w:tcBorders>
          </w:tcPr>
          <w:p w14:paraId="40485B0C" w14:textId="77777777"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14:paraId="32D9B354" w14:textId="77777777" w:rsidR="00301E38" w:rsidRPr="002F62F4" w:rsidRDefault="00301E38">
            <w:pPr>
              <w:rPr>
                <w:color w:val="0000FF"/>
              </w:rPr>
            </w:pPr>
            <w:r w:rsidRPr="002F62F4">
              <w:rPr>
                <w:color w:val="0000FF"/>
              </w:rPr>
              <w:t>Prefeitura Municipal de Campinas</w:t>
            </w:r>
          </w:p>
        </w:tc>
      </w:tr>
      <w:tr w:rsidR="00301E38" w:rsidRPr="003D4761" w14:paraId="1E23BA1D" w14:textId="77777777">
        <w:tc>
          <w:tcPr>
            <w:tcW w:w="1809" w:type="dxa"/>
            <w:tcBorders>
              <w:top w:val="nil"/>
              <w:left w:val="nil"/>
              <w:bottom w:val="nil"/>
              <w:right w:val="nil"/>
            </w:tcBorders>
          </w:tcPr>
          <w:p w14:paraId="68B721A6" w14:textId="77777777"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14:paraId="5492C887" w14:textId="77777777" w:rsidR="00301E38" w:rsidRPr="002F62F4" w:rsidRDefault="00434852">
            <w:pPr>
              <w:rPr>
                <w:color w:val="0000FF"/>
              </w:rPr>
            </w:pPr>
            <w:r w:rsidRPr="002F62F4">
              <w:rPr>
                <w:color w:val="0000FF"/>
              </w:rPr>
              <w:t>Unified Modeling Language</w:t>
            </w:r>
          </w:p>
        </w:tc>
      </w:tr>
      <w:tr w:rsidR="00301E38" w:rsidRPr="003D4761" w14:paraId="24AEE484" w14:textId="77777777">
        <w:tc>
          <w:tcPr>
            <w:tcW w:w="1809" w:type="dxa"/>
            <w:tcBorders>
              <w:top w:val="nil"/>
              <w:left w:val="nil"/>
              <w:bottom w:val="nil"/>
              <w:right w:val="nil"/>
            </w:tcBorders>
          </w:tcPr>
          <w:p w14:paraId="5BA7A08F" w14:textId="77777777" w:rsidR="00301E38" w:rsidRPr="003D4761" w:rsidRDefault="00301E38"/>
        </w:tc>
        <w:tc>
          <w:tcPr>
            <w:tcW w:w="7513" w:type="dxa"/>
            <w:tcBorders>
              <w:top w:val="nil"/>
              <w:left w:val="nil"/>
              <w:bottom w:val="nil"/>
              <w:right w:val="nil"/>
            </w:tcBorders>
          </w:tcPr>
          <w:p w14:paraId="48C7665D" w14:textId="77777777" w:rsidR="00301E38" w:rsidRPr="003D4761" w:rsidRDefault="00301E38"/>
        </w:tc>
      </w:tr>
      <w:tr w:rsidR="00301E38" w:rsidRPr="003D4761" w14:paraId="1632549B" w14:textId="77777777">
        <w:tc>
          <w:tcPr>
            <w:tcW w:w="1809" w:type="dxa"/>
            <w:tcBorders>
              <w:top w:val="nil"/>
              <w:left w:val="nil"/>
              <w:bottom w:val="nil"/>
              <w:right w:val="nil"/>
            </w:tcBorders>
          </w:tcPr>
          <w:p w14:paraId="6481508D" w14:textId="77777777" w:rsidR="00301E38" w:rsidRPr="003D4761" w:rsidRDefault="00301E38"/>
        </w:tc>
        <w:tc>
          <w:tcPr>
            <w:tcW w:w="7513" w:type="dxa"/>
            <w:tcBorders>
              <w:top w:val="nil"/>
              <w:left w:val="nil"/>
              <w:bottom w:val="nil"/>
              <w:right w:val="nil"/>
            </w:tcBorders>
          </w:tcPr>
          <w:p w14:paraId="4FFC1EB1" w14:textId="77777777" w:rsidR="00301E38" w:rsidRPr="003D4761" w:rsidRDefault="00301E38"/>
        </w:tc>
      </w:tr>
      <w:tr w:rsidR="00301E38" w:rsidRPr="003D4761" w14:paraId="08293171" w14:textId="77777777">
        <w:tc>
          <w:tcPr>
            <w:tcW w:w="1809" w:type="dxa"/>
            <w:tcBorders>
              <w:top w:val="nil"/>
              <w:left w:val="nil"/>
              <w:bottom w:val="nil"/>
              <w:right w:val="nil"/>
            </w:tcBorders>
          </w:tcPr>
          <w:p w14:paraId="23E46BCB" w14:textId="77777777" w:rsidR="00301E38" w:rsidRPr="003D4761" w:rsidRDefault="00301E38"/>
        </w:tc>
        <w:tc>
          <w:tcPr>
            <w:tcW w:w="7513" w:type="dxa"/>
            <w:tcBorders>
              <w:top w:val="nil"/>
              <w:left w:val="nil"/>
              <w:bottom w:val="nil"/>
              <w:right w:val="nil"/>
            </w:tcBorders>
          </w:tcPr>
          <w:p w14:paraId="0D08080A" w14:textId="77777777" w:rsidR="00301E38" w:rsidRPr="003D4761" w:rsidRDefault="00301E38"/>
        </w:tc>
      </w:tr>
      <w:tr w:rsidR="00301E38" w:rsidRPr="003D4761" w14:paraId="1B11FF93" w14:textId="77777777">
        <w:tc>
          <w:tcPr>
            <w:tcW w:w="1809" w:type="dxa"/>
            <w:tcBorders>
              <w:top w:val="nil"/>
              <w:left w:val="nil"/>
              <w:bottom w:val="nil"/>
              <w:right w:val="nil"/>
            </w:tcBorders>
          </w:tcPr>
          <w:p w14:paraId="2F5A6C4E" w14:textId="77777777" w:rsidR="00301E38" w:rsidRPr="003D4761" w:rsidRDefault="00301E38"/>
        </w:tc>
        <w:tc>
          <w:tcPr>
            <w:tcW w:w="7513" w:type="dxa"/>
            <w:tcBorders>
              <w:top w:val="nil"/>
              <w:left w:val="nil"/>
              <w:bottom w:val="nil"/>
              <w:right w:val="nil"/>
            </w:tcBorders>
          </w:tcPr>
          <w:p w14:paraId="3AF9C547" w14:textId="77777777" w:rsidR="00301E38" w:rsidRPr="003D4761" w:rsidRDefault="00301E38"/>
        </w:tc>
      </w:tr>
      <w:tr w:rsidR="00301E38" w:rsidRPr="003D4761" w14:paraId="09911C03" w14:textId="77777777">
        <w:tc>
          <w:tcPr>
            <w:tcW w:w="1809" w:type="dxa"/>
            <w:tcBorders>
              <w:top w:val="nil"/>
              <w:left w:val="nil"/>
              <w:bottom w:val="nil"/>
              <w:right w:val="nil"/>
            </w:tcBorders>
          </w:tcPr>
          <w:p w14:paraId="1C866885" w14:textId="77777777" w:rsidR="00301E38" w:rsidRPr="003D4761" w:rsidRDefault="00301E38"/>
        </w:tc>
        <w:tc>
          <w:tcPr>
            <w:tcW w:w="7513" w:type="dxa"/>
            <w:tcBorders>
              <w:top w:val="nil"/>
              <w:left w:val="nil"/>
              <w:bottom w:val="nil"/>
              <w:right w:val="nil"/>
            </w:tcBorders>
          </w:tcPr>
          <w:p w14:paraId="6B64800B" w14:textId="77777777" w:rsidR="00301E38" w:rsidRPr="003D4761" w:rsidRDefault="00301E38"/>
        </w:tc>
      </w:tr>
    </w:tbl>
    <w:p w14:paraId="1EEC55DD" w14:textId="77777777" w:rsidR="00301E38" w:rsidRDefault="00301E38"/>
    <w:p w14:paraId="6BA6D0A8" w14:textId="77777777" w:rsidR="00301E38" w:rsidRDefault="00301E38">
      <w:pPr>
        <w:sectPr w:rsidR="00301E38">
          <w:pgSz w:w="11907" w:h="16840" w:code="9"/>
          <w:pgMar w:top="1985" w:right="927" w:bottom="1134" w:left="1701" w:header="1134" w:footer="0" w:gutter="0"/>
          <w:pgNumType w:start="12"/>
          <w:cols w:space="720"/>
          <w:titlePg/>
        </w:sectPr>
      </w:pPr>
    </w:p>
    <w:p w14:paraId="799FA0E8"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7BECE96D" w14:textId="77777777" w:rsidR="005449FB" w:rsidRDefault="00CB02DC">
      <w:pPr>
        <w:pStyle w:val="Sumrio1"/>
        <w:rPr>
          <w:ins w:id="9" w:author="Ana Paula S" w:date="2014-09-22T19:50:00Z"/>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ins w:id="10" w:author="Ana Paula S" w:date="2014-09-22T19:50:00Z">
        <w:r w:rsidR="005449FB" w:rsidRPr="009B2427">
          <w:rPr>
            <w:rStyle w:val="Hyperlink"/>
            <w:noProof/>
          </w:rPr>
          <w:fldChar w:fldCharType="begin"/>
        </w:r>
        <w:r w:rsidR="005449FB" w:rsidRPr="009B2427">
          <w:rPr>
            <w:rStyle w:val="Hyperlink"/>
            <w:noProof/>
          </w:rPr>
          <w:instrText xml:space="preserve"> </w:instrText>
        </w:r>
        <w:r w:rsidR="005449FB">
          <w:rPr>
            <w:noProof/>
          </w:rPr>
          <w:instrText>HYPERLINK \l "_Toc399178747"</w:instrText>
        </w:r>
        <w:r w:rsidR="005449FB" w:rsidRPr="009B2427">
          <w:rPr>
            <w:rStyle w:val="Hyperlink"/>
            <w:noProof/>
          </w:rPr>
          <w:instrText xml:space="preserve"> </w:instrText>
        </w:r>
        <w:r w:rsidR="005449FB" w:rsidRPr="009B2427">
          <w:rPr>
            <w:rStyle w:val="Hyperlink"/>
            <w:noProof/>
          </w:rPr>
        </w:r>
        <w:r w:rsidR="005449FB" w:rsidRPr="009B2427">
          <w:rPr>
            <w:rStyle w:val="Hyperlink"/>
            <w:noProof/>
          </w:rPr>
          <w:fldChar w:fldCharType="separate"/>
        </w:r>
        <w:r w:rsidR="005449FB" w:rsidRPr="009B2427">
          <w:rPr>
            <w:rStyle w:val="Hyperlink"/>
            <w:noProof/>
          </w:rPr>
          <w:t>1</w:t>
        </w:r>
        <w:r w:rsidR="005449FB">
          <w:rPr>
            <w:rFonts w:asciiTheme="minorHAnsi" w:eastAsiaTheme="minorEastAsia" w:hAnsiTheme="minorHAnsi" w:cstheme="minorBidi"/>
            <w:b w:val="0"/>
            <w:bCs w:val="0"/>
            <w:caps w:val="0"/>
            <w:noProof/>
            <w:sz w:val="22"/>
            <w:szCs w:val="22"/>
          </w:rPr>
          <w:tab/>
        </w:r>
        <w:r w:rsidR="005449FB" w:rsidRPr="009B2427">
          <w:rPr>
            <w:rStyle w:val="Hyperlink"/>
            <w:noProof/>
          </w:rPr>
          <w:t>Introdução</w:t>
        </w:r>
        <w:r w:rsidR="005449FB">
          <w:rPr>
            <w:noProof/>
            <w:webHidden/>
          </w:rPr>
          <w:tab/>
        </w:r>
        <w:r w:rsidR="005449FB">
          <w:rPr>
            <w:noProof/>
            <w:webHidden/>
          </w:rPr>
          <w:fldChar w:fldCharType="begin"/>
        </w:r>
        <w:r w:rsidR="005449FB">
          <w:rPr>
            <w:noProof/>
            <w:webHidden/>
          </w:rPr>
          <w:instrText xml:space="preserve"> PAGEREF _Toc399178747 \h </w:instrText>
        </w:r>
        <w:r w:rsidR="005449FB">
          <w:rPr>
            <w:noProof/>
            <w:webHidden/>
          </w:rPr>
        </w:r>
      </w:ins>
      <w:r w:rsidR="005449FB">
        <w:rPr>
          <w:noProof/>
          <w:webHidden/>
        </w:rPr>
        <w:fldChar w:fldCharType="separate"/>
      </w:r>
      <w:ins w:id="11" w:author="Ana Paula S" w:date="2014-09-22T19:50:00Z">
        <w:r w:rsidR="005449FB">
          <w:rPr>
            <w:noProof/>
            <w:webHidden/>
          </w:rPr>
          <w:t>1</w:t>
        </w:r>
        <w:r w:rsidR="005449FB">
          <w:rPr>
            <w:noProof/>
            <w:webHidden/>
          </w:rPr>
          <w:fldChar w:fldCharType="end"/>
        </w:r>
        <w:r w:rsidR="005449FB" w:rsidRPr="009B2427">
          <w:rPr>
            <w:rStyle w:val="Hyperlink"/>
            <w:noProof/>
          </w:rPr>
          <w:fldChar w:fldCharType="end"/>
        </w:r>
      </w:ins>
    </w:p>
    <w:p w14:paraId="4AC3F242" w14:textId="77777777" w:rsidR="005449FB" w:rsidRDefault="005449FB">
      <w:pPr>
        <w:pStyle w:val="Sumrio2"/>
        <w:tabs>
          <w:tab w:val="left" w:pos="720"/>
          <w:tab w:val="right" w:leader="dot" w:pos="9269"/>
        </w:tabs>
        <w:rPr>
          <w:ins w:id="12" w:author="Ana Paula S" w:date="2014-09-22T19:50:00Z"/>
          <w:rFonts w:asciiTheme="minorHAnsi" w:eastAsiaTheme="minorEastAsia" w:hAnsiTheme="minorHAnsi" w:cstheme="minorBidi"/>
          <w:smallCaps w:val="0"/>
          <w:noProof/>
          <w:sz w:val="22"/>
          <w:szCs w:val="22"/>
        </w:rPr>
      </w:pPr>
      <w:ins w:id="13"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"_Toc399178748"</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1.1</w:t>
        </w:r>
        <w:r>
          <w:rPr>
            <w:rFonts w:asciiTheme="minorHAnsi" w:eastAsiaTheme="minorEastAsia" w:hAnsiTheme="minorHAnsi" w:cstheme="minorBidi"/>
            <w:smallCaps w:val="0"/>
            <w:noProof/>
            <w:sz w:val="22"/>
            <w:szCs w:val="22"/>
          </w:rPr>
          <w:tab/>
        </w:r>
        <w:r w:rsidRPr="009B2427">
          <w:rPr>
            <w:rStyle w:val="Hyperlink"/>
            <w:noProof/>
          </w:rPr>
          <w:t>Contexto e Problematização</w:t>
        </w:r>
        <w:r>
          <w:rPr>
            <w:noProof/>
            <w:webHidden/>
          </w:rPr>
          <w:tab/>
        </w:r>
        <w:r>
          <w:rPr>
            <w:noProof/>
            <w:webHidden/>
          </w:rPr>
          <w:fldChar w:fldCharType="begin"/>
        </w:r>
        <w:r>
          <w:rPr>
            <w:noProof/>
            <w:webHidden/>
          </w:rPr>
          <w:instrText xml:space="preserve"> PAGEREF _Toc399178748 \h </w:instrText>
        </w:r>
        <w:r>
          <w:rPr>
            <w:noProof/>
            <w:webHidden/>
          </w:rPr>
        </w:r>
      </w:ins>
      <w:r>
        <w:rPr>
          <w:noProof/>
          <w:webHidden/>
        </w:rPr>
        <w:fldChar w:fldCharType="separate"/>
      </w:r>
      <w:ins w:id="14" w:author="Ana Paula S" w:date="2014-09-22T19:50:00Z">
        <w:r>
          <w:rPr>
            <w:noProof/>
            <w:webHidden/>
          </w:rPr>
          <w:t>1</w:t>
        </w:r>
        <w:r>
          <w:rPr>
            <w:noProof/>
            <w:webHidden/>
          </w:rPr>
          <w:fldChar w:fldCharType="end"/>
        </w:r>
        <w:r w:rsidRPr="009B2427">
          <w:rPr>
            <w:rStyle w:val="Hyperlink"/>
            <w:noProof/>
          </w:rPr>
          <w:fldChar w:fldCharType="end"/>
        </w:r>
      </w:ins>
    </w:p>
    <w:p w14:paraId="5A31AAF6" w14:textId="77777777" w:rsidR="005449FB" w:rsidRDefault="005449FB">
      <w:pPr>
        <w:pStyle w:val="Sumrio2"/>
        <w:tabs>
          <w:tab w:val="left" w:pos="720"/>
          <w:tab w:val="right" w:leader="dot" w:pos="9269"/>
        </w:tabs>
        <w:rPr>
          <w:ins w:id="15" w:author="Ana Paula S" w:date="2014-09-22T19:50:00Z"/>
          <w:rFonts w:asciiTheme="minorHAnsi" w:eastAsiaTheme="minorEastAsia" w:hAnsiTheme="minorHAnsi" w:cstheme="minorBidi"/>
          <w:smallCaps w:val="0"/>
          <w:noProof/>
          <w:sz w:val="22"/>
          <w:szCs w:val="22"/>
        </w:rPr>
      </w:pPr>
      <w:ins w:id="16"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"_Toc399178749"</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1.2</w:t>
        </w:r>
        <w:r>
          <w:rPr>
            <w:rFonts w:asciiTheme="minorHAnsi" w:eastAsiaTheme="minorEastAsia" w:hAnsiTheme="minorHAnsi" w:cstheme="minorBidi"/>
            <w:smallCaps w:val="0"/>
            <w:noProof/>
            <w:sz w:val="22"/>
            <w:szCs w:val="22"/>
          </w:rPr>
          <w:tab/>
        </w:r>
        <w:r w:rsidRPr="009B2427">
          <w:rPr>
            <w:rStyle w:val="Hyperlink"/>
            <w:noProof/>
          </w:rPr>
          <w:t>Objetivos</w:t>
        </w:r>
        <w:r>
          <w:rPr>
            <w:noProof/>
            <w:webHidden/>
          </w:rPr>
          <w:tab/>
        </w:r>
        <w:r>
          <w:rPr>
            <w:noProof/>
            <w:webHidden/>
          </w:rPr>
          <w:fldChar w:fldCharType="begin"/>
        </w:r>
        <w:r>
          <w:rPr>
            <w:noProof/>
            <w:webHidden/>
          </w:rPr>
          <w:instrText xml:space="preserve"> PAGEREF _Toc399178749 \h </w:instrText>
        </w:r>
        <w:r>
          <w:rPr>
            <w:noProof/>
            <w:webHidden/>
          </w:rPr>
        </w:r>
      </w:ins>
      <w:r>
        <w:rPr>
          <w:noProof/>
          <w:webHidden/>
        </w:rPr>
        <w:fldChar w:fldCharType="separate"/>
      </w:r>
      <w:ins w:id="17" w:author="Ana Paula S" w:date="2014-09-22T19:50:00Z">
        <w:r>
          <w:rPr>
            <w:noProof/>
            <w:webHidden/>
          </w:rPr>
          <w:t>2</w:t>
        </w:r>
        <w:r>
          <w:rPr>
            <w:noProof/>
            <w:webHidden/>
          </w:rPr>
          <w:fldChar w:fldCharType="end"/>
        </w:r>
        <w:r w:rsidRPr="009B2427">
          <w:rPr>
            <w:rStyle w:val="Hyperlink"/>
            <w:noProof/>
          </w:rPr>
          <w:fldChar w:fldCharType="end"/>
        </w:r>
      </w:ins>
    </w:p>
    <w:p w14:paraId="3E78892B" w14:textId="77777777" w:rsidR="005449FB" w:rsidRDefault="005449FB">
      <w:pPr>
        <w:pStyle w:val="Sumrio3"/>
        <w:tabs>
          <w:tab w:val="left" w:pos="1200"/>
          <w:tab w:val="right" w:leader="dot" w:pos="9269"/>
        </w:tabs>
        <w:rPr>
          <w:ins w:id="18" w:author="Ana Paula S" w:date="2014-09-22T19:50:00Z"/>
          <w:rFonts w:asciiTheme="minorHAnsi" w:eastAsiaTheme="minorEastAsia" w:hAnsiTheme="minorHAnsi" w:cstheme="minorBidi"/>
          <w:i w:val="0"/>
          <w:iCs w:val="0"/>
          <w:noProof/>
          <w:sz w:val="22"/>
          <w:szCs w:val="22"/>
        </w:rPr>
      </w:pPr>
      <w:ins w:id="19"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"_Toc399178751"</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1.2.1</w:t>
        </w:r>
        <w:r>
          <w:rPr>
            <w:rFonts w:asciiTheme="minorHAnsi" w:eastAsiaTheme="minorEastAsia" w:hAnsiTheme="minorHAnsi" w:cstheme="minorBidi"/>
            <w:i w:val="0"/>
            <w:iCs w:val="0"/>
            <w:noProof/>
            <w:sz w:val="22"/>
            <w:szCs w:val="22"/>
          </w:rPr>
          <w:tab/>
        </w:r>
        <w:r w:rsidRPr="009B2427">
          <w:rPr>
            <w:rStyle w:val="Hyperlink"/>
            <w:noProof/>
          </w:rPr>
          <w:t>Objetivo Geral</w:t>
        </w:r>
        <w:r>
          <w:rPr>
            <w:noProof/>
            <w:webHidden/>
          </w:rPr>
          <w:tab/>
        </w:r>
        <w:r>
          <w:rPr>
            <w:noProof/>
            <w:webHidden/>
          </w:rPr>
          <w:fldChar w:fldCharType="begin"/>
        </w:r>
        <w:r>
          <w:rPr>
            <w:noProof/>
            <w:webHidden/>
          </w:rPr>
          <w:instrText xml:space="preserve"> PAGEREF _Toc399178751 \h </w:instrText>
        </w:r>
        <w:r>
          <w:rPr>
            <w:noProof/>
            <w:webHidden/>
          </w:rPr>
        </w:r>
      </w:ins>
      <w:r>
        <w:rPr>
          <w:noProof/>
          <w:webHidden/>
        </w:rPr>
        <w:fldChar w:fldCharType="separate"/>
      </w:r>
      <w:ins w:id="20" w:author="Ana Paula S" w:date="2014-09-22T19:50:00Z">
        <w:r>
          <w:rPr>
            <w:noProof/>
            <w:webHidden/>
          </w:rPr>
          <w:t>2</w:t>
        </w:r>
        <w:r>
          <w:rPr>
            <w:noProof/>
            <w:webHidden/>
          </w:rPr>
          <w:fldChar w:fldCharType="end"/>
        </w:r>
        <w:r w:rsidRPr="009B2427">
          <w:rPr>
            <w:rStyle w:val="Hyperlink"/>
            <w:noProof/>
          </w:rPr>
          <w:fldChar w:fldCharType="end"/>
        </w:r>
      </w:ins>
    </w:p>
    <w:p w14:paraId="3132FC61" w14:textId="77777777" w:rsidR="005449FB" w:rsidRDefault="005449FB">
      <w:pPr>
        <w:pStyle w:val="Sumrio3"/>
        <w:tabs>
          <w:tab w:val="left" w:pos="1200"/>
          <w:tab w:val="right" w:leader="dot" w:pos="9269"/>
        </w:tabs>
        <w:rPr>
          <w:ins w:id="21" w:author="Ana Paula S" w:date="2014-09-22T19:50:00Z"/>
          <w:rFonts w:asciiTheme="minorHAnsi" w:eastAsiaTheme="minorEastAsia" w:hAnsiTheme="minorHAnsi" w:cstheme="minorBidi"/>
          <w:i w:val="0"/>
          <w:iCs w:val="0"/>
          <w:noProof/>
          <w:sz w:val="22"/>
          <w:szCs w:val="22"/>
        </w:rPr>
      </w:pPr>
      <w:ins w:id="22"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"_Toc399178752"</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1.2.2</w:t>
        </w:r>
        <w:r>
          <w:rPr>
            <w:rFonts w:asciiTheme="minorHAnsi" w:eastAsiaTheme="minorEastAsia" w:hAnsiTheme="minorHAnsi" w:cstheme="minorBidi"/>
            <w:i w:val="0"/>
            <w:iCs w:val="0"/>
            <w:noProof/>
            <w:sz w:val="22"/>
            <w:szCs w:val="22"/>
          </w:rPr>
          <w:tab/>
        </w:r>
        <w:r w:rsidRPr="009B2427">
          <w:rPr>
            <w:rStyle w:val="Hyperlink"/>
            <w:noProof/>
          </w:rPr>
          <w:t>Objetivos Específicos</w:t>
        </w:r>
        <w:r>
          <w:rPr>
            <w:noProof/>
            <w:webHidden/>
          </w:rPr>
          <w:tab/>
        </w:r>
        <w:r>
          <w:rPr>
            <w:noProof/>
            <w:webHidden/>
          </w:rPr>
          <w:fldChar w:fldCharType="begin"/>
        </w:r>
        <w:r>
          <w:rPr>
            <w:noProof/>
            <w:webHidden/>
          </w:rPr>
          <w:instrText xml:space="preserve"> PAGEREF _Toc399178752 \h </w:instrText>
        </w:r>
        <w:r>
          <w:rPr>
            <w:noProof/>
            <w:webHidden/>
          </w:rPr>
        </w:r>
      </w:ins>
      <w:r>
        <w:rPr>
          <w:noProof/>
          <w:webHidden/>
        </w:rPr>
        <w:fldChar w:fldCharType="separate"/>
      </w:r>
      <w:ins w:id="23" w:author="Ana Paula S" w:date="2014-09-22T19:50:00Z">
        <w:r>
          <w:rPr>
            <w:noProof/>
            <w:webHidden/>
          </w:rPr>
          <w:t>2</w:t>
        </w:r>
        <w:r>
          <w:rPr>
            <w:noProof/>
            <w:webHidden/>
          </w:rPr>
          <w:fldChar w:fldCharType="end"/>
        </w:r>
        <w:r w:rsidRPr="009B2427">
          <w:rPr>
            <w:rStyle w:val="Hyperlink"/>
            <w:noProof/>
          </w:rPr>
          <w:fldChar w:fldCharType="end"/>
        </w:r>
      </w:ins>
    </w:p>
    <w:p w14:paraId="0C08F334" w14:textId="77777777" w:rsidR="005449FB" w:rsidRDefault="005449FB">
      <w:pPr>
        <w:pStyle w:val="Sumrio1"/>
        <w:rPr>
          <w:ins w:id="24" w:author="Ana Paula S" w:date="2014-09-22T19:50:00Z"/>
          <w:rFonts w:asciiTheme="minorHAnsi" w:eastAsiaTheme="minorEastAsia" w:hAnsiTheme="minorHAnsi" w:cstheme="minorBidi"/>
          <w:b w:val="0"/>
          <w:bCs w:val="0"/>
          <w:caps w:val="0"/>
          <w:noProof/>
          <w:sz w:val="22"/>
          <w:szCs w:val="22"/>
        </w:rPr>
      </w:pPr>
      <w:ins w:id="25"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"_Toc399178753"</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2</w:t>
        </w:r>
        <w:r>
          <w:rPr>
            <w:rFonts w:asciiTheme="minorHAnsi" w:eastAsiaTheme="minorEastAsia" w:hAnsiTheme="minorHAnsi" w:cstheme="minorBidi"/>
            <w:b w:val="0"/>
            <w:bCs w:val="0"/>
            <w:caps w:val="0"/>
            <w:noProof/>
            <w:sz w:val="22"/>
            <w:szCs w:val="22"/>
          </w:rPr>
          <w:tab/>
        </w:r>
        <w:r w:rsidRPr="009B2427">
          <w:rPr>
            <w:rStyle w:val="Hyperlink"/>
            <w:noProof/>
          </w:rPr>
          <w:t>Visão do Sistema</w:t>
        </w:r>
        <w:r>
          <w:rPr>
            <w:noProof/>
            <w:webHidden/>
          </w:rPr>
          <w:tab/>
        </w:r>
        <w:r>
          <w:rPr>
            <w:noProof/>
            <w:webHidden/>
          </w:rPr>
          <w:fldChar w:fldCharType="begin"/>
        </w:r>
        <w:r>
          <w:rPr>
            <w:noProof/>
            <w:webHidden/>
          </w:rPr>
          <w:instrText xml:space="preserve"> PAGEREF _Toc399178753 \h </w:instrText>
        </w:r>
        <w:r>
          <w:rPr>
            <w:noProof/>
            <w:webHidden/>
          </w:rPr>
        </w:r>
      </w:ins>
      <w:r>
        <w:rPr>
          <w:noProof/>
          <w:webHidden/>
        </w:rPr>
        <w:fldChar w:fldCharType="separate"/>
      </w:r>
      <w:ins w:id="26" w:author="Ana Paula S" w:date="2014-09-22T19:50:00Z">
        <w:r>
          <w:rPr>
            <w:noProof/>
            <w:webHidden/>
          </w:rPr>
          <w:t>3</w:t>
        </w:r>
        <w:r>
          <w:rPr>
            <w:noProof/>
            <w:webHidden/>
          </w:rPr>
          <w:fldChar w:fldCharType="end"/>
        </w:r>
        <w:r w:rsidRPr="009B2427">
          <w:rPr>
            <w:rStyle w:val="Hyperlink"/>
            <w:noProof/>
          </w:rPr>
          <w:fldChar w:fldCharType="end"/>
        </w:r>
      </w:ins>
    </w:p>
    <w:p w14:paraId="4E66BCD3" w14:textId="77777777" w:rsidR="005449FB" w:rsidRDefault="005449FB">
      <w:pPr>
        <w:pStyle w:val="Sumrio2"/>
        <w:tabs>
          <w:tab w:val="left" w:pos="720"/>
          <w:tab w:val="right" w:leader="dot" w:pos="9269"/>
        </w:tabs>
        <w:rPr>
          <w:ins w:id="27" w:author="Ana Paula S" w:date="2014-09-22T19:50:00Z"/>
          <w:rFonts w:asciiTheme="minorHAnsi" w:eastAsiaTheme="minorEastAsia" w:hAnsiTheme="minorHAnsi" w:cstheme="minorBidi"/>
          <w:smallCaps w:val="0"/>
          <w:noProof/>
          <w:sz w:val="22"/>
          <w:szCs w:val="22"/>
        </w:rPr>
      </w:pPr>
      <w:ins w:id="28"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"_Toc399178754"</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lang w:val="fr-FR"/>
          </w:rPr>
          <w:t>2.1</w:t>
        </w:r>
        <w:r>
          <w:rPr>
            <w:rFonts w:asciiTheme="minorHAnsi" w:eastAsiaTheme="minorEastAsia" w:hAnsiTheme="minorHAnsi" w:cstheme="minorBidi"/>
            <w:smallCaps w:val="0"/>
            <w:noProof/>
            <w:sz w:val="22"/>
            <w:szCs w:val="22"/>
          </w:rPr>
          <w:tab/>
        </w:r>
        <w:r w:rsidRPr="009B2427">
          <w:rPr>
            <w:rStyle w:val="Hyperlink"/>
            <w:noProof/>
            <w:lang w:val="fr-FR"/>
          </w:rPr>
          <w:t>Descrições dos Envolvidos e Usuários</w:t>
        </w:r>
        <w:r>
          <w:rPr>
            <w:noProof/>
            <w:webHidden/>
          </w:rPr>
          <w:tab/>
        </w:r>
        <w:r>
          <w:rPr>
            <w:noProof/>
            <w:webHidden/>
          </w:rPr>
          <w:fldChar w:fldCharType="begin"/>
        </w:r>
        <w:r>
          <w:rPr>
            <w:noProof/>
            <w:webHidden/>
          </w:rPr>
          <w:instrText xml:space="preserve"> PAGEREF _Toc399178754 \h </w:instrText>
        </w:r>
        <w:r>
          <w:rPr>
            <w:noProof/>
            <w:webHidden/>
          </w:rPr>
        </w:r>
      </w:ins>
      <w:r>
        <w:rPr>
          <w:noProof/>
          <w:webHidden/>
        </w:rPr>
        <w:fldChar w:fldCharType="separate"/>
      </w:r>
      <w:ins w:id="29" w:author="Ana Paula S" w:date="2014-09-22T19:50:00Z">
        <w:r>
          <w:rPr>
            <w:noProof/>
            <w:webHidden/>
          </w:rPr>
          <w:t>3</w:t>
        </w:r>
        <w:r>
          <w:rPr>
            <w:noProof/>
            <w:webHidden/>
          </w:rPr>
          <w:fldChar w:fldCharType="end"/>
        </w:r>
        <w:r w:rsidRPr="009B2427">
          <w:rPr>
            <w:rStyle w:val="Hyperlink"/>
            <w:noProof/>
          </w:rPr>
          <w:fldChar w:fldCharType="end"/>
        </w:r>
      </w:ins>
    </w:p>
    <w:p w14:paraId="5666C790" w14:textId="77777777" w:rsidR="005449FB" w:rsidRDefault="005449FB">
      <w:pPr>
        <w:pStyle w:val="Sumrio3"/>
        <w:tabs>
          <w:tab w:val="left" w:pos="1200"/>
          <w:tab w:val="right" w:leader="dot" w:pos="9269"/>
        </w:tabs>
        <w:rPr>
          <w:ins w:id="30" w:author="Ana Paula S" w:date="2014-09-22T19:50:00Z"/>
          <w:rFonts w:asciiTheme="minorHAnsi" w:eastAsiaTheme="minorEastAsia" w:hAnsiTheme="minorHAnsi" w:cstheme="minorBidi"/>
          <w:i w:val="0"/>
          <w:iCs w:val="0"/>
          <w:noProof/>
          <w:sz w:val="22"/>
          <w:szCs w:val="22"/>
        </w:rPr>
      </w:pPr>
      <w:ins w:id="31"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"_Toc399178755"</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2.1.1</w:t>
        </w:r>
        <w:r>
          <w:rPr>
            <w:rFonts w:asciiTheme="minorHAnsi" w:eastAsiaTheme="minorEastAsia" w:hAnsiTheme="minorHAnsi" w:cstheme="minorBidi"/>
            <w:i w:val="0"/>
            <w:iCs w:val="0"/>
            <w:noProof/>
            <w:sz w:val="22"/>
            <w:szCs w:val="22"/>
          </w:rPr>
          <w:tab/>
        </w:r>
        <w:r w:rsidRPr="009B2427">
          <w:rPr>
            <w:rStyle w:val="Hyperlink"/>
            <w:noProof/>
            <w:lang w:val="fr-FR"/>
          </w:rPr>
          <w:t>Resumo dos Usuários</w:t>
        </w:r>
        <w:r>
          <w:rPr>
            <w:noProof/>
            <w:webHidden/>
          </w:rPr>
          <w:tab/>
        </w:r>
        <w:r>
          <w:rPr>
            <w:noProof/>
            <w:webHidden/>
          </w:rPr>
          <w:fldChar w:fldCharType="begin"/>
        </w:r>
        <w:r>
          <w:rPr>
            <w:noProof/>
            <w:webHidden/>
          </w:rPr>
          <w:instrText xml:space="preserve"> PAGEREF _Toc399178755 \h </w:instrText>
        </w:r>
        <w:r>
          <w:rPr>
            <w:noProof/>
            <w:webHidden/>
          </w:rPr>
        </w:r>
      </w:ins>
      <w:r>
        <w:rPr>
          <w:noProof/>
          <w:webHidden/>
        </w:rPr>
        <w:fldChar w:fldCharType="separate"/>
      </w:r>
      <w:ins w:id="32" w:author="Ana Paula S" w:date="2014-09-22T19:50:00Z">
        <w:r>
          <w:rPr>
            <w:noProof/>
            <w:webHidden/>
          </w:rPr>
          <w:t>4</w:t>
        </w:r>
        <w:r>
          <w:rPr>
            <w:noProof/>
            <w:webHidden/>
          </w:rPr>
          <w:fldChar w:fldCharType="end"/>
        </w:r>
        <w:r w:rsidRPr="009B2427">
          <w:rPr>
            <w:rStyle w:val="Hyperlink"/>
            <w:noProof/>
          </w:rPr>
          <w:fldChar w:fldCharType="end"/>
        </w:r>
      </w:ins>
    </w:p>
    <w:p w14:paraId="4002C225" w14:textId="77777777" w:rsidR="005449FB" w:rsidRDefault="005449FB">
      <w:pPr>
        <w:pStyle w:val="Sumrio3"/>
        <w:tabs>
          <w:tab w:val="left" w:pos="1200"/>
          <w:tab w:val="right" w:leader="dot" w:pos="9269"/>
        </w:tabs>
        <w:rPr>
          <w:ins w:id="33" w:author="Ana Paula S" w:date="2014-09-22T19:50:00Z"/>
          <w:rFonts w:asciiTheme="minorHAnsi" w:eastAsiaTheme="minorEastAsia" w:hAnsiTheme="minorHAnsi" w:cstheme="minorBidi"/>
          <w:i w:val="0"/>
          <w:iCs w:val="0"/>
          <w:noProof/>
          <w:sz w:val="22"/>
          <w:szCs w:val="22"/>
        </w:rPr>
      </w:pPr>
      <w:ins w:id="34"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"_Toc399178756"</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2.1.2</w:t>
        </w:r>
        <w:r>
          <w:rPr>
            <w:rFonts w:asciiTheme="minorHAnsi" w:eastAsiaTheme="minorEastAsia" w:hAnsiTheme="minorHAnsi" w:cstheme="minorBidi"/>
            <w:i w:val="0"/>
            <w:iCs w:val="0"/>
            <w:noProof/>
            <w:sz w:val="22"/>
            <w:szCs w:val="22"/>
          </w:rPr>
          <w:tab/>
        </w:r>
        <w:r w:rsidRPr="009B2427">
          <w:rPr>
            <w:rStyle w:val="Hyperlink"/>
            <w:noProof/>
          </w:rPr>
          <w:t>Ambiente do Usuário</w:t>
        </w:r>
        <w:r>
          <w:rPr>
            <w:noProof/>
            <w:webHidden/>
          </w:rPr>
          <w:tab/>
        </w:r>
        <w:r>
          <w:rPr>
            <w:noProof/>
            <w:webHidden/>
          </w:rPr>
          <w:fldChar w:fldCharType="begin"/>
        </w:r>
        <w:r>
          <w:rPr>
            <w:noProof/>
            <w:webHidden/>
          </w:rPr>
          <w:instrText xml:space="preserve"> PAGEREF _Toc399178756 \h </w:instrText>
        </w:r>
        <w:r>
          <w:rPr>
            <w:noProof/>
            <w:webHidden/>
          </w:rPr>
        </w:r>
      </w:ins>
      <w:r>
        <w:rPr>
          <w:noProof/>
          <w:webHidden/>
        </w:rPr>
        <w:fldChar w:fldCharType="separate"/>
      </w:r>
      <w:ins w:id="35" w:author="Ana Paula S" w:date="2014-09-22T19:50:00Z">
        <w:r>
          <w:rPr>
            <w:noProof/>
            <w:webHidden/>
          </w:rPr>
          <w:t>5</w:t>
        </w:r>
        <w:r>
          <w:rPr>
            <w:noProof/>
            <w:webHidden/>
          </w:rPr>
          <w:fldChar w:fldCharType="end"/>
        </w:r>
        <w:r w:rsidRPr="009B2427">
          <w:rPr>
            <w:rStyle w:val="Hyperlink"/>
            <w:noProof/>
          </w:rPr>
          <w:fldChar w:fldCharType="end"/>
        </w:r>
      </w:ins>
    </w:p>
    <w:p w14:paraId="44DECF52" w14:textId="77777777" w:rsidR="005449FB" w:rsidRDefault="005449FB">
      <w:pPr>
        <w:pStyle w:val="Sumrio3"/>
        <w:tabs>
          <w:tab w:val="left" w:pos="1200"/>
          <w:tab w:val="right" w:leader="dot" w:pos="9269"/>
        </w:tabs>
        <w:rPr>
          <w:ins w:id="36" w:author="Ana Paula S" w:date="2014-09-22T19:50:00Z"/>
          <w:rFonts w:asciiTheme="minorHAnsi" w:eastAsiaTheme="minorEastAsia" w:hAnsiTheme="minorHAnsi" w:cstheme="minorBidi"/>
          <w:i w:val="0"/>
          <w:iCs w:val="0"/>
          <w:noProof/>
          <w:sz w:val="22"/>
          <w:szCs w:val="22"/>
        </w:rPr>
      </w:pPr>
      <w:ins w:id="37"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"_Toc399178757"</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2.1.3</w:t>
        </w:r>
        <w:r>
          <w:rPr>
            <w:rFonts w:asciiTheme="minorHAnsi" w:eastAsiaTheme="minorEastAsia" w:hAnsiTheme="minorHAnsi" w:cstheme="minorBidi"/>
            <w:i w:val="0"/>
            <w:iCs w:val="0"/>
            <w:noProof/>
            <w:sz w:val="22"/>
            <w:szCs w:val="22"/>
          </w:rPr>
          <w:tab/>
        </w:r>
        <w:r w:rsidRPr="009B2427">
          <w:rPr>
            <w:rStyle w:val="Hyperlink"/>
            <w:noProof/>
          </w:rPr>
          <w:t>Resumo das Principais Necessidades dos Envolvidos ou Usuários</w:t>
        </w:r>
        <w:r>
          <w:rPr>
            <w:noProof/>
            <w:webHidden/>
          </w:rPr>
          <w:tab/>
        </w:r>
        <w:r>
          <w:rPr>
            <w:noProof/>
            <w:webHidden/>
          </w:rPr>
          <w:fldChar w:fldCharType="begin"/>
        </w:r>
        <w:r>
          <w:rPr>
            <w:noProof/>
            <w:webHidden/>
          </w:rPr>
          <w:instrText xml:space="preserve"> PAGEREF _Toc399178757 \h </w:instrText>
        </w:r>
        <w:r>
          <w:rPr>
            <w:noProof/>
            <w:webHidden/>
          </w:rPr>
        </w:r>
      </w:ins>
      <w:r>
        <w:rPr>
          <w:noProof/>
          <w:webHidden/>
        </w:rPr>
        <w:fldChar w:fldCharType="separate"/>
      </w:r>
      <w:ins w:id="38" w:author="Ana Paula S" w:date="2014-09-22T19:50:00Z">
        <w:r>
          <w:rPr>
            <w:noProof/>
            <w:webHidden/>
          </w:rPr>
          <w:t>5</w:t>
        </w:r>
        <w:r>
          <w:rPr>
            <w:noProof/>
            <w:webHidden/>
          </w:rPr>
          <w:fldChar w:fldCharType="end"/>
        </w:r>
        <w:r w:rsidRPr="009B2427">
          <w:rPr>
            <w:rStyle w:val="Hyperlink"/>
            <w:noProof/>
          </w:rPr>
          <w:fldChar w:fldCharType="end"/>
        </w:r>
      </w:ins>
    </w:p>
    <w:p w14:paraId="32C45A60" w14:textId="77777777" w:rsidR="005449FB" w:rsidRDefault="005449FB">
      <w:pPr>
        <w:pStyle w:val="Sumrio3"/>
        <w:tabs>
          <w:tab w:val="left" w:pos="1200"/>
          <w:tab w:val="right" w:leader="dot" w:pos="9269"/>
        </w:tabs>
        <w:rPr>
          <w:ins w:id="39" w:author="Ana Paula S" w:date="2014-09-22T19:50:00Z"/>
          <w:rFonts w:asciiTheme="minorHAnsi" w:eastAsiaTheme="minorEastAsia" w:hAnsiTheme="minorHAnsi" w:cstheme="minorBidi"/>
          <w:i w:val="0"/>
          <w:iCs w:val="0"/>
          <w:noProof/>
          <w:sz w:val="22"/>
          <w:szCs w:val="22"/>
        </w:rPr>
      </w:pPr>
      <w:ins w:id="40"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"_Toc399178758"</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2.1.4</w:t>
        </w:r>
        <w:r>
          <w:rPr>
            <w:rFonts w:asciiTheme="minorHAnsi" w:eastAsiaTheme="minorEastAsia" w:hAnsiTheme="minorHAnsi" w:cstheme="minorBidi"/>
            <w:i w:val="0"/>
            <w:iCs w:val="0"/>
            <w:noProof/>
            <w:sz w:val="22"/>
            <w:szCs w:val="22"/>
          </w:rPr>
          <w:tab/>
        </w:r>
        <w:r w:rsidRPr="009B2427">
          <w:rPr>
            <w:rStyle w:val="Hyperlink"/>
            <w:noProof/>
          </w:rPr>
          <w:t>Alternativas e Concorrência</w:t>
        </w:r>
        <w:r>
          <w:rPr>
            <w:noProof/>
            <w:webHidden/>
          </w:rPr>
          <w:tab/>
        </w:r>
        <w:r>
          <w:rPr>
            <w:noProof/>
            <w:webHidden/>
          </w:rPr>
          <w:fldChar w:fldCharType="begin"/>
        </w:r>
        <w:r>
          <w:rPr>
            <w:noProof/>
            <w:webHidden/>
          </w:rPr>
          <w:instrText xml:space="preserve"> PAGEREF _Toc399178758 \h </w:instrText>
        </w:r>
        <w:r>
          <w:rPr>
            <w:noProof/>
            <w:webHidden/>
          </w:rPr>
        </w:r>
      </w:ins>
      <w:r>
        <w:rPr>
          <w:noProof/>
          <w:webHidden/>
        </w:rPr>
        <w:fldChar w:fldCharType="separate"/>
      </w:r>
      <w:ins w:id="41" w:author="Ana Paula S" w:date="2014-09-22T19:50:00Z">
        <w:r>
          <w:rPr>
            <w:noProof/>
            <w:webHidden/>
          </w:rPr>
          <w:t>6</w:t>
        </w:r>
        <w:r>
          <w:rPr>
            <w:noProof/>
            <w:webHidden/>
          </w:rPr>
          <w:fldChar w:fldCharType="end"/>
        </w:r>
        <w:r w:rsidRPr="009B2427">
          <w:rPr>
            <w:rStyle w:val="Hyperlink"/>
            <w:noProof/>
          </w:rPr>
          <w:fldChar w:fldCharType="end"/>
        </w:r>
      </w:ins>
    </w:p>
    <w:p w14:paraId="31CBE9B2" w14:textId="77777777" w:rsidR="005449FB" w:rsidRDefault="005449FB">
      <w:pPr>
        <w:pStyle w:val="Sumrio2"/>
        <w:tabs>
          <w:tab w:val="left" w:pos="720"/>
          <w:tab w:val="right" w:leader="dot" w:pos="9269"/>
        </w:tabs>
        <w:rPr>
          <w:ins w:id="42" w:author="Ana Paula S" w:date="2014-09-22T19:50:00Z"/>
          <w:rFonts w:asciiTheme="minorHAnsi" w:eastAsiaTheme="minorEastAsia" w:hAnsiTheme="minorHAnsi" w:cstheme="minorBidi"/>
          <w:smallCaps w:val="0"/>
          <w:noProof/>
          <w:sz w:val="22"/>
          <w:szCs w:val="22"/>
        </w:rPr>
      </w:pPr>
      <w:ins w:id="43"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"_Toc399178759"</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2.2</w:t>
        </w:r>
        <w:r>
          <w:rPr>
            <w:rFonts w:asciiTheme="minorHAnsi" w:eastAsiaTheme="minorEastAsia" w:hAnsiTheme="minorHAnsi" w:cstheme="minorBidi"/>
            <w:smallCaps w:val="0"/>
            <w:noProof/>
            <w:sz w:val="22"/>
            <w:szCs w:val="22"/>
          </w:rPr>
          <w:tab/>
        </w:r>
        <w:r w:rsidRPr="009B2427">
          <w:rPr>
            <w:rStyle w:val="Hyperlink"/>
            <w:noProof/>
          </w:rPr>
          <w:t>Visão Geral do Produto</w:t>
        </w:r>
        <w:r>
          <w:rPr>
            <w:noProof/>
            <w:webHidden/>
          </w:rPr>
          <w:tab/>
        </w:r>
        <w:r>
          <w:rPr>
            <w:noProof/>
            <w:webHidden/>
          </w:rPr>
          <w:fldChar w:fldCharType="begin"/>
        </w:r>
        <w:r>
          <w:rPr>
            <w:noProof/>
            <w:webHidden/>
          </w:rPr>
          <w:instrText xml:space="preserve"> PAGEREF _Toc399178759 \h </w:instrText>
        </w:r>
        <w:r>
          <w:rPr>
            <w:noProof/>
            <w:webHidden/>
          </w:rPr>
        </w:r>
      </w:ins>
      <w:r>
        <w:rPr>
          <w:noProof/>
          <w:webHidden/>
        </w:rPr>
        <w:fldChar w:fldCharType="separate"/>
      </w:r>
      <w:ins w:id="44" w:author="Ana Paula S" w:date="2014-09-22T19:50:00Z">
        <w:r>
          <w:rPr>
            <w:noProof/>
            <w:webHidden/>
          </w:rPr>
          <w:t>7</w:t>
        </w:r>
        <w:r>
          <w:rPr>
            <w:noProof/>
            <w:webHidden/>
          </w:rPr>
          <w:fldChar w:fldCharType="end"/>
        </w:r>
        <w:r w:rsidRPr="009B2427">
          <w:rPr>
            <w:rStyle w:val="Hyperlink"/>
            <w:noProof/>
          </w:rPr>
          <w:fldChar w:fldCharType="end"/>
        </w:r>
      </w:ins>
    </w:p>
    <w:p w14:paraId="76D11CD0" w14:textId="77777777" w:rsidR="005449FB" w:rsidRDefault="005449FB">
      <w:pPr>
        <w:pStyle w:val="Sumrio3"/>
        <w:tabs>
          <w:tab w:val="left" w:pos="1200"/>
          <w:tab w:val="right" w:leader="dot" w:pos="9269"/>
        </w:tabs>
        <w:rPr>
          <w:ins w:id="45" w:author="Ana Paula S" w:date="2014-09-22T19:50:00Z"/>
          <w:rFonts w:asciiTheme="minorHAnsi" w:eastAsiaTheme="minorEastAsia" w:hAnsiTheme="minorHAnsi" w:cstheme="minorBidi"/>
          <w:i w:val="0"/>
          <w:iCs w:val="0"/>
          <w:noProof/>
          <w:sz w:val="22"/>
          <w:szCs w:val="22"/>
        </w:rPr>
      </w:pPr>
      <w:ins w:id="46"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"_Toc399178760"</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2.2.1</w:t>
        </w:r>
        <w:r>
          <w:rPr>
            <w:rFonts w:asciiTheme="minorHAnsi" w:eastAsiaTheme="minorEastAsia" w:hAnsiTheme="minorHAnsi" w:cstheme="minorBidi"/>
            <w:i w:val="0"/>
            <w:iCs w:val="0"/>
            <w:noProof/>
            <w:sz w:val="22"/>
            <w:szCs w:val="22"/>
          </w:rPr>
          <w:tab/>
        </w:r>
        <w:r w:rsidRPr="009B2427">
          <w:rPr>
            <w:rStyle w:val="Hyperlink"/>
            <w:noProof/>
          </w:rPr>
          <w:t>Perspectiva do Produto</w:t>
        </w:r>
        <w:r>
          <w:rPr>
            <w:noProof/>
            <w:webHidden/>
          </w:rPr>
          <w:tab/>
        </w:r>
        <w:r>
          <w:rPr>
            <w:noProof/>
            <w:webHidden/>
          </w:rPr>
          <w:fldChar w:fldCharType="begin"/>
        </w:r>
        <w:r>
          <w:rPr>
            <w:noProof/>
            <w:webHidden/>
          </w:rPr>
          <w:instrText xml:space="preserve"> PAGEREF _Toc399178760 \h </w:instrText>
        </w:r>
        <w:r>
          <w:rPr>
            <w:noProof/>
            <w:webHidden/>
          </w:rPr>
        </w:r>
      </w:ins>
      <w:r>
        <w:rPr>
          <w:noProof/>
          <w:webHidden/>
        </w:rPr>
        <w:fldChar w:fldCharType="separate"/>
      </w:r>
      <w:ins w:id="47" w:author="Ana Paula S" w:date="2014-09-22T19:50:00Z">
        <w:r>
          <w:rPr>
            <w:noProof/>
            <w:webHidden/>
          </w:rPr>
          <w:t>7</w:t>
        </w:r>
        <w:r>
          <w:rPr>
            <w:noProof/>
            <w:webHidden/>
          </w:rPr>
          <w:fldChar w:fldCharType="end"/>
        </w:r>
        <w:r w:rsidRPr="009B2427">
          <w:rPr>
            <w:rStyle w:val="Hyperlink"/>
            <w:noProof/>
          </w:rPr>
          <w:fldChar w:fldCharType="end"/>
        </w:r>
      </w:ins>
    </w:p>
    <w:p w14:paraId="4F4B5EE2" w14:textId="77777777" w:rsidR="005449FB" w:rsidRDefault="005449FB">
      <w:pPr>
        <w:pStyle w:val="Sumrio3"/>
        <w:tabs>
          <w:tab w:val="left" w:pos="1200"/>
          <w:tab w:val="right" w:leader="dot" w:pos="9269"/>
        </w:tabs>
        <w:rPr>
          <w:ins w:id="48" w:author="Ana Paula S" w:date="2014-09-22T19:50:00Z"/>
          <w:rFonts w:asciiTheme="minorHAnsi" w:eastAsiaTheme="minorEastAsia" w:hAnsiTheme="minorHAnsi" w:cstheme="minorBidi"/>
          <w:i w:val="0"/>
          <w:iCs w:val="0"/>
          <w:noProof/>
          <w:sz w:val="22"/>
          <w:szCs w:val="22"/>
        </w:rPr>
      </w:pPr>
      <w:ins w:id="49"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"_Toc399178761"</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2.2.2</w:t>
        </w:r>
        <w:r>
          <w:rPr>
            <w:rFonts w:asciiTheme="minorHAnsi" w:eastAsiaTheme="minorEastAsia" w:hAnsiTheme="minorHAnsi" w:cstheme="minorBidi"/>
            <w:i w:val="0"/>
            <w:iCs w:val="0"/>
            <w:noProof/>
            <w:sz w:val="22"/>
            <w:szCs w:val="22"/>
          </w:rPr>
          <w:tab/>
        </w:r>
        <w:r w:rsidRPr="009B2427">
          <w:rPr>
            <w:rStyle w:val="Hyperlink"/>
            <w:noProof/>
          </w:rPr>
          <w:t>Suposições e Dependências</w:t>
        </w:r>
        <w:r>
          <w:rPr>
            <w:noProof/>
            <w:webHidden/>
          </w:rPr>
          <w:tab/>
        </w:r>
        <w:r>
          <w:rPr>
            <w:noProof/>
            <w:webHidden/>
          </w:rPr>
          <w:fldChar w:fldCharType="begin"/>
        </w:r>
        <w:r>
          <w:rPr>
            <w:noProof/>
            <w:webHidden/>
          </w:rPr>
          <w:instrText xml:space="preserve"> PAGEREF _Toc399178761 \h </w:instrText>
        </w:r>
        <w:r>
          <w:rPr>
            <w:noProof/>
            <w:webHidden/>
          </w:rPr>
        </w:r>
      </w:ins>
      <w:r>
        <w:rPr>
          <w:noProof/>
          <w:webHidden/>
        </w:rPr>
        <w:fldChar w:fldCharType="separate"/>
      </w:r>
      <w:ins w:id="50" w:author="Ana Paula S" w:date="2014-09-22T19:50:00Z">
        <w:r>
          <w:rPr>
            <w:noProof/>
            <w:webHidden/>
          </w:rPr>
          <w:t>8</w:t>
        </w:r>
        <w:r>
          <w:rPr>
            <w:noProof/>
            <w:webHidden/>
          </w:rPr>
          <w:fldChar w:fldCharType="end"/>
        </w:r>
        <w:r w:rsidRPr="009B2427">
          <w:rPr>
            <w:rStyle w:val="Hyperlink"/>
            <w:noProof/>
          </w:rPr>
          <w:fldChar w:fldCharType="end"/>
        </w:r>
      </w:ins>
    </w:p>
    <w:p w14:paraId="1983DFBE" w14:textId="77777777" w:rsidR="005449FB" w:rsidRDefault="005449FB">
      <w:pPr>
        <w:pStyle w:val="Sumrio2"/>
        <w:tabs>
          <w:tab w:val="left" w:pos="720"/>
          <w:tab w:val="right" w:leader="dot" w:pos="9269"/>
        </w:tabs>
        <w:rPr>
          <w:ins w:id="51" w:author="Ana Paula S" w:date="2014-09-22T19:50:00Z"/>
          <w:rFonts w:asciiTheme="minorHAnsi" w:eastAsiaTheme="minorEastAsia" w:hAnsiTheme="minorHAnsi" w:cstheme="minorBidi"/>
          <w:smallCaps w:val="0"/>
          <w:noProof/>
          <w:sz w:val="22"/>
          <w:szCs w:val="22"/>
        </w:rPr>
      </w:pPr>
      <w:ins w:id="52"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"_Toc399178762"</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2.3</w:t>
        </w:r>
        <w:r>
          <w:rPr>
            <w:rFonts w:asciiTheme="minorHAnsi" w:eastAsiaTheme="minorEastAsia" w:hAnsiTheme="minorHAnsi" w:cstheme="minorBidi"/>
            <w:smallCaps w:val="0"/>
            <w:noProof/>
            <w:sz w:val="22"/>
            <w:szCs w:val="22"/>
          </w:rPr>
          <w:tab/>
        </w:r>
        <w:r w:rsidRPr="009B2427">
          <w:rPr>
            <w:rStyle w:val="Hyperlink"/>
            <w:noProof/>
          </w:rPr>
          <w:t>RequisitosFuncionais do Produto</w:t>
        </w:r>
        <w:r>
          <w:rPr>
            <w:noProof/>
            <w:webHidden/>
          </w:rPr>
          <w:tab/>
        </w:r>
        <w:r>
          <w:rPr>
            <w:noProof/>
            <w:webHidden/>
          </w:rPr>
          <w:fldChar w:fldCharType="begin"/>
        </w:r>
        <w:r>
          <w:rPr>
            <w:noProof/>
            <w:webHidden/>
          </w:rPr>
          <w:instrText xml:space="preserve"> PAGEREF _Toc399178762 \h </w:instrText>
        </w:r>
        <w:r>
          <w:rPr>
            <w:noProof/>
            <w:webHidden/>
          </w:rPr>
        </w:r>
      </w:ins>
      <w:r>
        <w:rPr>
          <w:noProof/>
          <w:webHidden/>
        </w:rPr>
        <w:fldChar w:fldCharType="separate"/>
      </w:r>
      <w:ins w:id="53" w:author="Ana Paula S" w:date="2014-09-22T19:50:00Z">
        <w:r>
          <w:rPr>
            <w:noProof/>
            <w:webHidden/>
          </w:rPr>
          <w:t>8</w:t>
        </w:r>
        <w:r>
          <w:rPr>
            <w:noProof/>
            <w:webHidden/>
          </w:rPr>
          <w:fldChar w:fldCharType="end"/>
        </w:r>
        <w:r w:rsidRPr="009B2427">
          <w:rPr>
            <w:rStyle w:val="Hyperlink"/>
            <w:noProof/>
          </w:rPr>
          <w:fldChar w:fldCharType="end"/>
        </w:r>
      </w:ins>
    </w:p>
    <w:p w14:paraId="732B351E" w14:textId="77777777" w:rsidR="005449FB" w:rsidRDefault="005449FB">
      <w:pPr>
        <w:pStyle w:val="Sumrio2"/>
        <w:tabs>
          <w:tab w:val="left" w:pos="720"/>
          <w:tab w:val="right" w:leader="dot" w:pos="9269"/>
        </w:tabs>
        <w:rPr>
          <w:ins w:id="54" w:author="Ana Paula S" w:date="2014-09-22T19:50:00Z"/>
          <w:rFonts w:asciiTheme="minorHAnsi" w:eastAsiaTheme="minorEastAsia" w:hAnsiTheme="minorHAnsi" w:cstheme="minorBidi"/>
          <w:smallCaps w:val="0"/>
          <w:noProof/>
          <w:sz w:val="22"/>
          <w:szCs w:val="22"/>
        </w:rPr>
      </w:pPr>
      <w:ins w:id="55"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"_Toc399178763"</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2.4</w:t>
        </w:r>
        <w:r>
          <w:rPr>
            <w:rFonts w:asciiTheme="minorHAnsi" w:eastAsiaTheme="minorEastAsia" w:hAnsiTheme="minorHAnsi" w:cstheme="minorBidi"/>
            <w:smallCaps w:val="0"/>
            <w:noProof/>
            <w:sz w:val="22"/>
            <w:szCs w:val="22"/>
          </w:rPr>
          <w:tab/>
        </w:r>
        <w:r w:rsidRPr="009B2427">
          <w:rPr>
            <w:rStyle w:val="Hyperlink"/>
            <w:noProof/>
          </w:rPr>
          <w:t>Requisitos Não Funcionais do Produto</w:t>
        </w:r>
        <w:r>
          <w:rPr>
            <w:noProof/>
            <w:webHidden/>
          </w:rPr>
          <w:tab/>
        </w:r>
        <w:r>
          <w:rPr>
            <w:noProof/>
            <w:webHidden/>
          </w:rPr>
          <w:fldChar w:fldCharType="begin"/>
        </w:r>
        <w:r>
          <w:rPr>
            <w:noProof/>
            <w:webHidden/>
          </w:rPr>
          <w:instrText xml:space="preserve"> PAGEREF _Toc399178763 \h </w:instrText>
        </w:r>
        <w:r>
          <w:rPr>
            <w:noProof/>
            <w:webHidden/>
          </w:rPr>
        </w:r>
      </w:ins>
      <w:r>
        <w:rPr>
          <w:noProof/>
          <w:webHidden/>
        </w:rPr>
        <w:fldChar w:fldCharType="separate"/>
      </w:r>
      <w:ins w:id="56" w:author="Ana Paula S" w:date="2014-09-22T19:50:00Z">
        <w:r>
          <w:rPr>
            <w:noProof/>
            <w:webHidden/>
          </w:rPr>
          <w:t>9</w:t>
        </w:r>
        <w:r>
          <w:rPr>
            <w:noProof/>
            <w:webHidden/>
          </w:rPr>
          <w:fldChar w:fldCharType="end"/>
        </w:r>
        <w:r w:rsidRPr="009B2427">
          <w:rPr>
            <w:rStyle w:val="Hyperlink"/>
            <w:noProof/>
          </w:rPr>
          <w:fldChar w:fldCharType="end"/>
        </w:r>
      </w:ins>
    </w:p>
    <w:p w14:paraId="5BA1A979" w14:textId="77777777" w:rsidR="005449FB" w:rsidRDefault="005449FB">
      <w:pPr>
        <w:pStyle w:val="Sumrio1"/>
        <w:rPr>
          <w:ins w:id="57" w:author="Ana Paula S" w:date="2014-09-22T19:50:00Z"/>
          <w:rFonts w:asciiTheme="minorHAnsi" w:eastAsiaTheme="minorEastAsia" w:hAnsiTheme="minorHAnsi" w:cstheme="minorBidi"/>
          <w:b w:val="0"/>
          <w:bCs w:val="0"/>
          <w:caps w:val="0"/>
          <w:noProof/>
          <w:sz w:val="22"/>
          <w:szCs w:val="22"/>
        </w:rPr>
      </w:pPr>
      <w:ins w:id="58"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"_Toc399178764"</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3</w:t>
        </w:r>
        <w:r>
          <w:rPr>
            <w:rFonts w:asciiTheme="minorHAnsi" w:eastAsiaTheme="minorEastAsia" w:hAnsiTheme="minorHAnsi" w:cstheme="minorBidi"/>
            <w:b w:val="0"/>
            <w:bCs w:val="0"/>
            <w:caps w:val="0"/>
            <w:noProof/>
            <w:sz w:val="22"/>
            <w:szCs w:val="22"/>
          </w:rPr>
          <w:tab/>
        </w:r>
        <w:r w:rsidRPr="009B2427">
          <w:rPr>
            <w:rStyle w:val="Hyperlink"/>
            <w:noProof/>
          </w:rPr>
          <w:t>Análise dos Requisitos</w:t>
        </w:r>
        <w:r>
          <w:rPr>
            <w:noProof/>
            <w:webHidden/>
          </w:rPr>
          <w:tab/>
        </w:r>
        <w:r>
          <w:rPr>
            <w:noProof/>
            <w:webHidden/>
          </w:rPr>
          <w:fldChar w:fldCharType="begin"/>
        </w:r>
        <w:r>
          <w:rPr>
            <w:noProof/>
            <w:webHidden/>
          </w:rPr>
          <w:instrText xml:space="preserve"> PAGEREF _Toc399178764 \h </w:instrText>
        </w:r>
        <w:r>
          <w:rPr>
            <w:noProof/>
            <w:webHidden/>
          </w:rPr>
        </w:r>
      </w:ins>
      <w:r>
        <w:rPr>
          <w:noProof/>
          <w:webHidden/>
        </w:rPr>
        <w:fldChar w:fldCharType="separate"/>
      </w:r>
      <w:ins w:id="59" w:author="Ana Paula S" w:date="2014-09-22T19:50:00Z">
        <w:r>
          <w:rPr>
            <w:noProof/>
            <w:webHidden/>
          </w:rPr>
          <w:t>10</w:t>
        </w:r>
        <w:r>
          <w:rPr>
            <w:noProof/>
            <w:webHidden/>
          </w:rPr>
          <w:fldChar w:fldCharType="end"/>
        </w:r>
        <w:r w:rsidRPr="009B2427">
          <w:rPr>
            <w:rStyle w:val="Hyperlink"/>
            <w:noProof/>
          </w:rPr>
          <w:fldChar w:fldCharType="end"/>
        </w:r>
      </w:ins>
    </w:p>
    <w:p w14:paraId="63EF5E3F" w14:textId="77777777" w:rsidR="005449FB" w:rsidRDefault="005449FB">
      <w:pPr>
        <w:pStyle w:val="Sumrio2"/>
        <w:tabs>
          <w:tab w:val="left" w:pos="720"/>
          <w:tab w:val="right" w:leader="dot" w:pos="9269"/>
        </w:tabs>
        <w:rPr>
          <w:ins w:id="60" w:author="Ana Paula S" w:date="2014-09-22T19:50:00Z"/>
          <w:rFonts w:asciiTheme="minorHAnsi" w:eastAsiaTheme="minorEastAsia" w:hAnsiTheme="minorHAnsi" w:cstheme="minorBidi"/>
          <w:smallCaps w:val="0"/>
          <w:noProof/>
          <w:sz w:val="22"/>
          <w:szCs w:val="22"/>
        </w:rPr>
      </w:pPr>
      <w:ins w:id="61"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"_Toc399178765"</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3.1</w:t>
        </w:r>
        <w:r>
          <w:rPr>
            <w:rFonts w:asciiTheme="minorHAnsi" w:eastAsiaTheme="minorEastAsia" w:hAnsiTheme="minorHAnsi" w:cstheme="minorBidi"/>
            <w:smallCaps w:val="0"/>
            <w:noProof/>
            <w:sz w:val="22"/>
            <w:szCs w:val="22"/>
          </w:rPr>
          <w:tab/>
        </w:r>
        <w:r w:rsidRPr="009B2427">
          <w:rPr>
            <w:rStyle w:val="Hyperlink"/>
            <w:noProof/>
          </w:rPr>
          <w:t>Diagrama de Casos de Uso</w:t>
        </w:r>
        <w:r>
          <w:rPr>
            <w:noProof/>
            <w:webHidden/>
          </w:rPr>
          <w:tab/>
        </w:r>
        <w:r>
          <w:rPr>
            <w:noProof/>
            <w:webHidden/>
          </w:rPr>
          <w:fldChar w:fldCharType="begin"/>
        </w:r>
        <w:r>
          <w:rPr>
            <w:noProof/>
            <w:webHidden/>
          </w:rPr>
          <w:instrText xml:space="preserve"> PAGEREF _Toc399178765 \h </w:instrText>
        </w:r>
        <w:r>
          <w:rPr>
            <w:noProof/>
            <w:webHidden/>
          </w:rPr>
        </w:r>
      </w:ins>
      <w:r>
        <w:rPr>
          <w:noProof/>
          <w:webHidden/>
        </w:rPr>
        <w:fldChar w:fldCharType="separate"/>
      </w:r>
      <w:ins w:id="62" w:author="Ana Paula S" w:date="2014-09-22T19:50:00Z">
        <w:r>
          <w:rPr>
            <w:noProof/>
            <w:webHidden/>
          </w:rPr>
          <w:t>10</w:t>
        </w:r>
        <w:r>
          <w:rPr>
            <w:noProof/>
            <w:webHidden/>
          </w:rPr>
          <w:fldChar w:fldCharType="end"/>
        </w:r>
        <w:r w:rsidRPr="009B2427">
          <w:rPr>
            <w:rStyle w:val="Hyperlink"/>
            <w:noProof/>
          </w:rPr>
          <w:fldChar w:fldCharType="end"/>
        </w:r>
      </w:ins>
    </w:p>
    <w:p w14:paraId="70FF882D" w14:textId="77777777" w:rsidR="005449FB" w:rsidRDefault="005449FB">
      <w:pPr>
        <w:pStyle w:val="Sumrio2"/>
        <w:tabs>
          <w:tab w:val="left" w:pos="720"/>
          <w:tab w:val="right" w:leader="dot" w:pos="9269"/>
        </w:tabs>
        <w:rPr>
          <w:ins w:id="63" w:author="Ana Paula S" w:date="2014-09-22T19:50:00Z"/>
          <w:rFonts w:asciiTheme="minorHAnsi" w:eastAsiaTheme="minorEastAsia" w:hAnsiTheme="minorHAnsi" w:cstheme="minorBidi"/>
          <w:smallCaps w:val="0"/>
          <w:noProof/>
          <w:sz w:val="22"/>
          <w:szCs w:val="22"/>
        </w:rPr>
      </w:pPr>
      <w:ins w:id="64"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"_Toc399178766"</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3.2</w:t>
        </w:r>
        <w:r>
          <w:rPr>
            <w:rFonts w:asciiTheme="minorHAnsi" w:eastAsiaTheme="minorEastAsia" w:hAnsiTheme="minorHAnsi" w:cstheme="minorBidi"/>
            <w:smallCaps w:val="0"/>
            <w:noProof/>
            <w:sz w:val="22"/>
            <w:szCs w:val="22"/>
          </w:rPr>
          <w:tab/>
        </w:r>
        <w:r w:rsidRPr="009B2427">
          <w:rPr>
            <w:rStyle w:val="Hyperlink"/>
            <w:noProof/>
          </w:rPr>
          <w:t>Descrição dos Atores</w:t>
        </w:r>
        <w:r>
          <w:rPr>
            <w:noProof/>
            <w:webHidden/>
          </w:rPr>
          <w:tab/>
        </w:r>
        <w:r>
          <w:rPr>
            <w:noProof/>
            <w:webHidden/>
          </w:rPr>
          <w:fldChar w:fldCharType="begin"/>
        </w:r>
        <w:r>
          <w:rPr>
            <w:noProof/>
            <w:webHidden/>
          </w:rPr>
          <w:instrText xml:space="preserve"> PAGEREF _Toc399178766 \h </w:instrText>
        </w:r>
        <w:r>
          <w:rPr>
            <w:noProof/>
            <w:webHidden/>
          </w:rPr>
        </w:r>
      </w:ins>
      <w:r>
        <w:rPr>
          <w:noProof/>
          <w:webHidden/>
        </w:rPr>
        <w:fldChar w:fldCharType="separate"/>
      </w:r>
      <w:ins w:id="65" w:author="Ana Paula S" w:date="2014-09-22T19:50:00Z">
        <w:r>
          <w:rPr>
            <w:noProof/>
            <w:webHidden/>
          </w:rPr>
          <w:t>15</w:t>
        </w:r>
        <w:r>
          <w:rPr>
            <w:noProof/>
            <w:webHidden/>
          </w:rPr>
          <w:fldChar w:fldCharType="end"/>
        </w:r>
        <w:r w:rsidRPr="009B2427">
          <w:rPr>
            <w:rStyle w:val="Hyperlink"/>
            <w:noProof/>
          </w:rPr>
          <w:fldChar w:fldCharType="end"/>
        </w:r>
      </w:ins>
    </w:p>
    <w:p w14:paraId="161818C4" w14:textId="77777777" w:rsidR="005449FB" w:rsidRDefault="005449FB">
      <w:pPr>
        <w:pStyle w:val="Sumrio2"/>
        <w:tabs>
          <w:tab w:val="left" w:pos="720"/>
          <w:tab w:val="right" w:leader="dot" w:pos="9269"/>
        </w:tabs>
        <w:rPr>
          <w:ins w:id="66" w:author="Ana Paula S" w:date="2014-09-22T19:50:00Z"/>
          <w:rFonts w:asciiTheme="minorHAnsi" w:eastAsiaTheme="minorEastAsia" w:hAnsiTheme="minorHAnsi" w:cstheme="minorBidi"/>
          <w:smallCaps w:val="0"/>
          <w:noProof/>
          <w:sz w:val="22"/>
          <w:szCs w:val="22"/>
        </w:rPr>
      </w:pPr>
      <w:ins w:id="67"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"_Toc399178767"</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3.3</w:t>
        </w:r>
        <w:r>
          <w:rPr>
            <w:rFonts w:asciiTheme="minorHAnsi" w:eastAsiaTheme="minorEastAsia" w:hAnsiTheme="minorHAnsi" w:cstheme="minorBidi"/>
            <w:smallCaps w:val="0"/>
            <w:noProof/>
            <w:sz w:val="22"/>
            <w:szCs w:val="22"/>
          </w:rPr>
          <w:tab/>
        </w:r>
        <w:r w:rsidRPr="009B2427">
          <w:rPr>
            <w:rStyle w:val="Hyperlink"/>
            <w:noProof/>
          </w:rPr>
          <w:t>Descrição dos Casos de Uso</w:t>
        </w:r>
        <w:r>
          <w:rPr>
            <w:noProof/>
            <w:webHidden/>
          </w:rPr>
          <w:tab/>
        </w:r>
        <w:r>
          <w:rPr>
            <w:noProof/>
            <w:webHidden/>
          </w:rPr>
          <w:fldChar w:fldCharType="begin"/>
        </w:r>
        <w:r>
          <w:rPr>
            <w:noProof/>
            <w:webHidden/>
          </w:rPr>
          <w:instrText xml:space="preserve"> PAGEREF _Toc399178767 \h </w:instrText>
        </w:r>
        <w:r>
          <w:rPr>
            <w:noProof/>
            <w:webHidden/>
          </w:rPr>
        </w:r>
      </w:ins>
      <w:r>
        <w:rPr>
          <w:noProof/>
          <w:webHidden/>
        </w:rPr>
        <w:fldChar w:fldCharType="separate"/>
      </w:r>
      <w:ins w:id="68" w:author="Ana Paula S" w:date="2014-09-22T19:50:00Z">
        <w:r>
          <w:rPr>
            <w:noProof/>
            <w:webHidden/>
          </w:rPr>
          <w:t>16</w:t>
        </w:r>
        <w:r>
          <w:rPr>
            <w:noProof/>
            <w:webHidden/>
          </w:rPr>
          <w:fldChar w:fldCharType="end"/>
        </w:r>
        <w:r w:rsidRPr="009B2427">
          <w:rPr>
            <w:rStyle w:val="Hyperlink"/>
            <w:noProof/>
          </w:rPr>
          <w:fldChar w:fldCharType="end"/>
        </w:r>
      </w:ins>
    </w:p>
    <w:p w14:paraId="357AD8C4" w14:textId="77777777" w:rsidR="005449FB" w:rsidRDefault="005449FB">
      <w:pPr>
        <w:pStyle w:val="Sumrio2"/>
        <w:tabs>
          <w:tab w:val="left" w:pos="720"/>
          <w:tab w:val="right" w:leader="dot" w:pos="9269"/>
        </w:tabs>
        <w:rPr>
          <w:ins w:id="69" w:author="Ana Paula S" w:date="2014-09-22T19:50:00Z"/>
          <w:rFonts w:asciiTheme="minorHAnsi" w:eastAsiaTheme="minorEastAsia" w:hAnsiTheme="minorHAnsi" w:cstheme="minorBidi"/>
          <w:smallCaps w:val="0"/>
          <w:noProof/>
          <w:sz w:val="22"/>
          <w:szCs w:val="22"/>
        </w:rPr>
      </w:pPr>
      <w:ins w:id="70"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"_Toc399178768"</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3.4</w:t>
        </w:r>
        <w:r>
          <w:rPr>
            <w:rFonts w:asciiTheme="minorHAnsi" w:eastAsiaTheme="minorEastAsia" w:hAnsiTheme="minorHAnsi" w:cstheme="minorBidi"/>
            <w:smallCaps w:val="0"/>
            <w:noProof/>
            <w:sz w:val="22"/>
            <w:szCs w:val="22"/>
          </w:rPr>
          <w:tab/>
        </w:r>
        <w:r w:rsidRPr="009B2427">
          <w:rPr>
            <w:rStyle w:val="Hyperlink"/>
            <w:noProof/>
          </w:rPr>
          <w:t>Delimitando o Escopo do Sistema</w:t>
        </w:r>
        <w:r>
          <w:rPr>
            <w:noProof/>
            <w:webHidden/>
          </w:rPr>
          <w:tab/>
        </w:r>
        <w:r>
          <w:rPr>
            <w:noProof/>
            <w:webHidden/>
          </w:rPr>
          <w:fldChar w:fldCharType="begin"/>
        </w:r>
        <w:r>
          <w:rPr>
            <w:noProof/>
            <w:webHidden/>
          </w:rPr>
          <w:instrText xml:space="preserve"> PAGEREF _Toc399178768 \h </w:instrText>
        </w:r>
        <w:r>
          <w:rPr>
            <w:noProof/>
            <w:webHidden/>
          </w:rPr>
        </w:r>
      </w:ins>
      <w:r>
        <w:rPr>
          <w:noProof/>
          <w:webHidden/>
        </w:rPr>
        <w:fldChar w:fldCharType="separate"/>
      </w:r>
      <w:ins w:id="71" w:author="Ana Paula S" w:date="2014-09-22T19:50:00Z">
        <w:r>
          <w:rPr>
            <w:noProof/>
            <w:webHidden/>
          </w:rPr>
          <w:t>32</w:t>
        </w:r>
        <w:r>
          <w:rPr>
            <w:noProof/>
            <w:webHidden/>
          </w:rPr>
          <w:fldChar w:fldCharType="end"/>
        </w:r>
        <w:r w:rsidRPr="009B2427">
          <w:rPr>
            <w:rStyle w:val="Hyperlink"/>
            <w:noProof/>
          </w:rPr>
          <w:fldChar w:fldCharType="end"/>
        </w:r>
      </w:ins>
    </w:p>
    <w:p w14:paraId="44DAAE92" w14:textId="77777777" w:rsidR="005449FB" w:rsidRDefault="005449FB">
      <w:pPr>
        <w:pStyle w:val="Sumrio2"/>
        <w:tabs>
          <w:tab w:val="left" w:pos="720"/>
          <w:tab w:val="right" w:leader="dot" w:pos="9269"/>
        </w:tabs>
        <w:rPr>
          <w:ins w:id="72" w:author="Ana Paula S" w:date="2014-09-22T19:50:00Z"/>
          <w:rFonts w:asciiTheme="minorHAnsi" w:eastAsiaTheme="minorEastAsia" w:hAnsiTheme="minorHAnsi" w:cstheme="minorBidi"/>
          <w:smallCaps w:val="0"/>
          <w:noProof/>
          <w:sz w:val="22"/>
          <w:szCs w:val="22"/>
        </w:rPr>
      </w:pPr>
      <w:ins w:id="73"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"_Toc399178769"</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3.5</w:t>
        </w:r>
        <w:r>
          <w:rPr>
            <w:rFonts w:asciiTheme="minorHAnsi" w:eastAsiaTheme="minorEastAsia" w:hAnsiTheme="minorHAnsi" w:cstheme="minorBidi"/>
            <w:smallCaps w:val="0"/>
            <w:noProof/>
            <w:sz w:val="22"/>
            <w:szCs w:val="22"/>
          </w:rPr>
          <w:tab/>
        </w:r>
        <w:r w:rsidRPr="009B2427">
          <w:rPr>
            <w:rStyle w:val="Hyperlink"/>
            <w:noProof/>
          </w:rPr>
          <w:t>Análise de Contexto do Usuário</w:t>
        </w:r>
        <w:r>
          <w:rPr>
            <w:noProof/>
            <w:webHidden/>
          </w:rPr>
          <w:tab/>
        </w:r>
        <w:r>
          <w:rPr>
            <w:noProof/>
            <w:webHidden/>
          </w:rPr>
          <w:fldChar w:fldCharType="begin"/>
        </w:r>
        <w:r>
          <w:rPr>
            <w:noProof/>
            <w:webHidden/>
          </w:rPr>
          <w:instrText xml:space="preserve"> PAGEREF _Toc399178769 \h </w:instrText>
        </w:r>
        <w:r>
          <w:rPr>
            <w:noProof/>
            <w:webHidden/>
          </w:rPr>
        </w:r>
      </w:ins>
      <w:r>
        <w:rPr>
          <w:noProof/>
          <w:webHidden/>
        </w:rPr>
        <w:fldChar w:fldCharType="separate"/>
      </w:r>
      <w:ins w:id="74" w:author="Ana Paula S" w:date="2014-09-22T19:50:00Z">
        <w:r>
          <w:rPr>
            <w:noProof/>
            <w:webHidden/>
          </w:rPr>
          <w:t>33</w:t>
        </w:r>
        <w:r>
          <w:rPr>
            <w:noProof/>
            <w:webHidden/>
          </w:rPr>
          <w:fldChar w:fldCharType="end"/>
        </w:r>
        <w:r w:rsidRPr="009B2427">
          <w:rPr>
            <w:rStyle w:val="Hyperlink"/>
            <w:noProof/>
          </w:rPr>
          <w:fldChar w:fldCharType="end"/>
        </w:r>
      </w:ins>
    </w:p>
    <w:p w14:paraId="1467E8F0" w14:textId="77777777" w:rsidR="005449FB" w:rsidRDefault="005449FB">
      <w:pPr>
        <w:pStyle w:val="Sumrio1"/>
        <w:rPr>
          <w:ins w:id="75" w:author="Ana Paula S" w:date="2014-09-22T19:50:00Z"/>
          <w:rFonts w:asciiTheme="minorHAnsi" w:eastAsiaTheme="minorEastAsia" w:hAnsiTheme="minorHAnsi" w:cstheme="minorBidi"/>
          <w:b w:val="0"/>
          <w:bCs w:val="0"/>
          <w:caps w:val="0"/>
          <w:noProof/>
          <w:sz w:val="22"/>
          <w:szCs w:val="22"/>
        </w:rPr>
      </w:pPr>
      <w:ins w:id="76"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"_Toc399178770"</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4</w:t>
        </w:r>
        <w:r>
          <w:rPr>
            <w:rFonts w:asciiTheme="minorHAnsi" w:eastAsiaTheme="minorEastAsia" w:hAnsiTheme="minorHAnsi" w:cstheme="minorBidi"/>
            <w:b w:val="0"/>
            <w:bCs w:val="0"/>
            <w:caps w:val="0"/>
            <w:noProof/>
            <w:sz w:val="22"/>
            <w:szCs w:val="22"/>
          </w:rPr>
          <w:tab/>
        </w:r>
        <w:r w:rsidRPr="009B2427">
          <w:rPr>
            <w:rStyle w:val="Hyperlink"/>
            <w:noProof/>
          </w:rPr>
          <w:t>Projeto do Software</w:t>
        </w:r>
        <w:r>
          <w:rPr>
            <w:noProof/>
            <w:webHidden/>
          </w:rPr>
          <w:tab/>
        </w:r>
        <w:r>
          <w:rPr>
            <w:noProof/>
            <w:webHidden/>
          </w:rPr>
          <w:fldChar w:fldCharType="begin"/>
        </w:r>
        <w:r>
          <w:rPr>
            <w:noProof/>
            <w:webHidden/>
          </w:rPr>
          <w:instrText xml:space="preserve"> PAGEREF _Toc399178770 \h </w:instrText>
        </w:r>
        <w:r>
          <w:rPr>
            <w:noProof/>
            <w:webHidden/>
          </w:rPr>
        </w:r>
      </w:ins>
      <w:r>
        <w:rPr>
          <w:noProof/>
          <w:webHidden/>
        </w:rPr>
        <w:fldChar w:fldCharType="separate"/>
      </w:r>
      <w:ins w:id="77" w:author="Ana Paula S" w:date="2014-09-22T19:50:00Z">
        <w:r>
          <w:rPr>
            <w:noProof/>
            <w:webHidden/>
          </w:rPr>
          <w:t>35</w:t>
        </w:r>
        <w:r>
          <w:rPr>
            <w:noProof/>
            <w:webHidden/>
          </w:rPr>
          <w:fldChar w:fldCharType="end"/>
        </w:r>
        <w:r w:rsidRPr="009B2427">
          <w:rPr>
            <w:rStyle w:val="Hyperlink"/>
            <w:noProof/>
          </w:rPr>
          <w:fldChar w:fldCharType="end"/>
        </w:r>
      </w:ins>
    </w:p>
    <w:p w14:paraId="7160071E" w14:textId="77777777" w:rsidR="005449FB" w:rsidRDefault="005449FB">
      <w:pPr>
        <w:pStyle w:val="Sumrio2"/>
        <w:tabs>
          <w:tab w:val="left" w:pos="720"/>
          <w:tab w:val="right" w:leader="dot" w:pos="9269"/>
        </w:tabs>
        <w:rPr>
          <w:ins w:id="78" w:author="Ana Paula S" w:date="2014-09-22T19:50:00Z"/>
          <w:rFonts w:asciiTheme="minorHAnsi" w:eastAsiaTheme="minorEastAsia" w:hAnsiTheme="minorHAnsi" w:cstheme="minorBidi"/>
          <w:smallCaps w:val="0"/>
          <w:noProof/>
          <w:sz w:val="22"/>
          <w:szCs w:val="22"/>
        </w:rPr>
      </w:pPr>
      <w:ins w:id="79"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"_Toc399178771"</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4.1</w:t>
        </w:r>
        <w:r>
          <w:rPr>
            <w:rFonts w:asciiTheme="minorHAnsi" w:eastAsiaTheme="minorEastAsia" w:hAnsiTheme="minorHAnsi" w:cstheme="minorBidi"/>
            <w:smallCaps w:val="0"/>
            <w:noProof/>
            <w:sz w:val="22"/>
            <w:szCs w:val="22"/>
          </w:rPr>
          <w:tab/>
        </w:r>
        <w:r w:rsidRPr="009B2427">
          <w:rPr>
            <w:rStyle w:val="Hyperlink"/>
            <w:noProof/>
          </w:rPr>
          <w:t>Arquitetura de Software</w:t>
        </w:r>
        <w:r>
          <w:rPr>
            <w:noProof/>
            <w:webHidden/>
          </w:rPr>
          <w:tab/>
        </w:r>
        <w:r>
          <w:rPr>
            <w:noProof/>
            <w:webHidden/>
          </w:rPr>
          <w:fldChar w:fldCharType="begin"/>
        </w:r>
        <w:r>
          <w:rPr>
            <w:noProof/>
            <w:webHidden/>
          </w:rPr>
          <w:instrText xml:space="preserve"> PAGEREF _Toc399178771 \h </w:instrText>
        </w:r>
        <w:r>
          <w:rPr>
            <w:noProof/>
            <w:webHidden/>
          </w:rPr>
        </w:r>
      </w:ins>
      <w:r>
        <w:rPr>
          <w:noProof/>
          <w:webHidden/>
        </w:rPr>
        <w:fldChar w:fldCharType="separate"/>
      </w:r>
      <w:ins w:id="80" w:author="Ana Paula S" w:date="2014-09-22T19:50:00Z">
        <w:r>
          <w:rPr>
            <w:noProof/>
            <w:webHidden/>
          </w:rPr>
          <w:t>35</w:t>
        </w:r>
        <w:r>
          <w:rPr>
            <w:noProof/>
            <w:webHidden/>
          </w:rPr>
          <w:fldChar w:fldCharType="end"/>
        </w:r>
        <w:r w:rsidRPr="009B2427">
          <w:rPr>
            <w:rStyle w:val="Hyperlink"/>
            <w:noProof/>
          </w:rPr>
          <w:fldChar w:fldCharType="end"/>
        </w:r>
      </w:ins>
    </w:p>
    <w:p w14:paraId="0BFDF221" w14:textId="77777777" w:rsidR="005449FB" w:rsidRDefault="005449FB">
      <w:pPr>
        <w:pStyle w:val="Sumrio3"/>
        <w:tabs>
          <w:tab w:val="left" w:pos="1200"/>
          <w:tab w:val="right" w:leader="dot" w:pos="9269"/>
        </w:tabs>
        <w:rPr>
          <w:ins w:id="81" w:author="Ana Paula S" w:date="2014-09-22T19:50:00Z"/>
          <w:rFonts w:asciiTheme="minorHAnsi" w:eastAsiaTheme="minorEastAsia" w:hAnsiTheme="minorHAnsi" w:cstheme="minorBidi"/>
          <w:i w:val="0"/>
          <w:iCs w:val="0"/>
          <w:noProof/>
          <w:sz w:val="22"/>
          <w:szCs w:val="22"/>
        </w:rPr>
      </w:pPr>
      <w:ins w:id="82"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"_Toc399178772"</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4.1.1</w:t>
        </w:r>
        <w:r>
          <w:rPr>
            <w:rFonts w:asciiTheme="minorHAnsi" w:eastAsiaTheme="minorEastAsia" w:hAnsiTheme="minorHAnsi" w:cstheme="minorBidi"/>
            <w:i w:val="0"/>
            <w:iCs w:val="0"/>
            <w:noProof/>
            <w:sz w:val="22"/>
            <w:szCs w:val="22"/>
          </w:rPr>
          <w:tab/>
        </w:r>
        <w:r w:rsidRPr="009B2427">
          <w:rPr>
            <w:rStyle w:val="Hyperlink"/>
            <w:noProof/>
          </w:rPr>
          <w:t>Realização de Casos de Uso</w:t>
        </w:r>
        <w:r>
          <w:rPr>
            <w:noProof/>
            <w:webHidden/>
          </w:rPr>
          <w:tab/>
        </w:r>
        <w:r>
          <w:rPr>
            <w:noProof/>
            <w:webHidden/>
          </w:rPr>
          <w:fldChar w:fldCharType="begin"/>
        </w:r>
        <w:r>
          <w:rPr>
            <w:noProof/>
            <w:webHidden/>
          </w:rPr>
          <w:instrText xml:space="preserve"> PAGEREF _Toc399178772 \h </w:instrText>
        </w:r>
        <w:r>
          <w:rPr>
            <w:noProof/>
            <w:webHidden/>
          </w:rPr>
        </w:r>
      </w:ins>
      <w:r>
        <w:rPr>
          <w:noProof/>
          <w:webHidden/>
        </w:rPr>
        <w:fldChar w:fldCharType="separate"/>
      </w:r>
      <w:ins w:id="83" w:author="Ana Paula S" w:date="2014-09-22T19:50:00Z">
        <w:r>
          <w:rPr>
            <w:noProof/>
            <w:webHidden/>
          </w:rPr>
          <w:t>35</w:t>
        </w:r>
        <w:r>
          <w:rPr>
            <w:noProof/>
            <w:webHidden/>
          </w:rPr>
          <w:fldChar w:fldCharType="end"/>
        </w:r>
        <w:r w:rsidRPr="009B2427">
          <w:rPr>
            <w:rStyle w:val="Hyperlink"/>
            <w:noProof/>
          </w:rPr>
          <w:fldChar w:fldCharType="end"/>
        </w:r>
      </w:ins>
    </w:p>
    <w:p w14:paraId="283E8294" w14:textId="77777777" w:rsidR="005449FB" w:rsidRDefault="005449FB">
      <w:pPr>
        <w:pStyle w:val="Sumrio2"/>
        <w:tabs>
          <w:tab w:val="left" w:pos="720"/>
          <w:tab w:val="right" w:leader="dot" w:pos="9269"/>
        </w:tabs>
        <w:rPr>
          <w:ins w:id="84" w:author="Ana Paula S" w:date="2014-09-22T19:50:00Z"/>
          <w:rFonts w:asciiTheme="minorHAnsi" w:eastAsiaTheme="minorEastAsia" w:hAnsiTheme="minorHAnsi" w:cstheme="minorBidi"/>
          <w:smallCaps w:val="0"/>
          <w:noProof/>
          <w:sz w:val="22"/>
          <w:szCs w:val="22"/>
        </w:rPr>
      </w:pPr>
      <w:ins w:id="85"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"_Toc399178773"</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4.2</w:t>
        </w:r>
        <w:r>
          <w:rPr>
            <w:rFonts w:asciiTheme="minorHAnsi" w:eastAsiaTheme="minorEastAsia" w:hAnsiTheme="minorHAnsi" w:cstheme="minorBidi"/>
            <w:smallCaps w:val="0"/>
            <w:noProof/>
            <w:sz w:val="22"/>
            <w:szCs w:val="22"/>
          </w:rPr>
          <w:tab/>
        </w:r>
        <w:r w:rsidRPr="009B2427">
          <w:rPr>
            <w:rStyle w:val="Hyperlink"/>
            <w:i/>
            <w:noProof/>
          </w:rPr>
          <w:t>Guidelines</w:t>
        </w:r>
        <w:r w:rsidRPr="009B2427">
          <w:rPr>
            <w:rStyle w:val="Hyperlink"/>
            <w:noProof/>
          </w:rPr>
          <w:t xml:space="preserve"> de Interface</w:t>
        </w:r>
        <w:r>
          <w:rPr>
            <w:noProof/>
            <w:webHidden/>
          </w:rPr>
          <w:tab/>
        </w:r>
        <w:r>
          <w:rPr>
            <w:noProof/>
            <w:webHidden/>
          </w:rPr>
          <w:fldChar w:fldCharType="begin"/>
        </w:r>
        <w:r>
          <w:rPr>
            <w:noProof/>
            <w:webHidden/>
          </w:rPr>
          <w:instrText xml:space="preserve"> PAGEREF _Toc399178773 \h </w:instrText>
        </w:r>
        <w:r>
          <w:rPr>
            <w:noProof/>
            <w:webHidden/>
          </w:rPr>
        </w:r>
      </w:ins>
      <w:r>
        <w:rPr>
          <w:noProof/>
          <w:webHidden/>
        </w:rPr>
        <w:fldChar w:fldCharType="separate"/>
      </w:r>
      <w:ins w:id="86" w:author="Ana Paula S" w:date="2014-09-22T19:50:00Z">
        <w:r>
          <w:rPr>
            <w:noProof/>
            <w:webHidden/>
          </w:rPr>
          <w:t>35</w:t>
        </w:r>
        <w:r>
          <w:rPr>
            <w:noProof/>
            <w:webHidden/>
          </w:rPr>
          <w:fldChar w:fldCharType="end"/>
        </w:r>
        <w:r w:rsidRPr="009B2427">
          <w:rPr>
            <w:rStyle w:val="Hyperlink"/>
            <w:noProof/>
          </w:rPr>
          <w:fldChar w:fldCharType="end"/>
        </w:r>
      </w:ins>
    </w:p>
    <w:p w14:paraId="01243027" w14:textId="77777777" w:rsidR="005449FB" w:rsidRDefault="005449FB">
      <w:pPr>
        <w:pStyle w:val="Sumrio2"/>
        <w:tabs>
          <w:tab w:val="left" w:pos="720"/>
          <w:tab w:val="right" w:leader="dot" w:pos="9269"/>
        </w:tabs>
        <w:rPr>
          <w:ins w:id="87" w:author="Ana Paula S" w:date="2014-09-22T19:50:00Z"/>
          <w:rFonts w:asciiTheme="minorHAnsi" w:eastAsiaTheme="minorEastAsia" w:hAnsiTheme="minorHAnsi" w:cstheme="minorBidi"/>
          <w:smallCaps w:val="0"/>
          <w:noProof/>
          <w:sz w:val="22"/>
          <w:szCs w:val="22"/>
        </w:rPr>
      </w:pPr>
      <w:ins w:id="88"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"_Toc399178774"</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4.3</w:t>
        </w:r>
        <w:r>
          <w:rPr>
            <w:rFonts w:asciiTheme="minorHAnsi" w:eastAsiaTheme="minorEastAsia" w:hAnsiTheme="minorHAnsi" w:cstheme="minorBidi"/>
            <w:smallCaps w:val="0"/>
            <w:noProof/>
            <w:sz w:val="22"/>
            <w:szCs w:val="22"/>
          </w:rPr>
          <w:tab/>
        </w:r>
        <w:r w:rsidRPr="009B2427">
          <w:rPr>
            <w:rStyle w:val="Hyperlink"/>
            <w:noProof/>
          </w:rPr>
          <w:t>Protótipo das telas</w:t>
        </w:r>
        <w:r>
          <w:rPr>
            <w:noProof/>
            <w:webHidden/>
          </w:rPr>
          <w:tab/>
        </w:r>
        <w:r>
          <w:rPr>
            <w:noProof/>
            <w:webHidden/>
          </w:rPr>
          <w:fldChar w:fldCharType="begin"/>
        </w:r>
        <w:r>
          <w:rPr>
            <w:noProof/>
            <w:webHidden/>
          </w:rPr>
          <w:instrText xml:space="preserve"> PAGEREF _Toc399178774 \h </w:instrText>
        </w:r>
        <w:r>
          <w:rPr>
            <w:noProof/>
            <w:webHidden/>
          </w:rPr>
        </w:r>
      </w:ins>
      <w:r>
        <w:rPr>
          <w:noProof/>
          <w:webHidden/>
        </w:rPr>
        <w:fldChar w:fldCharType="separate"/>
      </w:r>
      <w:ins w:id="89" w:author="Ana Paula S" w:date="2014-09-22T19:50:00Z">
        <w:r>
          <w:rPr>
            <w:noProof/>
            <w:webHidden/>
          </w:rPr>
          <w:t>37</w:t>
        </w:r>
        <w:r>
          <w:rPr>
            <w:noProof/>
            <w:webHidden/>
          </w:rPr>
          <w:fldChar w:fldCharType="end"/>
        </w:r>
        <w:r w:rsidRPr="009B2427">
          <w:rPr>
            <w:rStyle w:val="Hyperlink"/>
            <w:noProof/>
          </w:rPr>
          <w:fldChar w:fldCharType="end"/>
        </w:r>
      </w:ins>
    </w:p>
    <w:p w14:paraId="6457E71D" w14:textId="77777777" w:rsidR="005449FB" w:rsidRDefault="005449FB">
      <w:pPr>
        <w:pStyle w:val="Sumrio3"/>
        <w:tabs>
          <w:tab w:val="left" w:pos="1200"/>
          <w:tab w:val="right" w:leader="dot" w:pos="9269"/>
        </w:tabs>
        <w:rPr>
          <w:ins w:id="90" w:author="Ana Paula S" w:date="2014-09-22T19:50:00Z"/>
          <w:rFonts w:asciiTheme="minorHAnsi" w:eastAsiaTheme="minorEastAsia" w:hAnsiTheme="minorHAnsi" w:cstheme="minorBidi"/>
          <w:i w:val="0"/>
          <w:iCs w:val="0"/>
          <w:noProof/>
          <w:sz w:val="22"/>
          <w:szCs w:val="22"/>
        </w:rPr>
      </w:pPr>
      <w:ins w:id="91"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"_Toc399178775"</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4.3.1</w:t>
        </w:r>
        <w:r>
          <w:rPr>
            <w:rFonts w:asciiTheme="minorHAnsi" w:eastAsiaTheme="minorEastAsia" w:hAnsiTheme="minorHAnsi" w:cstheme="minorBidi"/>
            <w:i w:val="0"/>
            <w:iCs w:val="0"/>
            <w:noProof/>
            <w:sz w:val="22"/>
            <w:szCs w:val="22"/>
          </w:rPr>
          <w:tab/>
        </w:r>
        <w:r w:rsidRPr="009B2427">
          <w:rPr>
            <w:rStyle w:val="Hyperlink"/>
            <w:noProof/>
          </w:rPr>
          <w:t>Baixa Fidelidade</w:t>
        </w:r>
        <w:r>
          <w:rPr>
            <w:noProof/>
            <w:webHidden/>
          </w:rPr>
          <w:tab/>
        </w:r>
        <w:r>
          <w:rPr>
            <w:noProof/>
            <w:webHidden/>
          </w:rPr>
          <w:fldChar w:fldCharType="begin"/>
        </w:r>
        <w:r>
          <w:rPr>
            <w:noProof/>
            <w:webHidden/>
          </w:rPr>
          <w:instrText xml:space="preserve"> PAGEREF _Toc399178775 \h </w:instrText>
        </w:r>
        <w:r>
          <w:rPr>
            <w:noProof/>
            <w:webHidden/>
          </w:rPr>
        </w:r>
      </w:ins>
      <w:r>
        <w:rPr>
          <w:noProof/>
          <w:webHidden/>
        </w:rPr>
        <w:fldChar w:fldCharType="separate"/>
      </w:r>
      <w:ins w:id="92" w:author="Ana Paula S" w:date="2014-09-22T19:50:00Z">
        <w:r>
          <w:rPr>
            <w:noProof/>
            <w:webHidden/>
          </w:rPr>
          <w:t>37</w:t>
        </w:r>
        <w:r>
          <w:rPr>
            <w:noProof/>
            <w:webHidden/>
          </w:rPr>
          <w:fldChar w:fldCharType="end"/>
        </w:r>
        <w:r w:rsidRPr="009B2427">
          <w:rPr>
            <w:rStyle w:val="Hyperlink"/>
            <w:noProof/>
          </w:rPr>
          <w:fldChar w:fldCharType="end"/>
        </w:r>
      </w:ins>
    </w:p>
    <w:p w14:paraId="1B4A1E0D" w14:textId="77777777" w:rsidR="005449FB" w:rsidRDefault="005449FB">
      <w:pPr>
        <w:pStyle w:val="Sumrio3"/>
        <w:tabs>
          <w:tab w:val="left" w:pos="1200"/>
          <w:tab w:val="right" w:leader="dot" w:pos="9269"/>
        </w:tabs>
        <w:rPr>
          <w:ins w:id="93" w:author="Ana Paula S" w:date="2014-09-22T19:50:00Z"/>
          <w:rFonts w:asciiTheme="minorHAnsi" w:eastAsiaTheme="minorEastAsia" w:hAnsiTheme="minorHAnsi" w:cstheme="minorBidi"/>
          <w:i w:val="0"/>
          <w:iCs w:val="0"/>
          <w:noProof/>
          <w:sz w:val="22"/>
          <w:szCs w:val="22"/>
        </w:rPr>
      </w:pPr>
      <w:ins w:id="94"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"_Toc399178776"</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4.3.2</w:t>
        </w:r>
        <w:r>
          <w:rPr>
            <w:rFonts w:asciiTheme="minorHAnsi" w:eastAsiaTheme="minorEastAsia" w:hAnsiTheme="minorHAnsi" w:cstheme="minorBidi"/>
            <w:i w:val="0"/>
            <w:iCs w:val="0"/>
            <w:noProof/>
            <w:sz w:val="22"/>
            <w:szCs w:val="22"/>
          </w:rPr>
          <w:tab/>
        </w:r>
        <w:r w:rsidRPr="009B2427">
          <w:rPr>
            <w:rStyle w:val="Hyperlink"/>
            <w:noProof/>
          </w:rPr>
          <w:t>Alta Fidelidade</w:t>
        </w:r>
        <w:r>
          <w:rPr>
            <w:noProof/>
            <w:webHidden/>
          </w:rPr>
          <w:tab/>
        </w:r>
        <w:r>
          <w:rPr>
            <w:noProof/>
            <w:webHidden/>
          </w:rPr>
          <w:fldChar w:fldCharType="begin"/>
        </w:r>
        <w:r>
          <w:rPr>
            <w:noProof/>
            <w:webHidden/>
          </w:rPr>
          <w:instrText xml:space="preserve"> PAGEREF _Toc399178776 \h </w:instrText>
        </w:r>
        <w:r>
          <w:rPr>
            <w:noProof/>
            <w:webHidden/>
          </w:rPr>
        </w:r>
      </w:ins>
      <w:r>
        <w:rPr>
          <w:noProof/>
          <w:webHidden/>
        </w:rPr>
        <w:fldChar w:fldCharType="separate"/>
      </w:r>
      <w:ins w:id="95" w:author="Ana Paula S" w:date="2014-09-22T19:50:00Z">
        <w:r>
          <w:rPr>
            <w:noProof/>
            <w:webHidden/>
          </w:rPr>
          <w:t>41</w:t>
        </w:r>
        <w:r>
          <w:rPr>
            <w:noProof/>
            <w:webHidden/>
          </w:rPr>
          <w:fldChar w:fldCharType="end"/>
        </w:r>
        <w:r w:rsidRPr="009B2427">
          <w:rPr>
            <w:rStyle w:val="Hyperlink"/>
            <w:noProof/>
          </w:rPr>
          <w:fldChar w:fldCharType="end"/>
        </w:r>
      </w:ins>
    </w:p>
    <w:p w14:paraId="056FA7DA" w14:textId="77777777" w:rsidR="005449FB" w:rsidRDefault="005449FB">
      <w:pPr>
        <w:pStyle w:val="Sumrio2"/>
        <w:tabs>
          <w:tab w:val="left" w:pos="720"/>
          <w:tab w:val="right" w:leader="dot" w:pos="9269"/>
        </w:tabs>
        <w:rPr>
          <w:ins w:id="96" w:author="Ana Paula S" w:date="2014-09-22T19:50:00Z"/>
          <w:rFonts w:asciiTheme="minorHAnsi" w:eastAsiaTheme="minorEastAsia" w:hAnsiTheme="minorHAnsi" w:cstheme="minorBidi"/>
          <w:smallCaps w:val="0"/>
          <w:noProof/>
          <w:sz w:val="22"/>
          <w:szCs w:val="22"/>
        </w:rPr>
      </w:pPr>
      <w:ins w:id="97"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"_Toc399178777"</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4.4</w:t>
        </w:r>
        <w:r>
          <w:rPr>
            <w:rFonts w:asciiTheme="minorHAnsi" w:eastAsiaTheme="minorEastAsia" w:hAnsiTheme="minorHAnsi" w:cstheme="minorBidi"/>
            <w:smallCaps w:val="0"/>
            <w:noProof/>
            <w:sz w:val="22"/>
            <w:szCs w:val="22"/>
          </w:rPr>
          <w:tab/>
        </w:r>
        <w:r w:rsidRPr="009B2427">
          <w:rPr>
            <w:rStyle w:val="Hyperlink"/>
            <w:noProof/>
          </w:rPr>
          <w:t>Projeto do Banco de Dados</w:t>
        </w:r>
        <w:r>
          <w:rPr>
            <w:noProof/>
            <w:webHidden/>
          </w:rPr>
          <w:tab/>
        </w:r>
        <w:r>
          <w:rPr>
            <w:noProof/>
            <w:webHidden/>
          </w:rPr>
          <w:fldChar w:fldCharType="begin"/>
        </w:r>
        <w:r>
          <w:rPr>
            <w:noProof/>
            <w:webHidden/>
          </w:rPr>
          <w:instrText xml:space="preserve"> PAGEREF _Toc399178777 \h </w:instrText>
        </w:r>
        <w:r>
          <w:rPr>
            <w:noProof/>
            <w:webHidden/>
          </w:rPr>
        </w:r>
      </w:ins>
      <w:r>
        <w:rPr>
          <w:noProof/>
          <w:webHidden/>
        </w:rPr>
        <w:fldChar w:fldCharType="separate"/>
      </w:r>
      <w:ins w:id="98" w:author="Ana Paula S" w:date="2014-09-22T19:50:00Z">
        <w:r>
          <w:rPr>
            <w:noProof/>
            <w:webHidden/>
          </w:rPr>
          <w:t>42</w:t>
        </w:r>
        <w:r>
          <w:rPr>
            <w:noProof/>
            <w:webHidden/>
          </w:rPr>
          <w:fldChar w:fldCharType="end"/>
        </w:r>
        <w:r w:rsidRPr="009B2427">
          <w:rPr>
            <w:rStyle w:val="Hyperlink"/>
            <w:noProof/>
          </w:rPr>
          <w:fldChar w:fldCharType="end"/>
        </w:r>
      </w:ins>
    </w:p>
    <w:p w14:paraId="2787027B" w14:textId="77777777" w:rsidR="005449FB" w:rsidRDefault="005449FB">
      <w:pPr>
        <w:pStyle w:val="Sumrio3"/>
        <w:tabs>
          <w:tab w:val="left" w:pos="1200"/>
          <w:tab w:val="right" w:leader="dot" w:pos="9269"/>
        </w:tabs>
        <w:rPr>
          <w:ins w:id="99" w:author="Ana Paula S" w:date="2014-09-22T19:50:00Z"/>
          <w:rFonts w:asciiTheme="minorHAnsi" w:eastAsiaTheme="minorEastAsia" w:hAnsiTheme="minorHAnsi" w:cstheme="minorBidi"/>
          <w:i w:val="0"/>
          <w:iCs w:val="0"/>
          <w:noProof/>
          <w:sz w:val="22"/>
          <w:szCs w:val="22"/>
        </w:rPr>
      </w:pPr>
      <w:ins w:id="100"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"_Toc399178778"</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4.4.1</w:t>
        </w:r>
        <w:r>
          <w:rPr>
            <w:rFonts w:asciiTheme="minorHAnsi" w:eastAsiaTheme="minorEastAsia" w:hAnsiTheme="minorHAnsi" w:cstheme="minorBidi"/>
            <w:i w:val="0"/>
            <w:iCs w:val="0"/>
            <w:noProof/>
            <w:sz w:val="22"/>
            <w:szCs w:val="22"/>
          </w:rPr>
          <w:tab/>
        </w:r>
        <w:r w:rsidRPr="009B2427">
          <w:rPr>
            <w:rStyle w:val="Hyperlink"/>
            <w:noProof/>
          </w:rPr>
          <w:t>Modelo Conceitual</w:t>
        </w:r>
        <w:r>
          <w:rPr>
            <w:noProof/>
            <w:webHidden/>
          </w:rPr>
          <w:tab/>
        </w:r>
        <w:r>
          <w:rPr>
            <w:noProof/>
            <w:webHidden/>
          </w:rPr>
          <w:fldChar w:fldCharType="begin"/>
        </w:r>
        <w:r>
          <w:rPr>
            <w:noProof/>
            <w:webHidden/>
          </w:rPr>
          <w:instrText xml:space="preserve"> PAGEREF _Toc399178778 \h </w:instrText>
        </w:r>
        <w:r>
          <w:rPr>
            <w:noProof/>
            <w:webHidden/>
          </w:rPr>
        </w:r>
      </w:ins>
      <w:r>
        <w:rPr>
          <w:noProof/>
          <w:webHidden/>
        </w:rPr>
        <w:fldChar w:fldCharType="separate"/>
      </w:r>
      <w:ins w:id="101" w:author="Ana Paula S" w:date="2014-09-22T19:50:00Z">
        <w:r>
          <w:rPr>
            <w:noProof/>
            <w:webHidden/>
          </w:rPr>
          <w:t>42</w:t>
        </w:r>
        <w:r>
          <w:rPr>
            <w:noProof/>
            <w:webHidden/>
          </w:rPr>
          <w:fldChar w:fldCharType="end"/>
        </w:r>
        <w:r w:rsidRPr="009B2427">
          <w:rPr>
            <w:rStyle w:val="Hyperlink"/>
            <w:noProof/>
          </w:rPr>
          <w:fldChar w:fldCharType="end"/>
        </w:r>
      </w:ins>
    </w:p>
    <w:p w14:paraId="0176E993" w14:textId="77777777" w:rsidR="005449FB" w:rsidRDefault="005449FB">
      <w:pPr>
        <w:pStyle w:val="Sumrio3"/>
        <w:tabs>
          <w:tab w:val="left" w:pos="1200"/>
          <w:tab w:val="right" w:leader="dot" w:pos="9269"/>
        </w:tabs>
        <w:rPr>
          <w:ins w:id="102" w:author="Ana Paula S" w:date="2014-09-22T19:50:00Z"/>
          <w:rFonts w:asciiTheme="minorHAnsi" w:eastAsiaTheme="minorEastAsia" w:hAnsiTheme="minorHAnsi" w:cstheme="minorBidi"/>
          <w:i w:val="0"/>
          <w:iCs w:val="0"/>
          <w:noProof/>
          <w:sz w:val="22"/>
          <w:szCs w:val="22"/>
        </w:rPr>
      </w:pPr>
      <w:ins w:id="103"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"_Toc399178779"</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4.4.2</w:t>
        </w:r>
        <w:r>
          <w:rPr>
            <w:rFonts w:asciiTheme="minorHAnsi" w:eastAsiaTheme="minorEastAsia" w:hAnsiTheme="minorHAnsi" w:cstheme="minorBidi"/>
            <w:i w:val="0"/>
            <w:iCs w:val="0"/>
            <w:noProof/>
            <w:sz w:val="22"/>
            <w:szCs w:val="22"/>
          </w:rPr>
          <w:tab/>
        </w:r>
        <w:r w:rsidRPr="009B2427">
          <w:rPr>
            <w:rStyle w:val="Hyperlink"/>
            <w:noProof/>
          </w:rPr>
          <w:t>Modelo Lógico</w:t>
        </w:r>
        <w:r>
          <w:rPr>
            <w:noProof/>
            <w:webHidden/>
          </w:rPr>
          <w:tab/>
        </w:r>
        <w:r>
          <w:rPr>
            <w:noProof/>
            <w:webHidden/>
          </w:rPr>
          <w:fldChar w:fldCharType="begin"/>
        </w:r>
        <w:r>
          <w:rPr>
            <w:noProof/>
            <w:webHidden/>
          </w:rPr>
          <w:instrText xml:space="preserve"> PAGEREF _Toc399178779 \h </w:instrText>
        </w:r>
        <w:r>
          <w:rPr>
            <w:noProof/>
            <w:webHidden/>
          </w:rPr>
        </w:r>
      </w:ins>
      <w:r>
        <w:rPr>
          <w:noProof/>
          <w:webHidden/>
        </w:rPr>
        <w:fldChar w:fldCharType="separate"/>
      </w:r>
      <w:ins w:id="104" w:author="Ana Paula S" w:date="2014-09-22T19:50:00Z">
        <w:r>
          <w:rPr>
            <w:noProof/>
            <w:webHidden/>
          </w:rPr>
          <w:t>42</w:t>
        </w:r>
        <w:r>
          <w:rPr>
            <w:noProof/>
            <w:webHidden/>
          </w:rPr>
          <w:fldChar w:fldCharType="end"/>
        </w:r>
        <w:r w:rsidRPr="009B2427">
          <w:rPr>
            <w:rStyle w:val="Hyperlink"/>
            <w:noProof/>
          </w:rPr>
          <w:fldChar w:fldCharType="end"/>
        </w:r>
      </w:ins>
    </w:p>
    <w:p w14:paraId="49EB6B6B" w14:textId="77777777" w:rsidR="005449FB" w:rsidRDefault="005449FB">
      <w:pPr>
        <w:pStyle w:val="Sumrio2"/>
        <w:tabs>
          <w:tab w:val="left" w:pos="720"/>
          <w:tab w:val="right" w:leader="dot" w:pos="9269"/>
        </w:tabs>
        <w:rPr>
          <w:ins w:id="105" w:author="Ana Paula S" w:date="2014-09-22T19:50:00Z"/>
          <w:rFonts w:asciiTheme="minorHAnsi" w:eastAsiaTheme="minorEastAsia" w:hAnsiTheme="minorHAnsi" w:cstheme="minorBidi"/>
          <w:smallCaps w:val="0"/>
          <w:noProof/>
          <w:sz w:val="22"/>
          <w:szCs w:val="22"/>
        </w:rPr>
      </w:pPr>
      <w:ins w:id="106"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"_Toc399178780"</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4.5</w:t>
        </w:r>
        <w:r>
          <w:rPr>
            <w:rFonts w:asciiTheme="minorHAnsi" w:eastAsiaTheme="minorEastAsia" w:hAnsiTheme="minorHAnsi" w:cstheme="minorBidi"/>
            <w:smallCaps w:val="0"/>
            <w:noProof/>
            <w:sz w:val="22"/>
            <w:szCs w:val="22"/>
          </w:rPr>
          <w:tab/>
        </w:r>
        <w:r w:rsidRPr="009B2427">
          <w:rPr>
            <w:rStyle w:val="Hyperlink"/>
            <w:noProof/>
          </w:rPr>
          <w:t>Inspeção de Usabilidade</w:t>
        </w:r>
        <w:r>
          <w:rPr>
            <w:noProof/>
            <w:webHidden/>
          </w:rPr>
          <w:tab/>
        </w:r>
        <w:r>
          <w:rPr>
            <w:noProof/>
            <w:webHidden/>
          </w:rPr>
          <w:fldChar w:fldCharType="begin"/>
        </w:r>
        <w:r>
          <w:rPr>
            <w:noProof/>
            <w:webHidden/>
          </w:rPr>
          <w:instrText xml:space="preserve"> PAGEREF _Toc399178780 \h </w:instrText>
        </w:r>
        <w:r>
          <w:rPr>
            <w:noProof/>
            <w:webHidden/>
          </w:rPr>
        </w:r>
      </w:ins>
      <w:r>
        <w:rPr>
          <w:noProof/>
          <w:webHidden/>
        </w:rPr>
        <w:fldChar w:fldCharType="separate"/>
      </w:r>
      <w:ins w:id="107" w:author="Ana Paula S" w:date="2014-09-22T19:50:00Z">
        <w:r>
          <w:rPr>
            <w:noProof/>
            <w:webHidden/>
          </w:rPr>
          <w:t>43</w:t>
        </w:r>
        <w:r>
          <w:rPr>
            <w:noProof/>
            <w:webHidden/>
          </w:rPr>
          <w:fldChar w:fldCharType="end"/>
        </w:r>
        <w:r w:rsidRPr="009B2427">
          <w:rPr>
            <w:rStyle w:val="Hyperlink"/>
            <w:noProof/>
          </w:rPr>
          <w:fldChar w:fldCharType="end"/>
        </w:r>
      </w:ins>
    </w:p>
    <w:p w14:paraId="6784B87E" w14:textId="77777777" w:rsidR="005449FB" w:rsidRDefault="005449FB">
      <w:pPr>
        <w:pStyle w:val="Sumrio1"/>
        <w:rPr>
          <w:ins w:id="108" w:author="Ana Paula S" w:date="2014-09-22T19:50:00Z"/>
          <w:rFonts w:asciiTheme="minorHAnsi" w:eastAsiaTheme="minorEastAsia" w:hAnsiTheme="minorHAnsi" w:cstheme="minorBidi"/>
          <w:b w:val="0"/>
          <w:bCs w:val="0"/>
          <w:caps w:val="0"/>
          <w:noProof/>
          <w:sz w:val="22"/>
          <w:szCs w:val="22"/>
        </w:rPr>
      </w:pPr>
      <w:ins w:id="109"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"_Toc399178781"</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5</w:t>
        </w:r>
        <w:r>
          <w:rPr>
            <w:rFonts w:asciiTheme="minorHAnsi" w:eastAsiaTheme="minorEastAsia" w:hAnsiTheme="minorHAnsi" w:cstheme="minorBidi"/>
            <w:b w:val="0"/>
            <w:bCs w:val="0"/>
            <w:caps w:val="0"/>
            <w:noProof/>
            <w:sz w:val="22"/>
            <w:szCs w:val="22"/>
          </w:rPr>
          <w:tab/>
        </w:r>
        <w:r w:rsidRPr="009B2427">
          <w:rPr>
            <w:rStyle w:val="Hyperlink"/>
            <w:noProof/>
          </w:rPr>
          <w:t>Configuração</w:t>
        </w:r>
        <w:r>
          <w:rPr>
            <w:noProof/>
            <w:webHidden/>
          </w:rPr>
          <w:tab/>
        </w:r>
        <w:r>
          <w:rPr>
            <w:noProof/>
            <w:webHidden/>
          </w:rPr>
          <w:fldChar w:fldCharType="begin"/>
        </w:r>
        <w:r>
          <w:rPr>
            <w:noProof/>
            <w:webHidden/>
          </w:rPr>
          <w:instrText xml:space="preserve"> PAGEREF _Toc399178781 \h </w:instrText>
        </w:r>
        <w:r>
          <w:rPr>
            <w:noProof/>
            <w:webHidden/>
          </w:rPr>
        </w:r>
      </w:ins>
      <w:r>
        <w:rPr>
          <w:noProof/>
          <w:webHidden/>
        </w:rPr>
        <w:fldChar w:fldCharType="separate"/>
      </w:r>
      <w:ins w:id="110" w:author="Ana Paula S" w:date="2014-09-22T19:50:00Z">
        <w:r>
          <w:rPr>
            <w:noProof/>
            <w:webHidden/>
          </w:rPr>
          <w:t>45</w:t>
        </w:r>
        <w:r>
          <w:rPr>
            <w:noProof/>
            <w:webHidden/>
          </w:rPr>
          <w:fldChar w:fldCharType="end"/>
        </w:r>
        <w:r w:rsidRPr="009B2427">
          <w:rPr>
            <w:rStyle w:val="Hyperlink"/>
            <w:noProof/>
          </w:rPr>
          <w:fldChar w:fldCharType="end"/>
        </w:r>
      </w:ins>
    </w:p>
    <w:p w14:paraId="69A6B028" w14:textId="77777777" w:rsidR="005449FB" w:rsidRDefault="005449FB">
      <w:pPr>
        <w:pStyle w:val="Sumrio2"/>
        <w:tabs>
          <w:tab w:val="left" w:pos="720"/>
          <w:tab w:val="right" w:leader="dot" w:pos="9269"/>
        </w:tabs>
        <w:rPr>
          <w:ins w:id="111" w:author="Ana Paula S" w:date="2014-09-22T19:50:00Z"/>
          <w:rFonts w:asciiTheme="minorHAnsi" w:eastAsiaTheme="minorEastAsia" w:hAnsiTheme="minorHAnsi" w:cstheme="minorBidi"/>
          <w:smallCaps w:val="0"/>
          <w:noProof/>
          <w:sz w:val="22"/>
          <w:szCs w:val="22"/>
        </w:rPr>
      </w:pPr>
      <w:ins w:id="112" w:author="Ana Paula S" w:date="2014-09-22T19:50:00Z">
        <w:r w:rsidRPr="009B2427">
          <w:rPr>
            <w:rStyle w:val="Hyperlink"/>
            <w:noProof/>
          </w:rPr>
          <w:lastRenderedPageBreak/>
          <w:fldChar w:fldCharType="begin"/>
        </w:r>
        <w:r w:rsidRPr="009B2427">
          <w:rPr>
            <w:rStyle w:val="Hyperlink"/>
            <w:noProof/>
          </w:rPr>
          <w:instrText xml:space="preserve"> </w:instrText>
        </w:r>
        <w:r>
          <w:rPr>
            <w:noProof/>
          </w:rPr>
          <w:instrText>HYPERLINK \l "_Toc399178782"</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5.1</w:t>
        </w:r>
        <w:r>
          <w:rPr>
            <w:rFonts w:asciiTheme="minorHAnsi" w:eastAsiaTheme="minorEastAsia" w:hAnsiTheme="minorHAnsi" w:cstheme="minorBidi"/>
            <w:smallCaps w:val="0"/>
            <w:noProof/>
            <w:sz w:val="22"/>
            <w:szCs w:val="22"/>
          </w:rPr>
          <w:tab/>
        </w:r>
        <w:r w:rsidRPr="009B2427">
          <w:rPr>
            <w:rStyle w:val="Hyperlink"/>
            <w:noProof/>
          </w:rPr>
          <w:t>Requisitos Mínimos de Hardware</w:t>
        </w:r>
        <w:r>
          <w:rPr>
            <w:noProof/>
            <w:webHidden/>
          </w:rPr>
          <w:tab/>
        </w:r>
        <w:r>
          <w:rPr>
            <w:noProof/>
            <w:webHidden/>
          </w:rPr>
          <w:fldChar w:fldCharType="begin"/>
        </w:r>
        <w:r>
          <w:rPr>
            <w:noProof/>
            <w:webHidden/>
          </w:rPr>
          <w:instrText xml:space="preserve"> PAGEREF _Toc399178782 \h </w:instrText>
        </w:r>
        <w:r>
          <w:rPr>
            <w:noProof/>
            <w:webHidden/>
          </w:rPr>
        </w:r>
      </w:ins>
      <w:r>
        <w:rPr>
          <w:noProof/>
          <w:webHidden/>
        </w:rPr>
        <w:fldChar w:fldCharType="separate"/>
      </w:r>
      <w:ins w:id="113" w:author="Ana Paula S" w:date="2014-09-22T19:50:00Z">
        <w:r>
          <w:rPr>
            <w:noProof/>
            <w:webHidden/>
          </w:rPr>
          <w:t>45</w:t>
        </w:r>
        <w:r>
          <w:rPr>
            <w:noProof/>
            <w:webHidden/>
          </w:rPr>
          <w:fldChar w:fldCharType="end"/>
        </w:r>
        <w:r w:rsidRPr="009B2427">
          <w:rPr>
            <w:rStyle w:val="Hyperlink"/>
            <w:noProof/>
          </w:rPr>
          <w:fldChar w:fldCharType="end"/>
        </w:r>
      </w:ins>
    </w:p>
    <w:p w14:paraId="3AC0EE6F" w14:textId="77777777" w:rsidR="005449FB" w:rsidRDefault="005449FB">
      <w:pPr>
        <w:pStyle w:val="Sumrio2"/>
        <w:tabs>
          <w:tab w:val="left" w:pos="720"/>
          <w:tab w:val="right" w:leader="dot" w:pos="9269"/>
        </w:tabs>
        <w:rPr>
          <w:ins w:id="114" w:author="Ana Paula S" w:date="2014-09-22T19:50:00Z"/>
          <w:rFonts w:asciiTheme="minorHAnsi" w:eastAsiaTheme="minorEastAsia" w:hAnsiTheme="minorHAnsi" w:cstheme="minorBidi"/>
          <w:smallCaps w:val="0"/>
          <w:noProof/>
          <w:sz w:val="22"/>
          <w:szCs w:val="22"/>
        </w:rPr>
      </w:pPr>
      <w:ins w:id="115"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"_Toc399178783"</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5.2</w:t>
        </w:r>
        <w:r>
          <w:rPr>
            <w:rFonts w:asciiTheme="minorHAnsi" w:eastAsiaTheme="minorEastAsia" w:hAnsiTheme="minorHAnsi" w:cstheme="minorBidi"/>
            <w:smallCaps w:val="0"/>
            <w:noProof/>
            <w:sz w:val="22"/>
            <w:szCs w:val="22"/>
          </w:rPr>
          <w:tab/>
        </w:r>
        <w:r w:rsidRPr="009B2427">
          <w:rPr>
            <w:rStyle w:val="Hyperlink"/>
            <w:noProof/>
          </w:rPr>
          <w:t>Requisitos Mínimos de Software</w:t>
        </w:r>
        <w:r>
          <w:rPr>
            <w:noProof/>
            <w:webHidden/>
          </w:rPr>
          <w:tab/>
        </w:r>
        <w:r>
          <w:rPr>
            <w:noProof/>
            <w:webHidden/>
          </w:rPr>
          <w:fldChar w:fldCharType="begin"/>
        </w:r>
        <w:r>
          <w:rPr>
            <w:noProof/>
            <w:webHidden/>
          </w:rPr>
          <w:instrText xml:space="preserve"> PAGEREF _Toc399178783 \h </w:instrText>
        </w:r>
        <w:r>
          <w:rPr>
            <w:noProof/>
            <w:webHidden/>
          </w:rPr>
        </w:r>
      </w:ins>
      <w:r>
        <w:rPr>
          <w:noProof/>
          <w:webHidden/>
        </w:rPr>
        <w:fldChar w:fldCharType="separate"/>
      </w:r>
      <w:ins w:id="116" w:author="Ana Paula S" w:date="2014-09-22T19:50:00Z">
        <w:r>
          <w:rPr>
            <w:noProof/>
            <w:webHidden/>
          </w:rPr>
          <w:t>45</w:t>
        </w:r>
        <w:r>
          <w:rPr>
            <w:noProof/>
            <w:webHidden/>
          </w:rPr>
          <w:fldChar w:fldCharType="end"/>
        </w:r>
        <w:r w:rsidRPr="009B2427">
          <w:rPr>
            <w:rStyle w:val="Hyperlink"/>
            <w:noProof/>
          </w:rPr>
          <w:fldChar w:fldCharType="end"/>
        </w:r>
      </w:ins>
    </w:p>
    <w:p w14:paraId="1687F47D" w14:textId="77777777" w:rsidR="005449FB" w:rsidRDefault="005449FB">
      <w:pPr>
        <w:pStyle w:val="Sumrio2"/>
        <w:tabs>
          <w:tab w:val="left" w:pos="720"/>
          <w:tab w:val="right" w:leader="dot" w:pos="9269"/>
        </w:tabs>
        <w:rPr>
          <w:ins w:id="117" w:author="Ana Paula S" w:date="2014-09-22T19:50:00Z"/>
          <w:rFonts w:asciiTheme="minorHAnsi" w:eastAsiaTheme="minorEastAsia" w:hAnsiTheme="minorHAnsi" w:cstheme="minorBidi"/>
          <w:smallCaps w:val="0"/>
          <w:noProof/>
          <w:sz w:val="22"/>
          <w:szCs w:val="22"/>
        </w:rPr>
      </w:pPr>
      <w:ins w:id="118"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"_Toc399178784"</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5.3</w:t>
        </w:r>
        <w:r>
          <w:rPr>
            <w:rFonts w:asciiTheme="minorHAnsi" w:eastAsiaTheme="minorEastAsia" w:hAnsiTheme="minorHAnsi" w:cstheme="minorBidi"/>
            <w:smallCaps w:val="0"/>
            <w:noProof/>
            <w:sz w:val="22"/>
            <w:szCs w:val="22"/>
          </w:rPr>
          <w:tab/>
        </w:r>
        <w:r w:rsidRPr="009B2427">
          <w:rPr>
            <w:rStyle w:val="Hyperlink"/>
            <w:noProof/>
          </w:rPr>
          <w:t>Guia de instalação do sistema</w:t>
        </w:r>
        <w:r>
          <w:rPr>
            <w:noProof/>
            <w:webHidden/>
          </w:rPr>
          <w:tab/>
        </w:r>
        <w:r>
          <w:rPr>
            <w:noProof/>
            <w:webHidden/>
          </w:rPr>
          <w:fldChar w:fldCharType="begin"/>
        </w:r>
        <w:r>
          <w:rPr>
            <w:noProof/>
            <w:webHidden/>
          </w:rPr>
          <w:instrText xml:space="preserve"> PAGEREF _Toc399178784 \h </w:instrText>
        </w:r>
        <w:r>
          <w:rPr>
            <w:noProof/>
            <w:webHidden/>
          </w:rPr>
        </w:r>
      </w:ins>
      <w:r>
        <w:rPr>
          <w:noProof/>
          <w:webHidden/>
        </w:rPr>
        <w:fldChar w:fldCharType="separate"/>
      </w:r>
      <w:ins w:id="119" w:author="Ana Paula S" w:date="2014-09-22T19:50:00Z">
        <w:r>
          <w:rPr>
            <w:noProof/>
            <w:webHidden/>
          </w:rPr>
          <w:t>45</w:t>
        </w:r>
        <w:r>
          <w:rPr>
            <w:noProof/>
            <w:webHidden/>
          </w:rPr>
          <w:fldChar w:fldCharType="end"/>
        </w:r>
        <w:r w:rsidRPr="009B2427">
          <w:rPr>
            <w:rStyle w:val="Hyperlink"/>
            <w:noProof/>
          </w:rPr>
          <w:fldChar w:fldCharType="end"/>
        </w:r>
      </w:ins>
    </w:p>
    <w:p w14:paraId="78BB22EB" w14:textId="77777777" w:rsidR="005449FB" w:rsidRDefault="005449FB">
      <w:pPr>
        <w:pStyle w:val="Sumrio1"/>
        <w:rPr>
          <w:ins w:id="120" w:author="Ana Paula S" w:date="2014-09-22T19:50:00Z"/>
          <w:rFonts w:asciiTheme="minorHAnsi" w:eastAsiaTheme="minorEastAsia" w:hAnsiTheme="minorHAnsi" w:cstheme="minorBidi"/>
          <w:b w:val="0"/>
          <w:bCs w:val="0"/>
          <w:caps w:val="0"/>
          <w:noProof/>
          <w:sz w:val="22"/>
          <w:szCs w:val="22"/>
        </w:rPr>
      </w:pPr>
      <w:ins w:id="121"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"_Toc399178785"</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6</w:t>
        </w:r>
        <w:r>
          <w:rPr>
            <w:rFonts w:asciiTheme="minorHAnsi" w:eastAsiaTheme="minorEastAsia" w:hAnsiTheme="minorHAnsi" w:cstheme="minorBidi"/>
            <w:b w:val="0"/>
            <w:bCs w:val="0"/>
            <w:caps w:val="0"/>
            <w:noProof/>
            <w:sz w:val="22"/>
            <w:szCs w:val="22"/>
          </w:rPr>
          <w:tab/>
        </w:r>
        <w:r w:rsidRPr="009B2427">
          <w:rPr>
            <w:rStyle w:val="Hyperlink"/>
            <w:noProof/>
          </w:rPr>
          <w:t>Conclusão</w:t>
        </w:r>
        <w:r>
          <w:rPr>
            <w:noProof/>
            <w:webHidden/>
          </w:rPr>
          <w:tab/>
        </w:r>
        <w:r>
          <w:rPr>
            <w:noProof/>
            <w:webHidden/>
          </w:rPr>
          <w:fldChar w:fldCharType="begin"/>
        </w:r>
        <w:r>
          <w:rPr>
            <w:noProof/>
            <w:webHidden/>
          </w:rPr>
          <w:instrText xml:space="preserve"> PAGEREF _Toc399178785 \h </w:instrText>
        </w:r>
        <w:r>
          <w:rPr>
            <w:noProof/>
            <w:webHidden/>
          </w:rPr>
        </w:r>
      </w:ins>
      <w:r>
        <w:rPr>
          <w:noProof/>
          <w:webHidden/>
        </w:rPr>
        <w:fldChar w:fldCharType="separate"/>
      </w:r>
      <w:ins w:id="122" w:author="Ana Paula S" w:date="2014-09-22T19:50:00Z">
        <w:r>
          <w:rPr>
            <w:noProof/>
            <w:webHidden/>
          </w:rPr>
          <w:t>47</w:t>
        </w:r>
        <w:r>
          <w:rPr>
            <w:noProof/>
            <w:webHidden/>
          </w:rPr>
          <w:fldChar w:fldCharType="end"/>
        </w:r>
        <w:r w:rsidRPr="009B2427">
          <w:rPr>
            <w:rStyle w:val="Hyperlink"/>
            <w:noProof/>
          </w:rPr>
          <w:fldChar w:fldCharType="end"/>
        </w:r>
      </w:ins>
    </w:p>
    <w:p w14:paraId="3E378476" w14:textId="77777777" w:rsidR="005449FB" w:rsidRDefault="005449FB">
      <w:pPr>
        <w:pStyle w:val="Sumrio1"/>
        <w:rPr>
          <w:ins w:id="123" w:author="Ana Paula S" w:date="2014-09-22T19:50:00Z"/>
          <w:rFonts w:asciiTheme="minorHAnsi" w:eastAsiaTheme="minorEastAsia" w:hAnsiTheme="minorHAnsi" w:cstheme="minorBidi"/>
          <w:b w:val="0"/>
          <w:bCs w:val="0"/>
          <w:caps w:val="0"/>
          <w:noProof/>
          <w:sz w:val="22"/>
          <w:szCs w:val="22"/>
        </w:rPr>
      </w:pPr>
      <w:ins w:id="124"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"_Toc399178786"</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7</w:t>
        </w:r>
        <w:r>
          <w:rPr>
            <w:rFonts w:asciiTheme="minorHAnsi" w:eastAsiaTheme="minorEastAsia" w:hAnsiTheme="minorHAnsi" w:cstheme="minorBidi"/>
            <w:b w:val="0"/>
            <w:bCs w:val="0"/>
            <w:caps w:val="0"/>
            <w:noProof/>
            <w:sz w:val="22"/>
            <w:szCs w:val="22"/>
          </w:rPr>
          <w:tab/>
        </w:r>
        <w:r w:rsidRPr="009B2427">
          <w:rPr>
            <w:rStyle w:val="Hyperlink"/>
            <w:noProof/>
          </w:rPr>
          <w:t>Bibliografia</w:t>
        </w:r>
        <w:r>
          <w:rPr>
            <w:noProof/>
            <w:webHidden/>
          </w:rPr>
          <w:tab/>
        </w:r>
        <w:r>
          <w:rPr>
            <w:noProof/>
            <w:webHidden/>
          </w:rPr>
          <w:fldChar w:fldCharType="begin"/>
        </w:r>
        <w:r>
          <w:rPr>
            <w:noProof/>
            <w:webHidden/>
          </w:rPr>
          <w:instrText xml:space="preserve"> PAGEREF _Toc399178786 \h </w:instrText>
        </w:r>
        <w:r>
          <w:rPr>
            <w:noProof/>
            <w:webHidden/>
          </w:rPr>
        </w:r>
      </w:ins>
      <w:r>
        <w:rPr>
          <w:noProof/>
          <w:webHidden/>
        </w:rPr>
        <w:fldChar w:fldCharType="separate"/>
      </w:r>
      <w:ins w:id="125" w:author="Ana Paula S" w:date="2014-09-22T19:50:00Z">
        <w:r>
          <w:rPr>
            <w:noProof/>
            <w:webHidden/>
          </w:rPr>
          <w:t>48</w:t>
        </w:r>
        <w:r>
          <w:rPr>
            <w:noProof/>
            <w:webHidden/>
          </w:rPr>
          <w:fldChar w:fldCharType="end"/>
        </w:r>
        <w:r w:rsidRPr="009B2427">
          <w:rPr>
            <w:rStyle w:val="Hyperlink"/>
            <w:noProof/>
          </w:rPr>
          <w:fldChar w:fldCharType="end"/>
        </w:r>
      </w:ins>
    </w:p>
    <w:p w14:paraId="72E17CB4" w14:textId="77777777" w:rsidR="005449FB" w:rsidRDefault="005449FB">
      <w:pPr>
        <w:pStyle w:val="Sumrio1"/>
        <w:rPr>
          <w:ins w:id="126" w:author="Ana Paula S" w:date="2014-09-22T19:50:00Z"/>
          <w:rFonts w:asciiTheme="minorHAnsi" w:eastAsiaTheme="minorEastAsia" w:hAnsiTheme="minorHAnsi" w:cstheme="minorBidi"/>
          <w:b w:val="0"/>
          <w:bCs w:val="0"/>
          <w:caps w:val="0"/>
          <w:noProof/>
          <w:sz w:val="22"/>
          <w:szCs w:val="22"/>
        </w:rPr>
      </w:pPr>
      <w:ins w:id="127" w:author="Ana Paula S" w:date="2014-09-22T19:50:00Z">
        <w:r w:rsidRPr="009B2427">
          <w:rPr>
            <w:rStyle w:val="Hyperlink"/>
            <w:noProof/>
          </w:rPr>
          <w:fldChar w:fldCharType="begin"/>
        </w:r>
        <w:r w:rsidRPr="009B2427">
          <w:rPr>
            <w:rStyle w:val="Hyperlink"/>
            <w:noProof/>
          </w:rPr>
          <w:instrText xml:space="preserve"> </w:instrText>
        </w:r>
        <w:r>
          <w:rPr>
            <w:noProof/>
          </w:rPr>
          <w:instrText>HYPERLINK \l "_Toc399178787"</w:instrText>
        </w:r>
        <w:r w:rsidRPr="009B2427">
          <w:rPr>
            <w:rStyle w:val="Hyperlink"/>
            <w:noProof/>
          </w:rPr>
          <w:instrText xml:space="preserve"> </w:instrText>
        </w:r>
        <w:r w:rsidRPr="009B2427">
          <w:rPr>
            <w:rStyle w:val="Hyperlink"/>
            <w:noProof/>
          </w:rPr>
        </w:r>
        <w:r w:rsidRPr="009B2427">
          <w:rPr>
            <w:rStyle w:val="Hyperlink"/>
            <w:noProof/>
          </w:rPr>
          <w:fldChar w:fldCharType="separate"/>
        </w:r>
        <w:r w:rsidRPr="009B2427">
          <w:rPr>
            <w:rStyle w:val="Hyperlink"/>
            <w:noProof/>
          </w:rPr>
          <w:t>8</w:t>
        </w:r>
        <w:r>
          <w:rPr>
            <w:rFonts w:asciiTheme="minorHAnsi" w:eastAsiaTheme="minorEastAsia" w:hAnsiTheme="minorHAnsi" w:cstheme="minorBidi"/>
            <w:b w:val="0"/>
            <w:bCs w:val="0"/>
            <w:caps w:val="0"/>
            <w:noProof/>
            <w:sz w:val="22"/>
            <w:szCs w:val="22"/>
          </w:rPr>
          <w:tab/>
        </w:r>
        <w:r w:rsidRPr="009B2427">
          <w:rPr>
            <w:rStyle w:val="Hyperlink"/>
            <w:noProof/>
          </w:rPr>
          <w:t>Anexo A</w:t>
        </w:r>
        <w:r>
          <w:rPr>
            <w:noProof/>
            <w:webHidden/>
          </w:rPr>
          <w:tab/>
        </w:r>
        <w:r>
          <w:rPr>
            <w:noProof/>
            <w:webHidden/>
          </w:rPr>
          <w:fldChar w:fldCharType="begin"/>
        </w:r>
        <w:r>
          <w:rPr>
            <w:noProof/>
            <w:webHidden/>
          </w:rPr>
          <w:instrText xml:space="preserve"> PAGEREF _Toc399178787 \h </w:instrText>
        </w:r>
        <w:r>
          <w:rPr>
            <w:noProof/>
            <w:webHidden/>
          </w:rPr>
        </w:r>
      </w:ins>
      <w:r>
        <w:rPr>
          <w:noProof/>
          <w:webHidden/>
        </w:rPr>
        <w:fldChar w:fldCharType="separate"/>
      </w:r>
      <w:ins w:id="128" w:author="Ana Paula S" w:date="2014-09-22T19:50:00Z">
        <w:r>
          <w:rPr>
            <w:noProof/>
            <w:webHidden/>
          </w:rPr>
          <w:t>49</w:t>
        </w:r>
        <w:r>
          <w:rPr>
            <w:noProof/>
            <w:webHidden/>
          </w:rPr>
          <w:fldChar w:fldCharType="end"/>
        </w:r>
        <w:r w:rsidRPr="009B2427">
          <w:rPr>
            <w:rStyle w:val="Hyperlink"/>
            <w:noProof/>
          </w:rPr>
          <w:fldChar w:fldCharType="end"/>
        </w:r>
      </w:ins>
    </w:p>
    <w:p w14:paraId="4F79FD6D" w14:textId="77777777" w:rsidR="00D01E7D" w:rsidDel="005449FB" w:rsidRDefault="00D01E7D">
      <w:pPr>
        <w:pStyle w:val="Sumrio1"/>
        <w:rPr>
          <w:del w:id="129" w:author="Ana Paula S" w:date="2014-09-22T19:50:00Z"/>
          <w:rFonts w:asciiTheme="minorHAnsi" w:eastAsiaTheme="minorEastAsia" w:hAnsiTheme="minorHAnsi" w:cstheme="minorBidi"/>
          <w:b w:val="0"/>
          <w:bCs w:val="0"/>
          <w:caps w:val="0"/>
          <w:noProof/>
          <w:sz w:val="22"/>
          <w:szCs w:val="22"/>
          <w:lang w:val="en-US" w:eastAsia="en-US"/>
        </w:rPr>
      </w:pPr>
      <w:del w:id="130" w:author="Ana Paula S" w:date="2014-09-22T19:50:00Z">
        <w:r w:rsidRPr="005449FB" w:rsidDel="005449FB">
          <w:rPr>
            <w:rFonts w:ascii="Times New Roman" w:hAnsi="Times New Roman" w:cs="Times New Roman"/>
            <w:noProof/>
            <w:rPrChange w:id="131" w:author="Ana Paula S" w:date="2014-09-22T19:50:00Z">
              <w:rPr>
                <w:rStyle w:val="Hyperlink"/>
                <w:noProof/>
              </w:rPr>
            </w:rPrChange>
          </w:rPr>
          <w:delText>1</w:delText>
        </w:r>
        <w:r w:rsidDel="005449FB">
          <w:rPr>
            <w:rFonts w:asciiTheme="minorHAnsi" w:eastAsiaTheme="minorEastAsia" w:hAnsiTheme="minorHAnsi" w:cstheme="minorBidi"/>
            <w:b w:val="0"/>
            <w:bCs w:val="0"/>
            <w:caps w:val="0"/>
            <w:noProof/>
            <w:sz w:val="22"/>
            <w:szCs w:val="22"/>
            <w:lang w:val="en-US" w:eastAsia="en-US"/>
          </w:rPr>
          <w:tab/>
        </w:r>
        <w:r w:rsidRPr="005449FB" w:rsidDel="005449FB">
          <w:rPr>
            <w:rFonts w:ascii="Times New Roman" w:hAnsi="Times New Roman" w:cs="Times New Roman"/>
            <w:noProof/>
            <w:rPrChange w:id="132" w:author="Ana Paula S" w:date="2014-09-22T19:50:00Z">
              <w:rPr>
                <w:rStyle w:val="Hyperlink"/>
                <w:noProof/>
              </w:rPr>
            </w:rPrChange>
          </w:rPr>
          <w:delText>Introdução</w:delText>
        </w:r>
        <w:r w:rsidDel="005449FB">
          <w:rPr>
            <w:noProof/>
            <w:webHidden/>
          </w:rPr>
          <w:tab/>
        </w:r>
        <w:r w:rsidR="00D8284F" w:rsidDel="005449FB">
          <w:rPr>
            <w:noProof/>
            <w:webHidden/>
          </w:rPr>
          <w:delText>1</w:delText>
        </w:r>
      </w:del>
    </w:p>
    <w:p w14:paraId="15FC1824" w14:textId="77777777" w:rsidR="00D01E7D" w:rsidDel="005449FB" w:rsidRDefault="00D01E7D">
      <w:pPr>
        <w:pStyle w:val="Sumrio2"/>
        <w:tabs>
          <w:tab w:val="left" w:pos="720"/>
          <w:tab w:val="right" w:leader="dot" w:pos="9269"/>
        </w:tabs>
        <w:rPr>
          <w:del w:id="133" w:author="Ana Paula S" w:date="2014-09-22T19:50:00Z"/>
          <w:rFonts w:asciiTheme="minorHAnsi" w:eastAsiaTheme="minorEastAsia" w:hAnsiTheme="minorHAnsi" w:cstheme="minorBidi"/>
          <w:smallCaps w:val="0"/>
          <w:noProof/>
          <w:sz w:val="22"/>
          <w:szCs w:val="22"/>
          <w:lang w:val="en-US" w:eastAsia="en-US"/>
        </w:rPr>
      </w:pPr>
      <w:del w:id="134" w:author="Ana Paula S" w:date="2014-09-22T19:50:00Z">
        <w:r w:rsidRPr="005449FB" w:rsidDel="005449FB">
          <w:rPr>
            <w:rFonts w:ascii="Times New Roman" w:hAnsi="Times New Roman" w:cs="Times New Roman"/>
            <w:noProof/>
            <w:rPrChange w:id="135" w:author="Ana Paula S" w:date="2014-09-22T19:50:00Z">
              <w:rPr>
                <w:rStyle w:val="Hyperlink"/>
                <w:noProof/>
              </w:rPr>
            </w:rPrChange>
          </w:rPr>
          <w:delText>1.1</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136" w:author="Ana Paula S" w:date="2014-09-22T19:50:00Z">
              <w:rPr>
                <w:rStyle w:val="Hyperlink"/>
                <w:noProof/>
              </w:rPr>
            </w:rPrChange>
          </w:rPr>
          <w:delText>Contexto e Problematização</w:delText>
        </w:r>
        <w:r w:rsidDel="005449FB">
          <w:rPr>
            <w:noProof/>
            <w:webHidden/>
          </w:rPr>
          <w:tab/>
        </w:r>
        <w:r w:rsidR="00D8284F" w:rsidDel="005449FB">
          <w:rPr>
            <w:noProof/>
            <w:webHidden/>
          </w:rPr>
          <w:delText>1</w:delText>
        </w:r>
      </w:del>
    </w:p>
    <w:p w14:paraId="0336D2E1" w14:textId="77777777" w:rsidR="00D01E7D" w:rsidDel="005449FB" w:rsidRDefault="00D01E7D">
      <w:pPr>
        <w:pStyle w:val="Sumrio2"/>
        <w:tabs>
          <w:tab w:val="left" w:pos="720"/>
          <w:tab w:val="right" w:leader="dot" w:pos="9269"/>
        </w:tabs>
        <w:rPr>
          <w:del w:id="137" w:author="Ana Paula S" w:date="2014-09-22T19:50:00Z"/>
          <w:rFonts w:asciiTheme="minorHAnsi" w:eastAsiaTheme="minorEastAsia" w:hAnsiTheme="minorHAnsi" w:cstheme="minorBidi"/>
          <w:smallCaps w:val="0"/>
          <w:noProof/>
          <w:sz w:val="22"/>
          <w:szCs w:val="22"/>
          <w:lang w:val="en-US" w:eastAsia="en-US"/>
        </w:rPr>
      </w:pPr>
      <w:del w:id="138" w:author="Ana Paula S" w:date="2014-09-22T19:50:00Z">
        <w:r w:rsidRPr="005449FB" w:rsidDel="005449FB">
          <w:rPr>
            <w:rFonts w:ascii="Times New Roman" w:hAnsi="Times New Roman" w:cs="Times New Roman"/>
            <w:noProof/>
            <w:rPrChange w:id="139" w:author="Ana Paula S" w:date="2014-09-22T19:50:00Z">
              <w:rPr>
                <w:rStyle w:val="Hyperlink"/>
                <w:noProof/>
              </w:rPr>
            </w:rPrChange>
          </w:rPr>
          <w:delText>1.2</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140" w:author="Ana Paula S" w:date="2014-09-22T19:50:00Z">
              <w:rPr>
                <w:rStyle w:val="Hyperlink"/>
                <w:noProof/>
              </w:rPr>
            </w:rPrChange>
          </w:rPr>
          <w:delText>Objetivos</w:delText>
        </w:r>
        <w:r w:rsidDel="005449FB">
          <w:rPr>
            <w:noProof/>
            <w:webHidden/>
          </w:rPr>
          <w:tab/>
        </w:r>
        <w:r w:rsidR="00D8284F" w:rsidDel="005449FB">
          <w:rPr>
            <w:noProof/>
            <w:webHidden/>
          </w:rPr>
          <w:delText>2</w:delText>
        </w:r>
      </w:del>
    </w:p>
    <w:p w14:paraId="6944C53F" w14:textId="77777777" w:rsidR="00D01E7D" w:rsidDel="005449FB" w:rsidRDefault="00D01E7D">
      <w:pPr>
        <w:pStyle w:val="Sumrio3"/>
        <w:tabs>
          <w:tab w:val="left" w:pos="1200"/>
          <w:tab w:val="right" w:leader="dot" w:pos="9269"/>
        </w:tabs>
        <w:rPr>
          <w:del w:id="141" w:author="Ana Paula S" w:date="2014-09-22T19:50:00Z"/>
          <w:rFonts w:asciiTheme="minorHAnsi" w:eastAsiaTheme="minorEastAsia" w:hAnsiTheme="minorHAnsi" w:cstheme="minorBidi"/>
          <w:i w:val="0"/>
          <w:iCs w:val="0"/>
          <w:noProof/>
          <w:sz w:val="22"/>
          <w:szCs w:val="22"/>
          <w:lang w:val="en-US" w:eastAsia="en-US"/>
        </w:rPr>
      </w:pPr>
      <w:del w:id="142" w:author="Ana Paula S" w:date="2014-09-22T19:50:00Z">
        <w:r w:rsidRPr="005449FB" w:rsidDel="005449FB">
          <w:rPr>
            <w:rFonts w:ascii="Times New Roman" w:hAnsi="Times New Roman" w:cs="Times New Roman"/>
            <w:noProof/>
            <w:rPrChange w:id="143" w:author="Ana Paula S" w:date="2014-09-22T19:50:00Z">
              <w:rPr>
                <w:rStyle w:val="Hyperlink"/>
                <w:noProof/>
              </w:rPr>
            </w:rPrChange>
          </w:rPr>
          <w:delText>1.2.1</w:delText>
        </w:r>
        <w:r w:rsidDel="005449FB">
          <w:rPr>
            <w:rFonts w:asciiTheme="minorHAnsi" w:eastAsiaTheme="minorEastAsia" w:hAnsiTheme="minorHAnsi" w:cstheme="minorBidi"/>
            <w:i w:val="0"/>
            <w:iCs w:val="0"/>
            <w:noProof/>
            <w:sz w:val="22"/>
            <w:szCs w:val="22"/>
            <w:lang w:val="en-US" w:eastAsia="en-US"/>
          </w:rPr>
          <w:tab/>
        </w:r>
        <w:r w:rsidRPr="005449FB" w:rsidDel="005449FB">
          <w:rPr>
            <w:rFonts w:ascii="Times New Roman" w:hAnsi="Times New Roman" w:cs="Times New Roman"/>
            <w:noProof/>
            <w:rPrChange w:id="144" w:author="Ana Paula S" w:date="2014-09-22T19:50:00Z">
              <w:rPr>
                <w:rStyle w:val="Hyperlink"/>
                <w:noProof/>
              </w:rPr>
            </w:rPrChange>
          </w:rPr>
          <w:delText>Objetivo Geral</w:delText>
        </w:r>
        <w:r w:rsidDel="005449FB">
          <w:rPr>
            <w:noProof/>
            <w:webHidden/>
          </w:rPr>
          <w:tab/>
        </w:r>
        <w:r w:rsidR="00D8284F" w:rsidDel="005449FB">
          <w:rPr>
            <w:noProof/>
            <w:webHidden/>
          </w:rPr>
          <w:delText>2</w:delText>
        </w:r>
      </w:del>
    </w:p>
    <w:p w14:paraId="0E4FF4FB" w14:textId="77777777" w:rsidR="00D01E7D" w:rsidDel="005449FB" w:rsidRDefault="00D01E7D">
      <w:pPr>
        <w:pStyle w:val="Sumrio3"/>
        <w:tabs>
          <w:tab w:val="left" w:pos="1200"/>
          <w:tab w:val="right" w:leader="dot" w:pos="9269"/>
        </w:tabs>
        <w:rPr>
          <w:del w:id="145" w:author="Ana Paula S" w:date="2014-09-22T19:50:00Z"/>
          <w:rFonts w:asciiTheme="minorHAnsi" w:eastAsiaTheme="minorEastAsia" w:hAnsiTheme="minorHAnsi" w:cstheme="minorBidi"/>
          <w:i w:val="0"/>
          <w:iCs w:val="0"/>
          <w:noProof/>
          <w:sz w:val="22"/>
          <w:szCs w:val="22"/>
          <w:lang w:val="en-US" w:eastAsia="en-US"/>
        </w:rPr>
      </w:pPr>
      <w:del w:id="146" w:author="Ana Paula S" w:date="2014-09-22T19:50:00Z">
        <w:r w:rsidRPr="005449FB" w:rsidDel="005449FB">
          <w:rPr>
            <w:rFonts w:ascii="Times New Roman" w:hAnsi="Times New Roman" w:cs="Times New Roman"/>
            <w:noProof/>
            <w:rPrChange w:id="147" w:author="Ana Paula S" w:date="2014-09-22T19:50:00Z">
              <w:rPr>
                <w:rStyle w:val="Hyperlink"/>
                <w:noProof/>
              </w:rPr>
            </w:rPrChange>
          </w:rPr>
          <w:delText>1.2.2</w:delText>
        </w:r>
        <w:r w:rsidDel="005449FB">
          <w:rPr>
            <w:rFonts w:asciiTheme="minorHAnsi" w:eastAsiaTheme="minorEastAsia" w:hAnsiTheme="minorHAnsi" w:cstheme="minorBidi"/>
            <w:i w:val="0"/>
            <w:iCs w:val="0"/>
            <w:noProof/>
            <w:sz w:val="22"/>
            <w:szCs w:val="22"/>
            <w:lang w:val="en-US" w:eastAsia="en-US"/>
          </w:rPr>
          <w:tab/>
        </w:r>
        <w:r w:rsidRPr="005449FB" w:rsidDel="005449FB">
          <w:rPr>
            <w:rFonts w:ascii="Times New Roman" w:hAnsi="Times New Roman" w:cs="Times New Roman"/>
            <w:noProof/>
            <w:rPrChange w:id="148" w:author="Ana Paula S" w:date="2014-09-22T19:50:00Z">
              <w:rPr>
                <w:rStyle w:val="Hyperlink"/>
                <w:noProof/>
              </w:rPr>
            </w:rPrChange>
          </w:rPr>
          <w:delText>Objetivos Específicos</w:delText>
        </w:r>
        <w:r w:rsidDel="005449FB">
          <w:rPr>
            <w:noProof/>
            <w:webHidden/>
          </w:rPr>
          <w:tab/>
        </w:r>
        <w:r w:rsidR="00D8284F" w:rsidDel="005449FB">
          <w:rPr>
            <w:noProof/>
            <w:webHidden/>
          </w:rPr>
          <w:delText>2</w:delText>
        </w:r>
      </w:del>
    </w:p>
    <w:p w14:paraId="2C760BAA" w14:textId="77777777" w:rsidR="00D01E7D" w:rsidDel="005449FB" w:rsidRDefault="00D01E7D">
      <w:pPr>
        <w:pStyle w:val="Sumrio2"/>
        <w:tabs>
          <w:tab w:val="left" w:pos="720"/>
          <w:tab w:val="right" w:leader="dot" w:pos="9269"/>
        </w:tabs>
        <w:rPr>
          <w:del w:id="149" w:author="Ana Paula S" w:date="2014-09-22T19:50:00Z"/>
          <w:rFonts w:asciiTheme="minorHAnsi" w:eastAsiaTheme="minorEastAsia" w:hAnsiTheme="minorHAnsi" w:cstheme="minorBidi"/>
          <w:smallCaps w:val="0"/>
          <w:noProof/>
          <w:sz w:val="22"/>
          <w:szCs w:val="22"/>
          <w:lang w:val="en-US" w:eastAsia="en-US"/>
        </w:rPr>
      </w:pPr>
      <w:del w:id="150" w:author="Ana Paula S" w:date="2014-09-22T19:50:00Z">
        <w:r w:rsidRPr="005449FB" w:rsidDel="005449FB">
          <w:rPr>
            <w:rFonts w:ascii="Times New Roman" w:hAnsi="Times New Roman" w:cs="Times New Roman"/>
            <w:noProof/>
            <w:rPrChange w:id="151" w:author="Ana Paula S" w:date="2014-09-22T19:50:00Z">
              <w:rPr>
                <w:rStyle w:val="Hyperlink"/>
                <w:noProof/>
              </w:rPr>
            </w:rPrChange>
          </w:rPr>
          <w:delText>1.3</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152" w:author="Ana Paula S" w:date="2014-09-22T19:50:00Z">
              <w:rPr>
                <w:rStyle w:val="Hyperlink"/>
                <w:noProof/>
              </w:rPr>
            </w:rPrChange>
          </w:rPr>
          <w:delText>Justificativa (Relevância do Trabalho)</w:delText>
        </w:r>
        <w:r w:rsidDel="005449FB">
          <w:rPr>
            <w:noProof/>
            <w:webHidden/>
          </w:rPr>
          <w:tab/>
        </w:r>
        <w:r w:rsidR="00D8284F" w:rsidDel="005449FB">
          <w:rPr>
            <w:noProof/>
            <w:webHidden/>
          </w:rPr>
          <w:delText>3</w:delText>
        </w:r>
      </w:del>
    </w:p>
    <w:p w14:paraId="47AA415D" w14:textId="77777777" w:rsidR="00D01E7D" w:rsidDel="005449FB" w:rsidRDefault="00D01E7D">
      <w:pPr>
        <w:pStyle w:val="Sumrio2"/>
        <w:tabs>
          <w:tab w:val="left" w:pos="720"/>
          <w:tab w:val="right" w:leader="dot" w:pos="9269"/>
        </w:tabs>
        <w:rPr>
          <w:del w:id="153" w:author="Ana Paula S" w:date="2014-09-22T19:50:00Z"/>
          <w:rFonts w:asciiTheme="minorHAnsi" w:eastAsiaTheme="minorEastAsia" w:hAnsiTheme="minorHAnsi" w:cstheme="minorBidi"/>
          <w:smallCaps w:val="0"/>
          <w:noProof/>
          <w:sz w:val="22"/>
          <w:szCs w:val="22"/>
          <w:lang w:val="en-US" w:eastAsia="en-US"/>
        </w:rPr>
      </w:pPr>
      <w:del w:id="154" w:author="Ana Paula S" w:date="2014-09-22T19:50:00Z">
        <w:r w:rsidRPr="005449FB" w:rsidDel="005449FB">
          <w:rPr>
            <w:rFonts w:ascii="Times New Roman" w:hAnsi="Times New Roman" w:cs="Times New Roman"/>
            <w:noProof/>
            <w:rPrChange w:id="155" w:author="Ana Paula S" w:date="2014-09-22T19:50:00Z">
              <w:rPr>
                <w:rStyle w:val="Hyperlink"/>
                <w:noProof/>
              </w:rPr>
            </w:rPrChange>
          </w:rPr>
          <w:delText>1.4</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156" w:author="Ana Paula S" w:date="2014-09-22T19:50:00Z">
              <w:rPr>
                <w:rStyle w:val="Hyperlink"/>
                <w:noProof/>
              </w:rPr>
            </w:rPrChange>
          </w:rPr>
          <w:delText>Metodologia</w:delText>
        </w:r>
        <w:r w:rsidDel="005449FB">
          <w:rPr>
            <w:noProof/>
            <w:webHidden/>
          </w:rPr>
          <w:tab/>
        </w:r>
        <w:r w:rsidR="00D8284F" w:rsidDel="005449FB">
          <w:rPr>
            <w:noProof/>
            <w:webHidden/>
          </w:rPr>
          <w:delText>3</w:delText>
        </w:r>
      </w:del>
    </w:p>
    <w:p w14:paraId="699A66FF" w14:textId="77777777" w:rsidR="00D01E7D" w:rsidDel="005449FB" w:rsidRDefault="00D01E7D">
      <w:pPr>
        <w:pStyle w:val="Sumrio1"/>
        <w:rPr>
          <w:del w:id="157" w:author="Ana Paula S" w:date="2014-09-22T19:50:00Z"/>
          <w:rFonts w:asciiTheme="minorHAnsi" w:eastAsiaTheme="minorEastAsia" w:hAnsiTheme="minorHAnsi" w:cstheme="minorBidi"/>
          <w:b w:val="0"/>
          <w:bCs w:val="0"/>
          <w:caps w:val="0"/>
          <w:noProof/>
          <w:sz w:val="22"/>
          <w:szCs w:val="22"/>
          <w:lang w:val="en-US" w:eastAsia="en-US"/>
        </w:rPr>
      </w:pPr>
      <w:del w:id="158" w:author="Ana Paula S" w:date="2014-09-22T19:50:00Z">
        <w:r w:rsidRPr="005449FB" w:rsidDel="005449FB">
          <w:rPr>
            <w:rFonts w:ascii="Times New Roman" w:hAnsi="Times New Roman" w:cs="Times New Roman"/>
            <w:noProof/>
            <w:rPrChange w:id="159" w:author="Ana Paula S" w:date="2014-09-22T19:50:00Z">
              <w:rPr>
                <w:rStyle w:val="Hyperlink"/>
                <w:noProof/>
              </w:rPr>
            </w:rPrChange>
          </w:rPr>
          <w:delText>2</w:delText>
        </w:r>
        <w:r w:rsidDel="005449FB">
          <w:rPr>
            <w:rFonts w:asciiTheme="minorHAnsi" w:eastAsiaTheme="minorEastAsia" w:hAnsiTheme="minorHAnsi" w:cstheme="minorBidi"/>
            <w:b w:val="0"/>
            <w:bCs w:val="0"/>
            <w:caps w:val="0"/>
            <w:noProof/>
            <w:sz w:val="22"/>
            <w:szCs w:val="22"/>
            <w:lang w:val="en-US" w:eastAsia="en-US"/>
          </w:rPr>
          <w:tab/>
        </w:r>
        <w:r w:rsidRPr="005449FB" w:rsidDel="005449FB">
          <w:rPr>
            <w:rFonts w:ascii="Times New Roman" w:hAnsi="Times New Roman" w:cs="Times New Roman"/>
            <w:noProof/>
            <w:rPrChange w:id="160" w:author="Ana Paula S" w:date="2014-09-22T19:50:00Z">
              <w:rPr>
                <w:rStyle w:val="Hyperlink"/>
                <w:noProof/>
              </w:rPr>
            </w:rPrChange>
          </w:rPr>
          <w:delText>Visão do Sistema</w:delText>
        </w:r>
        <w:r w:rsidDel="005449FB">
          <w:rPr>
            <w:noProof/>
            <w:webHidden/>
          </w:rPr>
          <w:tab/>
        </w:r>
        <w:r w:rsidR="00D8284F" w:rsidDel="005449FB">
          <w:rPr>
            <w:noProof/>
            <w:webHidden/>
          </w:rPr>
          <w:delText>3</w:delText>
        </w:r>
      </w:del>
    </w:p>
    <w:p w14:paraId="636E3926" w14:textId="77777777" w:rsidR="00D01E7D" w:rsidDel="005449FB" w:rsidRDefault="00D01E7D">
      <w:pPr>
        <w:pStyle w:val="Sumrio2"/>
        <w:tabs>
          <w:tab w:val="left" w:pos="720"/>
          <w:tab w:val="right" w:leader="dot" w:pos="9269"/>
        </w:tabs>
        <w:rPr>
          <w:del w:id="161" w:author="Ana Paula S" w:date="2014-09-22T19:50:00Z"/>
          <w:rFonts w:asciiTheme="minorHAnsi" w:eastAsiaTheme="minorEastAsia" w:hAnsiTheme="minorHAnsi" w:cstheme="minorBidi"/>
          <w:smallCaps w:val="0"/>
          <w:noProof/>
          <w:sz w:val="22"/>
          <w:szCs w:val="22"/>
          <w:lang w:val="en-US" w:eastAsia="en-US"/>
        </w:rPr>
      </w:pPr>
      <w:del w:id="162" w:author="Ana Paula S" w:date="2014-09-22T19:50:00Z">
        <w:r w:rsidRPr="005449FB" w:rsidDel="005449FB">
          <w:rPr>
            <w:rFonts w:ascii="Times New Roman" w:hAnsi="Times New Roman" w:cs="Times New Roman"/>
            <w:noProof/>
            <w:lang w:val="fr-FR"/>
            <w:rPrChange w:id="163" w:author="Ana Paula S" w:date="2014-09-22T19:50:00Z">
              <w:rPr>
                <w:rStyle w:val="Hyperlink"/>
                <w:noProof/>
                <w:lang w:val="fr-FR"/>
              </w:rPr>
            </w:rPrChange>
          </w:rPr>
          <w:delText>2.1</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lang w:val="fr-FR"/>
            <w:rPrChange w:id="164" w:author="Ana Paula S" w:date="2014-09-22T19:50:00Z">
              <w:rPr>
                <w:rStyle w:val="Hyperlink"/>
                <w:noProof/>
                <w:lang w:val="fr-FR"/>
              </w:rPr>
            </w:rPrChange>
          </w:rPr>
          <w:delText>Descrições dos Envolvidos e Usuários</w:delText>
        </w:r>
        <w:r w:rsidDel="005449FB">
          <w:rPr>
            <w:noProof/>
            <w:webHidden/>
          </w:rPr>
          <w:tab/>
        </w:r>
        <w:r w:rsidR="00D8284F" w:rsidDel="005449FB">
          <w:rPr>
            <w:noProof/>
            <w:webHidden/>
          </w:rPr>
          <w:delText>3</w:delText>
        </w:r>
      </w:del>
    </w:p>
    <w:p w14:paraId="169351F4" w14:textId="77777777" w:rsidR="00D01E7D" w:rsidDel="005449FB" w:rsidRDefault="00D01E7D">
      <w:pPr>
        <w:pStyle w:val="Sumrio3"/>
        <w:tabs>
          <w:tab w:val="left" w:pos="1200"/>
          <w:tab w:val="right" w:leader="dot" w:pos="9269"/>
        </w:tabs>
        <w:rPr>
          <w:del w:id="165" w:author="Ana Paula S" w:date="2014-09-22T19:50:00Z"/>
          <w:rFonts w:asciiTheme="minorHAnsi" w:eastAsiaTheme="minorEastAsia" w:hAnsiTheme="minorHAnsi" w:cstheme="minorBidi"/>
          <w:i w:val="0"/>
          <w:iCs w:val="0"/>
          <w:noProof/>
          <w:sz w:val="22"/>
          <w:szCs w:val="22"/>
          <w:lang w:val="en-US" w:eastAsia="en-US"/>
        </w:rPr>
      </w:pPr>
      <w:del w:id="166" w:author="Ana Paula S" w:date="2014-09-22T19:50:00Z">
        <w:r w:rsidRPr="005449FB" w:rsidDel="005449FB">
          <w:rPr>
            <w:rFonts w:ascii="Times New Roman" w:hAnsi="Times New Roman" w:cs="Times New Roman"/>
            <w:noProof/>
            <w:rPrChange w:id="167" w:author="Ana Paula S" w:date="2014-09-22T19:50:00Z">
              <w:rPr>
                <w:rStyle w:val="Hyperlink"/>
                <w:noProof/>
              </w:rPr>
            </w:rPrChange>
          </w:rPr>
          <w:delText>2.1.1</w:delText>
        </w:r>
        <w:r w:rsidDel="005449FB">
          <w:rPr>
            <w:rFonts w:asciiTheme="minorHAnsi" w:eastAsiaTheme="minorEastAsia" w:hAnsiTheme="minorHAnsi" w:cstheme="minorBidi"/>
            <w:i w:val="0"/>
            <w:iCs w:val="0"/>
            <w:noProof/>
            <w:sz w:val="22"/>
            <w:szCs w:val="22"/>
            <w:lang w:val="en-US" w:eastAsia="en-US"/>
          </w:rPr>
          <w:tab/>
        </w:r>
        <w:r w:rsidRPr="005449FB" w:rsidDel="005449FB">
          <w:rPr>
            <w:rFonts w:ascii="Times New Roman" w:hAnsi="Times New Roman" w:cs="Times New Roman"/>
            <w:noProof/>
            <w:rPrChange w:id="168" w:author="Ana Paula S" w:date="2014-09-22T19:50:00Z">
              <w:rPr>
                <w:rStyle w:val="Hyperlink"/>
                <w:noProof/>
              </w:rPr>
            </w:rPrChange>
          </w:rPr>
          <w:delText>Resumo dos Envolvidos</w:delText>
        </w:r>
        <w:r w:rsidDel="005449FB">
          <w:rPr>
            <w:noProof/>
            <w:webHidden/>
          </w:rPr>
          <w:tab/>
        </w:r>
        <w:r w:rsidR="00D8284F" w:rsidDel="005449FB">
          <w:rPr>
            <w:noProof/>
            <w:webHidden/>
          </w:rPr>
          <w:delText>4</w:delText>
        </w:r>
      </w:del>
    </w:p>
    <w:p w14:paraId="2CBBCDBE" w14:textId="77777777" w:rsidR="00D01E7D" w:rsidDel="005449FB" w:rsidRDefault="00D01E7D">
      <w:pPr>
        <w:pStyle w:val="Sumrio3"/>
        <w:tabs>
          <w:tab w:val="left" w:pos="1200"/>
          <w:tab w:val="right" w:leader="dot" w:pos="9269"/>
        </w:tabs>
        <w:rPr>
          <w:del w:id="169" w:author="Ana Paula S" w:date="2014-09-22T19:50:00Z"/>
          <w:rFonts w:asciiTheme="minorHAnsi" w:eastAsiaTheme="minorEastAsia" w:hAnsiTheme="minorHAnsi" w:cstheme="minorBidi"/>
          <w:i w:val="0"/>
          <w:iCs w:val="0"/>
          <w:noProof/>
          <w:sz w:val="22"/>
          <w:szCs w:val="22"/>
          <w:lang w:val="en-US" w:eastAsia="en-US"/>
        </w:rPr>
      </w:pPr>
      <w:del w:id="170" w:author="Ana Paula S" w:date="2014-09-22T19:50:00Z">
        <w:r w:rsidRPr="005449FB" w:rsidDel="005449FB">
          <w:rPr>
            <w:rFonts w:ascii="Times New Roman" w:hAnsi="Times New Roman" w:cs="Times New Roman"/>
            <w:noProof/>
            <w:lang w:val="fr-FR"/>
            <w:rPrChange w:id="171" w:author="Ana Paula S" w:date="2014-09-22T19:50:00Z">
              <w:rPr>
                <w:rStyle w:val="Hyperlink"/>
                <w:noProof/>
                <w:lang w:val="fr-FR"/>
              </w:rPr>
            </w:rPrChange>
          </w:rPr>
          <w:delText>2.1.2</w:delText>
        </w:r>
        <w:r w:rsidDel="005449FB">
          <w:rPr>
            <w:rFonts w:asciiTheme="minorHAnsi" w:eastAsiaTheme="minorEastAsia" w:hAnsiTheme="minorHAnsi" w:cstheme="minorBidi"/>
            <w:i w:val="0"/>
            <w:iCs w:val="0"/>
            <w:noProof/>
            <w:sz w:val="22"/>
            <w:szCs w:val="22"/>
            <w:lang w:val="en-US" w:eastAsia="en-US"/>
          </w:rPr>
          <w:tab/>
        </w:r>
        <w:r w:rsidRPr="005449FB" w:rsidDel="005449FB">
          <w:rPr>
            <w:rFonts w:ascii="Times New Roman" w:hAnsi="Times New Roman" w:cs="Times New Roman"/>
            <w:noProof/>
            <w:lang w:val="fr-FR"/>
            <w:rPrChange w:id="172" w:author="Ana Paula S" w:date="2014-09-22T19:50:00Z">
              <w:rPr>
                <w:rStyle w:val="Hyperlink"/>
                <w:noProof/>
                <w:lang w:val="fr-FR"/>
              </w:rPr>
            </w:rPrChange>
          </w:rPr>
          <w:delText>Resumo dos Usuários</w:delText>
        </w:r>
        <w:r w:rsidDel="005449FB">
          <w:rPr>
            <w:noProof/>
            <w:webHidden/>
          </w:rPr>
          <w:tab/>
        </w:r>
        <w:r w:rsidR="00D8284F" w:rsidDel="005449FB">
          <w:rPr>
            <w:noProof/>
            <w:webHidden/>
          </w:rPr>
          <w:delText>5</w:delText>
        </w:r>
      </w:del>
    </w:p>
    <w:p w14:paraId="3BD0AC2B" w14:textId="77777777" w:rsidR="00D01E7D" w:rsidDel="005449FB" w:rsidRDefault="00D01E7D">
      <w:pPr>
        <w:pStyle w:val="Sumrio3"/>
        <w:tabs>
          <w:tab w:val="left" w:pos="1200"/>
          <w:tab w:val="right" w:leader="dot" w:pos="9269"/>
        </w:tabs>
        <w:rPr>
          <w:del w:id="173" w:author="Ana Paula S" w:date="2014-09-22T19:50:00Z"/>
          <w:rFonts w:asciiTheme="minorHAnsi" w:eastAsiaTheme="minorEastAsia" w:hAnsiTheme="minorHAnsi" w:cstheme="minorBidi"/>
          <w:i w:val="0"/>
          <w:iCs w:val="0"/>
          <w:noProof/>
          <w:sz w:val="22"/>
          <w:szCs w:val="22"/>
          <w:lang w:val="en-US" w:eastAsia="en-US"/>
        </w:rPr>
      </w:pPr>
      <w:del w:id="174" w:author="Ana Paula S" w:date="2014-09-22T19:50:00Z">
        <w:r w:rsidRPr="005449FB" w:rsidDel="005449FB">
          <w:rPr>
            <w:rFonts w:ascii="Times New Roman" w:hAnsi="Times New Roman" w:cs="Times New Roman"/>
            <w:noProof/>
            <w:rPrChange w:id="175" w:author="Ana Paula S" w:date="2014-09-22T19:50:00Z">
              <w:rPr>
                <w:rStyle w:val="Hyperlink"/>
                <w:noProof/>
              </w:rPr>
            </w:rPrChange>
          </w:rPr>
          <w:delText>2.1.3</w:delText>
        </w:r>
        <w:r w:rsidDel="005449FB">
          <w:rPr>
            <w:rFonts w:asciiTheme="minorHAnsi" w:eastAsiaTheme="minorEastAsia" w:hAnsiTheme="minorHAnsi" w:cstheme="minorBidi"/>
            <w:i w:val="0"/>
            <w:iCs w:val="0"/>
            <w:noProof/>
            <w:sz w:val="22"/>
            <w:szCs w:val="22"/>
            <w:lang w:val="en-US" w:eastAsia="en-US"/>
          </w:rPr>
          <w:tab/>
        </w:r>
        <w:r w:rsidRPr="005449FB" w:rsidDel="005449FB">
          <w:rPr>
            <w:rFonts w:ascii="Times New Roman" w:hAnsi="Times New Roman" w:cs="Times New Roman"/>
            <w:noProof/>
            <w:rPrChange w:id="176" w:author="Ana Paula S" w:date="2014-09-22T19:50:00Z">
              <w:rPr>
                <w:rStyle w:val="Hyperlink"/>
                <w:noProof/>
              </w:rPr>
            </w:rPrChange>
          </w:rPr>
          <w:delText>Ambiente do Usuário</w:delText>
        </w:r>
        <w:r w:rsidDel="005449FB">
          <w:rPr>
            <w:noProof/>
            <w:webHidden/>
          </w:rPr>
          <w:tab/>
        </w:r>
        <w:r w:rsidR="00D8284F" w:rsidDel="005449FB">
          <w:rPr>
            <w:noProof/>
            <w:webHidden/>
          </w:rPr>
          <w:delText>5</w:delText>
        </w:r>
      </w:del>
    </w:p>
    <w:p w14:paraId="4F69C5A9" w14:textId="77777777" w:rsidR="00D01E7D" w:rsidDel="005449FB" w:rsidRDefault="00D01E7D">
      <w:pPr>
        <w:pStyle w:val="Sumrio3"/>
        <w:tabs>
          <w:tab w:val="left" w:pos="1200"/>
          <w:tab w:val="right" w:leader="dot" w:pos="9269"/>
        </w:tabs>
        <w:rPr>
          <w:del w:id="177" w:author="Ana Paula S" w:date="2014-09-22T19:50:00Z"/>
          <w:rFonts w:asciiTheme="minorHAnsi" w:eastAsiaTheme="minorEastAsia" w:hAnsiTheme="minorHAnsi" w:cstheme="minorBidi"/>
          <w:i w:val="0"/>
          <w:iCs w:val="0"/>
          <w:noProof/>
          <w:sz w:val="22"/>
          <w:szCs w:val="22"/>
          <w:lang w:val="en-US" w:eastAsia="en-US"/>
        </w:rPr>
      </w:pPr>
      <w:del w:id="178" w:author="Ana Paula S" w:date="2014-09-22T19:50:00Z">
        <w:r w:rsidRPr="005449FB" w:rsidDel="005449FB">
          <w:rPr>
            <w:rFonts w:ascii="Times New Roman" w:hAnsi="Times New Roman" w:cs="Times New Roman"/>
            <w:noProof/>
            <w:rPrChange w:id="179" w:author="Ana Paula S" w:date="2014-09-22T19:50:00Z">
              <w:rPr>
                <w:rStyle w:val="Hyperlink"/>
                <w:noProof/>
              </w:rPr>
            </w:rPrChange>
          </w:rPr>
          <w:delText>2.1.4</w:delText>
        </w:r>
        <w:r w:rsidDel="005449FB">
          <w:rPr>
            <w:rFonts w:asciiTheme="minorHAnsi" w:eastAsiaTheme="minorEastAsia" w:hAnsiTheme="minorHAnsi" w:cstheme="minorBidi"/>
            <w:i w:val="0"/>
            <w:iCs w:val="0"/>
            <w:noProof/>
            <w:sz w:val="22"/>
            <w:szCs w:val="22"/>
            <w:lang w:val="en-US" w:eastAsia="en-US"/>
          </w:rPr>
          <w:tab/>
        </w:r>
        <w:r w:rsidRPr="005449FB" w:rsidDel="005449FB">
          <w:rPr>
            <w:rFonts w:ascii="Times New Roman" w:hAnsi="Times New Roman" w:cs="Times New Roman"/>
            <w:noProof/>
            <w:rPrChange w:id="180" w:author="Ana Paula S" w:date="2014-09-22T19:50:00Z">
              <w:rPr>
                <w:rStyle w:val="Hyperlink"/>
                <w:noProof/>
              </w:rPr>
            </w:rPrChange>
          </w:rPr>
          <w:delText>Resumo das Principais Necessidades dos Envolvidos ou Usuários</w:delText>
        </w:r>
        <w:r w:rsidDel="005449FB">
          <w:rPr>
            <w:noProof/>
            <w:webHidden/>
          </w:rPr>
          <w:tab/>
        </w:r>
        <w:r w:rsidR="00D8284F" w:rsidDel="005449FB">
          <w:rPr>
            <w:noProof/>
            <w:webHidden/>
          </w:rPr>
          <w:delText>6</w:delText>
        </w:r>
      </w:del>
    </w:p>
    <w:p w14:paraId="27D0CEA5" w14:textId="77777777" w:rsidR="00D01E7D" w:rsidDel="005449FB" w:rsidRDefault="00D01E7D">
      <w:pPr>
        <w:pStyle w:val="Sumrio3"/>
        <w:tabs>
          <w:tab w:val="left" w:pos="1200"/>
          <w:tab w:val="right" w:leader="dot" w:pos="9269"/>
        </w:tabs>
        <w:rPr>
          <w:del w:id="181" w:author="Ana Paula S" w:date="2014-09-22T19:50:00Z"/>
          <w:rFonts w:asciiTheme="minorHAnsi" w:eastAsiaTheme="minorEastAsia" w:hAnsiTheme="minorHAnsi" w:cstheme="minorBidi"/>
          <w:i w:val="0"/>
          <w:iCs w:val="0"/>
          <w:noProof/>
          <w:sz w:val="22"/>
          <w:szCs w:val="22"/>
          <w:lang w:val="en-US" w:eastAsia="en-US"/>
        </w:rPr>
      </w:pPr>
      <w:del w:id="182" w:author="Ana Paula S" w:date="2014-09-22T19:50:00Z">
        <w:r w:rsidRPr="005449FB" w:rsidDel="005449FB">
          <w:rPr>
            <w:rFonts w:ascii="Times New Roman" w:hAnsi="Times New Roman" w:cs="Times New Roman"/>
            <w:noProof/>
            <w:rPrChange w:id="183" w:author="Ana Paula S" w:date="2014-09-22T19:50:00Z">
              <w:rPr>
                <w:rStyle w:val="Hyperlink"/>
                <w:noProof/>
              </w:rPr>
            </w:rPrChange>
          </w:rPr>
          <w:delText>2.1.5</w:delText>
        </w:r>
        <w:r w:rsidDel="005449FB">
          <w:rPr>
            <w:rFonts w:asciiTheme="minorHAnsi" w:eastAsiaTheme="minorEastAsia" w:hAnsiTheme="minorHAnsi" w:cstheme="minorBidi"/>
            <w:i w:val="0"/>
            <w:iCs w:val="0"/>
            <w:noProof/>
            <w:sz w:val="22"/>
            <w:szCs w:val="22"/>
            <w:lang w:val="en-US" w:eastAsia="en-US"/>
          </w:rPr>
          <w:tab/>
        </w:r>
        <w:r w:rsidRPr="005449FB" w:rsidDel="005449FB">
          <w:rPr>
            <w:rFonts w:ascii="Times New Roman" w:hAnsi="Times New Roman" w:cs="Times New Roman"/>
            <w:noProof/>
            <w:rPrChange w:id="184" w:author="Ana Paula S" w:date="2014-09-22T19:50:00Z">
              <w:rPr>
                <w:rStyle w:val="Hyperlink"/>
                <w:noProof/>
              </w:rPr>
            </w:rPrChange>
          </w:rPr>
          <w:delText>Alternativas e Concorrência</w:delText>
        </w:r>
        <w:r w:rsidDel="005449FB">
          <w:rPr>
            <w:noProof/>
            <w:webHidden/>
          </w:rPr>
          <w:tab/>
        </w:r>
        <w:r w:rsidR="00D8284F" w:rsidDel="005449FB">
          <w:rPr>
            <w:noProof/>
            <w:webHidden/>
          </w:rPr>
          <w:delText>6</w:delText>
        </w:r>
      </w:del>
    </w:p>
    <w:p w14:paraId="10945926" w14:textId="77777777" w:rsidR="00D01E7D" w:rsidDel="005449FB" w:rsidRDefault="00D01E7D">
      <w:pPr>
        <w:pStyle w:val="Sumrio2"/>
        <w:tabs>
          <w:tab w:val="left" w:pos="720"/>
          <w:tab w:val="right" w:leader="dot" w:pos="9269"/>
        </w:tabs>
        <w:rPr>
          <w:del w:id="185" w:author="Ana Paula S" w:date="2014-09-22T19:50:00Z"/>
          <w:rFonts w:asciiTheme="minorHAnsi" w:eastAsiaTheme="minorEastAsia" w:hAnsiTheme="minorHAnsi" w:cstheme="minorBidi"/>
          <w:smallCaps w:val="0"/>
          <w:noProof/>
          <w:sz w:val="22"/>
          <w:szCs w:val="22"/>
          <w:lang w:val="en-US" w:eastAsia="en-US"/>
        </w:rPr>
      </w:pPr>
      <w:del w:id="186" w:author="Ana Paula S" w:date="2014-09-22T19:50:00Z">
        <w:r w:rsidRPr="005449FB" w:rsidDel="005449FB">
          <w:rPr>
            <w:rFonts w:ascii="Times New Roman" w:hAnsi="Times New Roman" w:cs="Times New Roman"/>
            <w:noProof/>
            <w:rPrChange w:id="187" w:author="Ana Paula S" w:date="2014-09-22T19:50:00Z">
              <w:rPr>
                <w:rStyle w:val="Hyperlink"/>
                <w:noProof/>
              </w:rPr>
            </w:rPrChange>
          </w:rPr>
          <w:delText>2.2</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188" w:author="Ana Paula S" w:date="2014-09-22T19:50:00Z">
              <w:rPr>
                <w:rStyle w:val="Hyperlink"/>
                <w:noProof/>
              </w:rPr>
            </w:rPrChange>
          </w:rPr>
          <w:delText>Visão Geral do Produto</w:delText>
        </w:r>
        <w:r w:rsidDel="005449FB">
          <w:rPr>
            <w:noProof/>
            <w:webHidden/>
          </w:rPr>
          <w:tab/>
        </w:r>
        <w:r w:rsidR="00D8284F" w:rsidDel="005449FB">
          <w:rPr>
            <w:noProof/>
            <w:webHidden/>
          </w:rPr>
          <w:delText>7</w:delText>
        </w:r>
      </w:del>
    </w:p>
    <w:p w14:paraId="262CCC0A" w14:textId="77777777" w:rsidR="00D01E7D" w:rsidDel="005449FB" w:rsidRDefault="00D01E7D">
      <w:pPr>
        <w:pStyle w:val="Sumrio3"/>
        <w:tabs>
          <w:tab w:val="left" w:pos="1200"/>
          <w:tab w:val="right" w:leader="dot" w:pos="9269"/>
        </w:tabs>
        <w:rPr>
          <w:del w:id="189" w:author="Ana Paula S" w:date="2014-09-22T19:50:00Z"/>
          <w:rFonts w:asciiTheme="minorHAnsi" w:eastAsiaTheme="minorEastAsia" w:hAnsiTheme="minorHAnsi" w:cstheme="minorBidi"/>
          <w:i w:val="0"/>
          <w:iCs w:val="0"/>
          <w:noProof/>
          <w:sz w:val="22"/>
          <w:szCs w:val="22"/>
          <w:lang w:val="en-US" w:eastAsia="en-US"/>
        </w:rPr>
      </w:pPr>
      <w:del w:id="190" w:author="Ana Paula S" w:date="2014-09-22T19:50:00Z">
        <w:r w:rsidRPr="005449FB" w:rsidDel="005449FB">
          <w:rPr>
            <w:rFonts w:ascii="Times New Roman" w:hAnsi="Times New Roman" w:cs="Times New Roman"/>
            <w:noProof/>
            <w:rPrChange w:id="191" w:author="Ana Paula S" w:date="2014-09-22T19:50:00Z">
              <w:rPr>
                <w:rStyle w:val="Hyperlink"/>
                <w:noProof/>
              </w:rPr>
            </w:rPrChange>
          </w:rPr>
          <w:delText>2.2.1</w:delText>
        </w:r>
        <w:r w:rsidDel="005449FB">
          <w:rPr>
            <w:rFonts w:asciiTheme="minorHAnsi" w:eastAsiaTheme="minorEastAsia" w:hAnsiTheme="minorHAnsi" w:cstheme="minorBidi"/>
            <w:i w:val="0"/>
            <w:iCs w:val="0"/>
            <w:noProof/>
            <w:sz w:val="22"/>
            <w:szCs w:val="22"/>
            <w:lang w:val="en-US" w:eastAsia="en-US"/>
          </w:rPr>
          <w:tab/>
        </w:r>
        <w:r w:rsidRPr="005449FB" w:rsidDel="005449FB">
          <w:rPr>
            <w:rFonts w:ascii="Times New Roman" w:hAnsi="Times New Roman" w:cs="Times New Roman"/>
            <w:noProof/>
            <w:rPrChange w:id="192" w:author="Ana Paula S" w:date="2014-09-22T19:50:00Z">
              <w:rPr>
                <w:rStyle w:val="Hyperlink"/>
                <w:noProof/>
              </w:rPr>
            </w:rPrChange>
          </w:rPr>
          <w:delText>Perspectiva do Produto</w:delText>
        </w:r>
        <w:r w:rsidDel="005449FB">
          <w:rPr>
            <w:noProof/>
            <w:webHidden/>
          </w:rPr>
          <w:tab/>
        </w:r>
        <w:r w:rsidR="00D8284F" w:rsidDel="005449FB">
          <w:rPr>
            <w:noProof/>
            <w:webHidden/>
          </w:rPr>
          <w:delText>8</w:delText>
        </w:r>
      </w:del>
    </w:p>
    <w:p w14:paraId="1F9C6F2E" w14:textId="77777777" w:rsidR="00D01E7D" w:rsidDel="005449FB" w:rsidRDefault="00D01E7D">
      <w:pPr>
        <w:pStyle w:val="Sumrio3"/>
        <w:tabs>
          <w:tab w:val="left" w:pos="1200"/>
          <w:tab w:val="right" w:leader="dot" w:pos="9269"/>
        </w:tabs>
        <w:rPr>
          <w:del w:id="193" w:author="Ana Paula S" w:date="2014-09-22T19:50:00Z"/>
          <w:rFonts w:asciiTheme="minorHAnsi" w:eastAsiaTheme="minorEastAsia" w:hAnsiTheme="minorHAnsi" w:cstheme="minorBidi"/>
          <w:i w:val="0"/>
          <w:iCs w:val="0"/>
          <w:noProof/>
          <w:sz w:val="22"/>
          <w:szCs w:val="22"/>
          <w:lang w:val="en-US" w:eastAsia="en-US"/>
        </w:rPr>
      </w:pPr>
      <w:del w:id="194" w:author="Ana Paula S" w:date="2014-09-22T19:50:00Z">
        <w:r w:rsidRPr="005449FB" w:rsidDel="005449FB">
          <w:rPr>
            <w:rFonts w:ascii="Times New Roman" w:hAnsi="Times New Roman" w:cs="Times New Roman"/>
            <w:noProof/>
            <w:rPrChange w:id="195" w:author="Ana Paula S" w:date="2014-09-22T19:50:00Z">
              <w:rPr>
                <w:rStyle w:val="Hyperlink"/>
                <w:noProof/>
              </w:rPr>
            </w:rPrChange>
          </w:rPr>
          <w:delText>2.2.2</w:delText>
        </w:r>
        <w:r w:rsidDel="005449FB">
          <w:rPr>
            <w:rFonts w:asciiTheme="minorHAnsi" w:eastAsiaTheme="minorEastAsia" w:hAnsiTheme="minorHAnsi" w:cstheme="minorBidi"/>
            <w:i w:val="0"/>
            <w:iCs w:val="0"/>
            <w:noProof/>
            <w:sz w:val="22"/>
            <w:szCs w:val="22"/>
            <w:lang w:val="en-US" w:eastAsia="en-US"/>
          </w:rPr>
          <w:tab/>
        </w:r>
        <w:r w:rsidRPr="005449FB" w:rsidDel="005449FB">
          <w:rPr>
            <w:rFonts w:ascii="Times New Roman" w:hAnsi="Times New Roman" w:cs="Times New Roman"/>
            <w:noProof/>
            <w:rPrChange w:id="196" w:author="Ana Paula S" w:date="2014-09-22T19:50:00Z">
              <w:rPr>
                <w:rStyle w:val="Hyperlink"/>
                <w:noProof/>
              </w:rPr>
            </w:rPrChange>
          </w:rPr>
          <w:delText>Suposições e Dependências</w:delText>
        </w:r>
        <w:r w:rsidDel="005449FB">
          <w:rPr>
            <w:noProof/>
            <w:webHidden/>
          </w:rPr>
          <w:tab/>
        </w:r>
        <w:r w:rsidR="00D8284F" w:rsidDel="005449FB">
          <w:rPr>
            <w:noProof/>
            <w:webHidden/>
          </w:rPr>
          <w:delText>8</w:delText>
        </w:r>
      </w:del>
    </w:p>
    <w:p w14:paraId="4F61FF7E" w14:textId="77777777" w:rsidR="00D01E7D" w:rsidDel="005449FB" w:rsidRDefault="00D01E7D">
      <w:pPr>
        <w:pStyle w:val="Sumrio2"/>
        <w:tabs>
          <w:tab w:val="left" w:pos="720"/>
          <w:tab w:val="right" w:leader="dot" w:pos="9269"/>
        </w:tabs>
        <w:rPr>
          <w:del w:id="197" w:author="Ana Paula S" w:date="2014-09-22T19:50:00Z"/>
          <w:rFonts w:asciiTheme="minorHAnsi" w:eastAsiaTheme="minorEastAsia" w:hAnsiTheme="minorHAnsi" w:cstheme="minorBidi"/>
          <w:smallCaps w:val="0"/>
          <w:noProof/>
          <w:sz w:val="22"/>
          <w:szCs w:val="22"/>
          <w:lang w:val="en-US" w:eastAsia="en-US"/>
        </w:rPr>
      </w:pPr>
      <w:del w:id="198" w:author="Ana Paula S" w:date="2014-09-22T19:50:00Z">
        <w:r w:rsidRPr="005449FB" w:rsidDel="005449FB">
          <w:rPr>
            <w:rFonts w:ascii="Times New Roman" w:hAnsi="Times New Roman" w:cs="Times New Roman"/>
            <w:noProof/>
            <w:rPrChange w:id="199" w:author="Ana Paula S" w:date="2014-09-22T19:50:00Z">
              <w:rPr>
                <w:rStyle w:val="Hyperlink"/>
                <w:noProof/>
              </w:rPr>
            </w:rPrChange>
          </w:rPr>
          <w:delText>2.3</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200" w:author="Ana Paula S" w:date="2014-09-22T19:50:00Z">
              <w:rPr>
                <w:rStyle w:val="Hyperlink"/>
                <w:noProof/>
              </w:rPr>
            </w:rPrChange>
          </w:rPr>
          <w:delText>Requisitos Funcionais do Produto</w:delText>
        </w:r>
        <w:r w:rsidDel="005449FB">
          <w:rPr>
            <w:noProof/>
            <w:webHidden/>
          </w:rPr>
          <w:tab/>
        </w:r>
        <w:r w:rsidR="00D8284F" w:rsidDel="005449FB">
          <w:rPr>
            <w:noProof/>
            <w:webHidden/>
          </w:rPr>
          <w:delText>8</w:delText>
        </w:r>
      </w:del>
    </w:p>
    <w:p w14:paraId="7D935F0F" w14:textId="77777777" w:rsidR="00D01E7D" w:rsidDel="005449FB" w:rsidRDefault="00D01E7D">
      <w:pPr>
        <w:pStyle w:val="Sumrio2"/>
        <w:tabs>
          <w:tab w:val="left" w:pos="720"/>
          <w:tab w:val="right" w:leader="dot" w:pos="9269"/>
        </w:tabs>
        <w:rPr>
          <w:del w:id="201" w:author="Ana Paula S" w:date="2014-09-22T19:50:00Z"/>
          <w:rFonts w:asciiTheme="minorHAnsi" w:eastAsiaTheme="minorEastAsia" w:hAnsiTheme="minorHAnsi" w:cstheme="minorBidi"/>
          <w:smallCaps w:val="0"/>
          <w:noProof/>
          <w:sz w:val="22"/>
          <w:szCs w:val="22"/>
          <w:lang w:val="en-US" w:eastAsia="en-US"/>
        </w:rPr>
      </w:pPr>
      <w:del w:id="202" w:author="Ana Paula S" w:date="2014-09-22T19:50:00Z">
        <w:r w:rsidRPr="005449FB" w:rsidDel="005449FB">
          <w:rPr>
            <w:rFonts w:ascii="Times New Roman" w:hAnsi="Times New Roman" w:cs="Times New Roman"/>
            <w:noProof/>
            <w:rPrChange w:id="203" w:author="Ana Paula S" w:date="2014-09-22T19:50:00Z">
              <w:rPr>
                <w:rStyle w:val="Hyperlink"/>
                <w:noProof/>
              </w:rPr>
            </w:rPrChange>
          </w:rPr>
          <w:delText>2.4</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204" w:author="Ana Paula S" w:date="2014-09-22T19:50:00Z">
              <w:rPr>
                <w:rStyle w:val="Hyperlink"/>
                <w:noProof/>
              </w:rPr>
            </w:rPrChange>
          </w:rPr>
          <w:delText>Requisitos Não Funcionais do Produto</w:delText>
        </w:r>
        <w:r w:rsidDel="005449FB">
          <w:rPr>
            <w:noProof/>
            <w:webHidden/>
          </w:rPr>
          <w:tab/>
        </w:r>
        <w:r w:rsidR="00D8284F" w:rsidDel="005449FB">
          <w:rPr>
            <w:noProof/>
            <w:webHidden/>
          </w:rPr>
          <w:delText>9</w:delText>
        </w:r>
      </w:del>
    </w:p>
    <w:p w14:paraId="19B2BDEF" w14:textId="77777777" w:rsidR="00D01E7D" w:rsidDel="005449FB" w:rsidRDefault="00D01E7D">
      <w:pPr>
        <w:pStyle w:val="Sumrio1"/>
        <w:rPr>
          <w:del w:id="205" w:author="Ana Paula S" w:date="2014-09-22T19:50:00Z"/>
          <w:rFonts w:asciiTheme="minorHAnsi" w:eastAsiaTheme="minorEastAsia" w:hAnsiTheme="minorHAnsi" w:cstheme="minorBidi"/>
          <w:b w:val="0"/>
          <w:bCs w:val="0"/>
          <w:caps w:val="0"/>
          <w:noProof/>
          <w:sz w:val="22"/>
          <w:szCs w:val="22"/>
          <w:lang w:val="en-US" w:eastAsia="en-US"/>
        </w:rPr>
      </w:pPr>
      <w:del w:id="206" w:author="Ana Paula S" w:date="2014-09-22T19:50:00Z">
        <w:r w:rsidRPr="005449FB" w:rsidDel="005449FB">
          <w:rPr>
            <w:rFonts w:ascii="Times New Roman" w:hAnsi="Times New Roman" w:cs="Times New Roman"/>
            <w:noProof/>
            <w:rPrChange w:id="207" w:author="Ana Paula S" w:date="2014-09-22T19:50:00Z">
              <w:rPr>
                <w:rStyle w:val="Hyperlink"/>
                <w:noProof/>
              </w:rPr>
            </w:rPrChange>
          </w:rPr>
          <w:delText>3</w:delText>
        </w:r>
        <w:r w:rsidDel="005449FB">
          <w:rPr>
            <w:rFonts w:asciiTheme="minorHAnsi" w:eastAsiaTheme="minorEastAsia" w:hAnsiTheme="minorHAnsi" w:cstheme="minorBidi"/>
            <w:b w:val="0"/>
            <w:bCs w:val="0"/>
            <w:caps w:val="0"/>
            <w:noProof/>
            <w:sz w:val="22"/>
            <w:szCs w:val="22"/>
            <w:lang w:val="en-US" w:eastAsia="en-US"/>
          </w:rPr>
          <w:tab/>
        </w:r>
        <w:r w:rsidRPr="005449FB" w:rsidDel="005449FB">
          <w:rPr>
            <w:rFonts w:ascii="Times New Roman" w:hAnsi="Times New Roman" w:cs="Times New Roman"/>
            <w:noProof/>
            <w:rPrChange w:id="208" w:author="Ana Paula S" w:date="2014-09-22T19:50:00Z">
              <w:rPr>
                <w:rStyle w:val="Hyperlink"/>
                <w:noProof/>
              </w:rPr>
            </w:rPrChange>
          </w:rPr>
          <w:delText>Análise dos Requisitos</w:delText>
        </w:r>
        <w:r w:rsidDel="005449FB">
          <w:rPr>
            <w:noProof/>
            <w:webHidden/>
          </w:rPr>
          <w:tab/>
        </w:r>
        <w:r w:rsidR="00D8284F" w:rsidDel="005449FB">
          <w:rPr>
            <w:noProof/>
            <w:webHidden/>
          </w:rPr>
          <w:delText>10</w:delText>
        </w:r>
      </w:del>
    </w:p>
    <w:p w14:paraId="792D3A7C" w14:textId="77777777" w:rsidR="00D01E7D" w:rsidDel="005449FB" w:rsidRDefault="00D01E7D">
      <w:pPr>
        <w:pStyle w:val="Sumrio2"/>
        <w:tabs>
          <w:tab w:val="left" w:pos="720"/>
          <w:tab w:val="right" w:leader="dot" w:pos="9269"/>
        </w:tabs>
        <w:rPr>
          <w:del w:id="209" w:author="Ana Paula S" w:date="2014-09-22T19:50:00Z"/>
          <w:rFonts w:asciiTheme="minorHAnsi" w:eastAsiaTheme="minorEastAsia" w:hAnsiTheme="minorHAnsi" w:cstheme="minorBidi"/>
          <w:smallCaps w:val="0"/>
          <w:noProof/>
          <w:sz w:val="22"/>
          <w:szCs w:val="22"/>
          <w:lang w:val="en-US" w:eastAsia="en-US"/>
        </w:rPr>
      </w:pPr>
      <w:del w:id="210" w:author="Ana Paula S" w:date="2014-09-22T19:50:00Z">
        <w:r w:rsidRPr="005449FB" w:rsidDel="005449FB">
          <w:rPr>
            <w:rFonts w:ascii="Times New Roman" w:hAnsi="Times New Roman" w:cs="Times New Roman"/>
            <w:noProof/>
            <w:rPrChange w:id="211" w:author="Ana Paula S" w:date="2014-09-22T19:50:00Z">
              <w:rPr>
                <w:rStyle w:val="Hyperlink"/>
                <w:noProof/>
              </w:rPr>
            </w:rPrChange>
          </w:rPr>
          <w:delText>3.1</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212" w:author="Ana Paula S" w:date="2014-09-22T19:50:00Z">
              <w:rPr>
                <w:rStyle w:val="Hyperlink"/>
                <w:noProof/>
              </w:rPr>
            </w:rPrChange>
          </w:rPr>
          <w:delText>Diagrama de Casos de Uso</w:delText>
        </w:r>
        <w:r w:rsidDel="005449FB">
          <w:rPr>
            <w:noProof/>
            <w:webHidden/>
          </w:rPr>
          <w:tab/>
        </w:r>
        <w:r w:rsidR="00D8284F" w:rsidDel="005449FB">
          <w:rPr>
            <w:noProof/>
            <w:webHidden/>
          </w:rPr>
          <w:delText>10</w:delText>
        </w:r>
      </w:del>
    </w:p>
    <w:p w14:paraId="57299DE2" w14:textId="77777777" w:rsidR="00D01E7D" w:rsidDel="005449FB" w:rsidRDefault="00D01E7D">
      <w:pPr>
        <w:pStyle w:val="Sumrio2"/>
        <w:tabs>
          <w:tab w:val="left" w:pos="720"/>
          <w:tab w:val="right" w:leader="dot" w:pos="9269"/>
        </w:tabs>
        <w:rPr>
          <w:del w:id="213" w:author="Ana Paula S" w:date="2014-09-22T19:50:00Z"/>
          <w:rFonts w:asciiTheme="minorHAnsi" w:eastAsiaTheme="minorEastAsia" w:hAnsiTheme="minorHAnsi" w:cstheme="minorBidi"/>
          <w:smallCaps w:val="0"/>
          <w:noProof/>
          <w:sz w:val="22"/>
          <w:szCs w:val="22"/>
          <w:lang w:val="en-US" w:eastAsia="en-US"/>
        </w:rPr>
      </w:pPr>
      <w:del w:id="214" w:author="Ana Paula S" w:date="2014-09-22T19:50:00Z">
        <w:r w:rsidRPr="005449FB" w:rsidDel="005449FB">
          <w:rPr>
            <w:rFonts w:ascii="Times New Roman" w:hAnsi="Times New Roman" w:cs="Times New Roman"/>
            <w:noProof/>
            <w:rPrChange w:id="215" w:author="Ana Paula S" w:date="2014-09-22T19:50:00Z">
              <w:rPr>
                <w:rStyle w:val="Hyperlink"/>
                <w:noProof/>
              </w:rPr>
            </w:rPrChange>
          </w:rPr>
          <w:delText>3.2</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216" w:author="Ana Paula S" w:date="2014-09-22T19:50:00Z">
              <w:rPr>
                <w:rStyle w:val="Hyperlink"/>
                <w:noProof/>
              </w:rPr>
            </w:rPrChange>
          </w:rPr>
          <w:delText>Descrição dos Atores</w:delText>
        </w:r>
        <w:r w:rsidDel="005449FB">
          <w:rPr>
            <w:noProof/>
            <w:webHidden/>
          </w:rPr>
          <w:tab/>
        </w:r>
        <w:r w:rsidR="00D8284F" w:rsidDel="005449FB">
          <w:rPr>
            <w:noProof/>
            <w:webHidden/>
          </w:rPr>
          <w:delText>15</w:delText>
        </w:r>
      </w:del>
    </w:p>
    <w:p w14:paraId="729AC43C" w14:textId="77777777" w:rsidR="00D01E7D" w:rsidDel="005449FB" w:rsidRDefault="00D01E7D">
      <w:pPr>
        <w:pStyle w:val="Sumrio2"/>
        <w:tabs>
          <w:tab w:val="left" w:pos="720"/>
          <w:tab w:val="right" w:leader="dot" w:pos="9269"/>
        </w:tabs>
        <w:rPr>
          <w:del w:id="217" w:author="Ana Paula S" w:date="2014-09-22T19:50:00Z"/>
          <w:rFonts w:asciiTheme="minorHAnsi" w:eastAsiaTheme="minorEastAsia" w:hAnsiTheme="minorHAnsi" w:cstheme="minorBidi"/>
          <w:smallCaps w:val="0"/>
          <w:noProof/>
          <w:sz w:val="22"/>
          <w:szCs w:val="22"/>
          <w:lang w:val="en-US" w:eastAsia="en-US"/>
        </w:rPr>
      </w:pPr>
      <w:del w:id="218" w:author="Ana Paula S" w:date="2014-09-22T19:50:00Z">
        <w:r w:rsidRPr="005449FB" w:rsidDel="005449FB">
          <w:rPr>
            <w:rFonts w:ascii="Times New Roman" w:hAnsi="Times New Roman" w:cs="Times New Roman"/>
            <w:noProof/>
            <w:rPrChange w:id="219" w:author="Ana Paula S" w:date="2014-09-22T19:50:00Z">
              <w:rPr>
                <w:rStyle w:val="Hyperlink"/>
                <w:noProof/>
              </w:rPr>
            </w:rPrChange>
          </w:rPr>
          <w:delText>3.3</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220" w:author="Ana Paula S" w:date="2014-09-22T19:50:00Z">
              <w:rPr>
                <w:rStyle w:val="Hyperlink"/>
                <w:noProof/>
              </w:rPr>
            </w:rPrChange>
          </w:rPr>
          <w:delText>Descrição dos Casos de Uso</w:delText>
        </w:r>
        <w:r w:rsidDel="005449FB">
          <w:rPr>
            <w:noProof/>
            <w:webHidden/>
          </w:rPr>
          <w:tab/>
        </w:r>
        <w:r w:rsidR="00D8284F" w:rsidDel="005449FB">
          <w:rPr>
            <w:noProof/>
            <w:webHidden/>
          </w:rPr>
          <w:delText>16</w:delText>
        </w:r>
      </w:del>
    </w:p>
    <w:p w14:paraId="36672989" w14:textId="77777777" w:rsidR="00D01E7D" w:rsidDel="005449FB" w:rsidRDefault="00D01E7D">
      <w:pPr>
        <w:pStyle w:val="Sumrio2"/>
        <w:tabs>
          <w:tab w:val="left" w:pos="720"/>
          <w:tab w:val="right" w:leader="dot" w:pos="9269"/>
        </w:tabs>
        <w:rPr>
          <w:del w:id="221" w:author="Ana Paula S" w:date="2014-09-22T19:50:00Z"/>
          <w:rFonts w:asciiTheme="minorHAnsi" w:eastAsiaTheme="minorEastAsia" w:hAnsiTheme="minorHAnsi" w:cstheme="minorBidi"/>
          <w:smallCaps w:val="0"/>
          <w:noProof/>
          <w:sz w:val="22"/>
          <w:szCs w:val="22"/>
          <w:lang w:val="en-US" w:eastAsia="en-US"/>
        </w:rPr>
      </w:pPr>
      <w:del w:id="222" w:author="Ana Paula S" w:date="2014-09-22T19:50:00Z">
        <w:r w:rsidRPr="005449FB" w:rsidDel="005449FB">
          <w:rPr>
            <w:rFonts w:ascii="Times New Roman" w:hAnsi="Times New Roman" w:cs="Times New Roman"/>
            <w:noProof/>
            <w:rPrChange w:id="223" w:author="Ana Paula S" w:date="2014-09-22T19:50:00Z">
              <w:rPr>
                <w:rStyle w:val="Hyperlink"/>
                <w:noProof/>
              </w:rPr>
            </w:rPrChange>
          </w:rPr>
          <w:delText>3.4</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224" w:author="Ana Paula S" w:date="2014-09-22T19:50:00Z">
              <w:rPr>
                <w:rStyle w:val="Hyperlink"/>
                <w:noProof/>
              </w:rPr>
            </w:rPrChange>
          </w:rPr>
          <w:delText>Delimitando o Escopo do Sistema</w:delText>
        </w:r>
        <w:r w:rsidDel="005449FB">
          <w:rPr>
            <w:noProof/>
            <w:webHidden/>
          </w:rPr>
          <w:tab/>
        </w:r>
        <w:r w:rsidR="00D8284F" w:rsidDel="005449FB">
          <w:rPr>
            <w:noProof/>
            <w:webHidden/>
          </w:rPr>
          <w:delText>32</w:delText>
        </w:r>
      </w:del>
    </w:p>
    <w:p w14:paraId="2EB12A70" w14:textId="77777777" w:rsidR="00D01E7D" w:rsidDel="005449FB" w:rsidRDefault="00D01E7D">
      <w:pPr>
        <w:pStyle w:val="Sumrio2"/>
        <w:tabs>
          <w:tab w:val="left" w:pos="720"/>
          <w:tab w:val="right" w:leader="dot" w:pos="9269"/>
        </w:tabs>
        <w:rPr>
          <w:del w:id="225" w:author="Ana Paula S" w:date="2014-09-22T19:50:00Z"/>
          <w:rFonts w:asciiTheme="minorHAnsi" w:eastAsiaTheme="minorEastAsia" w:hAnsiTheme="minorHAnsi" w:cstheme="minorBidi"/>
          <w:smallCaps w:val="0"/>
          <w:noProof/>
          <w:sz w:val="22"/>
          <w:szCs w:val="22"/>
          <w:lang w:val="en-US" w:eastAsia="en-US"/>
        </w:rPr>
      </w:pPr>
      <w:del w:id="226" w:author="Ana Paula S" w:date="2014-09-22T19:50:00Z">
        <w:r w:rsidRPr="005449FB" w:rsidDel="005449FB">
          <w:rPr>
            <w:rFonts w:ascii="Times New Roman" w:hAnsi="Times New Roman" w:cs="Times New Roman"/>
            <w:noProof/>
            <w:rPrChange w:id="227" w:author="Ana Paula S" w:date="2014-09-22T19:50:00Z">
              <w:rPr>
                <w:rStyle w:val="Hyperlink"/>
                <w:noProof/>
              </w:rPr>
            </w:rPrChange>
          </w:rPr>
          <w:delText>3.5</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228" w:author="Ana Paula S" w:date="2014-09-22T19:50:00Z">
              <w:rPr>
                <w:rStyle w:val="Hyperlink"/>
                <w:noProof/>
              </w:rPr>
            </w:rPrChange>
          </w:rPr>
          <w:delText>Análise de Contexto do Usuário</w:delText>
        </w:r>
        <w:r w:rsidDel="005449FB">
          <w:rPr>
            <w:noProof/>
            <w:webHidden/>
          </w:rPr>
          <w:tab/>
        </w:r>
        <w:r w:rsidR="00D8284F" w:rsidDel="005449FB">
          <w:rPr>
            <w:noProof/>
            <w:webHidden/>
          </w:rPr>
          <w:delText>33</w:delText>
        </w:r>
      </w:del>
    </w:p>
    <w:p w14:paraId="5DB5D0F8" w14:textId="77777777" w:rsidR="00D01E7D" w:rsidDel="005449FB" w:rsidRDefault="00D01E7D">
      <w:pPr>
        <w:pStyle w:val="Sumrio1"/>
        <w:rPr>
          <w:del w:id="229" w:author="Ana Paula S" w:date="2014-09-22T19:50:00Z"/>
          <w:rFonts w:asciiTheme="minorHAnsi" w:eastAsiaTheme="minorEastAsia" w:hAnsiTheme="minorHAnsi" w:cstheme="minorBidi"/>
          <w:b w:val="0"/>
          <w:bCs w:val="0"/>
          <w:caps w:val="0"/>
          <w:noProof/>
          <w:sz w:val="22"/>
          <w:szCs w:val="22"/>
          <w:lang w:val="en-US" w:eastAsia="en-US"/>
        </w:rPr>
      </w:pPr>
      <w:del w:id="230" w:author="Ana Paula S" w:date="2014-09-22T19:50:00Z">
        <w:r w:rsidRPr="005449FB" w:rsidDel="005449FB">
          <w:rPr>
            <w:rFonts w:ascii="Times New Roman" w:hAnsi="Times New Roman" w:cs="Times New Roman"/>
            <w:noProof/>
            <w:rPrChange w:id="231" w:author="Ana Paula S" w:date="2014-09-22T19:50:00Z">
              <w:rPr>
                <w:rStyle w:val="Hyperlink"/>
                <w:noProof/>
              </w:rPr>
            </w:rPrChange>
          </w:rPr>
          <w:delText>4</w:delText>
        </w:r>
        <w:r w:rsidDel="005449FB">
          <w:rPr>
            <w:rFonts w:asciiTheme="minorHAnsi" w:eastAsiaTheme="minorEastAsia" w:hAnsiTheme="minorHAnsi" w:cstheme="minorBidi"/>
            <w:b w:val="0"/>
            <w:bCs w:val="0"/>
            <w:caps w:val="0"/>
            <w:noProof/>
            <w:sz w:val="22"/>
            <w:szCs w:val="22"/>
            <w:lang w:val="en-US" w:eastAsia="en-US"/>
          </w:rPr>
          <w:tab/>
        </w:r>
        <w:r w:rsidRPr="005449FB" w:rsidDel="005449FB">
          <w:rPr>
            <w:rFonts w:ascii="Times New Roman" w:hAnsi="Times New Roman" w:cs="Times New Roman"/>
            <w:noProof/>
            <w:rPrChange w:id="232" w:author="Ana Paula S" w:date="2014-09-22T19:50:00Z">
              <w:rPr>
                <w:rStyle w:val="Hyperlink"/>
                <w:noProof/>
              </w:rPr>
            </w:rPrChange>
          </w:rPr>
          <w:delText>Projeto do Software</w:delText>
        </w:r>
        <w:r w:rsidDel="005449FB">
          <w:rPr>
            <w:noProof/>
            <w:webHidden/>
          </w:rPr>
          <w:tab/>
        </w:r>
        <w:r w:rsidR="00D8284F" w:rsidDel="005449FB">
          <w:rPr>
            <w:noProof/>
            <w:webHidden/>
          </w:rPr>
          <w:delText>35</w:delText>
        </w:r>
      </w:del>
    </w:p>
    <w:p w14:paraId="231EA279" w14:textId="77777777" w:rsidR="00D01E7D" w:rsidDel="005449FB" w:rsidRDefault="00D01E7D">
      <w:pPr>
        <w:pStyle w:val="Sumrio2"/>
        <w:tabs>
          <w:tab w:val="left" w:pos="720"/>
          <w:tab w:val="right" w:leader="dot" w:pos="9269"/>
        </w:tabs>
        <w:rPr>
          <w:del w:id="233" w:author="Ana Paula S" w:date="2014-09-22T19:50:00Z"/>
          <w:rFonts w:asciiTheme="minorHAnsi" w:eastAsiaTheme="minorEastAsia" w:hAnsiTheme="minorHAnsi" w:cstheme="minorBidi"/>
          <w:smallCaps w:val="0"/>
          <w:noProof/>
          <w:sz w:val="22"/>
          <w:szCs w:val="22"/>
          <w:lang w:val="en-US" w:eastAsia="en-US"/>
        </w:rPr>
      </w:pPr>
      <w:del w:id="234" w:author="Ana Paula S" w:date="2014-09-22T19:50:00Z">
        <w:r w:rsidRPr="005449FB" w:rsidDel="005449FB">
          <w:rPr>
            <w:rFonts w:ascii="Times New Roman" w:hAnsi="Times New Roman" w:cs="Times New Roman"/>
            <w:noProof/>
            <w:rPrChange w:id="235" w:author="Ana Paula S" w:date="2014-09-22T19:50:00Z">
              <w:rPr>
                <w:rStyle w:val="Hyperlink"/>
                <w:noProof/>
              </w:rPr>
            </w:rPrChange>
          </w:rPr>
          <w:delText>4.1</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i/>
            <w:noProof/>
            <w:rPrChange w:id="236" w:author="Ana Paula S" w:date="2014-09-22T19:50:00Z">
              <w:rPr>
                <w:rStyle w:val="Hyperlink"/>
                <w:i/>
                <w:noProof/>
              </w:rPr>
            </w:rPrChange>
          </w:rPr>
          <w:delText>Guidelines</w:delText>
        </w:r>
        <w:r w:rsidRPr="005449FB" w:rsidDel="005449FB">
          <w:rPr>
            <w:rFonts w:ascii="Times New Roman" w:hAnsi="Times New Roman" w:cs="Times New Roman"/>
            <w:noProof/>
            <w:rPrChange w:id="237" w:author="Ana Paula S" w:date="2014-09-22T19:50:00Z">
              <w:rPr>
                <w:rStyle w:val="Hyperlink"/>
                <w:noProof/>
              </w:rPr>
            </w:rPrChange>
          </w:rPr>
          <w:delText xml:space="preserve"> de Interface</w:delText>
        </w:r>
        <w:r w:rsidDel="005449FB">
          <w:rPr>
            <w:noProof/>
            <w:webHidden/>
          </w:rPr>
          <w:tab/>
        </w:r>
        <w:r w:rsidR="00D8284F" w:rsidDel="005449FB">
          <w:rPr>
            <w:noProof/>
            <w:webHidden/>
          </w:rPr>
          <w:delText>35</w:delText>
        </w:r>
      </w:del>
    </w:p>
    <w:p w14:paraId="694BB068" w14:textId="77777777" w:rsidR="00D01E7D" w:rsidDel="005449FB" w:rsidRDefault="00D01E7D">
      <w:pPr>
        <w:pStyle w:val="Sumrio2"/>
        <w:tabs>
          <w:tab w:val="left" w:pos="720"/>
          <w:tab w:val="right" w:leader="dot" w:pos="9269"/>
        </w:tabs>
        <w:rPr>
          <w:del w:id="238" w:author="Ana Paula S" w:date="2014-09-22T19:50:00Z"/>
          <w:rFonts w:asciiTheme="minorHAnsi" w:eastAsiaTheme="minorEastAsia" w:hAnsiTheme="minorHAnsi" w:cstheme="minorBidi"/>
          <w:smallCaps w:val="0"/>
          <w:noProof/>
          <w:sz w:val="22"/>
          <w:szCs w:val="22"/>
          <w:lang w:val="en-US" w:eastAsia="en-US"/>
        </w:rPr>
      </w:pPr>
      <w:del w:id="239" w:author="Ana Paula S" w:date="2014-09-22T19:50:00Z">
        <w:r w:rsidRPr="005449FB" w:rsidDel="005449FB">
          <w:rPr>
            <w:rFonts w:ascii="Times New Roman" w:hAnsi="Times New Roman" w:cs="Times New Roman"/>
            <w:noProof/>
            <w:rPrChange w:id="240" w:author="Ana Paula S" w:date="2014-09-22T19:50:00Z">
              <w:rPr>
                <w:rStyle w:val="Hyperlink"/>
                <w:noProof/>
              </w:rPr>
            </w:rPrChange>
          </w:rPr>
          <w:delText>4.2</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241" w:author="Ana Paula S" w:date="2014-09-22T19:50:00Z">
              <w:rPr>
                <w:rStyle w:val="Hyperlink"/>
                <w:noProof/>
              </w:rPr>
            </w:rPrChange>
          </w:rPr>
          <w:delText>Protótipo das telas</w:delText>
        </w:r>
        <w:r w:rsidDel="005449FB">
          <w:rPr>
            <w:noProof/>
            <w:webHidden/>
          </w:rPr>
          <w:tab/>
        </w:r>
        <w:r w:rsidR="00D8284F" w:rsidDel="005449FB">
          <w:rPr>
            <w:noProof/>
            <w:webHidden/>
          </w:rPr>
          <w:delText>37</w:delText>
        </w:r>
      </w:del>
    </w:p>
    <w:p w14:paraId="17BB6551" w14:textId="77777777" w:rsidR="00D01E7D" w:rsidDel="005449FB" w:rsidRDefault="00D01E7D">
      <w:pPr>
        <w:pStyle w:val="Sumrio3"/>
        <w:tabs>
          <w:tab w:val="left" w:pos="1200"/>
          <w:tab w:val="right" w:leader="dot" w:pos="9269"/>
        </w:tabs>
        <w:rPr>
          <w:del w:id="242" w:author="Ana Paula S" w:date="2014-09-22T19:50:00Z"/>
          <w:rFonts w:asciiTheme="minorHAnsi" w:eastAsiaTheme="minorEastAsia" w:hAnsiTheme="minorHAnsi" w:cstheme="minorBidi"/>
          <w:i w:val="0"/>
          <w:iCs w:val="0"/>
          <w:noProof/>
          <w:sz w:val="22"/>
          <w:szCs w:val="22"/>
          <w:lang w:val="en-US" w:eastAsia="en-US"/>
        </w:rPr>
      </w:pPr>
      <w:del w:id="243" w:author="Ana Paula S" w:date="2014-09-22T19:50:00Z">
        <w:r w:rsidRPr="005449FB" w:rsidDel="005449FB">
          <w:rPr>
            <w:rFonts w:ascii="Times New Roman" w:hAnsi="Times New Roman" w:cs="Times New Roman"/>
            <w:noProof/>
            <w:rPrChange w:id="244" w:author="Ana Paula S" w:date="2014-09-22T19:50:00Z">
              <w:rPr>
                <w:rStyle w:val="Hyperlink"/>
                <w:noProof/>
              </w:rPr>
            </w:rPrChange>
          </w:rPr>
          <w:delText>4.2.1</w:delText>
        </w:r>
        <w:r w:rsidDel="005449FB">
          <w:rPr>
            <w:rFonts w:asciiTheme="minorHAnsi" w:eastAsiaTheme="minorEastAsia" w:hAnsiTheme="minorHAnsi" w:cstheme="minorBidi"/>
            <w:i w:val="0"/>
            <w:iCs w:val="0"/>
            <w:noProof/>
            <w:sz w:val="22"/>
            <w:szCs w:val="22"/>
            <w:lang w:val="en-US" w:eastAsia="en-US"/>
          </w:rPr>
          <w:tab/>
        </w:r>
        <w:r w:rsidRPr="005449FB" w:rsidDel="005449FB">
          <w:rPr>
            <w:rFonts w:ascii="Times New Roman" w:hAnsi="Times New Roman" w:cs="Times New Roman"/>
            <w:noProof/>
            <w:rPrChange w:id="245" w:author="Ana Paula S" w:date="2014-09-22T19:50:00Z">
              <w:rPr>
                <w:rStyle w:val="Hyperlink"/>
                <w:noProof/>
              </w:rPr>
            </w:rPrChange>
          </w:rPr>
          <w:delText>Baixa Fidelidade</w:delText>
        </w:r>
        <w:r w:rsidDel="005449FB">
          <w:rPr>
            <w:noProof/>
            <w:webHidden/>
          </w:rPr>
          <w:tab/>
        </w:r>
        <w:r w:rsidR="00D8284F" w:rsidDel="005449FB">
          <w:rPr>
            <w:noProof/>
            <w:webHidden/>
          </w:rPr>
          <w:delText>38</w:delText>
        </w:r>
      </w:del>
    </w:p>
    <w:p w14:paraId="0B2A9E9C" w14:textId="77777777" w:rsidR="00D01E7D" w:rsidDel="005449FB" w:rsidRDefault="00D01E7D">
      <w:pPr>
        <w:pStyle w:val="Sumrio3"/>
        <w:tabs>
          <w:tab w:val="left" w:pos="1200"/>
          <w:tab w:val="right" w:leader="dot" w:pos="9269"/>
        </w:tabs>
        <w:rPr>
          <w:del w:id="246" w:author="Ana Paula S" w:date="2014-09-22T19:50:00Z"/>
          <w:rFonts w:asciiTheme="minorHAnsi" w:eastAsiaTheme="minorEastAsia" w:hAnsiTheme="minorHAnsi" w:cstheme="minorBidi"/>
          <w:i w:val="0"/>
          <w:iCs w:val="0"/>
          <w:noProof/>
          <w:sz w:val="22"/>
          <w:szCs w:val="22"/>
          <w:lang w:val="en-US" w:eastAsia="en-US"/>
        </w:rPr>
      </w:pPr>
      <w:del w:id="247" w:author="Ana Paula S" w:date="2014-09-22T19:50:00Z">
        <w:r w:rsidRPr="005449FB" w:rsidDel="005449FB">
          <w:rPr>
            <w:rFonts w:ascii="Times New Roman" w:hAnsi="Times New Roman" w:cs="Times New Roman"/>
            <w:noProof/>
            <w:rPrChange w:id="248" w:author="Ana Paula S" w:date="2014-09-22T19:50:00Z">
              <w:rPr>
                <w:rStyle w:val="Hyperlink"/>
                <w:noProof/>
              </w:rPr>
            </w:rPrChange>
          </w:rPr>
          <w:delText>4.2.2</w:delText>
        </w:r>
        <w:r w:rsidDel="005449FB">
          <w:rPr>
            <w:rFonts w:asciiTheme="minorHAnsi" w:eastAsiaTheme="minorEastAsia" w:hAnsiTheme="minorHAnsi" w:cstheme="minorBidi"/>
            <w:i w:val="0"/>
            <w:iCs w:val="0"/>
            <w:noProof/>
            <w:sz w:val="22"/>
            <w:szCs w:val="22"/>
            <w:lang w:val="en-US" w:eastAsia="en-US"/>
          </w:rPr>
          <w:tab/>
        </w:r>
        <w:r w:rsidRPr="005449FB" w:rsidDel="005449FB">
          <w:rPr>
            <w:rFonts w:ascii="Times New Roman" w:hAnsi="Times New Roman" w:cs="Times New Roman"/>
            <w:noProof/>
            <w:rPrChange w:id="249" w:author="Ana Paula S" w:date="2014-09-22T19:50:00Z">
              <w:rPr>
                <w:rStyle w:val="Hyperlink"/>
                <w:noProof/>
              </w:rPr>
            </w:rPrChange>
          </w:rPr>
          <w:delText>Alta Fidelidade</w:delText>
        </w:r>
        <w:r w:rsidDel="005449FB">
          <w:rPr>
            <w:noProof/>
            <w:webHidden/>
          </w:rPr>
          <w:tab/>
        </w:r>
        <w:r w:rsidR="00D8284F" w:rsidDel="005449FB">
          <w:rPr>
            <w:noProof/>
            <w:webHidden/>
          </w:rPr>
          <w:delText>42</w:delText>
        </w:r>
      </w:del>
    </w:p>
    <w:p w14:paraId="7D137367" w14:textId="77777777" w:rsidR="00D01E7D" w:rsidDel="005449FB" w:rsidRDefault="00D01E7D">
      <w:pPr>
        <w:pStyle w:val="Sumrio2"/>
        <w:tabs>
          <w:tab w:val="left" w:pos="720"/>
          <w:tab w:val="right" w:leader="dot" w:pos="9269"/>
        </w:tabs>
        <w:rPr>
          <w:del w:id="250" w:author="Ana Paula S" w:date="2014-09-22T19:50:00Z"/>
          <w:rFonts w:asciiTheme="minorHAnsi" w:eastAsiaTheme="minorEastAsia" w:hAnsiTheme="minorHAnsi" w:cstheme="minorBidi"/>
          <w:smallCaps w:val="0"/>
          <w:noProof/>
          <w:sz w:val="22"/>
          <w:szCs w:val="22"/>
          <w:lang w:val="en-US" w:eastAsia="en-US"/>
        </w:rPr>
      </w:pPr>
      <w:del w:id="251" w:author="Ana Paula S" w:date="2014-09-22T19:50:00Z">
        <w:r w:rsidRPr="005449FB" w:rsidDel="005449FB">
          <w:rPr>
            <w:rFonts w:ascii="Times New Roman" w:hAnsi="Times New Roman" w:cs="Times New Roman"/>
            <w:noProof/>
            <w:rPrChange w:id="252" w:author="Ana Paula S" w:date="2014-09-22T19:50:00Z">
              <w:rPr>
                <w:rStyle w:val="Hyperlink"/>
                <w:noProof/>
              </w:rPr>
            </w:rPrChange>
          </w:rPr>
          <w:delText>4.3</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253" w:author="Ana Paula S" w:date="2014-09-22T19:50:00Z">
              <w:rPr>
                <w:rStyle w:val="Hyperlink"/>
                <w:noProof/>
              </w:rPr>
            </w:rPrChange>
          </w:rPr>
          <w:delText>Projeto do Banco de Dados</w:delText>
        </w:r>
        <w:r w:rsidDel="005449FB">
          <w:rPr>
            <w:noProof/>
            <w:webHidden/>
          </w:rPr>
          <w:tab/>
        </w:r>
        <w:r w:rsidR="00D8284F" w:rsidDel="005449FB">
          <w:rPr>
            <w:noProof/>
            <w:webHidden/>
          </w:rPr>
          <w:delText>43</w:delText>
        </w:r>
      </w:del>
    </w:p>
    <w:p w14:paraId="6E3F211D" w14:textId="77777777" w:rsidR="00D01E7D" w:rsidDel="005449FB" w:rsidRDefault="00D01E7D">
      <w:pPr>
        <w:pStyle w:val="Sumrio3"/>
        <w:tabs>
          <w:tab w:val="left" w:pos="1200"/>
          <w:tab w:val="right" w:leader="dot" w:pos="9269"/>
        </w:tabs>
        <w:rPr>
          <w:del w:id="254" w:author="Ana Paula S" w:date="2014-09-22T19:50:00Z"/>
          <w:rFonts w:asciiTheme="minorHAnsi" w:eastAsiaTheme="minorEastAsia" w:hAnsiTheme="minorHAnsi" w:cstheme="minorBidi"/>
          <w:i w:val="0"/>
          <w:iCs w:val="0"/>
          <w:noProof/>
          <w:sz w:val="22"/>
          <w:szCs w:val="22"/>
          <w:lang w:val="en-US" w:eastAsia="en-US"/>
        </w:rPr>
      </w:pPr>
      <w:del w:id="255" w:author="Ana Paula S" w:date="2014-09-22T19:50:00Z">
        <w:r w:rsidRPr="005449FB" w:rsidDel="005449FB">
          <w:rPr>
            <w:rFonts w:ascii="Times New Roman" w:hAnsi="Times New Roman" w:cs="Times New Roman"/>
            <w:noProof/>
            <w:rPrChange w:id="256" w:author="Ana Paula S" w:date="2014-09-22T19:50:00Z">
              <w:rPr>
                <w:rStyle w:val="Hyperlink"/>
                <w:noProof/>
              </w:rPr>
            </w:rPrChange>
          </w:rPr>
          <w:delText>4.3.1</w:delText>
        </w:r>
        <w:r w:rsidDel="005449FB">
          <w:rPr>
            <w:rFonts w:asciiTheme="minorHAnsi" w:eastAsiaTheme="minorEastAsia" w:hAnsiTheme="minorHAnsi" w:cstheme="minorBidi"/>
            <w:i w:val="0"/>
            <w:iCs w:val="0"/>
            <w:noProof/>
            <w:sz w:val="22"/>
            <w:szCs w:val="22"/>
            <w:lang w:val="en-US" w:eastAsia="en-US"/>
          </w:rPr>
          <w:tab/>
        </w:r>
        <w:r w:rsidRPr="005449FB" w:rsidDel="005449FB">
          <w:rPr>
            <w:rFonts w:ascii="Times New Roman" w:hAnsi="Times New Roman" w:cs="Times New Roman"/>
            <w:noProof/>
            <w:rPrChange w:id="257" w:author="Ana Paula S" w:date="2014-09-22T19:50:00Z">
              <w:rPr>
                <w:rStyle w:val="Hyperlink"/>
                <w:noProof/>
              </w:rPr>
            </w:rPrChange>
          </w:rPr>
          <w:delText>Modelo Conceitual</w:delText>
        </w:r>
        <w:r w:rsidDel="005449FB">
          <w:rPr>
            <w:noProof/>
            <w:webHidden/>
          </w:rPr>
          <w:tab/>
        </w:r>
        <w:r w:rsidR="00D8284F" w:rsidDel="005449FB">
          <w:rPr>
            <w:noProof/>
            <w:webHidden/>
          </w:rPr>
          <w:delText>43</w:delText>
        </w:r>
      </w:del>
    </w:p>
    <w:p w14:paraId="06E6488E" w14:textId="77777777" w:rsidR="00D01E7D" w:rsidDel="005449FB" w:rsidRDefault="00D01E7D">
      <w:pPr>
        <w:pStyle w:val="Sumrio3"/>
        <w:tabs>
          <w:tab w:val="left" w:pos="1200"/>
          <w:tab w:val="right" w:leader="dot" w:pos="9269"/>
        </w:tabs>
        <w:rPr>
          <w:del w:id="258" w:author="Ana Paula S" w:date="2014-09-22T19:50:00Z"/>
          <w:rFonts w:asciiTheme="minorHAnsi" w:eastAsiaTheme="minorEastAsia" w:hAnsiTheme="minorHAnsi" w:cstheme="minorBidi"/>
          <w:i w:val="0"/>
          <w:iCs w:val="0"/>
          <w:noProof/>
          <w:sz w:val="22"/>
          <w:szCs w:val="22"/>
          <w:lang w:val="en-US" w:eastAsia="en-US"/>
        </w:rPr>
      </w:pPr>
      <w:del w:id="259" w:author="Ana Paula S" w:date="2014-09-22T19:50:00Z">
        <w:r w:rsidRPr="005449FB" w:rsidDel="005449FB">
          <w:rPr>
            <w:rFonts w:ascii="Times New Roman" w:hAnsi="Times New Roman" w:cs="Times New Roman"/>
            <w:noProof/>
            <w:rPrChange w:id="260" w:author="Ana Paula S" w:date="2014-09-22T19:50:00Z">
              <w:rPr>
                <w:rStyle w:val="Hyperlink"/>
                <w:noProof/>
              </w:rPr>
            </w:rPrChange>
          </w:rPr>
          <w:delText>4.3.2</w:delText>
        </w:r>
        <w:r w:rsidDel="005449FB">
          <w:rPr>
            <w:rFonts w:asciiTheme="minorHAnsi" w:eastAsiaTheme="minorEastAsia" w:hAnsiTheme="minorHAnsi" w:cstheme="minorBidi"/>
            <w:i w:val="0"/>
            <w:iCs w:val="0"/>
            <w:noProof/>
            <w:sz w:val="22"/>
            <w:szCs w:val="22"/>
            <w:lang w:val="en-US" w:eastAsia="en-US"/>
          </w:rPr>
          <w:tab/>
        </w:r>
        <w:r w:rsidRPr="005449FB" w:rsidDel="005449FB">
          <w:rPr>
            <w:rFonts w:ascii="Times New Roman" w:hAnsi="Times New Roman" w:cs="Times New Roman"/>
            <w:noProof/>
            <w:rPrChange w:id="261" w:author="Ana Paula S" w:date="2014-09-22T19:50:00Z">
              <w:rPr>
                <w:rStyle w:val="Hyperlink"/>
                <w:noProof/>
              </w:rPr>
            </w:rPrChange>
          </w:rPr>
          <w:delText>Modelo Lógico</w:delText>
        </w:r>
        <w:r w:rsidDel="005449FB">
          <w:rPr>
            <w:noProof/>
            <w:webHidden/>
          </w:rPr>
          <w:tab/>
        </w:r>
        <w:r w:rsidR="00D8284F" w:rsidDel="005449FB">
          <w:rPr>
            <w:noProof/>
            <w:webHidden/>
          </w:rPr>
          <w:delText>43</w:delText>
        </w:r>
      </w:del>
    </w:p>
    <w:p w14:paraId="4B7A1C2B" w14:textId="77777777" w:rsidR="00D01E7D" w:rsidDel="005449FB" w:rsidRDefault="00D01E7D">
      <w:pPr>
        <w:pStyle w:val="Sumrio2"/>
        <w:tabs>
          <w:tab w:val="left" w:pos="720"/>
          <w:tab w:val="right" w:leader="dot" w:pos="9269"/>
        </w:tabs>
        <w:rPr>
          <w:del w:id="262" w:author="Ana Paula S" w:date="2014-09-22T19:50:00Z"/>
          <w:rFonts w:asciiTheme="minorHAnsi" w:eastAsiaTheme="minorEastAsia" w:hAnsiTheme="minorHAnsi" w:cstheme="minorBidi"/>
          <w:smallCaps w:val="0"/>
          <w:noProof/>
          <w:sz w:val="22"/>
          <w:szCs w:val="22"/>
          <w:lang w:val="en-US" w:eastAsia="en-US"/>
        </w:rPr>
      </w:pPr>
      <w:del w:id="263" w:author="Ana Paula S" w:date="2014-09-22T19:50:00Z">
        <w:r w:rsidRPr="005449FB" w:rsidDel="005449FB">
          <w:rPr>
            <w:rFonts w:ascii="Times New Roman" w:hAnsi="Times New Roman" w:cs="Times New Roman"/>
            <w:noProof/>
            <w:rPrChange w:id="264" w:author="Ana Paula S" w:date="2014-09-22T19:50:00Z">
              <w:rPr>
                <w:rStyle w:val="Hyperlink"/>
                <w:noProof/>
              </w:rPr>
            </w:rPrChange>
          </w:rPr>
          <w:delText>4.4</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265" w:author="Ana Paula S" w:date="2014-09-22T19:50:00Z">
              <w:rPr>
                <w:rStyle w:val="Hyperlink"/>
                <w:noProof/>
              </w:rPr>
            </w:rPrChange>
          </w:rPr>
          <w:delText>Inspeção de Usabilidade</w:delText>
        </w:r>
        <w:r w:rsidDel="005449FB">
          <w:rPr>
            <w:noProof/>
            <w:webHidden/>
          </w:rPr>
          <w:tab/>
        </w:r>
        <w:r w:rsidR="00D8284F" w:rsidDel="005449FB">
          <w:rPr>
            <w:noProof/>
            <w:webHidden/>
          </w:rPr>
          <w:delText>44</w:delText>
        </w:r>
      </w:del>
    </w:p>
    <w:p w14:paraId="26977A62" w14:textId="77777777" w:rsidR="00D01E7D" w:rsidDel="005449FB" w:rsidRDefault="00D01E7D">
      <w:pPr>
        <w:pStyle w:val="Sumrio1"/>
        <w:rPr>
          <w:del w:id="266" w:author="Ana Paula S" w:date="2014-09-22T19:50:00Z"/>
          <w:rFonts w:asciiTheme="minorHAnsi" w:eastAsiaTheme="minorEastAsia" w:hAnsiTheme="minorHAnsi" w:cstheme="minorBidi"/>
          <w:b w:val="0"/>
          <w:bCs w:val="0"/>
          <w:caps w:val="0"/>
          <w:noProof/>
          <w:sz w:val="22"/>
          <w:szCs w:val="22"/>
          <w:lang w:val="en-US" w:eastAsia="en-US"/>
        </w:rPr>
      </w:pPr>
      <w:del w:id="267" w:author="Ana Paula S" w:date="2014-09-22T19:50:00Z">
        <w:r w:rsidRPr="005449FB" w:rsidDel="005449FB">
          <w:rPr>
            <w:rFonts w:ascii="Times New Roman" w:hAnsi="Times New Roman" w:cs="Times New Roman"/>
            <w:noProof/>
            <w:rPrChange w:id="268" w:author="Ana Paula S" w:date="2014-09-22T19:50:00Z">
              <w:rPr>
                <w:rStyle w:val="Hyperlink"/>
                <w:noProof/>
              </w:rPr>
            </w:rPrChange>
          </w:rPr>
          <w:delText>5</w:delText>
        </w:r>
        <w:r w:rsidDel="005449FB">
          <w:rPr>
            <w:rFonts w:asciiTheme="minorHAnsi" w:eastAsiaTheme="minorEastAsia" w:hAnsiTheme="minorHAnsi" w:cstheme="minorBidi"/>
            <w:b w:val="0"/>
            <w:bCs w:val="0"/>
            <w:caps w:val="0"/>
            <w:noProof/>
            <w:sz w:val="22"/>
            <w:szCs w:val="22"/>
            <w:lang w:val="en-US" w:eastAsia="en-US"/>
          </w:rPr>
          <w:tab/>
        </w:r>
        <w:r w:rsidRPr="005449FB" w:rsidDel="005449FB">
          <w:rPr>
            <w:rFonts w:ascii="Times New Roman" w:hAnsi="Times New Roman" w:cs="Times New Roman"/>
            <w:noProof/>
            <w:rPrChange w:id="269" w:author="Ana Paula S" w:date="2014-09-22T19:50:00Z">
              <w:rPr>
                <w:rStyle w:val="Hyperlink"/>
                <w:noProof/>
              </w:rPr>
            </w:rPrChange>
          </w:rPr>
          <w:delText>Plano de Implantação</w:delText>
        </w:r>
        <w:r w:rsidDel="005449FB">
          <w:rPr>
            <w:noProof/>
            <w:webHidden/>
          </w:rPr>
          <w:tab/>
        </w:r>
        <w:r w:rsidR="00D8284F" w:rsidDel="005449FB">
          <w:rPr>
            <w:b w:val="0"/>
            <w:bCs w:val="0"/>
            <w:noProof/>
            <w:webHidden/>
          </w:rPr>
          <w:delText>Erro! Indicador não definido.</w:delText>
        </w:r>
      </w:del>
    </w:p>
    <w:p w14:paraId="1C3ED67F" w14:textId="77777777" w:rsidR="00D01E7D" w:rsidDel="005449FB" w:rsidRDefault="00D01E7D">
      <w:pPr>
        <w:pStyle w:val="Sumrio2"/>
        <w:tabs>
          <w:tab w:val="left" w:pos="720"/>
          <w:tab w:val="right" w:leader="dot" w:pos="9269"/>
        </w:tabs>
        <w:rPr>
          <w:del w:id="270" w:author="Ana Paula S" w:date="2014-09-22T19:50:00Z"/>
          <w:rFonts w:asciiTheme="minorHAnsi" w:eastAsiaTheme="minorEastAsia" w:hAnsiTheme="minorHAnsi" w:cstheme="minorBidi"/>
          <w:smallCaps w:val="0"/>
          <w:noProof/>
          <w:sz w:val="22"/>
          <w:szCs w:val="22"/>
          <w:lang w:val="en-US" w:eastAsia="en-US"/>
        </w:rPr>
      </w:pPr>
      <w:del w:id="271" w:author="Ana Paula S" w:date="2014-09-22T19:50:00Z">
        <w:r w:rsidRPr="005449FB" w:rsidDel="005449FB">
          <w:rPr>
            <w:rFonts w:ascii="Times New Roman" w:hAnsi="Times New Roman" w:cs="Times New Roman"/>
            <w:noProof/>
            <w:rPrChange w:id="272" w:author="Ana Paula S" w:date="2014-09-22T19:50:00Z">
              <w:rPr>
                <w:rStyle w:val="Hyperlink"/>
                <w:noProof/>
              </w:rPr>
            </w:rPrChange>
          </w:rPr>
          <w:delText>5.1</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273" w:author="Ana Paula S" w:date="2014-09-22T19:50:00Z">
              <w:rPr>
                <w:rStyle w:val="Hyperlink"/>
                <w:noProof/>
              </w:rPr>
            </w:rPrChange>
          </w:rPr>
          <w:delText>Requisitos Mínimos de Hardware</w:delText>
        </w:r>
        <w:r w:rsidDel="005449FB">
          <w:rPr>
            <w:noProof/>
            <w:webHidden/>
          </w:rPr>
          <w:tab/>
        </w:r>
        <w:r w:rsidR="00D8284F" w:rsidDel="005449FB">
          <w:rPr>
            <w:noProof/>
            <w:webHidden/>
          </w:rPr>
          <w:delText>46</w:delText>
        </w:r>
      </w:del>
    </w:p>
    <w:p w14:paraId="31B79842" w14:textId="77777777" w:rsidR="00D01E7D" w:rsidDel="005449FB" w:rsidRDefault="00D01E7D">
      <w:pPr>
        <w:pStyle w:val="Sumrio2"/>
        <w:tabs>
          <w:tab w:val="left" w:pos="720"/>
          <w:tab w:val="right" w:leader="dot" w:pos="9269"/>
        </w:tabs>
        <w:rPr>
          <w:del w:id="274" w:author="Ana Paula S" w:date="2014-09-22T19:50:00Z"/>
          <w:rFonts w:asciiTheme="minorHAnsi" w:eastAsiaTheme="minorEastAsia" w:hAnsiTheme="minorHAnsi" w:cstheme="minorBidi"/>
          <w:smallCaps w:val="0"/>
          <w:noProof/>
          <w:sz w:val="22"/>
          <w:szCs w:val="22"/>
          <w:lang w:val="en-US" w:eastAsia="en-US"/>
        </w:rPr>
      </w:pPr>
      <w:del w:id="275" w:author="Ana Paula S" w:date="2014-09-22T19:50:00Z">
        <w:r w:rsidRPr="005449FB" w:rsidDel="005449FB">
          <w:rPr>
            <w:rFonts w:ascii="Times New Roman" w:hAnsi="Times New Roman" w:cs="Times New Roman"/>
            <w:noProof/>
            <w:rPrChange w:id="276" w:author="Ana Paula S" w:date="2014-09-22T19:50:00Z">
              <w:rPr>
                <w:rStyle w:val="Hyperlink"/>
                <w:noProof/>
              </w:rPr>
            </w:rPrChange>
          </w:rPr>
          <w:delText>5.2</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277" w:author="Ana Paula S" w:date="2014-09-22T19:50:00Z">
              <w:rPr>
                <w:rStyle w:val="Hyperlink"/>
                <w:noProof/>
              </w:rPr>
            </w:rPrChange>
          </w:rPr>
          <w:delText>Requisitos Mínimos de Software</w:delText>
        </w:r>
        <w:r w:rsidDel="005449FB">
          <w:rPr>
            <w:noProof/>
            <w:webHidden/>
          </w:rPr>
          <w:tab/>
        </w:r>
        <w:r w:rsidR="00D8284F" w:rsidDel="005449FB">
          <w:rPr>
            <w:noProof/>
            <w:webHidden/>
          </w:rPr>
          <w:delText>46</w:delText>
        </w:r>
      </w:del>
    </w:p>
    <w:p w14:paraId="6B58F8CF" w14:textId="77777777" w:rsidR="00D01E7D" w:rsidDel="005449FB" w:rsidRDefault="00D01E7D">
      <w:pPr>
        <w:pStyle w:val="Sumrio2"/>
        <w:tabs>
          <w:tab w:val="left" w:pos="720"/>
          <w:tab w:val="right" w:leader="dot" w:pos="9269"/>
        </w:tabs>
        <w:rPr>
          <w:del w:id="278" w:author="Ana Paula S" w:date="2014-09-22T19:50:00Z"/>
          <w:rFonts w:asciiTheme="minorHAnsi" w:eastAsiaTheme="minorEastAsia" w:hAnsiTheme="minorHAnsi" w:cstheme="minorBidi"/>
          <w:smallCaps w:val="0"/>
          <w:noProof/>
          <w:sz w:val="22"/>
          <w:szCs w:val="22"/>
          <w:lang w:val="en-US" w:eastAsia="en-US"/>
        </w:rPr>
      </w:pPr>
      <w:del w:id="279" w:author="Ana Paula S" w:date="2014-09-22T19:50:00Z">
        <w:r w:rsidRPr="005449FB" w:rsidDel="005449FB">
          <w:rPr>
            <w:rFonts w:ascii="Times New Roman" w:hAnsi="Times New Roman" w:cs="Times New Roman"/>
            <w:noProof/>
            <w:rPrChange w:id="280" w:author="Ana Paula S" w:date="2014-09-22T19:50:00Z">
              <w:rPr>
                <w:rStyle w:val="Hyperlink"/>
                <w:noProof/>
              </w:rPr>
            </w:rPrChange>
          </w:rPr>
          <w:delText>5.3</w:delText>
        </w:r>
        <w:r w:rsidDel="005449FB">
          <w:rPr>
            <w:rFonts w:asciiTheme="minorHAnsi" w:eastAsiaTheme="minorEastAsia" w:hAnsiTheme="minorHAnsi" w:cstheme="minorBidi"/>
            <w:smallCaps w:val="0"/>
            <w:noProof/>
            <w:sz w:val="22"/>
            <w:szCs w:val="22"/>
            <w:lang w:val="en-US" w:eastAsia="en-US"/>
          </w:rPr>
          <w:tab/>
        </w:r>
        <w:r w:rsidRPr="005449FB" w:rsidDel="005449FB">
          <w:rPr>
            <w:rFonts w:ascii="Times New Roman" w:hAnsi="Times New Roman" w:cs="Times New Roman"/>
            <w:noProof/>
            <w:rPrChange w:id="281" w:author="Ana Paula S" w:date="2014-09-22T19:50:00Z">
              <w:rPr>
                <w:rStyle w:val="Hyperlink"/>
                <w:noProof/>
              </w:rPr>
            </w:rPrChange>
          </w:rPr>
          <w:delText>Guia de instalação do sistema</w:delText>
        </w:r>
        <w:r w:rsidDel="005449FB">
          <w:rPr>
            <w:noProof/>
            <w:webHidden/>
          </w:rPr>
          <w:tab/>
        </w:r>
        <w:r w:rsidR="00D8284F" w:rsidDel="005449FB">
          <w:rPr>
            <w:noProof/>
            <w:webHidden/>
          </w:rPr>
          <w:delText>46</w:delText>
        </w:r>
      </w:del>
    </w:p>
    <w:p w14:paraId="4F4E1F6D" w14:textId="77777777" w:rsidR="00D01E7D" w:rsidDel="005449FB" w:rsidRDefault="00D01E7D">
      <w:pPr>
        <w:pStyle w:val="Sumrio1"/>
        <w:rPr>
          <w:del w:id="282" w:author="Ana Paula S" w:date="2014-09-22T19:50:00Z"/>
          <w:rFonts w:asciiTheme="minorHAnsi" w:eastAsiaTheme="minorEastAsia" w:hAnsiTheme="minorHAnsi" w:cstheme="minorBidi"/>
          <w:b w:val="0"/>
          <w:bCs w:val="0"/>
          <w:caps w:val="0"/>
          <w:noProof/>
          <w:sz w:val="22"/>
          <w:szCs w:val="22"/>
          <w:lang w:val="en-US" w:eastAsia="en-US"/>
        </w:rPr>
      </w:pPr>
      <w:del w:id="283" w:author="Ana Paula S" w:date="2014-09-22T19:50:00Z">
        <w:r w:rsidRPr="005449FB" w:rsidDel="005449FB">
          <w:rPr>
            <w:rFonts w:ascii="Times New Roman" w:hAnsi="Times New Roman" w:cs="Times New Roman"/>
            <w:noProof/>
            <w:rPrChange w:id="284" w:author="Ana Paula S" w:date="2014-09-22T19:50:00Z">
              <w:rPr>
                <w:rStyle w:val="Hyperlink"/>
                <w:noProof/>
              </w:rPr>
            </w:rPrChange>
          </w:rPr>
          <w:delText>6</w:delText>
        </w:r>
        <w:r w:rsidDel="005449FB">
          <w:rPr>
            <w:rFonts w:asciiTheme="minorHAnsi" w:eastAsiaTheme="minorEastAsia" w:hAnsiTheme="minorHAnsi" w:cstheme="minorBidi"/>
            <w:b w:val="0"/>
            <w:bCs w:val="0"/>
            <w:caps w:val="0"/>
            <w:noProof/>
            <w:sz w:val="22"/>
            <w:szCs w:val="22"/>
            <w:lang w:val="en-US" w:eastAsia="en-US"/>
          </w:rPr>
          <w:tab/>
        </w:r>
        <w:r w:rsidRPr="005449FB" w:rsidDel="005449FB">
          <w:rPr>
            <w:rFonts w:ascii="Times New Roman" w:hAnsi="Times New Roman" w:cs="Times New Roman"/>
            <w:noProof/>
            <w:rPrChange w:id="285" w:author="Ana Paula S" w:date="2014-09-22T19:50:00Z">
              <w:rPr>
                <w:rStyle w:val="Hyperlink"/>
                <w:noProof/>
              </w:rPr>
            </w:rPrChange>
          </w:rPr>
          <w:delText>Conclusão</w:delText>
        </w:r>
        <w:r w:rsidDel="005449FB">
          <w:rPr>
            <w:noProof/>
            <w:webHidden/>
          </w:rPr>
          <w:tab/>
        </w:r>
        <w:r w:rsidR="00D8284F" w:rsidDel="005449FB">
          <w:rPr>
            <w:noProof/>
            <w:webHidden/>
          </w:rPr>
          <w:delText>48</w:delText>
        </w:r>
      </w:del>
    </w:p>
    <w:p w14:paraId="031866C0" w14:textId="77777777" w:rsidR="00D01E7D" w:rsidDel="005449FB" w:rsidRDefault="00D01E7D">
      <w:pPr>
        <w:pStyle w:val="Sumrio1"/>
        <w:rPr>
          <w:del w:id="286" w:author="Ana Paula S" w:date="2014-09-22T19:50:00Z"/>
          <w:rFonts w:asciiTheme="minorHAnsi" w:eastAsiaTheme="minorEastAsia" w:hAnsiTheme="minorHAnsi" w:cstheme="minorBidi"/>
          <w:b w:val="0"/>
          <w:bCs w:val="0"/>
          <w:caps w:val="0"/>
          <w:noProof/>
          <w:sz w:val="22"/>
          <w:szCs w:val="22"/>
          <w:lang w:val="en-US" w:eastAsia="en-US"/>
        </w:rPr>
      </w:pPr>
      <w:del w:id="287" w:author="Ana Paula S" w:date="2014-09-22T19:50:00Z">
        <w:r w:rsidRPr="005449FB" w:rsidDel="005449FB">
          <w:rPr>
            <w:rFonts w:ascii="Times New Roman" w:hAnsi="Times New Roman" w:cs="Times New Roman"/>
            <w:noProof/>
            <w:rPrChange w:id="288" w:author="Ana Paula S" w:date="2014-09-22T19:50:00Z">
              <w:rPr>
                <w:rStyle w:val="Hyperlink"/>
                <w:noProof/>
              </w:rPr>
            </w:rPrChange>
          </w:rPr>
          <w:delText>7</w:delText>
        </w:r>
        <w:r w:rsidDel="005449FB">
          <w:rPr>
            <w:rFonts w:asciiTheme="minorHAnsi" w:eastAsiaTheme="minorEastAsia" w:hAnsiTheme="minorHAnsi" w:cstheme="minorBidi"/>
            <w:b w:val="0"/>
            <w:bCs w:val="0"/>
            <w:caps w:val="0"/>
            <w:noProof/>
            <w:sz w:val="22"/>
            <w:szCs w:val="22"/>
            <w:lang w:val="en-US" w:eastAsia="en-US"/>
          </w:rPr>
          <w:tab/>
        </w:r>
        <w:r w:rsidRPr="005449FB" w:rsidDel="005449FB">
          <w:rPr>
            <w:rFonts w:ascii="Times New Roman" w:hAnsi="Times New Roman" w:cs="Times New Roman"/>
            <w:noProof/>
            <w:rPrChange w:id="289" w:author="Ana Paula S" w:date="2014-09-22T19:50:00Z">
              <w:rPr>
                <w:rStyle w:val="Hyperlink"/>
                <w:noProof/>
              </w:rPr>
            </w:rPrChange>
          </w:rPr>
          <w:delText>Bibliografia</w:delText>
        </w:r>
        <w:r w:rsidDel="005449FB">
          <w:rPr>
            <w:noProof/>
            <w:webHidden/>
          </w:rPr>
          <w:tab/>
        </w:r>
        <w:r w:rsidR="00D8284F" w:rsidDel="005449FB">
          <w:rPr>
            <w:noProof/>
            <w:webHidden/>
          </w:rPr>
          <w:delText>49</w:delText>
        </w:r>
      </w:del>
    </w:p>
    <w:p w14:paraId="5A2A9888" w14:textId="77777777" w:rsidR="00D01E7D" w:rsidDel="005449FB" w:rsidRDefault="00D01E7D">
      <w:pPr>
        <w:pStyle w:val="Sumrio1"/>
        <w:rPr>
          <w:del w:id="290" w:author="Ana Paula S" w:date="2014-09-22T19:50:00Z"/>
          <w:rFonts w:asciiTheme="minorHAnsi" w:eastAsiaTheme="minorEastAsia" w:hAnsiTheme="minorHAnsi" w:cstheme="minorBidi"/>
          <w:b w:val="0"/>
          <w:bCs w:val="0"/>
          <w:caps w:val="0"/>
          <w:noProof/>
          <w:sz w:val="22"/>
          <w:szCs w:val="22"/>
          <w:lang w:val="en-US" w:eastAsia="en-US"/>
        </w:rPr>
      </w:pPr>
      <w:del w:id="291" w:author="Ana Paula S" w:date="2014-09-22T19:50:00Z">
        <w:r w:rsidRPr="005449FB" w:rsidDel="005449FB">
          <w:rPr>
            <w:rFonts w:ascii="Times New Roman" w:hAnsi="Times New Roman" w:cs="Times New Roman"/>
            <w:noProof/>
            <w:rPrChange w:id="292" w:author="Ana Paula S" w:date="2014-09-22T19:50:00Z">
              <w:rPr>
                <w:rStyle w:val="Hyperlink"/>
                <w:noProof/>
              </w:rPr>
            </w:rPrChange>
          </w:rPr>
          <w:delText>8</w:delText>
        </w:r>
        <w:r w:rsidDel="005449FB">
          <w:rPr>
            <w:rFonts w:asciiTheme="minorHAnsi" w:eastAsiaTheme="minorEastAsia" w:hAnsiTheme="minorHAnsi" w:cstheme="minorBidi"/>
            <w:b w:val="0"/>
            <w:bCs w:val="0"/>
            <w:caps w:val="0"/>
            <w:noProof/>
            <w:sz w:val="22"/>
            <w:szCs w:val="22"/>
            <w:lang w:val="en-US" w:eastAsia="en-US"/>
          </w:rPr>
          <w:tab/>
        </w:r>
        <w:r w:rsidRPr="005449FB" w:rsidDel="005449FB">
          <w:rPr>
            <w:rFonts w:ascii="Times New Roman" w:hAnsi="Times New Roman" w:cs="Times New Roman"/>
            <w:noProof/>
            <w:rPrChange w:id="293" w:author="Ana Paula S" w:date="2014-09-22T19:50:00Z">
              <w:rPr>
                <w:rStyle w:val="Hyperlink"/>
                <w:noProof/>
              </w:rPr>
            </w:rPrChange>
          </w:rPr>
          <w:delText>Anexo A</w:delText>
        </w:r>
        <w:r w:rsidDel="005449FB">
          <w:rPr>
            <w:noProof/>
            <w:webHidden/>
          </w:rPr>
          <w:tab/>
        </w:r>
        <w:r w:rsidR="00D8284F" w:rsidDel="005449FB">
          <w:rPr>
            <w:noProof/>
            <w:webHidden/>
          </w:rPr>
          <w:delText>50</w:delText>
        </w:r>
      </w:del>
    </w:p>
    <w:p w14:paraId="2F2A8FDF" w14:textId="77777777" w:rsidR="00301E38" w:rsidRDefault="00CB02DC">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0EDE2F2A" w14:textId="77777777" w:rsidR="00301E38" w:rsidRDefault="00301E38">
      <w:pPr>
        <w:pStyle w:val="ndicedeilustraes"/>
        <w:widowControl w:val="0"/>
        <w:tabs>
          <w:tab w:val="right" w:leader="dot" w:pos="9062"/>
        </w:tabs>
        <w:spacing w:line="480" w:lineRule="auto"/>
        <w:jc w:val="center"/>
        <w:rPr>
          <w:sz w:val="24"/>
          <w:szCs w:val="24"/>
        </w:rPr>
      </w:pPr>
    </w:p>
    <w:p w14:paraId="7CC406DE" w14:textId="77777777" w:rsidR="00301E38" w:rsidRDefault="00301E38">
      <w:pPr>
        <w:pStyle w:val="ndicedeilustraes"/>
        <w:widowControl w:val="0"/>
        <w:tabs>
          <w:tab w:val="right" w:leader="dot" w:pos="9062"/>
        </w:tabs>
        <w:spacing w:line="480" w:lineRule="auto"/>
        <w:jc w:val="center"/>
        <w:rPr>
          <w:sz w:val="24"/>
          <w:szCs w:val="24"/>
        </w:rPr>
      </w:pPr>
    </w:p>
    <w:p w14:paraId="07485DBA" w14:textId="77777777" w:rsidR="00301E38" w:rsidRDefault="00CB02DC">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7E404B69" w14:textId="77777777" w:rsidR="00301E38" w:rsidRDefault="00CB02DC">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0399E6BF" w14:textId="77777777" w:rsidR="00301E38" w:rsidRDefault="00301E38">
      <w:pPr>
        <w:pStyle w:val="Ttulo1"/>
      </w:pPr>
      <w:bookmarkStart w:id="294" w:name="_Toc16689521"/>
      <w:bookmarkStart w:id="295" w:name="_Toc193166270"/>
      <w:bookmarkStart w:id="296" w:name="_Toc269327100"/>
      <w:bookmarkStart w:id="297" w:name="_Toc269327223"/>
      <w:bookmarkStart w:id="298" w:name="_Toc399178747"/>
      <w:r>
        <w:lastRenderedPageBreak/>
        <w:t>I</w:t>
      </w:r>
      <w:bookmarkEnd w:id="294"/>
      <w:bookmarkEnd w:id="295"/>
      <w:bookmarkEnd w:id="296"/>
      <w:bookmarkEnd w:id="297"/>
      <w:r>
        <w:t>ntrodução</w:t>
      </w:r>
      <w:bookmarkEnd w:id="298"/>
    </w:p>
    <w:p w14:paraId="4235DA92" w14:textId="77777777" w:rsidR="001A395E" w:rsidRDefault="001A395E" w:rsidP="001A395E">
      <w:pPr>
        <w:pStyle w:val="Fontedotexto"/>
        <w:widowControl w:val="0"/>
        <w:spacing w:before="0" w:after="0" w:line="360" w:lineRule="auto"/>
        <w:ind w:firstLine="0"/>
      </w:pPr>
    </w:p>
    <w:p w14:paraId="270EDAD2" w14:textId="77777777" w:rsidR="00AD1364" w:rsidRDefault="00AD1364" w:rsidP="00AD1364">
      <w:pPr>
        <w:pStyle w:val="Ttulo2"/>
      </w:pPr>
      <w:bookmarkStart w:id="299" w:name="_Toc269829179"/>
      <w:bookmarkStart w:id="300" w:name="_Toc399178748"/>
      <w:r>
        <w:t>Contexto e Problematização</w:t>
      </w:r>
      <w:bookmarkEnd w:id="299"/>
      <w:bookmarkEnd w:id="300"/>
    </w:p>
    <w:p w14:paraId="7FED8493" w14:textId="77777777" w:rsidR="003A0215" w:rsidRDefault="003A0215" w:rsidP="003A0215">
      <w:r w:rsidRPr="003F2298">
        <w:t xml:space="preserve">Em visitas </w:t>
      </w:r>
      <w:del w:id="301" w:author="Ana Paula S" w:date="2014-09-22T19:50:00Z">
        <w:r w:rsidR="004B4BAA" w:rsidDel="005449FB">
          <w:delText>à</w:delText>
        </w:r>
        <w:r w:rsidRPr="003F2298" w:rsidDel="005449FB">
          <w:delText xml:space="preserve"> algumas escolas</w:delText>
        </w:r>
      </w:del>
      <w:ins w:id="302" w:author="Ana Paula S" w:date="2014-09-22T19:50:00Z">
        <w:r w:rsidR="005449FB">
          <w:t>as</w:t>
        </w:r>
        <w:r w:rsidR="005449FB" w:rsidRPr="003F2298">
          <w:t xml:space="preserve"> escola</w:t>
        </w:r>
        <w:r w:rsidR="005449FB">
          <w:t>s</w:t>
        </w:r>
      </w:ins>
      <w:r w:rsidRPr="003F2298">
        <w:t xml:space="preserve">, encontramos </w:t>
      </w:r>
      <w:r>
        <w:t>alguns</w:t>
      </w:r>
      <w:r w:rsidRPr="003F2298">
        <w:t xml:space="preserve"> problemas enfrentados pela equipe de ensino. Sendo eles a dificuldade no processo de gestão, pois o excesso de tarefas e process</w:t>
      </w:r>
      <w:r>
        <w:t xml:space="preserve">o de controle manual geram </w:t>
      </w:r>
      <w:r w:rsidRPr="003F2298">
        <w:t xml:space="preserve">lentidão na organização no todo. </w:t>
      </w:r>
    </w:p>
    <w:p w14:paraId="5603F6E2" w14:textId="77777777" w:rsidR="003A0215" w:rsidRDefault="003A0215" w:rsidP="003A0215">
      <w:r>
        <w:t>Os professores têm muitos afazeres e atividades a serem realizadas, e com esse excesso de serviço muitos professores não conseguem ter um controle satisfatório do processo de ensino de cada aluno. Com nosso sistema, ele terá a comodidade para acessar de qualquer lugar que ele esteja, sendo assim, poderá controlar as atividades a qualquer momento que desejar. Esse acesso flexível, contribuirá na organização e na evolução de cada aluno.</w:t>
      </w:r>
    </w:p>
    <w:p w14:paraId="71232320" w14:textId="77777777" w:rsidR="003A0215" w:rsidRDefault="003A0215" w:rsidP="003A0215">
      <w:r w:rsidRPr="003F2298">
        <w:t xml:space="preserve">Os pais não </w:t>
      </w:r>
      <w:r>
        <w:t>possuem</w:t>
      </w:r>
      <w:r w:rsidRPr="003F2298">
        <w:t xml:space="preserve"> um acompanhamento de perto das atividades e desenvolvimento d</w:t>
      </w:r>
      <w:r>
        <w:t>e</w:t>
      </w:r>
      <w:r w:rsidRPr="003F2298">
        <w:t xml:space="preserve"> seu</w:t>
      </w:r>
      <w:r>
        <w:t>s</w:t>
      </w:r>
      <w:r w:rsidRPr="003F2298">
        <w:t xml:space="preserve"> filho</w:t>
      </w:r>
      <w:r>
        <w:t>s</w:t>
      </w:r>
      <w:ins w:id="303" w:author="Ana Paula S" w:date="2014-09-22T19:51:00Z">
        <w:r w:rsidR="005449FB">
          <w:t xml:space="preserve"> </w:t>
        </w:r>
      </w:ins>
      <w:r>
        <w:t xml:space="preserve">e como não há transparência no processo de ensino dos alunos, </w:t>
      </w:r>
      <w:del w:id="304" w:author="Ana Paula S" w:date="2014-09-22T19:51:00Z">
        <w:r w:rsidDel="005449FB">
          <w:delText>os pais tem</w:delText>
        </w:r>
      </w:del>
      <w:ins w:id="305" w:author="Ana Paula S" w:date="2014-09-22T19:51:00Z">
        <w:r w:rsidR="005449FB">
          <w:t>os pais têm</w:t>
        </w:r>
      </w:ins>
      <w:r>
        <w:t xml:space="preserve"> dificuldade de estar por dentro do desenvolvimento de seu filho. Assim nosso sistema permitirá um maior comprometimento dos pais com seus filhos.</w:t>
      </w:r>
    </w:p>
    <w:p w14:paraId="6C077975" w14:textId="77777777" w:rsidR="003A0215" w:rsidRDefault="003A0215" w:rsidP="003A0215">
      <w:pPr>
        <w:rPr>
          <w:color w:val="0000FF"/>
        </w:rPr>
      </w:pPr>
      <w:r w:rsidRPr="003F2298">
        <w:t>Gestores e secretários, sempre com muitos papéis para guardarem e organizarem, trazendo um grande excesso de documentos importantes, que ficam muitas das vezes ocultos.</w:t>
      </w:r>
    </w:p>
    <w:p w14:paraId="75CB8100" w14:textId="77777777" w:rsidR="003127BE" w:rsidRDefault="003127BE" w:rsidP="003127BE">
      <w:r>
        <w:t>E pensando em otimizar e facilitar o acesso e trabalho de muitas pessoas que trabalha nas escolas e por várias vezes fazendo o mesmo serviço, o sistema que será desenvolvido ajudará muito no desempenho dessas atividades da escola.</w:t>
      </w:r>
    </w:p>
    <w:p w14:paraId="1B20D4D0" w14:textId="77777777" w:rsidR="003127BE" w:rsidRDefault="003127BE" w:rsidP="003127BE">
      <w:r>
        <w:t xml:space="preserve">Com o foco principal na melhoria da educação, o grande diferencial do nosso </w:t>
      </w:r>
      <w:r w:rsidR="00FC317C">
        <w:t>sistema,</w:t>
      </w:r>
      <w:r>
        <w:t xml:space="preserve"> será o </w:t>
      </w:r>
      <w:r w:rsidR="00FC317C">
        <w:t>acesso dos pais de cada aluno a uma ambiente web direcionado somente a eles, que</w:t>
      </w:r>
      <w:r>
        <w:t xml:space="preserve"> contém</w:t>
      </w:r>
      <w:r w:rsidR="00FC317C">
        <w:t xml:space="preserve"> todas as informações necessárias</w:t>
      </w:r>
      <w:r>
        <w:t xml:space="preserve"> sobre seu filho, e assim cada pai/mãe poderão ajudar na evolução do </w:t>
      </w:r>
      <w:r w:rsidR="00FC317C">
        <w:t>aprendizado do aluno</w:t>
      </w:r>
      <w:r>
        <w:t>, e cada um fazendo e acessando sua parte, o resultado será positivo para ambas as partes, escola e família.</w:t>
      </w:r>
    </w:p>
    <w:p w14:paraId="5590F41F" w14:textId="77777777" w:rsidR="00FC317C" w:rsidRDefault="003127BE" w:rsidP="00AD1364">
      <w:r>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14:paraId="34F22AD2" w14:textId="77777777" w:rsidR="00AD1364" w:rsidRDefault="00AD1364" w:rsidP="00AD1364">
      <w:pPr>
        <w:pStyle w:val="Ttulo2"/>
      </w:pPr>
      <w:bookmarkStart w:id="306" w:name="_Toc269829180"/>
      <w:bookmarkStart w:id="307" w:name="_Toc399178749"/>
      <w:r>
        <w:lastRenderedPageBreak/>
        <w:t>Objetivos</w:t>
      </w:r>
      <w:bookmarkEnd w:id="306"/>
      <w:bookmarkEnd w:id="307"/>
    </w:p>
    <w:p w14:paraId="496180CC" w14:textId="77777777" w:rsidR="003F2298" w:rsidRDefault="003F2298" w:rsidP="003F2298">
      <w:r>
        <w:t>Implantar um sistema</w:t>
      </w:r>
      <w:r w:rsidR="00344174">
        <w:t xml:space="preserve"> de Gerenciamento Escolar, para que esse sistema </w:t>
      </w:r>
      <w:r w:rsidR="005A335E">
        <w:t>aperfeiçoe</w:t>
      </w:r>
      <w:r w:rsidR="00344174">
        <w:t xml:space="preserve"> o processo de gestão dessas escolas, trazendo agilidade</w:t>
      </w:r>
      <w:r w:rsidR="00D76A13">
        <w:t>,</w:t>
      </w:r>
      <w:r w:rsidR="0007542C">
        <w:t xml:space="preserve"> transparência</w:t>
      </w:r>
      <w:r w:rsidR="00D76A13">
        <w:t>, eficácia do processo de educaç</w:t>
      </w:r>
      <w:r w:rsidR="00CF2C95">
        <w:t>ão</w:t>
      </w:r>
      <w:r w:rsidR="00344174">
        <w:t xml:space="preserve"> e </w:t>
      </w:r>
      <w:r w:rsidR="003A0215">
        <w:t xml:space="preserve">maior comprometimento dos </w:t>
      </w:r>
      <w:del w:id="308" w:author="Ana Paula S" w:date="2014-09-22T20:41:00Z">
        <w:r w:rsidR="003A0215" w:rsidDel="007D4476">
          <w:delText xml:space="preserve">pais e/ou </w:delText>
        </w:r>
      </w:del>
      <w:r w:rsidR="003A0215">
        <w:t>responsáve</w:t>
      </w:r>
      <w:del w:id="309" w:author="Ana Paula S" w:date="2014-09-22T20:41:00Z">
        <w:r w:rsidR="003A0215" w:rsidDel="007D4476">
          <w:delText>l</w:delText>
        </w:r>
      </w:del>
      <w:ins w:id="310" w:author="Ana Paula S" w:date="2014-09-22T20:41:00Z">
        <w:r w:rsidR="007D4476">
          <w:t>is</w:t>
        </w:r>
      </w:ins>
      <w:r w:rsidR="003A0215">
        <w:t xml:space="preserve"> a escola com a evolução do processo de aprendizado do </w:t>
      </w:r>
      <w:r w:rsidR="004B4BAA">
        <w:t>aluno</w:t>
      </w:r>
      <w:r w:rsidR="00344174">
        <w:t xml:space="preserve">, para que acompanhe de perto o seu </w:t>
      </w:r>
      <w:r w:rsidR="00AF2FC6">
        <w:t>desenvolvimento.</w:t>
      </w:r>
    </w:p>
    <w:p w14:paraId="3C96E907" w14:textId="77777777" w:rsidR="00344174" w:rsidRDefault="00344174" w:rsidP="003F2298"/>
    <w:p w14:paraId="04767FFF" w14:textId="77777777" w:rsidR="003F2298" w:rsidRPr="003F2298" w:rsidDel="003A0215" w:rsidRDefault="003F2298" w:rsidP="003F2298">
      <w:pPr>
        <w:rPr>
          <w:del w:id="311" w:author="Ana Paula S" w:date="2014-09-07T12:30:00Z"/>
        </w:rPr>
      </w:pPr>
      <w:bookmarkStart w:id="312" w:name="_Toc399178750"/>
      <w:bookmarkEnd w:id="312"/>
    </w:p>
    <w:p w14:paraId="511913EE" w14:textId="77777777" w:rsidR="00AD1364" w:rsidRPr="00AD1364" w:rsidRDefault="00AD1364" w:rsidP="00AD1364">
      <w:pPr>
        <w:pStyle w:val="Ttulo3"/>
      </w:pPr>
      <w:bookmarkStart w:id="313" w:name="_Toc399178751"/>
      <w:r w:rsidRPr="00AD1364">
        <w:t>Objetivo Geral</w:t>
      </w:r>
      <w:bookmarkEnd w:id="313"/>
    </w:p>
    <w:p w14:paraId="4A1E7770" w14:textId="77777777" w:rsidR="00344174" w:rsidRDefault="00344174" w:rsidP="00AD1364">
      <w:pPr>
        <w:spacing w:line="276" w:lineRule="auto"/>
        <w:ind w:firstLine="720"/>
      </w:pPr>
      <w:r w:rsidRPr="00344174">
        <w:t xml:space="preserve">Este </w:t>
      </w:r>
      <w:r>
        <w:t>projeto tem por objetivo geral o estudo e implementação do Sistema de Gerenciamento Escolar, em escola</w:t>
      </w:r>
      <w:r w:rsidR="005A335E">
        <w:t>s</w:t>
      </w:r>
      <w:r>
        <w:t xml:space="preserve"> que utilizam o processo manual de gestão.</w:t>
      </w:r>
    </w:p>
    <w:p w14:paraId="0DD8E5B2" w14:textId="77777777" w:rsidR="00344174" w:rsidRDefault="00344174" w:rsidP="00426C1D">
      <w:pPr>
        <w:spacing w:line="276" w:lineRule="auto"/>
      </w:pPr>
      <w:r>
        <w:t>O intuito é oferecer um acesso</w:t>
      </w:r>
      <w:r w:rsidR="007D484A">
        <w:t xml:space="preserve"> prático a esse sistema, um Sistema Web</w:t>
      </w:r>
      <w:r w:rsidR="00E73B64">
        <w:t xml:space="preserve"> para que </w:t>
      </w:r>
      <w:r w:rsidR="007D484A">
        <w:t xml:space="preserve">apenas com um computador </w:t>
      </w:r>
      <w:r w:rsidR="003A0215">
        <w:t>com</w:t>
      </w:r>
      <w:r w:rsidR="007D484A">
        <w:t xml:space="preserve"> acesso à </w:t>
      </w:r>
      <w:del w:id="314" w:author="Ana Paula S" w:date="2014-09-22T19:52:00Z">
        <w:r w:rsidR="007D484A" w:rsidDel="00321209">
          <w:delText>internet</w:delText>
        </w:r>
      </w:del>
      <w:ins w:id="315" w:author="User" w:date="2014-09-15T22:35:00Z">
        <w:del w:id="316" w:author="Ana Paula S" w:date="2014-09-22T19:52:00Z">
          <w:r w:rsidR="004B4BAA" w:rsidDel="00321209">
            <w:delText xml:space="preserve">  </w:delText>
          </w:r>
        </w:del>
      </w:ins>
      <w:del w:id="317" w:author="Ana Paula S" w:date="2014-09-22T19:52:00Z">
        <w:r w:rsidR="007D484A" w:rsidDel="00321209">
          <w:delText>é</w:delText>
        </w:r>
      </w:del>
      <w:ins w:id="318" w:author="Ana Paula S" w:date="2014-09-22T19:52:00Z">
        <w:r w:rsidR="00321209">
          <w:t>internet seja</w:t>
        </w:r>
      </w:ins>
      <w:r w:rsidR="007D484A">
        <w:t xml:space="preserve"> possível </w:t>
      </w:r>
      <w:del w:id="319" w:author="Ana Paula S" w:date="2014-09-22T19:52:00Z">
        <w:r w:rsidR="007D484A" w:rsidDel="00321209">
          <w:delText>o acesso para</w:delText>
        </w:r>
      </w:del>
      <w:ins w:id="320" w:author="Ana Paula S" w:date="2014-09-22T19:52:00Z">
        <w:r w:rsidR="00321209">
          <w:t>a inserção</w:t>
        </w:r>
      </w:ins>
      <w:del w:id="321" w:author="Ana Paula S" w:date="2014-09-22T19:52:00Z">
        <w:r w:rsidR="007D484A" w:rsidDel="00321209">
          <w:delText xml:space="preserve"> alimentação </w:delText>
        </w:r>
      </w:del>
      <w:ins w:id="322" w:author="Ana Paula S" w:date="2014-09-22T19:52:00Z">
        <w:r w:rsidR="00321209">
          <w:t xml:space="preserve"> </w:t>
        </w:r>
      </w:ins>
      <w:r w:rsidR="007D484A">
        <w:t>dos dados ou para consulta de dados.</w:t>
      </w:r>
      <w:r w:rsidR="00E73B64">
        <w:t xml:space="preserve"> O serviço Mobile</w:t>
      </w:r>
      <w:ins w:id="323" w:author="Ana Paula S" w:date="2014-09-22T19:52:00Z">
        <w:r w:rsidR="00321209">
          <w:t xml:space="preserve"> tamb</w:t>
        </w:r>
      </w:ins>
      <w:ins w:id="324" w:author="Ana Paula S" w:date="2014-09-22T19:53:00Z">
        <w:r w:rsidR="00321209">
          <w:t>ém será disponibilizado</w:t>
        </w:r>
      </w:ins>
      <w:r w:rsidR="00E73B64">
        <w:t>, para que facilite o acesso para os professores nas salas de aulas, usando apenas um tablet ou smartphone</w:t>
      </w:r>
      <w:ins w:id="325" w:author="Ana Paula S" w:date="2014-09-22T19:53:00Z">
        <w:r w:rsidR="00321209">
          <w:t xml:space="preserve"> e para que os responsáveis</w:t>
        </w:r>
      </w:ins>
      <w:del w:id="326" w:author="Ana Paula S" w:date="2014-09-22T19:53:00Z">
        <w:r w:rsidR="007D0FFC" w:rsidDel="00321209">
          <w:delText xml:space="preserve"> para acessar o sistema</w:delText>
        </w:r>
      </w:del>
      <w:ins w:id="327" w:author="Ana Paula S" w:date="2014-09-22T19:53:00Z">
        <w:r w:rsidR="00321209">
          <w:t xml:space="preserve"> também acessem com praticidade</w:t>
        </w:r>
      </w:ins>
      <w:r w:rsidR="007D0FFC">
        <w:t>.</w:t>
      </w:r>
    </w:p>
    <w:p w14:paraId="54F0A79E" w14:textId="77777777" w:rsidR="004762D3" w:rsidRDefault="004762D3" w:rsidP="00AD1364">
      <w:pPr>
        <w:spacing w:line="276" w:lineRule="auto"/>
        <w:ind w:firstLine="720"/>
      </w:pPr>
      <w:r>
        <w:t>Os professores poderão organizar suas atividades,</w:t>
      </w:r>
      <w:r w:rsidR="00AF2FC6">
        <w:t xml:space="preserve"> tais como: Provas, Trabalhos ou Seminários</w:t>
      </w:r>
      <w:del w:id="328" w:author="Ana Paula S" w:date="2014-08-31T14:52:00Z">
        <w:r w:rsidR="00AF2FC6" w:rsidDel="007D0FFC">
          <w:delText>,</w:delText>
        </w:r>
        <w:r w:rsidDel="007D0FFC">
          <w:delText xml:space="preserve"> sendo sala por sala</w:delText>
        </w:r>
      </w:del>
      <w:r>
        <w:t xml:space="preserve">, </w:t>
      </w:r>
      <w:commentRangeStart w:id="329"/>
      <w:del w:id="330" w:author="Ana Paula S" w:date="2014-08-31T14:52:00Z">
        <w:r w:rsidDel="007D0FFC">
          <w:delText xml:space="preserve">visualizar ocorrências de cada aluno </w:delText>
        </w:r>
      </w:del>
      <w:commentRangeEnd w:id="329"/>
      <w:r w:rsidR="00061102">
        <w:rPr>
          <w:rStyle w:val="Refdecomentrio"/>
        </w:rPr>
        <w:commentReference w:id="329"/>
      </w:r>
      <w:r>
        <w:t>e comunicar</w:t>
      </w:r>
      <w:r w:rsidR="00AF2FC6">
        <w:t>-se</w:t>
      </w:r>
      <w:r>
        <w:t xml:space="preserve"> diretamente com os pais de cada aluno por um ambiente de mensagens que o sistema fornecerá.</w:t>
      </w:r>
    </w:p>
    <w:p w14:paraId="2F5B3CF4" w14:textId="77777777" w:rsidR="007D484A" w:rsidRPr="00344174" w:rsidRDefault="007D484A" w:rsidP="00AD1364">
      <w:pPr>
        <w:spacing w:line="276" w:lineRule="auto"/>
        <w:ind w:firstLine="720"/>
      </w:pPr>
      <w:r>
        <w:t>Além de otimizar todo processo de gestão, esse sistema atenderá primordialmente os pais dos alunos, pois a flexibilidade de acesso</w:t>
      </w:r>
      <w:r w:rsidR="003A0215">
        <w:t xml:space="preserve"> trará</w:t>
      </w:r>
      <w:r>
        <w:t xml:space="preserve"> comodidade e satisfação. </w:t>
      </w:r>
      <w:r w:rsidR="00AF2FC6">
        <w:t xml:space="preserve">Eles terão acesso a todo conteúdo </w:t>
      </w:r>
      <w:r w:rsidR="003A0215">
        <w:t>referente ao aprendizado do se</w:t>
      </w:r>
      <w:r w:rsidR="00AF2FC6">
        <w:t>u filho, sendo Notas, Frequências, Ocorrências e Avisos de cada professor referente ao seu filho.</w:t>
      </w:r>
    </w:p>
    <w:p w14:paraId="5A3E2D56" w14:textId="77777777" w:rsidR="00344174" w:rsidRDefault="00344174" w:rsidP="00AD1364">
      <w:pPr>
        <w:spacing w:line="276" w:lineRule="auto"/>
        <w:ind w:firstLine="720"/>
        <w:rPr>
          <w:color w:val="0000FF"/>
        </w:rPr>
      </w:pPr>
    </w:p>
    <w:p w14:paraId="1E5E2E23" w14:textId="77777777" w:rsidR="00344174" w:rsidRDefault="00344174" w:rsidP="00AD1364">
      <w:pPr>
        <w:spacing w:line="276" w:lineRule="auto"/>
        <w:ind w:firstLine="720"/>
        <w:rPr>
          <w:color w:val="0000FF"/>
        </w:rPr>
      </w:pPr>
    </w:p>
    <w:p w14:paraId="1E1CABCA" w14:textId="77777777" w:rsidR="00AD1364" w:rsidRPr="00AD1364" w:rsidRDefault="00AD1364" w:rsidP="00AD1364">
      <w:pPr>
        <w:spacing w:line="276" w:lineRule="auto"/>
      </w:pPr>
    </w:p>
    <w:p w14:paraId="4CF72B44" w14:textId="77777777" w:rsidR="00E47531" w:rsidRPr="00E47531" w:rsidRDefault="00AD1364" w:rsidP="00E47531">
      <w:pPr>
        <w:pStyle w:val="Ttulo3"/>
      </w:pPr>
      <w:bookmarkStart w:id="331" w:name="_Toc399178752"/>
      <w:r w:rsidRPr="00AD1364">
        <w:t>Objetivos Específicos</w:t>
      </w:r>
      <w:bookmarkEnd w:id="331"/>
    </w:p>
    <w:p w14:paraId="4143A319" w14:textId="77777777" w:rsidR="00AF2FC6" w:rsidRDefault="00976E93" w:rsidP="00AD1364">
      <w:pPr>
        <w:spacing w:line="276" w:lineRule="auto"/>
        <w:ind w:firstLine="720"/>
      </w:pPr>
      <w:r w:rsidRPr="00976E93">
        <w:t>I</w:t>
      </w:r>
      <w:r>
        <w:t>mplementar o sistema de gerenciamento</w:t>
      </w:r>
      <w:r w:rsidR="007D0FFC">
        <w:t xml:space="preserve"> que seja de fácil manuseio, que atenda as expectativas</w:t>
      </w:r>
      <w:ins w:id="332" w:author="Ana Paula S" w:date="2014-09-22T19:54:00Z">
        <w:r w:rsidR="00321209">
          <w:t xml:space="preserve"> </w:t>
        </w:r>
      </w:ins>
      <w:r w:rsidR="00C343F9">
        <w:t>e necessidades dos clientes, que os recursos disponibilizados fomente-os a utilizar o sistema</w:t>
      </w:r>
      <w:del w:id="333" w:author="Ana Paula S" w:date="2014-09-22T19:54:00Z">
        <w:r w:rsidR="00C343F9" w:rsidDel="00321209">
          <w:delText>.</w:delText>
        </w:r>
      </w:del>
      <w:r>
        <w:t>, fomentando todas as equipes para usarem e alimentarem o sistema, mostrando quão útil e prático é com a utilização do mesmo.</w:t>
      </w:r>
    </w:p>
    <w:p w14:paraId="5AD4D64A" w14:textId="77777777" w:rsidR="00976E93" w:rsidRDefault="00C343F9" w:rsidP="00AD1364">
      <w:pPr>
        <w:spacing w:line="276" w:lineRule="auto"/>
        <w:ind w:firstLine="720"/>
      </w:pPr>
      <w:r>
        <w:t xml:space="preserve">Desenvolver </w:t>
      </w:r>
      <w:r w:rsidR="004B5E80">
        <w:t xml:space="preserve">uma interface dinâmica e objetiva para o sistema, com cores </w:t>
      </w:r>
      <w:r w:rsidR="00F3047B">
        <w:t>agradáveis, e de fácil</w:t>
      </w:r>
      <w:r w:rsidR="004B4BAA">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D3703D">
        <w:rPr>
          <w:color w:val="000000"/>
        </w:rPr>
        <w:t>interface é</w:t>
      </w:r>
      <w:r w:rsidR="004B4BAA">
        <w:rPr>
          <w:color w:val="000000"/>
        </w:rPr>
        <w:t xml:space="preserve"> </w:t>
      </w:r>
      <w:r w:rsidR="00976E93" w:rsidRPr="00D3703D">
        <w:rPr>
          <w:color w:val="000000"/>
        </w:rPr>
        <w:t>a parte fundamental no sucesso de um sistema Web, pois é a responsável direta em fazer com que o usuário consiga realizar suas tarefas de maneira fácil, rápida e satisfatória.</w:t>
      </w:r>
    </w:p>
    <w:p w14:paraId="322DB76A" w14:textId="77777777" w:rsidR="00976E93" w:rsidRDefault="00976E93" w:rsidP="00AD1364">
      <w:pPr>
        <w:spacing w:line="276" w:lineRule="auto"/>
        <w:ind w:firstLine="720"/>
      </w:pPr>
      <w:r>
        <w:t>Gerar relatórios de frequências, e notas de toda escola, para análise do desempenho e crescimento da escola no decorrer do ano.</w:t>
      </w:r>
    </w:p>
    <w:p w14:paraId="1EE231E1" w14:textId="77777777" w:rsidR="00976E93" w:rsidRDefault="00976E93" w:rsidP="00AD1364">
      <w:pPr>
        <w:spacing w:line="276" w:lineRule="auto"/>
        <w:ind w:firstLine="720"/>
      </w:pPr>
      <w:r>
        <w:t>Possibilitar que os professores no ambiente de cada aluno possam anexar arquivos, como provas realizados por cada aluno, trabalhos ou redações, todos em formato PDF.</w:t>
      </w:r>
    </w:p>
    <w:p w14:paraId="66A04C71" w14:textId="77777777" w:rsidR="004B5E80" w:rsidRDefault="004B5E80" w:rsidP="00AD1364">
      <w:pPr>
        <w:spacing w:line="276" w:lineRule="auto"/>
        <w:ind w:firstLine="720"/>
      </w:pPr>
      <w:r>
        <w:lastRenderedPageBreak/>
        <w:t>Permitir que os pais dos alunos possam ver de perto o desenvolvimento escolar de seu filho, acessando as todas informações de atividade realizadas na escola, e desempenho de cada matéria do aluno. Ter o controle de frequência e notas de seu filho.</w:t>
      </w:r>
    </w:p>
    <w:p w14:paraId="2EA184BC" w14:textId="77777777" w:rsidR="00AD1364" w:rsidRPr="00AD1364" w:rsidRDefault="00AD1364" w:rsidP="00AD1364">
      <w:pPr>
        <w:pStyle w:val="Fontedotexto"/>
        <w:widowControl w:val="0"/>
        <w:spacing w:before="0" w:after="0" w:line="360" w:lineRule="auto"/>
        <w:ind w:firstLine="0"/>
      </w:pPr>
    </w:p>
    <w:p w14:paraId="056DF98A" w14:textId="77777777" w:rsidR="007D519F" w:rsidRDefault="007D519F">
      <w:pPr>
        <w:spacing w:line="240" w:lineRule="auto"/>
        <w:jc w:val="left"/>
        <w:rPr>
          <w:rFonts w:cs="Arial"/>
          <w:b/>
          <w:bCs/>
          <w:sz w:val="32"/>
          <w:szCs w:val="28"/>
        </w:rPr>
      </w:pPr>
    </w:p>
    <w:p w14:paraId="670AE36B" w14:textId="77777777" w:rsidR="001B2DB6" w:rsidRPr="001B2DB6" w:rsidRDefault="003234FD" w:rsidP="001B2DB6">
      <w:pPr>
        <w:pStyle w:val="Ttulo1"/>
      </w:pPr>
      <w:bookmarkStart w:id="334" w:name="_Toc399178753"/>
      <w:r>
        <w:t>Visão do Sistema</w:t>
      </w:r>
      <w:bookmarkEnd w:id="334"/>
    </w:p>
    <w:p w14:paraId="27C37A3B" w14:textId="77777777" w:rsidR="003234FD" w:rsidRDefault="003234FD" w:rsidP="003234FD">
      <w:pPr>
        <w:pStyle w:val="Ttulo2"/>
        <w:rPr>
          <w:lang w:val="fr-FR"/>
        </w:rPr>
      </w:pPr>
      <w:bookmarkStart w:id="335" w:name="_Toc512930909"/>
      <w:bookmarkStart w:id="336" w:name="_Toc452813581"/>
      <w:bookmarkStart w:id="337" w:name="_Toc447960005"/>
      <w:bookmarkStart w:id="338" w:name="_Toc18208268"/>
      <w:bookmarkStart w:id="339" w:name="_Toc436203381"/>
      <w:bookmarkStart w:id="340" w:name="_Toc399178754"/>
      <w:r>
        <w:rPr>
          <w:lang w:val="fr-FR"/>
        </w:rPr>
        <w:t>Descrições dos Envolvidos e Usuários</w:t>
      </w:r>
      <w:bookmarkEnd w:id="335"/>
      <w:bookmarkEnd w:id="336"/>
      <w:bookmarkEnd w:id="337"/>
      <w:bookmarkEnd w:id="338"/>
      <w:bookmarkEnd w:id="340"/>
    </w:p>
    <w:p w14:paraId="1134F4AA" w14:textId="77777777" w:rsidR="004C5D07" w:rsidRPr="004C5D07" w:rsidRDefault="00CB02DC" w:rsidP="004C5D07">
      <w:r w:rsidRPr="00CB02DC">
        <w:t>Os</w:t>
      </w:r>
      <w:r w:rsidR="004C5D07">
        <w:t xml:space="preserve"> envolvidos </w:t>
      </w:r>
      <w:r w:rsidR="00FF5353">
        <w:t>no sistema</w:t>
      </w:r>
      <w:r w:rsidR="004C5D07">
        <w:t xml:space="preserve"> s</w:t>
      </w:r>
      <w:r w:rsidR="00FF5353">
        <w:t>ão os gestores</w:t>
      </w:r>
      <w:r w:rsidR="004C5D07">
        <w:t xml:space="preserve">, professores, secretárias(os), </w:t>
      </w:r>
      <w:del w:id="341" w:author="Ana Paula S" w:date="2014-09-22T19:55:00Z">
        <w:r w:rsidR="004C5D07" w:rsidDel="00321209">
          <w:delText xml:space="preserve">pais e/ou </w:delText>
        </w:r>
      </w:del>
      <w:r w:rsidR="004C5D07">
        <w:t>responsáveis</w:t>
      </w:r>
      <w:ins w:id="342" w:author="Ana Paula S" w:date="2014-09-22T19:55:00Z">
        <w:r w:rsidR="00321209">
          <w:t xml:space="preserve"> </w:t>
        </w:r>
      </w:ins>
      <w:r w:rsidR="004C5D07">
        <w:t>de alunos</w:t>
      </w:r>
      <w:r w:rsidR="00FF5353">
        <w:t>:</w:t>
      </w:r>
    </w:p>
    <w:p w14:paraId="379ADF52" w14:textId="77777777" w:rsidR="004C5D07" w:rsidRDefault="009C2A27" w:rsidP="004C5D07">
      <w:r>
        <w:rPr>
          <w:b/>
        </w:rPr>
        <w:t xml:space="preserve">- </w:t>
      </w:r>
      <w:r w:rsidR="004C5D07" w:rsidRPr="009C2A27">
        <w:t>Gestores</w:t>
      </w:r>
      <w:r w:rsidR="004C5D07">
        <w:t>: diretor, vice-diretor, coordenadores pedagógicos (ensino fundamental e médio e apoio).</w:t>
      </w:r>
    </w:p>
    <w:p w14:paraId="4B762428" w14:textId="77777777" w:rsidR="004C5D07" w:rsidRDefault="009C2A27" w:rsidP="004C5D07">
      <w:r>
        <w:rPr>
          <w:b/>
        </w:rPr>
        <w:t xml:space="preserve">- </w:t>
      </w:r>
      <w:r w:rsidR="004C5D07" w:rsidRPr="009C2A27">
        <w:t>Secretaria</w:t>
      </w:r>
      <w:r w:rsidR="004C5D07">
        <w:t xml:space="preserve">: os agentes de organização escolar são responsáveis pela documentação dos alunos e professores. </w:t>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 geram boletins e documentos para entrega a alunos e professores, sobre a vida escolar de cada um.</w:t>
      </w:r>
    </w:p>
    <w:p w14:paraId="0E55E46E" w14:textId="77777777" w:rsidR="004C5D07" w:rsidRDefault="009C2A27" w:rsidP="004C5D07">
      <w:r>
        <w:t xml:space="preserve">- </w:t>
      </w:r>
      <w:r w:rsidR="004C5D07" w:rsidRPr="009C2A27">
        <w:t>Professores</w:t>
      </w:r>
      <w:r w:rsidR="004C5D07">
        <w:t>: os professores de cada disciplina, os professores auxiliares que atuam no reforço escolar, professores de apoio, que substituem os professores da classe quando faltam.</w:t>
      </w:r>
    </w:p>
    <w:p w14:paraId="102917E5" w14:textId="77777777" w:rsidR="004C5D07" w:rsidRDefault="009C2A27" w:rsidP="004C5D07">
      <w:r>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14:paraId="13866E0E" w14:textId="77777777" w:rsidR="004C5D07" w:rsidDel="00DD1806" w:rsidRDefault="009C2A27" w:rsidP="004C5D07">
      <w:pPr>
        <w:rPr>
          <w:del w:id="343" w:author="Ana Paula S" w:date="2014-09-22T21:09:00Z"/>
        </w:rPr>
      </w:pPr>
      <w:r>
        <w:rPr>
          <w:b/>
        </w:rPr>
        <w:t xml:space="preserve">- </w:t>
      </w:r>
      <w:r w:rsidR="004C5D07" w:rsidRPr="009C2A27">
        <w:t>Pais e/ou responsáveis</w:t>
      </w:r>
      <w:r w:rsidR="004C5D07">
        <w:t>: é importante verificar que a constituição do núcleo familiar não é apenas pai ou mãe. Atualmente, a dinâmica social das famílias permite que haja vários e diferentes responsáveis pelo aluno como padrasto, madrasta, avós, tios e irmãos mais velhos. Assim é importante que haja mais de um usuário em responsável pelo aluno.</w:t>
      </w:r>
    </w:p>
    <w:p w14:paraId="2738DBF7" w14:textId="77777777" w:rsidR="00DD1806" w:rsidRDefault="004C5D07" w:rsidP="001B2DB6">
      <w:pPr>
        <w:rPr>
          <w:ins w:id="344" w:author="Ana Paula S" w:date="2014-09-22T21:09:00Z"/>
        </w:rPr>
      </w:pPr>
      <w:commentRangeStart w:id="345"/>
      <w:del w:id="346" w:author="Ana Paula S" w:date="2014-09-22T19:56:00Z">
        <w:r w:rsidDel="00321209">
          <w:delText>O</w:delText>
        </w:r>
      </w:del>
      <w:commentRangeEnd w:id="345"/>
    </w:p>
    <w:p w14:paraId="4B5B5424" w14:textId="77777777" w:rsidR="00572016" w:rsidRDefault="00CA2946" w:rsidP="001B2DB6">
      <w:pPr>
        <w:rPr>
          <w:ins w:id="347" w:author="Ana Paula S" w:date="2014-09-22T21:15:00Z"/>
        </w:rPr>
      </w:pPr>
      <w:r>
        <w:rPr>
          <w:rStyle w:val="Refdecomentrio"/>
        </w:rPr>
        <w:commentReference w:id="345"/>
      </w:r>
    </w:p>
    <w:p w14:paraId="09B7D8E0" w14:textId="77777777" w:rsidR="00572016" w:rsidRDefault="00572016" w:rsidP="001B2DB6">
      <w:pPr>
        <w:rPr>
          <w:ins w:id="348" w:author="Ana Paula S" w:date="2014-09-22T21:15:00Z"/>
        </w:rPr>
      </w:pPr>
    </w:p>
    <w:p w14:paraId="6D07BD26" w14:textId="77777777" w:rsidR="00572016" w:rsidRDefault="00572016" w:rsidP="001B2DB6">
      <w:pPr>
        <w:rPr>
          <w:ins w:id="349" w:author="Ana Paula S" w:date="2014-09-22T21:15:00Z"/>
        </w:rPr>
      </w:pPr>
    </w:p>
    <w:p w14:paraId="5CF04859" w14:textId="77777777" w:rsidR="00572016" w:rsidRDefault="00572016" w:rsidP="001B2DB6">
      <w:pPr>
        <w:rPr>
          <w:ins w:id="350" w:author="Ana Paula S" w:date="2014-09-22T21:15:00Z"/>
        </w:rPr>
      </w:pPr>
    </w:p>
    <w:p w14:paraId="09146DC1" w14:textId="77777777" w:rsidR="00572016" w:rsidRDefault="00572016" w:rsidP="001B2DB6">
      <w:pPr>
        <w:rPr>
          <w:ins w:id="351" w:author="Ana Paula S" w:date="2014-09-22T21:15:00Z"/>
        </w:rPr>
      </w:pPr>
    </w:p>
    <w:p w14:paraId="6FC33C68" w14:textId="77777777" w:rsidR="004C5D07" w:rsidRPr="00852ADA" w:rsidDel="00321209" w:rsidRDefault="004C5D07" w:rsidP="004C5D07">
      <w:pPr>
        <w:rPr>
          <w:del w:id="352" w:author="Ana Paula S" w:date="2014-09-22T19:56:00Z"/>
        </w:rPr>
      </w:pPr>
      <w:del w:id="353" w:author="Ana Paula S" w:date="2014-09-22T19:56:00Z">
        <w:r w:rsidDel="00321209">
          <w:delText>de uma visão mais detalhada de cada aluno em sua sala de aula específica, e ainda relatórios de cada classe com desempenho na aprendizagem, disciplina e realização de tarefas. Esses relatórios contêm dados que podem gerar informações para tomadas de decisões estratégicas que auxiliem no melhor desempenho da escola</w:delText>
        </w:r>
      </w:del>
      <w:del w:id="354" w:author="Ana Paula S" w:date="2014-09-07T12:33:00Z">
        <w:r w:rsidR="00205F65" w:rsidDel="00F2583E">
          <w:rPr>
            <w:rStyle w:val="Refdecomentrio"/>
          </w:rPr>
          <w:commentReference w:id="355"/>
        </w:r>
      </w:del>
      <w:del w:id="356" w:author="Ana Paula S" w:date="2014-09-22T19:56:00Z">
        <w:r w:rsidDel="00321209">
          <w:delText>.Além disso, poderá ter um portfólio com os trabalhos mais representativos da classe, para a apreciação dos demais usuários. Comunicar aos alunos as tarefas a serem realizadas, bem como suas notas e faltas, organizando melhor sua agenda, principalmente no caso se faltas escolares. Oferecer aos pais e/ou responsáveis acessos a todas as informações escolares dos alunos sob sua responsabilidade, podendo orientar melhor em casa na rotina de estudos, tanto parabenizando os esforços ou cobrança de mais empenho.</w:delText>
        </w:r>
      </w:del>
    </w:p>
    <w:p w14:paraId="2FF163EF" w14:textId="77777777" w:rsidR="004C5D07" w:rsidDel="00DD1806" w:rsidRDefault="004C5D07" w:rsidP="004C5D07">
      <w:pPr>
        <w:rPr>
          <w:del w:id="357" w:author="Ana Paula S" w:date="2014-09-22T21:09:00Z"/>
          <w:sz w:val="27"/>
          <w:szCs w:val="27"/>
        </w:rPr>
      </w:pPr>
    </w:p>
    <w:p w14:paraId="5A938EEE" w14:textId="77777777" w:rsidR="004C5D07" w:rsidDel="00DD1806" w:rsidRDefault="004C5D07" w:rsidP="004C5D07">
      <w:pPr>
        <w:rPr>
          <w:del w:id="358" w:author="Ana Paula S" w:date="2014-09-22T21:09:00Z"/>
          <w:sz w:val="27"/>
          <w:szCs w:val="27"/>
        </w:rPr>
      </w:pPr>
    </w:p>
    <w:p w14:paraId="69DF28C2" w14:textId="77777777" w:rsidR="001B2DB6" w:rsidRPr="009D3DB6" w:rsidDel="00321209" w:rsidRDefault="001B2DB6" w:rsidP="009D3DB6">
      <w:pPr>
        <w:rPr>
          <w:del w:id="359" w:author="Ana Paula S" w:date="2014-09-22T19:57:00Z"/>
          <w:color w:val="0070C0"/>
        </w:rPr>
      </w:pPr>
    </w:p>
    <w:p w14:paraId="312B94B0" w14:textId="77777777" w:rsidR="00DD1806" w:rsidRDefault="003234FD" w:rsidP="001B2DB6">
      <w:pPr>
        <w:rPr>
          <w:ins w:id="360" w:author="Ana Paula S" w:date="2014-09-22T21:09:00Z"/>
        </w:rPr>
      </w:pPr>
      <w:bookmarkStart w:id="361" w:name="_Toc512930910"/>
      <w:bookmarkStart w:id="362" w:name="_Toc452813583"/>
      <w:bookmarkStart w:id="363" w:name="_Toc18208269"/>
      <w:del w:id="364" w:author="Ana Paula S" w:date="2014-09-22T21:09:00Z">
        <w:r w:rsidDel="00DD1806">
          <w:delText>Resumo dos Envolvidos</w:delText>
        </w:r>
      </w:del>
      <w:bookmarkEnd w:id="361"/>
      <w:bookmarkEnd w:id="362"/>
      <w:bookmarkEnd w:id="363"/>
    </w:p>
    <w:p w14:paraId="6FF3E13A" w14:textId="77777777" w:rsidR="00DD1806" w:rsidRPr="00572016" w:rsidRDefault="00572016" w:rsidP="00124951">
      <w:pPr>
        <w:pStyle w:val="Ttulo3"/>
        <w:rPr>
          <w:color w:val="0000FF"/>
          <w:rPrChange w:id="365" w:author="Ana Paula S" w:date="2014-09-22T21:15:00Z">
            <w:rPr>
              <w:color w:val="0000FF"/>
            </w:rPr>
          </w:rPrChange>
        </w:rPr>
        <w:pPrChange w:id="366" w:author="Ana Paula S" w:date="2014-09-22T21:15:00Z">
          <w:pPr/>
        </w:pPrChange>
      </w:pPr>
      <w:ins w:id="367" w:author="Ana Paula S" w:date="2014-09-22T21:14:00Z">
        <w:r w:rsidRPr="00572016">
          <w:rPr>
            <w:lang w:val="fr-FR"/>
            <w:rPrChange w:id="368" w:author="Ana Paula S" w:date="2014-09-22T21:15:00Z">
              <w:rPr/>
            </w:rPrChange>
          </w:rPr>
          <w:lastRenderedPageBreak/>
          <w:t>Resumo dos Envolvidos</w:t>
        </w:r>
      </w:ins>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14:paraId="06EA516A" w14:textId="77777777"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14:paraId="7A145E3C" w14:textId="77777777"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14:paraId="7A7020D9" w14:textId="77777777"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3AA92B2E" w14:textId="77777777" w:rsidR="008123A3" w:rsidRPr="00233592" w:rsidRDefault="008123A3" w:rsidP="004D2F1F">
            <w:pPr>
              <w:pStyle w:val="Corpodetexto"/>
              <w:rPr>
                <w:b/>
                <w:bCs/>
              </w:rPr>
            </w:pPr>
            <w:r w:rsidRPr="00233592">
              <w:rPr>
                <w:b/>
                <w:bCs/>
              </w:rPr>
              <w:t>Envolvido</w:t>
            </w:r>
          </w:p>
        </w:tc>
      </w:tr>
      <w:tr w:rsidR="00233592" w:rsidRPr="00233592" w14:paraId="0FA62009"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64210D8" w14:textId="77777777" w:rsidR="00233592" w:rsidRPr="00432CE1" w:rsidRDefault="00CB02DC">
            <w:pPr>
              <w:pStyle w:val="InfoBlue0"/>
              <w:rPr>
                <w:sz w:val="24"/>
                <w:szCs w:val="24"/>
              </w:rPr>
            </w:pPr>
            <w:r w:rsidRPr="00CB02DC">
              <w:t>Gerentes do Projeto</w:t>
            </w:r>
          </w:p>
        </w:tc>
        <w:tc>
          <w:tcPr>
            <w:tcW w:w="4394" w:type="dxa"/>
            <w:tcBorders>
              <w:top w:val="single" w:sz="6" w:space="0" w:color="000000"/>
              <w:left w:val="single" w:sz="6" w:space="0" w:color="000000"/>
              <w:bottom w:val="single" w:sz="6" w:space="0" w:color="000000"/>
              <w:right w:val="single" w:sz="6" w:space="0" w:color="000000"/>
            </w:tcBorders>
          </w:tcPr>
          <w:p w14:paraId="0F8D174C" w14:textId="77777777" w:rsidR="00233592" w:rsidRPr="00432CE1" w:rsidRDefault="00233592">
            <w:pPr>
              <w:pStyle w:val="InfoBlue0"/>
              <w:rPr>
                <w:sz w:val="24"/>
                <w:szCs w:val="24"/>
                <w:lang w:val="fr-FR"/>
              </w:rPr>
            </w:pPr>
            <w:r w:rsidRPr="00432CE1">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14:paraId="32C37682" w14:textId="77777777" w:rsidR="00233592" w:rsidRPr="00233592" w:rsidRDefault="00CB02DC">
            <w:pPr>
              <w:pStyle w:val="InfoBlue0"/>
              <w:rPr>
                <w:sz w:val="24"/>
                <w:szCs w:val="24"/>
              </w:rPr>
            </w:pPr>
            <w:r w:rsidRPr="00CB02DC">
              <w:rPr>
                <w:shd w:val="clear" w:color="auto" w:fill="FFFFFF"/>
              </w:rPr>
              <w:t>Luis</w:t>
            </w:r>
            <w:r w:rsidRPr="00CB02DC">
              <w:rPr>
                <w:rStyle w:val="apple-converted-space"/>
                <w:sz w:val="22"/>
                <w:szCs w:val="18"/>
                <w:shd w:val="clear" w:color="auto" w:fill="FFFFFF"/>
              </w:rPr>
              <w:t>Fernando</w:t>
            </w:r>
            <w:r w:rsidRPr="00CB02DC">
              <w:rPr>
                <w:shd w:val="clear" w:color="auto" w:fill="FFFFFF"/>
              </w:rPr>
              <w:t xml:space="preserve"> Brandão</w:t>
            </w:r>
          </w:p>
        </w:tc>
      </w:tr>
      <w:tr w:rsidR="00233592" w:rsidRPr="00233592" w14:paraId="0717BF67"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7327C5B2" w14:textId="77777777" w:rsidR="00233592" w:rsidRPr="00233592" w:rsidRDefault="00CB02DC">
            <w:pPr>
              <w:pStyle w:val="InfoBlue0"/>
            </w:pPr>
            <w:r w:rsidRPr="00CB02DC">
              <w:t>Analistas de Requisitos</w:t>
            </w:r>
          </w:p>
        </w:tc>
        <w:tc>
          <w:tcPr>
            <w:tcW w:w="4394" w:type="dxa"/>
            <w:tcBorders>
              <w:top w:val="single" w:sz="6" w:space="0" w:color="000000"/>
              <w:left w:val="single" w:sz="6" w:space="0" w:color="000000"/>
              <w:bottom w:val="single" w:sz="6" w:space="0" w:color="000000"/>
              <w:right w:val="single" w:sz="6" w:space="0" w:color="000000"/>
            </w:tcBorders>
          </w:tcPr>
          <w:p w14:paraId="57D821FE" w14:textId="77777777" w:rsidR="00233592" w:rsidRPr="00233592" w:rsidRDefault="00CB02DC">
            <w:pPr>
              <w:pStyle w:val="InfoBlue0"/>
            </w:pPr>
            <w:r w:rsidRPr="00CB02DC">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14:paraId="199CEF82" w14:textId="77777777" w:rsidR="00233592" w:rsidRPr="00233592" w:rsidRDefault="00CB02DC">
            <w:pPr>
              <w:pStyle w:val="InfoBlue0"/>
            </w:pPr>
            <w:r w:rsidRPr="00CB02DC">
              <w:t xml:space="preserve">Ana Paula Siqueira </w:t>
            </w:r>
          </w:p>
          <w:p w14:paraId="349D06B9" w14:textId="77777777" w:rsidR="00233592" w:rsidRPr="00233592" w:rsidRDefault="00CB02DC">
            <w:pPr>
              <w:pStyle w:val="InfoBlue0"/>
            </w:pPr>
            <w:r w:rsidRPr="00CB02DC">
              <w:t xml:space="preserve">Luiza Helena </w:t>
            </w:r>
            <w:r w:rsidRPr="00CB02DC">
              <w:rPr>
                <w:szCs w:val="18"/>
                <w:shd w:val="clear" w:color="auto" w:fill="FFFFFF"/>
              </w:rPr>
              <w:t xml:space="preserve">Favaretto </w:t>
            </w:r>
          </w:p>
        </w:tc>
      </w:tr>
      <w:tr w:rsidR="00233592" w:rsidRPr="00233592" w14:paraId="2F123B61"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35167DE1" w14:textId="77777777" w:rsidR="00233592" w:rsidRPr="00233592" w:rsidRDefault="00CB02DC">
            <w:pPr>
              <w:pStyle w:val="InfoBlue0"/>
            </w:pPr>
            <w:r w:rsidRPr="00CB02DC">
              <w:t>Arquiteto do Projeto</w:t>
            </w:r>
          </w:p>
        </w:tc>
        <w:tc>
          <w:tcPr>
            <w:tcW w:w="4394" w:type="dxa"/>
            <w:tcBorders>
              <w:top w:val="single" w:sz="6" w:space="0" w:color="000000"/>
              <w:left w:val="single" w:sz="6" w:space="0" w:color="000000"/>
              <w:bottom w:val="single" w:sz="6" w:space="0" w:color="000000"/>
              <w:right w:val="single" w:sz="6" w:space="0" w:color="000000"/>
            </w:tcBorders>
          </w:tcPr>
          <w:p w14:paraId="3AE7E1B4" w14:textId="77777777" w:rsidR="00233592" w:rsidRPr="00233592" w:rsidRDefault="00CB02DC">
            <w:pPr>
              <w:pStyle w:val="InfoBlue0"/>
            </w:pPr>
            <w:r w:rsidRPr="00CB02DC">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14:paraId="6CCA7C5F" w14:textId="77777777" w:rsidR="00233592" w:rsidRPr="00233592" w:rsidRDefault="00CB02DC">
            <w:pPr>
              <w:pStyle w:val="InfoBlue0"/>
            </w:pPr>
            <w:r w:rsidRPr="00CB02DC">
              <w:rPr>
                <w:shd w:val="clear" w:color="auto" w:fill="FFFFFF"/>
              </w:rPr>
              <w:t>Luis</w:t>
            </w:r>
            <w:r w:rsidRPr="00CB02DC">
              <w:rPr>
                <w:rStyle w:val="apple-converted-space"/>
                <w:sz w:val="22"/>
                <w:szCs w:val="18"/>
                <w:shd w:val="clear" w:color="auto" w:fill="FFFFFF"/>
              </w:rPr>
              <w:t>Fernando</w:t>
            </w:r>
            <w:r w:rsidRPr="00CB02DC">
              <w:rPr>
                <w:shd w:val="clear" w:color="auto" w:fill="FFFFFF"/>
              </w:rPr>
              <w:t xml:space="preserve"> Brandão</w:t>
            </w:r>
          </w:p>
        </w:tc>
      </w:tr>
      <w:tr w:rsidR="00233592" w:rsidRPr="00233592" w14:paraId="5D02E392"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97CBD3F" w14:textId="77777777" w:rsidR="00233592" w:rsidRPr="00233592" w:rsidRDefault="00CB02DC">
            <w:pPr>
              <w:pStyle w:val="InfoBlue0"/>
            </w:pPr>
            <w:r w:rsidRPr="00CB02DC">
              <w:t>Programadores</w:t>
            </w:r>
          </w:p>
        </w:tc>
        <w:tc>
          <w:tcPr>
            <w:tcW w:w="4394" w:type="dxa"/>
            <w:tcBorders>
              <w:top w:val="single" w:sz="6" w:space="0" w:color="000000"/>
              <w:left w:val="single" w:sz="6" w:space="0" w:color="000000"/>
              <w:bottom w:val="single" w:sz="6" w:space="0" w:color="000000"/>
              <w:right w:val="single" w:sz="6" w:space="0" w:color="000000"/>
            </w:tcBorders>
          </w:tcPr>
          <w:p w14:paraId="7174FEE3" w14:textId="77777777" w:rsidR="00233592" w:rsidRPr="00233592" w:rsidRDefault="00CB02DC">
            <w:pPr>
              <w:pStyle w:val="InfoBlue0"/>
            </w:pPr>
            <w:r w:rsidRPr="00CB02DC">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14:paraId="306344F9" w14:textId="77777777" w:rsidR="00233592" w:rsidRPr="00233592" w:rsidRDefault="00CB02DC">
            <w:pPr>
              <w:pStyle w:val="InfoBlue0"/>
            </w:pPr>
            <w:r w:rsidRPr="00CB02DC">
              <w:t xml:space="preserve">Ana Paula Siqueira </w:t>
            </w:r>
          </w:p>
          <w:p w14:paraId="6B59DDB2" w14:textId="77777777" w:rsidR="00233592" w:rsidRPr="00233592" w:rsidRDefault="00CB02DC">
            <w:pPr>
              <w:pStyle w:val="InfoBlue0"/>
            </w:pPr>
            <w:r w:rsidRPr="00CB02DC">
              <w:rPr>
                <w:shd w:val="clear" w:color="auto" w:fill="FFFFFF"/>
              </w:rPr>
              <w:t>Luis</w:t>
            </w:r>
            <w:r w:rsidRPr="00CB02DC">
              <w:rPr>
                <w:rStyle w:val="apple-converted-space"/>
                <w:sz w:val="22"/>
                <w:szCs w:val="18"/>
                <w:shd w:val="clear" w:color="auto" w:fill="FFFFFF"/>
              </w:rPr>
              <w:t>Fernando</w:t>
            </w:r>
            <w:r w:rsidRPr="00CB02DC">
              <w:rPr>
                <w:shd w:val="clear" w:color="auto" w:fill="FFFFFF"/>
              </w:rPr>
              <w:t xml:space="preserve"> Brandão</w:t>
            </w:r>
          </w:p>
          <w:p w14:paraId="719ADC50" w14:textId="77777777" w:rsidR="00233592" w:rsidRPr="00233592" w:rsidRDefault="00CB02DC">
            <w:pPr>
              <w:pStyle w:val="InfoBlue0"/>
              <w:rPr>
                <w:shd w:val="clear" w:color="auto" w:fill="FFFFFF"/>
              </w:rPr>
            </w:pPr>
            <w:r w:rsidRPr="00CB02DC">
              <w:t>Waldinei Pereira da Silva</w:t>
            </w:r>
          </w:p>
        </w:tc>
      </w:tr>
      <w:tr w:rsidR="00233592" w:rsidRPr="00233592" w14:paraId="719B7B5F"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52E13147" w14:textId="77777777" w:rsidR="00233592" w:rsidRPr="00233592" w:rsidRDefault="00CB02DC">
            <w:pPr>
              <w:pStyle w:val="InfoBlue0"/>
            </w:pPr>
            <w:r w:rsidRPr="00CB02DC">
              <w:t>Organização</w:t>
            </w:r>
          </w:p>
        </w:tc>
        <w:tc>
          <w:tcPr>
            <w:tcW w:w="4394" w:type="dxa"/>
            <w:tcBorders>
              <w:top w:val="single" w:sz="6" w:space="0" w:color="000000"/>
              <w:left w:val="single" w:sz="6" w:space="0" w:color="000000"/>
              <w:bottom w:val="single" w:sz="6" w:space="0" w:color="000000"/>
              <w:right w:val="single" w:sz="6" w:space="0" w:color="000000"/>
            </w:tcBorders>
          </w:tcPr>
          <w:p w14:paraId="242C5772" w14:textId="77777777" w:rsidR="00233592" w:rsidRPr="00233592" w:rsidRDefault="00CB02DC">
            <w:pPr>
              <w:pStyle w:val="InfoBlue0"/>
            </w:pPr>
            <w:r w:rsidRPr="00CB02DC">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14:paraId="54238468" w14:textId="77777777" w:rsidR="00233592" w:rsidRPr="00233592" w:rsidRDefault="00CB02DC">
            <w:pPr>
              <w:pStyle w:val="InfoBlue0"/>
            </w:pPr>
            <w:r w:rsidRPr="00CB02DC">
              <w:t>Escolas Estaduais, Escolas Públicas e Escolas Particulares.</w:t>
            </w:r>
          </w:p>
        </w:tc>
      </w:tr>
      <w:tr w:rsidR="00233592" w:rsidRPr="00233592" w14:paraId="3419963E"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74D8D36F" w14:textId="77777777" w:rsidR="00233592" w:rsidRPr="00233592" w:rsidRDefault="00CB02DC">
            <w:pPr>
              <w:pStyle w:val="InfoBlue0"/>
            </w:pPr>
            <w:r w:rsidRPr="00CB02DC">
              <w:t>Usuário</w:t>
            </w:r>
          </w:p>
        </w:tc>
        <w:tc>
          <w:tcPr>
            <w:tcW w:w="4394" w:type="dxa"/>
            <w:tcBorders>
              <w:top w:val="single" w:sz="6" w:space="0" w:color="000000"/>
              <w:left w:val="single" w:sz="6" w:space="0" w:color="000000"/>
              <w:bottom w:val="single" w:sz="6" w:space="0" w:color="000000"/>
              <w:right w:val="single" w:sz="6" w:space="0" w:color="000000"/>
            </w:tcBorders>
          </w:tcPr>
          <w:p w14:paraId="3D344721" w14:textId="77777777" w:rsidR="00233592" w:rsidRPr="00233592" w:rsidRDefault="00CB02DC">
            <w:pPr>
              <w:pStyle w:val="InfoBlue0"/>
            </w:pPr>
            <w:r w:rsidRPr="00CB02DC">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14:paraId="199995EE" w14:textId="77777777" w:rsidR="00233592" w:rsidRPr="00233592" w:rsidRDefault="00CB02DC">
            <w:pPr>
              <w:pStyle w:val="InfoBlue0"/>
            </w:pPr>
            <w:r w:rsidRPr="00CB02DC">
              <w:t>Todos os funcionários envolvidos na escola, começando com a direção até os pais dos alunos.</w:t>
            </w:r>
          </w:p>
        </w:tc>
      </w:tr>
    </w:tbl>
    <w:p w14:paraId="54A586A3" w14:textId="77777777" w:rsidR="001B2DB6" w:rsidRDefault="001B2DB6" w:rsidP="001B2DB6">
      <w:pPr>
        <w:rPr>
          <w:lang w:val="fr-FR"/>
        </w:rPr>
      </w:pPr>
      <w:bookmarkStart w:id="369" w:name="_Toc512930911"/>
      <w:bookmarkStart w:id="370" w:name="_Toc452813584"/>
      <w:bookmarkStart w:id="371" w:name="_Toc18208270"/>
    </w:p>
    <w:p w14:paraId="6D2B0B4E" w14:textId="77777777" w:rsidR="00366693" w:rsidRPr="00366693" w:rsidRDefault="00366693" w:rsidP="001B2DB6">
      <w:pPr>
        <w:rPr>
          <w:color w:val="0000FF"/>
        </w:rPr>
      </w:pPr>
    </w:p>
    <w:p w14:paraId="275DA55A" w14:textId="77777777" w:rsidR="00366693" w:rsidRPr="001B2DB6" w:rsidRDefault="00366693" w:rsidP="00366693">
      <w:pPr>
        <w:rPr>
          <w:color w:val="0000FF"/>
        </w:rPr>
      </w:pPr>
    </w:p>
    <w:p w14:paraId="4E9D2478" w14:textId="77777777" w:rsidR="00366693" w:rsidRPr="00366693" w:rsidRDefault="00366693" w:rsidP="001B2DB6"/>
    <w:p w14:paraId="7D8CE0F6" w14:textId="77777777" w:rsidR="004B4BAA" w:rsidRDefault="003234FD" w:rsidP="00DD1806">
      <w:pPr>
        <w:pStyle w:val="Ttulo3"/>
        <w:rPr>
          <w:color w:val="0000FF"/>
        </w:rPr>
        <w:pPrChange w:id="372" w:author="Ana Paula S" w:date="2014-09-22T21:07:00Z">
          <w:pPr>
            <w:pStyle w:val="Ttulo3"/>
          </w:pPr>
        </w:pPrChange>
      </w:pPr>
      <w:bookmarkStart w:id="373" w:name="_Toc399178755"/>
      <w:r>
        <w:rPr>
          <w:lang w:val="fr-FR"/>
        </w:rPr>
        <w:t>Resumo dos Usuários</w:t>
      </w:r>
      <w:bookmarkEnd w:id="369"/>
      <w:bookmarkEnd w:id="370"/>
      <w:bookmarkEnd w:id="371"/>
      <w:bookmarkEnd w:id="373"/>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102"/>
        <w:gridCol w:w="4252"/>
      </w:tblGrid>
      <w:tr w:rsidR="00EE5B08" w14:paraId="20F1E484" w14:textId="77777777" w:rsidTr="00EE5B08">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209F479D" w14:textId="77777777" w:rsidR="00EE5B08" w:rsidRDefault="00EE5B08" w:rsidP="004D2F1F">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14:paraId="198B0A75" w14:textId="77777777" w:rsidR="00EE5B08" w:rsidRDefault="00EE5B08" w:rsidP="004D2F1F">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14:paraId="061CFBBB" w14:textId="77777777" w:rsidR="00EE5B08" w:rsidRDefault="00EE5B08" w:rsidP="004D2F1F">
            <w:pPr>
              <w:pStyle w:val="Corpodetexto"/>
              <w:rPr>
                <w:b/>
                <w:bCs/>
              </w:rPr>
            </w:pPr>
            <w:r>
              <w:rPr>
                <w:b/>
                <w:bCs/>
              </w:rPr>
              <w:t>Responsabilidades</w:t>
            </w:r>
          </w:p>
        </w:tc>
      </w:tr>
      <w:tr w:rsidR="00233592" w:rsidRPr="00233592" w14:paraId="5DEA52AB" w14:textId="77777777"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14:paraId="7AD85C8A" w14:textId="77777777" w:rsidR="00233592" w:rsidRPr="00233592" w:rsidRDefault="00233592">
            <w:pPr>
              <w:pStyle w:val="InfoBlue0"/>
            </w:pPr>
          </w:p>
          <w:p w14:paraId="59630A00" w14:textId="77777777" w:rsidR="00233592" w:rsidRPr="00233592" w:rsidRDefault="00CB02DC">
            <w:pPr>
              <w:pStyle w:val="InfoBlue0"/>
            </w:pPr>
            <w:r w:rsidRPr="00CB02DC">
              <w:t>Gestores</w:t>
            </w:r>
          </w:p>
          <w:p w14:paraId="4783832F" w14:textId="77777777" w:rsidR="00233592" w:rsidRPr="00233592" w:rsidRDefault="00233592">
            <w:pPr>
              <w:pStyle w:val="InfoBlue0"/>
            </w:pPr>
          </w:p>
        </w:tc>
        <w:tc>
          <w:tcPr>
            <w:tcW w:w="3102" w:type="dxa"/>
            <w:tcBorders>
              <w:top w:val="single" w:sz="6" w:space="0" w:color="000000"/>
              <w:left w:val="single" w:sz="6" w:space="0" w:color="000000"/>
              <w:bottom w:val="single" w:sz="6" w:space="0" w:color="000000"/>
              <w:right w:val="single" w:sz="6" w:space="0" w:color="000000"/>
            </w:tcBorders>
          </w:tcPr>
          <w:p w14:paraId="1B4C6C1B" w14:textId="77777777" w:rsidR="00233592" w:rsidRPr="00233592" w:rsidRDefault="00CB02DC">
            <w:pPr>
              <w:pStyle w:val="InfoBlue0"/>
            </w:pPr>
            <w:r w:rsidRPr="00CB02DC">
              <w:t>São os diretores, vice-diretores, e coordenadores pedagógicos.</w:t>
            </w:r>
          </w:p>
        </w:tc>
        <w:tc>
          <w:tcPr>
            <w:tcW w:w="4252" w:type="dxa"/>
            <w:tcBorders>
              <w:top w:val="single" w:sz="6" w:space="0" w:color="000000"/>
              <w:left w:val="single" w:sz="6" w:space="0" w:color="000000"/>
              <w:bottom w:val="single" w:sz="6" w:space="0" w:color="000000"/>
              <w:right w:val="single" w:sz="6" w:space="0" w:color="000000"/>
            </w:tcBorders>
          </w:tcPr>
          <w:p w14:paraId="5DDC0CF7" w14:textId="77777777" w:rsidR="00233592" w:rsidRPr="00233592" w:rsidRDefault="00233592">
            <w:pPr>
              <w:pStyle w:val="InfoBlue0"/>
            </w:pPr>
            <w:r w:rsidRPr="00432CE1">
              <w:rPr>
                <w:i w:val="0"/>
                <w:iCs w:val="0"/>
              </w:rPr>
              <w:t>Responsáveis por gerir toda infraestrutura da escola, tanto de recursos materiais e humanos, bem com as informações da secretaria, professores e alunos, e atendimento aos pais.</w:t>
            </w:r>
          </w:p>
        </w:tc>
      </w:tr>
      <w:tr w:rsidR="00233592" w:rsidRPr="00233592" w14:paraId="6A09DA8E" w14:textId="77777777"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14:paraId="01725C64" w14:textId="77777777" w:rsidR="00233592" w:rsidRPr="00233592" w:rsidRDefault="00233592" w:rsidP="00233592">
            <w:pPr>
              <w:pStyle w:val="Corpodetexto"/>
              <w:rPr>
                <w:lang w:eastAsia="en-US"/>
              </w:rPr>
            </w:pPr>
          </w:p>
          <w:p w14:paraId="1B4F1BE2" w14:textId="77777777" w:rsidR="00233592" w:rsidRPr="00233592" w:rsidRDefault="00CB02DC">
            <w:pPr>
              <w:pStyle w:val="InfoBlue0"/>
            </w:pPr>
            <w:r w:rsidRPr="00CB02DC">
              <w:t>Secretaria</w:t>
            </w:r>
          </w:p>
        </w:tc>
        <w:tc>
          <w:tcPr>
            <w:tcW w:w="3102" w:type="dxa"/>
            <w:tcBorders>
              <w:top w:val="single" w:sz="6" w:space="0" w:color="000000"/>
              <w:left w:val="single" w:sz="6" w:space="0" w:color="000000"/>
              <w:bottom w:val="single" w:sz="6" w:space="0" w:color="000000"/>
              <w:right w:val="single" w:sz="6" w:space="0" w:color="000000"/>
            </w:tcBorders>
          </w:tcPr>
          <w:p w14:paraId="44ED5F61" w14:textId="77777777" w:rsidR="00233592" w:rsidRPr="00233592" w:rsidRDefault="00233592">
            <w:pPr>
              <w:pStyle w:val="InfoBlue0"/>
            </w:pPr>
          </w:p>
          <w:p w14:paraId="6170ED02" w14:textId="77777777" w:rsidR="00233592" w:rsidRPr="00233592" w:rsidRDefault="00CB02DC">
            <w:pPr>
              <w:pStyle w:val="InfoBlue0"/>
            </w:pPr>
            <w:r w:rsidRPr="00CB02DC">
              <w:t>Os secretários e agentes escolares que atendem os pais/responsáveis dos alunos e professores para recebimento de documentação.</w:t>
            </w:r>
          </w:p>
          <w:p w14:paraId="444142F0" w14:textId="77777777" w:rsidR="00233592" w:rsidRPr="00233592" w:rsidRDefault="00233592">
            <w:pPr>
              <w:pStyle w:val="InfoBlue0"/>
            </w:pPr>
          </w:p>
        </w:tc>
        <w:tc>
          <w:tcPr>
            <w:tcW w:w="4252" w:type="dxa"/>
            <w:tcBorders>
              <w:top w:val="single" w:sz="6" w:space="0" w:color="000000"/>
              <w:left w:val="single" w:sz="6" w:space="0" w:color="000000"/>
              <w:bottom w:val="single" w:sz="6" w:space="0" w:color="000000"/>
              <w:right w:val="single" w:sz="6" w:space="0" w:color="000000"/>
            </w:tcBorders>
          </w:tcPr>
          <w:p w14:paraId="16B1C988" w14:textId="77777777" w:rsidR="00233592" w:rsidRPr="00233592" w:rsidRDefault="00CB02DC">
            <w:pPr>
              <w:pStyle w:val="InfoBlue0"/>
            </w:pPr>
            <w:r w:rsidRPr="00CB02DC">
              <w:t>Responsável por organizar e arquivar informações sobre a documentação escolar de alunos.</w:t>
            </w:r>
          </w:p>
          <w:p w14:paraId="3D8D1FCD" w14:textId="77777777" w:rsidR="00233592" w:rsidRPr="00233592" w:rsidRDefault="00CB02DC">
            <w:pPr>
              <w:pStyle w:val="InfoBlue0"/>
            </w:pPr>
            <w:r w:rsidRPr="00CB02DC">
              <w:t>Responsável por organizar e arquivar informações sobre a documentação escolar dos professores, para pagamento, aposentadoria, etc.</w:t>
            </w:r>
          </w:p>
        </w:tc>
      </w:tr>
      <w:tr w:rsidR="00233592" w:rsidRPr="00233592" w14:paraId="36540BA5" w14:textId="77777777"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14:paraId="171266AF" w14:textId="77777777" w:rsidR="00233592" w:rsidRPr="00233592" w:rsidRDefault="00233592">
            <w:pPr>
              <w:pStyle w:val="InfoBlue0"/>
            </w:pPr>
          </w:p>
          <w:p w14:paraId="37FA0D09" w14:textId="77777777" w:rsidR="00233592" w:rsidRPr="00233592" w:rsidRDefault="00CB02DC">
            <w:pPr>
              <w:pStyle w:val="InfoBlue0"/>
            </w:pPr>
            <w:r w:rsidRPr="00CB02DC">
              <w:t>Professores</w:t>
            </w:r>
          </w:p>
          <w:p w14:paraId="0ED2D45C" w14:textId="77777777" w:rsidR="00233592" w:rsidRPr="00233592" w:rsidRDefault="00233592" w:rsidP="00233592">
            <w:pPr>
              <w:pStyle w:val="Corpodetexto"/>
              <w:rPr>
                <w:lang w:eastAsia="en-US"/>
              </w:rPr>
            </w:pPr>
          </w:p>
        </w:tc>
        <w:tc>
          <w:tcPr>
            <w:tcW w:w="3102" w:type="dxa"/>
            <w:tcBorders>
              <w:top w:val="single" w:sz="6" w:space="0" w:color="000000"/>
              <w:left w:val="single" w:sz="6" w:space="0" w:color="000000"/>
              <w:bottom w:val="single" w:sz="6" w:space="0" w:color="000000"/>
              <w:right w:val="single" w:sz="6" w:space="0" w:color="000000"/>
            </w:tcBorders>
          </w:tcPr>
          <w:p w14:paraId="492988D7" w14:textId="77777777" w:rsidR="00233592" w:rsidRPr="00233592" w:rsidRDefault="00233592">
            <w:pPr>
              <w:pStyle w:val="InfoBlue0"/>
            </w:pPr>
          </w:p>
          <w:p w14:paraId="59737B84" w14:textId="77777777" w:rsidR="00233592" w:rsidRPr="00233592" w:rsidRDefault="00CB02DC">
            <w:pPr>
              <w:pStyle w:val="InfoBlue0"/>
            </w:pPr>
            <w:r w:rsidRPr="00CB02DC">
              <w:t>Profissionais com formação na área da educação, com documentação adequada para atuação em sala de aula.</w:t>
            </w:r>
          </w:p>
        </w:tc>
        <w:tc>
          <w:tcPr>
            <w:tcW w:w="4252" w:type="dxa"/>
            <w:tcBorders>
              <w:top w:val="single" w:sz="6" w:space="0" w:color="000000"/>
              <w:left w:val="single" w:sz="6" w:space="0" w:color="000000"/>
              <w:bottom w:val="single" w:sz="6" w:space="0" w:color="000000"/>
              <w:right w:val="single" w:sz="6" w:space="0" w:color="000000"/>
            </w:tcBorders>
          </w:tcPr>
          <w:p w14:paraId="3E5667DF" w14:textId="77777777" w:rsidR="00233592" w:rsidRPr="00233592" w:rsidRDefault="00CB02DC">
            <w:pPr>
              <w:pStyle w:val="InfoBlue0"/>
            </w:pPr>
            <w:r w:rsidRPr="00CB02DC">
              <w:t>Responsáveis em organizar e planejar o conteúdo curricular.</w:t>
            </w:r>
          </w:p>
          <w:p w14:paraId="13DBA597" w14:textId="77777777" w:rsidR="00233592" w:rsidRPr="00233592" w:rsidRDefault="00233592" w:rsidP="00233592">
            <w:pPr>
              <w:pStyle w:val="Corpodetexto"/>
              <w:spacing w:line="240" w:lineRule="auto"/>
              <w:rPr>
                <w:i/>
                <w:iCs/>
                <w:snapToGrid w:val="0"/>
                <w:sz w:val="20"/>
                <w:szCs w:val="20"/>
                <w:lang w:eastAsia="en-US"/>
              </w:rPr>
            </w:pPr>
            <w:r w:rsidRPr="00233592">
              <w:rPr>
                <w:i/>
                <w:iCs/>
                <w:snapToGrid w:val="0"/>
                <w:sz w:val="20"/>
                <w:szCs w:val="20"/>
                <w:lang w:eastAsia="en-US"/>
              </w:rPr>
              <w:t>Acompanhar a aprendizagem de seus alunos.</w:t>
            </w:r>
          </w:p>
          <w:p w14:paraId="6C6C4195" w14:textId="77777777" w:rsidR="00233592" w:rsidRPr="00233592" w:rsidRDefault="00CB02DC">
            <w:pPr>
              <w:pStyle w:val="InfoBlue0"/>
            </w:pPr>
            <w:r w:rsidRPr="00CB02DC">
              <w:t>Avaliar a aprendizagem dos alunos</w:t>
            </w:r>
          </w:p>
          <w:p w14:paraId="101CE605" w14:textId="77777777" w:rsidR="00233592" w:rsidRPr="00233592" w:rsidRDefault="00233592" w:rsidP="00233592">
            <w:pPr>
              <w:pStyle w:val="Corpodetexto"/>
              <w:rPr>
                <w:i/>
                <w:iCs/>
                <w:snapToGrid w:val="0"/>
                <w:sz w:val="20"/>
                <w:szCs w:val="20"/>
                <w:lang w:eastAsia="en-US"/>
              </w:rPr>
            </w:pPr>
            <w:r w:rsidRPr="00233592">
              <w:rPr>
                <w:i/>
                <w:iCs/>
                <w:snapToGrid w:val="0"/>
                <w:sz w:val="20"/>
                <w:szCs w:val="20"/>
                <w:lang w:eastAsia="en-US"/>
              </w:rPr>
              <w:t>Ministrar aulas</w:t>
            </w:r>
          </w:p>
          <w:p w14:paraId="3FB10F14" w14:textId="77777777" w:rsidR="00233592" w:rsidRPr="00233592" w:rsidRDefault="00233592" w:rsidP="00233592">
            <w:pPr>
              <w:pStyle w:val="Corpodetexto"/>
              <w:spacing w:line="240" w:lineRule="auto"/>
              <w:jc w:val="left"/>
              <w:rPr>
                <w:i/>
                <w:iCs/>
                <w:snapToGrid w:val="0"/>
                <w:sz w:val="20"/>
                <w:szCs w:val="20"/>
                <w:lang w:eastAsia="en-US"/>
              </w:rPr>
            </w:pPr>
            <w:r w:rsidRPr="00233592">
              <w:rPr>
                <w:i/>
                <w:iCs/>
                <w:snapToGrid w:val="0"/>
                <w:sz w:val="20"/>
                <w:szCs w:val="20"/>
                <w:lang w:eastAsia="en-US"/>
              </w:rPr>
              <w:t xml:space="preserve">Registrar notas, faltas, ocorrências e atividades </w:t>
            </w:r>
            <w:r w:rsidRPr="00233592">
              <w:rPr>
                <w:i/>
                <w:iCs/>
                <w:snapToGrid w:val="0"/>
                <w:sz w:val="20"/>
                <w:szCs w:val="20"/>
                <w:lang w:eastAsia="en-US"/>
              </w:rPr>
              <w:lastRenderedPageBreak/>
              <w:t>curriculares como tarefas, trabalhos e avaliações.</w:t>
            </w:r>
          </w:p>
          <w:p w14:paraId="069C5420" w14:textId="77777777" w:rsidR="00233592" w:rsidRPr="00233592" w:rsidRDefault="00233592">
            <w:pPr>
              <w:pStyle w:val="InfoBlue0"/>
            </w:pPr>
          </w:p>
        </w:tc>
      </w:tr>
      <w:tr w:rsidR="00233592" w:rsidRPr="00233592" w14:paraId="4EA57726" w14:textId="77777777"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14:paraId="514F7F60" w14:textId="77777777" w:rsidR="00233592" w:rsidRPr="00233592" w:rsidRDefault="00233592">
            <w:pPr>
              <w:pStyle w:val="InfoBlue0"/>
            </w:pPr>
          </w:p>
          <w:p w14:paraId="71D655D2" w14:textId="77777777" w:rsidR="00233592" w:rsidRPr="00233592" w:rsidRDefault="00CB02DC">
            <w:pPr>
              <w:pStyle w:val="InfoBlue0"/>
            </w:pPr>
            <w:r w:rsidRPr="00CB02DC">
              <w:t>Pais/Responsável</w:t>
            </w:r>
          </w:p>
        </w:tc>
        <w:tc>
          <w:tcPr>
            <w:tcW w:w="3102" w:type="dxa"/>
            <w:tcBorders>
              <w:top w:val="single" w:sz="6" w:space="0" w:color="000000"/>
              <w:left w:val="single" w:sz="6" w:space="0" w:color="000000"/>
              <w:bottom w:val="single" w:sz="6" w:space="0" w:color="000000"/>
              <w:right w:val="single" w:sz="6" w:space="0" w:color="000000"/>
            </w:tcBorders>
          </w:tcPr>
          <w:p w14:paraId="46A75239" w14:textId="77777777" w:rsidR="00233592" w:rsidRPr="00233592" w:rsidRDefault="00CB02DC">
            <w:pPr>
              <w:pStyle w:val="InfoBlue0"/>
            </w:pPr>
            <w:r w:rsidRPr="00CB02DC">
              <w:t>São os coadjuvantes no processo de aprendizado, utilizam o sistema para acompanhar o desempenho acadêmico e comportamentos atitudinais de seus filhos/responsáveis.</w:t>
            </w:r>
          </w:p>
        </w:tc>
        <w:tc>
          <w:tcPr>
            <w:tcW w:w="4252" w:type="dxa"/>
            <w:tcBorders>
              <w:top w:val="single" w:sz="6" w:space="0" w:color="000000"/>
              <w:left w:val="single" w:sz="6" w:space="0" w:color="000000"/>
              <w:bottom w:val="single" w:sz="6" w:space="0" w:color="000000"/>
              <w:right w:val="single" w:sz="6" w:space="0" w:color="000000"/>
            </w:tcBorders>
          </w:tcPr>
          <w:p w14:paraId="1C0A3524" w14:textId="77777777" w:rsidR="00233592" w:rsidRPr="00233592" w:rsidRDefault="00E6584A">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14:paraId="3C816183" w14:textId="77777777"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14:paraId="3CD8DB2D" w14:textId="77777777" w:rsidR="00233592" w:rsidRPr="00233592" w:rsidRDefault="00233592">
            <w:pPr>
              <w:pStyle w:val="InfoBlue0"/>
            </w:pPr>
          </w:p>
          <w:p w14:paraId="665D162D" w14:textId="77777777" w:rsidR="00233592" w:rsidRPr="00233592" w:rsidRDefault="00233592">
            <w:pPr>
              <w:pStyle w:val="InfoBlue0"/>
            </w:pPr>
            <w:r w:rsidRPr="00233592">
              <w:t>Alunos</w:t>
            </w:r>
          </w:p>
        </w:tc>
        <w:tc>
          <w:tcPr>
            <w:tcW w:w="3102" w:type="dxa"/>
            <w:tcBorders>
              <w:top w:val="single" w:sz="6" w:space="0" w:color="000000"/>
              <w:left w:val="single" w:sz="6" w:space="0" w:color="000000"/>
              <w:bottom w:val="single" w:sz="6" w:space="0" w:color="000000"/>
              <w:right w:val="single" w:sz="6" w:space="0" w:color="000000"/>
            </w:tcBorders>
          </w:tcPr>
          <w:p w14:paraId="1C28AB78" w14:textId="77777777" w:rsidR="00233592" w:rsidRPr="00233592" w:rsidRDefault="00233592">
            <w:pPr>
              <w:pStyle w:val="InfoBlue0"/>
            </w:pPr>
            <w:r w:rsidRPr="00233592">
              <w:t xml:space="preserve">São a fonte que produzem os dados a serem administrados pelo sistema. O sistema é criado em função de sua existência. </w:t>
            </w:r>
          </w:p>
        </w:tc>
        <w:tc>
          <w:tcPr>
            <w:tcW w:w="4252" w:type="dxa"/>
            <w:tcBorders>
              <w:top w:val="single" w:sz="6" w:space="0" w:color="000000"/>
              <w:left w:val="single" w:sz="6" w:space="0" w:color="000000"/>
              <w:bottom w:val="single" w:sz="6" w:space="0" w:color="000000"/>
              <w:right w:val="single" w:sz="6" w:space="0" w:color="000000"/>
            </w:tcBorders>
          </w:tcPr>
          <w:p w14:paraId="5F46DC61" w14:textId="77777777" w:rsidR="00233592" w:rsidRPr="00233592" w:rsidRDefault="00E6584A">
            <w:pPr>
              <w:pStyle w:val="InfoBlue0"/>
            </w:pPr>
            <w:r w:rsidRPr="00E6584A">
              <w:t>Acompanhar e verificar</w:t>
            </w:r>
            <w:r w:rsidR="00432CE1">
              <w:t xml:space="preserve"> sua notas e frequência. </w:t>
            </w:r>
          </w:p>
        </w:tc>
      </w:tr>
    </w:tbl>
    <w:p w14:paraId="4A86A41F" w14:textId="77777777" w:rsidR="003234FD" w:rsidRDefault="003234FD" w:rsidP="003234FD">
      <w:pPr>
        <w:pStyle w:val="Corpodetexto"/>
      </w:pPr>
    </w:p>
    <w:p w14:paraId="2A5328AF" w14:textId="77777777" w:rsidR="00C66509" w:rsidRDefault="00C66509" w:rsidP="003234FD">
      <w:pPr>
        <w:pStyle w:val="Corpodetexto"/>
      </w:pPr>
    </w:p>
    <w:p w14:paraId="534C78DF" w14:textId="77777777" w:rsidR="00C66509" w:rsidDel="00572016" w:rsidRDefault="00C66509" w:rsidP="003234FD">
      <w:pPr>
        <w:pStyle w:val="Corpodetexto"/>
        <w:rPr>
          <w:del w:id="374" w:author="Ana Paula S" w:date="2014-09-22T21:15:00Z"/>
        </w:rPr>
      </w:pPr>
    </w:p>
    <w:p w14:paraId="37C5DECD" w14:textId="77777777" w:rsidR="00C66509" w:rsidRPr="00233592" w:rsidDel="00572016" w:rsidRDefault="00C66509" w:rsidP="003234FD">
      <w:pPr>
        <w:pStyle w:val="Corpodetexto"/>
        <w:rPr>
          <w:del w:id="375" w:author="Ana Paula S" w:date="2014-09-22T21:15:00Z"/>
        </w:rPr>
      </w:pPr>
    </w:p>
    <w:p w14:paraId="3D012581" w14:textId="77777777" w:rsidR="003234FD" w:rsidRDefault="003234FD" w:rsidP="003234FD">
      <w:pPr>
        <w:pStyle w:val="Ttulo3"/>
      </w:pPr>
      <w:bookmarkStart w:id="376" w:name="_Toc512930912"/>
      <w:bookmarkStart w:id="377" w:name="_Toc452813585"/>
      <w:bookmarkStart w:id="378" w:name="_Toc436203384"/>
      <w:bookmarkStart w:id="379" w:name="_Toc425054386"/>
      <w:bookmarkStart w:id="380" w:name="_Toc422186479"/>
      <w:bookmarkStart w:id="381" w:name="_Toc346297773"/>
      <w:bookmarkStart w:id="382" w:name="_Toc342757864"/>
      <w:bookmarkStart w:id="383" w:name="_Toc18208271"/>
      <w:bookmarkStart w:id="384" w:name="_Toc399178756"/>
      <w:r>
        <w:t>Ambiente do Usuário</w:t>
      </w:r>
      <w:bookmarkEnd w:id="376"/>
      <w:bookmarkEnd w:id="377"/>
      <w:bookmarkEnd w:id="378"/>
      <w:bookmarkEnd w:id="379"/>
      <w:bookmarkEnd w:id="380"/>
      <w:bookmarkEnd w:id="381"/>
      <w:bookmarkEnd w:id="382"/>
      <w:bookmarkEnd w:id="383"/>
      <w:bookmarkEnd w:id="384"/>
    </w:p>
    <w:p w14:paraId="7008A731" w14:textId="77777777" w:rsidR="002C4812" w:rsidRDefault="002C4812" w:rsidP="00EB2A6B">
      <w:pPr>
        <w:rPr>
          <w:ins w:id="385" w:author="Ana Paula S" w:date="2014-09-22T20:05:00Z"/>
        </w:rPr>
      </w:pPr>
      <w:ins w:id="386" w:author="Ana Paula S" w:date="2014-09-22T20:02:00Z">
        <w:r>
          <w:t xml:space="preserve">Atualmente os usuários das </w:t>
        </w:r>
      </w:ins>
      <w:ins w:id="387" w:author="Ana Paula S" w:date="2014-09-22T20:03:00Z">
        <w:r>
          <w:t>escolas entrevistadas</w:t>
        </w:r>
      </w:ins>
      <w:ins w:id="388" w:author="Ana Paula S" w:date="2014-09-22T20:02:00Z">
        <w:r>
          <w:t xml:space="preserve"> possuem um sistema alternativo que</w:t>
        </w:r>
      </w:ins>
      <w:ins w:id="389" w:author="Ana Paula S" w:date="2014-09-22T20:04:00Z">
        <w:r>
          <w:t xml:space="preserve"> é</w:t>
        </w:r>
      </w:ins>
      <w:ins w:id="390" w:author="Ana Paula S" w:date="2014-09-22T20:02:00Z">
        <w:r>
          <w:t xml:space="preserve"> fornecido pela Secretaria de Educaç</w:t>
        </w:r>
      </w:ins>
      <w:ins w:id="391" w:author="Ana Paula S" w:date="2014-09-22T20:03:00Z">
        <w:r>
          <w:t>ão, porém eles não utilizam completamente esse sistema</w:t>
        </w:r>
      </w:ins>
      <w:ins w:id="392" w:author="Ana Paula S" w:date="2014-09-22T20:04:00Z">
        <w:r>
          <w:t>. O motivo de não utilizarem, seria a falta de informação sobre o mesmo, pois n</w:t>
        </w:r>
      </w:ins>
      <w:ins w:id="393" w:author="Ana Paula S" w:date="2014-09-22T20:05:00Z">
        <w:r>
          <w:t>ão foi implantado corretamente</w:t>
        </w:r>
      </w:ins>
      <w:ins w:id="394" w:author="Ana Paula S" w:date="2014-09-22T20:08:00Z">
        <w:r>
          <w:t xml:space="preserve"> nas escolas</w:t>
        </w:r>
      </w:ins>
      <w:ins w:id="395" w:author="Ana Paula S" w:date="2014-09-22T20:05:00Z">
        <w:r>
          <w:t>.</w:t>
        </w:r>
      </w:ins>
    </w:p>
    <w:p w14:paraId="17030122" w14:textId="77777777" w:rsidR="002C4812" w:rsidRDefault="002C4812" w:rsidP="00EB2A6B">
      <w:pPr>
        <w:rPr>
          <w:ins w:id="396" w:author="Ana Paula S" w:date="2014-09-22T20:06:00Z"/>
        </w:rPr>
      </w:pPr>
      <w:ins w:id="397" w:author="Ana Paula S" w:date="2014-09-22T20:05:00Z">
        <w:r>
          <w:t xml:space="preserve">Esse sistema contém algumas funcionalidades que </w:t>
        </w:r>
      </w:ins>
      <w:ins w:id="398" w:author="Ana Paula S" w:date="2014-09-22T20:08:00Z">
        <w:r>
          <w:t>ajudam</w:t>
        </w:r>
      </w:ins>
      <w:ins w:id="399" w:author="Ana Paula S" w:date="2014-09-22T20:05:00Z">
        <w:r>
          <w:t xml:space="preserve"> </w:t>
        </w:r>
      </w:ins>
      <w:ins w:id="400" w:author="Ana Paula S" w:date="2014-09-22T20:08:00Z">
        <w:r>
          <w:t>n</w:t>
        </w:r>
      </w:ins>
      <w:ins w:id="401" w:author="Ana Paula S" w:date="2014-09-22T20:05:00Z">
        <w:r>
          <w:t>o trabalho desses usuários, porém o acesso dos responsáveis a ele n</w:t>
        </w:r>
      </w:ins>
      <w:ins w:id="402" w:author="Ana Paula S" w:date="2014-09-22T20:06:00Z">
        <w:r>
          <w:t>ão é possível. Sendo assim o acompanhamento e aproximação na evolução escolar dos filhos não é permitida.</w:t>
        </w:r>
      </w:ins>
    </w:p>
    <w:p w14:paraId="694F326A" w14:textId="77777777" w:rsidR="002C4812" w:rsidRDefault="002C4812" w:rsidP="00EB2A6B">
      <w:pPr>
        <w:rPr>
          <w:ins w:id="403" w:author="Ana Paula S" w:date="2014-09-22T20:09:00Z"/>
        </w:rPr>
      </w:pPr>
      <w:ins w:id="404" w:author="Ana Paula S" w:date="2014-09-22T20:07:00Z">
        <w:r>
          <w:t>Os professores não têm</w:t>
        </w:r>
      </w:ins>
      <w:ins w:id="405" w:author="Ana Paula S" w:date="2014-09-22T20:06:00Z">
        <w:r>
          <w:t xml:space="preserve"> um ambiente onde podem postar trabalhos, provas e ocorr</w:t>
        </w:r>
      </w:ins>
      <w:ins w:id="406" w:author="Ana Paula S" w:date="2014-09-22T20:07:00Z">
        <w:r>
          <w:t>ências, assim dificultando o trabalho do professor.</w:t>
        </w:r>
      </w:ins>
    </w:p>
    <w:p w14:paraId="1E4E0E23" w14:textId="77777777" w:rsidR="00EB2A6B" w:rsidDel="002C4812" w:rsidRDefault="002C4812" w:rsidP="00EB2A6B">
      <w:pPr>
        <w:rPr>
          <w:del w:id="407" w:author="Ana Paula S" w:date="2014-09-22T20:10:00Z"/>
        </w:rPr>
      </w:pPr>
      <w:ins w:id="408" w:author="Ana Paula S" w:date="2014-09-22T20:09:00Z">
        <w:r>
          <w:t xml:space="preserve">Gestores não têm a visão de evolução da escola, secretárias não conseguem fazer todo trabalho em um </w:t>
        </w:r>
      </w:ins>
      <w:ins w:id="409" w:author="Ana Paula S" w:date="2014-09-22T20:10:00Z">
        <w:r>
          <w:t>único sistema, sendo assim causa lentidão no trabalho dos usuários envolvidos.</w:t>
        </w:r>
      </w:ins>
      <w:del w:id="410" w:author="Ana Paula S" w:date="2014-09-22T20:10:00Z">
        <w:r w:rsidR="00EB2A6B" w:rsidDel="002C4812">
          <w:delText>O ambiente do usuário e escolas encontra-se na Web, será utilizado por funcionários (diretoria, secretária, professores</w:delText>
        </w:r>
        <w:r w:rsidR="00D10A2B" w:rsidDel="002C4812">
          <w:delText>), alunos e</w:delText>
        </w:r>
        <w:r w:rsidR="00EB2A6B" w:rsidDel="002C4812">
          <w:delText xml:space="preserve"> pais e/ou responsáveis</w:delText>
        </w:r>
        <w:r w:rsidR="00D10A2B" w:rsidDel="002C4812">
          <w:delText>,</w:delText>
        </w:r>
        <w:r w:rsidR="00EB2A6B" w:rsidDel="002C4812">
          <w:delText xml:space="preserve"> aos quais possuirão perfis diferentes no manuseio e realização das tarefas. O sistema armazenará as informações sobre a vida escolar do aluno a qual provera informações para serem visualizadas via Web por pais e alunos.</w:delText>
        </w:r>
      </w:del>
    </w:p>
    <w:p w14:paraId="33811155" w14:textId="77777777" w:rsidR="00EB2A6B" w:rsidRDefault="00EB2A6B" w:rsidP="00EB2A6B">
      <w:pPr>
        <w:rPr>
          <w:ins w:id="411" w:author="Ana Paula S" w:date="2014-09-22T20:11:00Z"/>
        </w:rPr>
      </w:pPr>
      <w:del w:id="412" w:author="Ana Paula S" w:date="2014-09-22T20:10:00Z">
        <w:r w:rsidDel="002C4812">
          <w:delText>As restrições estão na disponibilidade de terminais para o acesso, podendo ser acessados através de computadores, smartphones ou tablets com acesso à internet.</w:delText>
        </w:r>
      </w:del>
    </w:p>
    <w:p w14:paraId="7982C1B1" w14:textId="77777777" w:rsidR="002C4812" w:rsidRDefault="002C4812" w:rsidP="00EB2A6B">
      <w:pPr>
        <w:rPr>
          <w:ins w:id="413" w:author="Ana Paula S" w:date="2014-09-22T20:11:00Z"/>
        </w:rPr>
      </w:pPr>
    </w:p>
    <w:p w14:paraId="284D9F02" w14:textId="77777777" w:rsidR="002C4812" w:rsidRPr="002C4812" w:rsidDel="00572016" w:rsidRDefault="002C4812" w:rsidP="00EB2A6B">
      <w:pPr>
        <w:rPr>
          <w:del w:id="414" w:author="Ana Paula S" w:date="2014-09-22T21:15:00Z"/>
          <w:rPrChange w:id="415" w:author="Ana Paula S" w:date="2014-09-22T20:11:00Z">
            <w:rPr>
              <w:del w:id="416" w:author="Ana Paula S" w:date="2014-09-22T21:15:00Z"/>
            </w:rPr>
          </w:rPrChange>
        </w:rPr>
      </w:pPr>
    </w:p>
    <w:p w14:paraId="44D9E55F" w14:textId="77777777" w:rsidR="001B2DB6" w:rsidRPr="001B2DB6" w:rsidDel="00572016" w:rsidRDefault="001B2DB6" w:rsidP="001B2DB6">
      <w:pPr>
        <w:rPr>
          <w:del w:id="417" w:author="Ana Paula S" w:date="2014-09-22T21:15:00Z"/>
          <w:color w:val="0000FF"/>
        </w:rPr>
      </w:pPr>
    </w:p>
    <w:p w14:paraId="76413896" w14:textId="77777777" w:rsidR="003234FD" w:rsidRDefault="003234FD" w:rsidP="003234FD">
      <w:pPr>
        <w:pStyle w:val="Ttulo3"/>
      </w:pPr>
      <w:bookmarkStart w:id="418" w:name="_Toc512930913"/>
      <w:bookmarkStart w:id="419" w:name="_Toc452813588"/>
      <w:bookmarkStart w:id="420" w:name="_Toc18208272"/>
      <w:bookmarkStart w:id="421" w:name="_Toc399178757"/>
      <w:r>
        <w:t>Resumo das Principais Necessidades dos Envolvidos ou Usuários</w:t>
      </w:r>
      <w:bookmarkEnd w:id="418"/>
      <w:bookmarkEnd w:id="419"/>
      <w:bookmarkEnd w:id="420"/>
      <w:bookmarkEnd w:id="421"/>
    </w:p>
    <w:p w14:paraId="3F24D2D8" w14:textId="77777777" w:rsidR="003234FD" w:rsidRPr="001B2DB6" w:rsidDel="00D40BF3" w:rsidRDefault="003234FD" w:rsidP="001B2DB6">
      <w:pPr>
        <w:rPr>
          <w:del w:id="422" w:author="Ana Paula S" w:date="2014-09-22T20:27:00Z"/>
          <w:color w:val="0000FF"/>
        </w:rPr>
      </w:pPr>
      <w:del w:id="423" w:author="Ana Paula S" w:date="2014-09-22T20:27:00Z">
        <w:r w:rsidRPr="001B2DB6" w:rsidDel="00D40BF3">
          <w:rPr>
            <w:color w:val="0000FF"/>
          </w:rPr>
          <w:delText>[Liste os principais problemas com as soluções existentes conforme o ponto de vista do envolvido ou do usuário. Para cada problema, esclareça os seguintes pontos:</w:delText>
        </w:r>
      </w:del>
    </w:p>
    <w:p w14:paraId="02B98828" w14:textId="77777777" w:rsidR="003234FD" w:rsidRPr="001B2DB6" w:rsidDel="00D40BF3" w:rsidRDefault="003234FD" w:rsidP="001B2DB6">
      <w:pPr>
        <w:rPr>
          <w:del w:id="424" w:author="Ana Paula S" w:date="2014-09-22T20:27:00Z"/>
          <w:color w:val="0000FF"/>
        </w:rPr>
      </w:pPr>
      <w:del w:id="425" w:author="Ana Paula S" w:date="2014-09-22T20:27:00Z">
        <w:r w:rsidRPr="001B2DB6" w:rsidDel="00D40BF3">
          <w:rPr>
            <w:color w:val="0000FF"/>
          </w:rPr>
          <w:delText>•</w:delText>
        </w:r>
        <w:r w:rsidRPr="001B2DB6" w:rsidDel="00D40BF3">
          <w:rPr>
            <w:color w:val="0000FF"/>
          </w:rPr>
          <w:tab/>
          <w:delText xml:space="preserve">Quais são as causas deste problema? </w:delText>
        </w:r>
      </w:del>
    </w:p>
    <w:p w14:paraId="22A91849" w14:textId="77777777" w:rsidR="003234FD" w:rsidRPr="001B2DB6" w:rsidDel="00D40BF3" w:rsidRDefault="003234FD" w:rsidP="001B2DB6">
      <w:pPr>
        <w:rPr>
          <w:del w:id="426" w:author="Ana Paula S" w:date="2014-09-22T20:27:00Z"/>
          <w:color w:val="0000FF"/>
        </w:rPr>
      </w:pPr>
      <w:del w:id="427" w:author="Ana Paula S" w:date="2014-09-22T20:27:00Z">
        <w:r w:rsidRPr="001B2DB6" w:rsidDel="00D40BF3">
          <w:rPr>
            <w:color w:val="0000FF"/>
          </w:rPr>
          <w:delText>•</w:delText>
        </w:r>
        <w:r w:rsidRPr="001B2DB6" w:rsidDel="00D40BF3">
          <w:rPr>
            <w:color w:val="0000FF"/>
          </w:rPr>
          <w:tab/>
          <w:delText>Como ele está sendo resolvido agora?</w:delText>
        </w:r>
      </w:del>
    </w:p>
    <w:p w14:paraId="4C157360" w14:textId="77777777" w:rsidR="003234FD" w:rsidRPr="001B2DB6" w:rsidDel="00D40BF3" w:rsidRDefault="003234FD" w:rsidP="00C5369E">
      <w:pPr>
        <w:rPr>
          <w:del w:id="428" w:author="Ana Paula S" w:date="2014-09-22T20:27:00Z"/>
        </w:rPr>
      </w:pPr>
      <w:del w:id="429" w:author="Ana Paula S" w:date="2014-09-22T20:27:00Z">
        <w:r w:rsidRPr="001B2DB6" w:rsidDel="00D40BF3">
          <w:delText>•</w:delText>
        </w:r>
        <w:r w:rsidRPr="001B2DB6" w:rsidDel="00D40BF3">
          <w:tab/>
          <w:delText xml:space="preserve">Que soluções o envolvido ou </w:delText>
        </w:r>
        <w:r w:rsidR="00CB02DC" w:rsidRPr="00CB02DC" w:rsidDel="00D40BF3">
          <w:rPr>
            <w:rStyle w:val="Forte"/>
            <w:rPrChange w:id="430" w:author="lfernandobra" w:date="2014-08-31T18:35:00Z">
              <w:rPr>
                <w:i/>
                <w:iCs/>
                <w:snapToGrid w:val="0"/>
                <w:color w:val="0000FF"/>
                <w:sz w:val="20"/>
                <w:szCs w:val="20"/>
                <w:lang w:eastAsia="en-US"/>
              </w:rPr>
            </w:rPrChange>
          </w:rPr>
          <w:delText>usuário</w:delText>
        </w:r>
        <w:r w:rsidRPr="001B2DB6" w:rsidDel="00D40BF3">
          <w:delText xml:space="preserve"> deseja?]</w:delText>
        </w:r>
      </w:del>
    </w:p>
    <w:p w14:paraId="6DF805F6" w14:textId="77777777" w:rsidR="003234FD" w:rsidRPr="001B2DB6" w:rsidDel="00D40BF3" w:rsidRDefault="003234FD" w:rsidP="001B2DB6">
      <w:pPr>
        <w:rPr>
          <w:del w:id="431" w:author="Ana Paula S" w:date="2014-09-22T20:27:00Z"/>
          <w:color w:val="0000FF"/>
        </w:rPr>
      </w:pPr>
      <w:del w:id="432" w:author="Ana Paula S" w:date="2014-09-22T20:27:00Z">
        <w:r w:rsidRPr="001B2DB6" w:rsidDel="00D40BF3">
          <w:rPr>
            <w:color w:val="0000FF"/>
          </w:rPr>
          <w:delText xml:space="preserve">[É essencial entender a importância </w:delText>
        </w:r>
        <w:r w:rsidRPr="001B2DB6" w:rsidDel="00D40BF3">
          <w:rPr>
            <w:b/>
            <w:bCs/>
            <w:color w:val="0000FF"/>
          </w:rPr>
          <w:delText>relativa</w:delText>
        </w:r>
        <w:r w:rsidRPr="001B2DB6" w:rsidDel="00D40BF3">
          <w:rPr>
            <w:color w:val="0000FF"/>
          </w:rPr>
          <w:delText xml:space="preserve"> atribuída pelo envolvido ou usuário à resolução de cada problema. Técnicas de ordenação e votação cumulativa indicam os problemas que </w:delText>
        </w:r>
        <w:r w:rsidRPr="001B2DB6" w:rsidDel="00D40BF3">
          <w:rPr>
            <w:b/>
            <w:bCs/>
            <w:color w:val="0000FF"/>
          </w:rPr>
          <w:delText>devem</w:delText>
        </w:r>
        <w:r w:rsidRPr="001B2DB6" w:rsidDel="00D40BF3">
          <w:rPr>
            <w:color w:val="0000FF"/>
          </w:rPr>
          <w:delText xml:space="preserve"> ser resolvidos versus problemas que eles gostariam que fossem resolvidos.</w:delText>
        </w:r>
      </w:del>
    </w:p>
    <w:p w14:paraId="5F099145" w14:textId="77777777" w:rsidR="003234FD" w:rsidDel="00D40BF3" w:rsidRDefault="003234FD" w:rsidP="001B2DB6">
      <w:pPr>
        <w:rPr>
          <w:del w:id="433" w:author="Ana Paula S" w:date="2014-09-22T20:27:00Z"/>
          <w:color w:val="0000FF"/>
        </w:rPr>
      </w:pPr>
      <w:del w:id="434" w:author="Ana Paula S" w:date="2014-09-22T20:27:00Z">
        <w:r w:rsidRPr="001B2DB6" w:rsidDel="00D40BF3">
          <w:rPr>
            <w:color w:val="0000FF"/>
          </w:rPr>
          <w:delText>Preencha a tabela a seguir — se estiver usando o Rational RequisitePro para capturar as</w:delText>
        </w:r>
      </w:del>
      <w:del w:id="435" w:author="Ana Paula S" w:date="2014-09-22T20:11:00Z">
        <w:r w:rsidRPr="001B2DB6" w:rsidDel="002C4812">
          <w:rPr>
            <w:color w:val="0000FF"/>
          </w:rPr>
          <w:delText xml:space="preserve"> </w:delText>
        </w:r>
      </w:del>
      <w:del w:id="436" w:author="Ana Paula S" w:date="2014-09-22T20:27:00Z">
        <w:r w:rsidRPr="001B2DB6" w:rsidDel="00D40BF3">
          <w:rPr>
            <w:color w:val="0000FF"/>
          </w:rPr>
          <w:delText>Necessidades, pode ser um fragmento ou relatório dessa ferramenta.]</w:delText>
        </w:r>
      </w:del>
    </w:p>
    <w:p w14:paraId="0D16FB48" w14:textId="77777777"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Change w:id="437" w:author="Ana Paula S" w:date="2014-09-22T20:11:00Z">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PrChange>
      </w:tblPr>
      <w:tblGrid>
        <w:gridCol w:w="2943"/>
        <w:gridCol w:w="1560"/>
        <w:gridCol w:w="2126"/>
        <w:gridCol w:w="2835"/>
        <w:tblGridChange w:id="438">
          <w:tblGrid>
            <w:gridCol w:w="2943"/>
            <w:gridCol w:w="993"/>
            <w:gridCol w:w="567"/>
            <w:gridCol w:w="2126"/>
            <w:gridCol w:w="2835"/>
          </w:tblGrid>
        </w:tblGridChange>
      </w:tblGrid>
      <w:tr w:rsidR="00366693" w14:paraId="5EC4381C" w14:textId="77777777" w:rsidTr="002C4812">
        <w:tc>
          <w:tcPr>
            <w:tcW w:w="2943" w:type="dxa"/>
            <w:tcBorders>
              <w:top w:val="single" w:sz="6" w:space="0" w:color="000000"/>
              <w:left w:val="single" w:sz="6" w:space="0" w:color="000000"/>
              <w:bottom w:val="single" w:sz="6" w:space="0" w:color="000000"/>
              <w:right w:val="single" w:sz="6" w:space="0" w:color="000000"/>
            </w:tcBorders>
            <w:shd w:val="solid" w:color="000000" w:fill="FFFFFF"/>
            <w:tcPrChange w:id="439" w:author="Ana Paula S" w:date="2014-09-22T20:11:00Z">
              <w:tcPr>
                <w:tcW w:w="2943" w:type="dxa"/>
                <w:tcBorders>
                  <w:top w:val="single" w:sz="6" w:space="0" w:color="000000"/>
                  <w:left w:val="single" w:sz="6" w:space="0" w:color="000000"/>
                  <w:bottom w:val="single" w:sz="6" w:space="0" w:color="000000"/>
                  <w:right w:val="single" w:sz="6" w:space="0" w:color="000000"/>
                </w:tcBorders>
                <w:shd w:val="solid" w:color="000000" w:fill="FFFFFF"/>
              </w:tcPr>
            </w:tcPrChange>
          </w:tcPr>
          <w:p w14:paraId="45B2AC42" w14:textId="77777777" w:rsidR="00366693" w:rsidRDefault="00366693" w:rsidP="004D2F1F">
            <w:pPr>
              <w:pStyle w:val="Corpodetexto"/>
              <w:rPr>
                <w:b/>
                <w:bCs/>
              </w:rPr>
            </w:pPr>
            <w:r>
              <w:rPr>
                <w:b/>
                <w:bCs/>
              </w:rPr>
              <w:t>Necessidade</w:t>
            </w:r>
          </w:p>
        </w:tc>
        <w:tc>
          <w:tcPr>
            <w:tcW w:w="1560" w:type="dxa"/>
            <w:tcBorders>
              <w:top w:val="single" w:sz="6" w:space="0" w:color="000000"/>
              <w:left w:val="single" w:sz="6" w:space="0" w:color="000000"/>
              <w:bottom w:val="single" w:sz="6" w:space="0" w:color="000000"/>
              <w:right w:val="single" w:sz="6" w:space="0" w:color="000000"/>
            </w:tcBorders>
            <w:shd w:val="solid" w:color="000000" w:fill="FFFFFF"/>
            <w:tcPrChange w:id="440" w:author="Ana Paula S" w:date="2014-09-22T20:11:00Z">
              <w:tcPr>
                <w:tcW w:w="993" w:type="dxa"/>
                <w:tcBorders>
                  <w:top w:val="single" w:sz="6" w:space="0" w:color="000000"/>
                  <w:left w:val="single" w:sz="6" w:space="0" w:color="000000"/>
                  <w:bottom w:val="single" w:sz="6" w:space="0" w:color="000000"/>
                  <w:right w:val="single" w:sz="6" w:space="0" w:color="000000"/>
                </w:tcBorders>
                <w:shd w:val="solid" w:color="000000" w:fill="FFFFFF"/>
              </w:tcPr>
            </w:tcPrChange>
          </w:tcPr>
          <w:p w14:paraId="7287352B" w14:textId="77777777" w:rsidR="00366693" w:rsidRDefault="00366693" w:rsidP="004D2F1F">
            <w:pPr>
              <w:pStyle w:val="Corpodetexto"/>
              <w:rPr>
                <w:b/>
                <w:bCs/>
              </w:rPr>
            </w:pPr>
            <w:r>
              <w:rPr>
                <w:b/>
                <w:bCs/>
              </w:rPr>
              <w:t>Prio</w:t>
            </w:r>
          </w:p>
        </w:tc>
        <w:tc>
          <w:tcPr>
            <w:tcW w:w="2126" w:type="dxa"/>
            <w:tcBorders>
              <w:top w:val="single" w:sz="6" w:space="0" w:color="000000"/>
              <w:left w:val="single" w:sz="6" w:space="0" w:color="000000"/>
              <w:bottom w:val="single" w:sz="6" w:space="0" w:color="000000"/>
              <w:right w:val="single" w:sz="6" w:space="0" w:color="000000"/>
            </w:tcBorders>
            <w:shd w:val="solid" w:color="000000" w:fill="FFFFFF"/>
            <w:tcPrChange w:id="441" w:author="Ana Paula S" w:date="2014-09-22T20:11:00Z">
              <w:tcPr>
                <w:tcW w:w="2693" w:type="dxa"/>
                <w:gridSpan w:val="2"/>
                <w:tcBorders>
                  <w:top w:val="single" w:sz="6" w:space="0" w:color="000000"/>
                  <w:left w:val="single" w:sz="6" w:space="0" w:color="000000"/>
                  <w:bottom w:val="single" w:sz="6" w:space="0" w:color="000000"/>
                  <w:right w:val="single" w:sz="6" w:space="0" w:color="000000"/>
                </w:tcBorders>
                <w:shd w:val="solid" w:color="000000" w:fill="FFFFFF"/>
              </w:tcPr>
            </w:tcPrChange>
          </w:tcPr>
          <w:p w14:paraId="480FA09E"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Change w:id="442" w:author="Ana Paula S" w:date="2014-09-22T20:11:00Z">
              <w:tcPr>
                <w:tcW w:w="2835" w:type="dxa"/>
                <w:tcBorders>
                  <w:top w:val="single" w:sz="6" w:space="0" w:color="000000"/>
                  <w:left w:val="single" w:sz="6" w:space="0" w:color="000000"/>
                  <w:bottom w:val="single" w:sz="6" w:space="0" w:color="000000"/>
                  <w:right w:val="single" w:sz="6" w:space="0" w:color="000000"/>
                </w:tcBorders>
                <w:shd w:val="solid" w:color="000000" w:fill="FFFFFF"/>
              </w:tcPr>
            </w:tcPrChange>
          </w:tcPr>
          <w:p w14:paraId="1A9199C1" w14:textId="77777777" w:rsidR="00366693" w:rsidRDefault="00366693" w:rsidP="004D2F1F">
            <w:pPr>
              <w:pStyle w:val="Corpodetexto"/>
              <w:rPr>
                <w:b/>
                <w:bCs/>
              </w:rPr>
            </w:pPr>
            <w:r>
              <w:rPr>
                <w:b/>
                <w:bCs/>
              </w:rPr>
              <w:t>Soluções Propostas</w:t>
            </w:r>
          </w:p>
        </w:tc>
      </w:tr>
      <w:tr w:rsidR="00366693" w14:paraId="1007D168" w14:textId="77777777" w:rsidTr="002C4812">
        <w:tc>
          <w:tcPr>
            <w:tcW w:w="2943" w:type="dxa"/>
            <w:tcBorders>
              <w:top w:val="single" w:sz="6" w:space="0" w:color="000000"/>
              <w:left w:val="single" w:sz="6" w:space="0" w:color="000000"/>
              <w:bottom w:val="single" w:sz="6" w:space="0" w:color="000000"/>
              <w:right w:val="single" w:sz="6" w:space="0" w:color="000000"/>
            </w:tcBorders>
            <w:tcPrChange w:id="443" w:author="Ana Paula S" w:date="2014-09-22T20:11:00Z">
              <w:tcPr>
                <w:tcW w:w="2943" w:type="dxa"/>
                <w:tcBorders>
                  <w:top w:val="single" w:sz="6" w:space="0" w:color="000000"/>
                  <w:left w:val="single" w:sz="6" w:space="0" w:color="000000"/>
                  <w:bottom w:val="single" w:sz="6" w:space="0" w:color="000000"/>
                  <w:right w:val="single" w:sz="6" w:space="0" w:color="000000"/>
                </w:tcBorders>
              </w:tcPr>
            </w:tcPrChange>
          </w:tcPr>
          <w:p w14:paraId="28A97073" w14:textId="77777777" w:rsidR="00366693" w:rsidRDefault="004076D5" w:rsidP="004D2F1F">
            <w:pPr>
              <w:pStyle w:val="Corpodetexto"/>
            </w:pPr>
            <w:ins w:id="444" w:author="Ana Paula S" w:date="2014-09-22T20:12:00Z">
              <w:r>
                <w:t>Professores necessitam de um ambiente para postagem de atividades, provas e seminários das classes</w:t>
              </w:r>
            </w:ins>
          </w:p>
        </w:tc>
        <w:tc>
          <w:tcPr>
            <w:tcW w:w="1560" w:type="dxa"/>
            <w:tcBorders>
              <w:top w:val="single" w:sz="6" w:space="0" w:color="000000"/>
              <w:left w:val="single" w:sz="6" w:space="0" w:color="000000"/>
              <w:bottom w:val="single" w:sz="6" w:space="0" w:color="000000"/>
              <w:right w:val="single" w:sz="6" w:space="0" w:color="000000"/>
            </w:tcBorders>
            <w:tcPrChange w:id="445" w:author="Ana Paula S" w:date="2014-09-22T20:11:00Z">
              <w:tcPr>
                <w:tcW w:w="993" w:type="dxa"/>
                <w:tcBorders>
                  <w:top w:val="single" w:sz="6" w:space="0" w:color="000000"/>
                  <w:left w:val="single" w:sz="6" w:space="0" w:color="000000"/>
                  <w:bottom w:val="single" w:sz="6" w:space="0" w:color="000000"/>
                  <w:right w:val="single" w:sz="6" w:space="0" w:color="000000"/>
                </w:tcBorders>
              </w:tcPr>
            </w:tcPrChange>
          </w:tcPr>
          <w:p w14:paraId="074BC34C" w14:textId="77777777" w:rsidR="00366693" w:rsidRPr="004076D5" w:rsidRDefault="00D95434" w:rsidP="004076D5">
            <w:pPr>
              <w:pStyle w:val="Corpodetexto"/>
              <w:rPr>
                <w:rPrChange w:id="446" w:author="Ana Paula S" w:date="2014-09-22T20:13:00Z">
                  <w:rPr>
                    <w:color w:val="0000FF"/>
                  </w:rPr>
                </w:rPrChange>
              </w:rPr>
              <w:pPrChange w:id="447" w:author="Ana Paula S" w:date="2014-09-22T20:12:00Z">
                <w:pPr>
                  <w:pStyle w:val="Corpodetexto"/>
                </w:pPr>
              </w:pPrChange>
            </w:pPr>
            <w:r w:rsidRPr="004076D5">
              <w:rPr>
                <w:rPrChange w:id="448" w:author="Ana Paula S" w:date="2014-09-22T20:13:00Z">
                  <w:rPr>
                    <w:color w:val="0000FF"/>
                  </w:rPr>
                </w:rPrChange>
              </w:rPr>
              <w:t>Alta</w:t>
            </w:r>
            <w:del w:id="449" w:author="Ana Paula S" w:date="2014-09-22T20:12:00Z">
              <w:r w:rsidRPr="004076D5" w:rsidDel="004076D5">
                <w:rPr>
                  <w:rPrChange w:id="450" w:author="Ana Paula S" w:date="2014-09-22T20:13:00Z">
                    <w:rPr>
                      <w:color w:val="0000FF"/>
                    </w:rPr>
                  </w:rPrChange>
                </w:rPr>
                <w:delText>,</w:delText>
              </w:r>
            </w:del>
            <w:r w:rsidRPr="004076D5">
              <w:rPr>
                <w:rPrChange w:id="451" w:author="Ana Paula S" w:date="2014-09-22T20:13:00Z">
                  <w:rPr>
                    <w:color w:val="0000FF"/>
                  </w:rPr>
                </w:rPrChange>
              </w:rPr>
              <w:t xml:space="preserve"> </w:t>
            </w:r>
            <w:del w:id="452" w:author="Ana Paula S" w:date="2014-09-22T20:12:00Z">
              <w:r w:rsidRPr="004076D5" w:rsidDel="004076D5">
                <w:rPr>
                  <w:rPrChange w:id="453" w:author="Ana Paula S" w:date="2014-09-22T20:13:00Z">
                    <w:rPr>
                      <w:color w:val="0000FF"/>
                    </w:rPr>
                  </w:rPrChange>
                </w:rPr>
                <w:delText>média, ou baixa</w:delText>
              </w:r>
            </w:del>
          </w:p>
        </w:tc>
        <w:tc>
          <w:tcPr>
            <w:tcW w:w="2126" w:type="dxa"/>
            <w:tcBorders>
              <w:top w:val="single" w:sz="6" w:space="0" w:color="000000"/>
              <w:left w:val="single" w:sz="6" w:space="0" w:color="000000"/>
              <w:bottom w:val="single" w:sz="6" w:space="0" w:color="000000"/>
              <w:right w:val="single" w:sz="6" w:space="0" w:color="000000"/>
            </w:tcBorders>
            <w:tcPrChange w:id="454" w:author="Ana Paula S" w:date="2014-09-22T20:11:00Z">
              <w:tcPr>
                <w:tcW w:w="2693" w:type="dxa"/>
                <w:gridSpan w:val="2"/>
                <w:tcBorders>
                  <w:top w:val="single" w:sz="6" w:space="0" w:color="000000"/>
                  <w:left w:val="single" w:sz="6" w:space="0" w:color="000000"/>
                  <w:bottom w:val="single" w:sz="6" w:space="0" w:color="000000"/>
                  <w:right w:val="single" w:sz="6" w:space="0" w:color="000000"/>
                </w:tcBorders>
              </w:tcPr>
            </w:tcPrChange>
          </w:tcPr>
          <w:p w14:paraId="008FF415" w14:textId="77777777" w:rsidR="00366693" w:rsidRDefault="004076D5" w:rsidP="004D2F1F">
            <w:pPr>
              <w:pStyle w:val="Corpodetexto"/>
            </w:pPr>
            <w:ins w:id="455" w:author="Ana Paula S" w:date="2014-09-22T20:13:00Z">
              <w:r>
                <w:t xml:space="preserve">Não possui nenhuma solução para essa necessidade desse </w:t>
              </w:r>
              <w:r>
                <w:lastRenderedPageBreak/>
                <w:t>usuário</w:t>
              </w:r>
            </w:ins>
          </w:p>
        </w:tc>
        <w:tc>
          <w:tcPr>
            <w:tcW w:w="2835" w:type="dxa"/>
            <w:tcBorders>
              <w:top w:val="single" w:sz="6" w:space="0" w:color="000000"/>
              <w:left w:val="single" w:sz="6" w:space="0" w:color="000000"/>
              <w:bottom w:val="single" w:sz="6" w:space="0" w:color="000000"/>
              <w:right w:val="single" w:sz="6" w:space="0" w:color="000000"/>
            </w:tcBorders>
            <w:tcPrChange w:id="456" w:author="Ana Paula S" w:date="2014-09-22T20:11:00Z">
              <w:tcPr>
                <w:tcW w:w="2835" w:type="dxa"/>
                <w:tcBorders>
                  <w:top w:val="single" w:sz="6" w:space="0" w:color="000000"/>
                  <w:left w:val="single" w:sz="6" w:space="0" w:color="000000"/>
                  <w:bottom w:val="single" w:sz="6" w:space="0" w:color="000000"/>
                  <w:right w:val="single" w:sz="6" w:space="0" w:color="000000"/>
                </w:tcBorders>
              </w:tcPr>
            </w:tcPrChange>
          </w:tcPr>
          <w:p w14:paraId="2D938952" w14:textId="77777777" w:rsidR="00366693" w:rsidRDefault="004076D5" w:rsidP="004076D5">
            <w:pPr>
              <w:pStyle w:val="Corpodetexto"/>
              <w:pPrChange w:id="457" w:author="Ana Paula S" w:date="2014-09-22T20:18:00Z">
                <w:pPr>
                  <w:pStyle w:val="Corpodetexto"/>
                </w:pPr>
              </w:pPrChange>
            </w:pPr>
            <w:ins w:id="458" w:author="Ana Paula S" w:date="2014-09-22T20:13:00Z">
              <w:r>
                <w:lastRenderedPageBreak/>
                <w:t xml:space="preserve">Desenvolver um ambiente de acesso exclusivo dos professores, para que possam postar todas as </w:t>
              </w:r>
              <w:r>
                <w:lastRenderedPageBreak/>
                <w:t>atividades que desejarem para as res</w:t>
              </w:r>
            </w:ins>
            <w:ins w:id="459" w:author="Ana Paula S" w:date="2014-09-22T20:14:00Z">
              <w:r>
                <w:t>pectivas classes.</w:t>
              </w:r>
            </w:ins>
            <w:ins w:id="460" w:author="Ana Paula S" w:date="2014-09-22T20:13:00Z">
              <w:r>
                <w:t xml:space="preserve"> </w:t>
              </w:r>
            </w:ins>
          </w:p>
        </w:tc>
      </w:tr>
      <w:tr w:rsidR="00366693" w14:paraId="4F901C22" w14:textId="77777777" w:rsidTr="002C4812">
        <w:tc>
          <w:tcPr>
            <w:tcW w:w="2943" w:type="dxa"/>
            <w:tcBorders>
              <w:top w:val="single" w:sz="6" w:space="0" w:color="000000"/>
              <w:left w:val="single" w:sz="6" w:space="0" w:color="000000"/>
              <w:bottom w:val="single" w:sz="6" w:space="0" w:color="000000"/>
              <w:right w:val="single" w:sz="6" w:space="0" w:color="000000"/>
            </w:tcBorders>
            <w:tcPrChange w:id="461" w:author="Ana Paula S" w:date="2014-09-22T20:11:00Z">
              <w:tcPr>
                <w:tcW w:w="2943" w:type="dxa"/>
                <w:tcBorders>
                  <w:top w:val="single" w:sz="6" w:space="0" w:color="000000"/>
                  <w:left w:val="single" w:sz="6" w:space="0" w:color="000000"/>
                  <w:bottom w:val="single" w:sz="6" w:space="0" w:color="000000"/>
                  <w:right w:val="single" w:sz="6" w:space="0" w:color="000000"/>
                </w:tcBorders>
              </w:tcPr>
            </w:tcPrChange>
          </w:tcPr>
          <w:p w14:paraId="16F92DC1" w14:textId="77777777" w:rsidR="00366693" w:rsidRDefault="004076D5" w:rsidP="004076D5">
            <w:pPr>
              <w:pStyle w:val="Corpodetexto"/>
            </w:pPr>
            <w:ins w:id="462" w:author="Ana Paula S" w:date="2014-09-22T20:16:00Z">
              <w:r>
                <w:lastRenderedPageBreak/>
                <w:t>Responsáveis hesitam por uma aproximação das atividades ministradas, e das ocorr</w:t>
              </w:r>
            </w:ins>
            <w:ins w:id="463" w:author="Ana Paula S" w:date="2014-09-22T20:17:00Z">
              <w:r>
                <w:t>ências que são anexadas nas fichas de seus filhos</w:t>
              </w:r>
            </w:ins>
          </w:p>
        </w:tc>
        <w:tc>
          <w:tcPr>
            <w:tcW w:w="1560" w:type="dxa"/>
            <w:tcBorders>
              <w:top w:val="single" w:sz="6" w:space="0" w:color="000000"/>
              <w:left w:val="single" w:sz="6" w:space="0" w:color="000000"/>
              <w:bottom w:val="single" w:sz="6" w:space="0" w:color="000000"/>
              <w:right w:val="single" w:sz="6" w:space="0" w:color="000000"/>
            </w:tcBorders>
            <w:tcPrChange w:id="464" w:author="Ana Paula S" w:date="2014-09-22T20:11:00Z">
              <w:tcPr>
                <w:tcW w:w="993" w:type="dxa"/>
                <w:tcBorders>
                  <w:top w:val="single" w:sz="6" w:space="0" w:color="000000"/>
                  <w:left w:val="single" w:sz="6" w:space="0" w:color="000000"/>
                  <w:bottom w:val="single" w:sz="6" w:space="0" w:color="000000"/>
                  <w:right w:val="single" w:sz="6" w:space="0" w:color="000000"/>
                </w:tcBorders>
              </w:tcPr>
            </w:tcPrChange>
          </w:tcPr>
          <w:p w14:paraId="705D1253" w14:textId="77777777" w:rsidR="00366693" w:rsidRPr="004076D5" w:rsidRDefault="00D95434" w:rsidP="004076D5">
            <w:pPr>
              <w:pStyle w:val="Corpodetexto"/>
              <w:rPr>
                <w:rPrChange w:id="465" w:author="Ana Paula S" w:date="2014-09-22T20:18:00Z">
                  <w:rPr>
                    <w:color w:val="0000FF"/>
                  </w:rPr>
                </w:rPrChange>
              </w:rPr>
              <w:pPrChange w:id="466" w:author="Ana Paula S" w:date="2014-09-22T20:17:00Z">
                <w:pPr>
                  <w:pStyle w:val="Corpodetexto"/>
                </w:pPr>
              </w:pPrChange>
            </w:pPr>
            <w:r w:rsidRPr="004076D5">
              <w:rPr>
                <w:rPrChange w:id="467" w:author="Ana Paula S" w:date="2014-09-22T20:18:00Z">
                  <w:rPr>
                    <w:color w:val="0000FF"/>
                  </w:rPr>
                </w:rPrChange>
              </w:rPr>
              <w:t>Alta</w:t>
            </w:r>
            <w:del w:id="468" w:author="Ana Paula S" w:date="2014-09-22T20:17:00Z">
              <w:r w:rsidRPr="004076D5" w:rsidDel="004076D5">
                <w:rPr>
                  <w:rPrChange w:id="469" w:author="Ana Paula S" w:date="2014-09-22T20:18:00Z">
                    <w:rPr>
                      <w:color w:val="0000FF"/>
                    </w:rPr>
                  </w:rPrChange>
                </w:rPr>
                <w:delText>, média, ou baixa</w:delText>
              </w:r>
            </w:del>
          </w:p>
        </w:tc>
        <w:tc>
          <w:tcPr>
            <w:tcW w:w="2126" w:type="dxa"/>
            <w:tcBorders>
              <w:top w:val="single" w:sz="6" w:space="0" w:color="000000"/>
              <w:left w:val="single" w:sz="6" w:space="0" w:color="000000"/>
              <w:bottom w:val="single" w:sz="6" w:space="0" w:color="000000"/>
              <w:right w:val="single" w:sz="6" w:space="0" w:color="000000"/>
            </w:tcBorders>
            <w:tcPrChange w:id="470" w:author="Ana Paula S" w:date="2014-09-22T20:11:00Z">
              <w:tcPr>
                <w:tcW w:w="2693" w:type="dxa"/>
                <w:gridSpan w:val="2"/>
                <w:tcBorders>
                  <w:top w:val="single" w:sz="6" w:space="0" w:color="000000"/>
                  <w:left w:val="single" w:sz="6" w:space="0" w:color="000000"/>
                  <w:bottom w:val="single" w:sz="6" w:space="0" w:color="000000"/>
                  <w:right w:val="single" w:sz="6" w:space="0" w:color="000000"/>
                </w:tcBorders>
              </w:tcPr>
            </w:tcPrChange>
          </w:tcPr>
          <w:p w14:paraId="3D94EE1B" w14:textId="77777777" w:rsidR="00366693" w:rsidRDefault="004076D5" w:rsidP="004D2F1F">
            <w:pPr>
              <w:pStyle w:val="Corpodetexto"/>
            </w:pPr>
            <w:ins w:id="471" w:author="Ana Paula S" w:date="2014-09-22T20:18:00Z">
              <w:r>
                <w:t>Não possui nenhuma solução para essa necessidade desse usuário</w:t>
              </w:r>
            </w:ins>
          </w:p>
        </w:tc>
        <w:tc>
          <w:tcPr>
            <w:tcW w:w="2835" w:type="dxa"/>
            <w:tcBorders>
              <w:top w:val="single" w:sz="6" w:space="0" w:color="000000"/>
              <w:left w:val="single" w:sz="6" w:space="0" w:color="000000"/>
              <w:bottom w:val="single" w:sz="6" w:space="0" w:color="000000"/>
              <w:right w:val="single" w:sz="6" w:space="0" w:color="000000"/>
            </w:tcBorders>
            <w:tcPrChange w:id="472" w:author="Ana Paula S" w:date="2014-09-22T20:11:00Z">
              <w:tcPr>
                <w:tcW w:w="2835" w:type="dxa"/>
                <w:tcBorders>
                  <w:top w:val="single" w:sz="6" w:space="0" w:color="000000"/>
                  <w:left w:val="single" w:sz="6" w:space="0" w:color="000000"/>
                  <w:bottom w:val="single" w:sz="6" w:space="0" w:color="000000"/>
                  <w:right w:val="single" w:sz="6" w:space="0" w:color="000000"/>
                </w:tcBorders>
              </w:tcPr>
            </w:tcPrChange>
          </w:tcPr>
          <w:p w14:paraId="157F4BEA" w14:textId="77777777" w:rsidR="00366693" w:rsidRDefault="004076D5" w:rsidP="004076D5">
            <w:pPr>
              <w:pStyle w:val="Corpodetexto"/>
              <w:pPrChange w:id="473" w:author="Ana Paula S" w:date="2014-09-22T20:19:00Z">
                <w:pPr>
                  <w:pStyle w:val="Corpodetexto"/>
                </w:pPr>
              </w:pPrChange>
            </w:pPr>
            <w:ins w:id="474" w:author="Ana Paula S" w:date="2014-09-22T20:18:00Z">
              <w:r>
                <w:t>Desenvolver um ambiente de acesso exclusivo para os responsáveis, onde poderão consultas todas as atividades ministradas</w:t>
              </w:r>
            </w:ins>
            <w:ins w:id="475" w:author="Ana Paula S" w:date="2014-09-22T20:19:00Z">
              <w:r>
                <w:t>, e ocorrências referente ao seu</w:t>
              </w:r>
            </w:ins>
            <w:ins w:id="476" w:author="Ana Paula S" w:date="2014-09-22T20:18:00Z">
              <w:r>
                <w:t xml:space="preserve"> filho</w:t>
              </w:r>
            </w:ins>
          </w:p>
        </w:tc>
      </w:tr>
      <w:tr w:rsidR="004076D5" w14:paraId="2DF23B06" w14:textId="77777777" w:rsidTr="002C4812">
        <w:trPr>
          <w:ins w:id="477" w:author="Ana Paula S" w:date="2014-09-22T20:20:00Z"/>
        </w:trPr>
        <w:tc>
          <w:tcPr>
            <w:tcW w:w="2943" w:type="dxa"/>
            <w:tcBorders>
              <w:top w:val="single" w:sz="6" w:space="0" w:color="000000"/>
              <w:left w:val="single" w:sz="6" w:space="0" w:color="000000"/>
              <w:bottom w:val="single" w:sz="6" w:space="0" w:color="000000"/>
              <w:right w:val="single" w:sz="6" w:space="0" w:color="000000"/>
            </w:tcBorders>
          </w:tcPr>
          <w:p w14:paraId="6694332B" w14:textId="77777777" w:rsidR="004076D5" w:rsidRDefault="004076D5" w:rsidP="004076D5">
            <w:pPr>
              <w:pStyle w:val="Corpodetexto"/>
              <w:rPr>
                <w:ins w:id="478" w:author="Ana Paula S" w:date="2014-09-22T20:20:00Z"/>
              </w:rPr>
              <w:pPrChange w:id="479" w:author="Ana Paula S" w:date="2014-09-22T20:21:00Z">
                <w:pPr>
                  <w:pStyle w:val="Corpodetexto"/>
                </w:pPr>
              </w:pPrChange>
            </w:pPr>
            <w:ins w:id="480" w:author="Ana Paula S" w:date="2014-09-22T20:20:00Z">
              <w:r>
                <w:t>Gestores necessitam de uma maior vis</w:t>
              </w:r>
            </w:ins>
            <w:ins w:id="481" w:author="Ana Paula S" w:date="2014-09-22T20:21:00Z">
              <w:r>
                <w:t>ão de aprendizagem e frequências dos alunos</w:t>
              </w:r>
              <w:r w:rsidR="00D40BF3">
                <w:t>.</w:t>
              </w:r>
            </w:ins>
          </w:p>
        </w:tc>
        <w:tc>
          <w:tcPr>
            <w:tcW w:w="1560" w:type="dxa"/>
            <w:tcBorders>
              <w:top w:val="single" w:sz="6" w:space="0" w:color="000000"/>
              <w:left w:val="single" w:sz="6" w:space="0" w:color="000000"/>
              <w:bottom w:val="single" w:sz="6" w:space="0" w:color="000000"/>
              <w:right w:val="single" w:sz="6" w:space="0" w:color="000000"/>
            </w:tcBorders>
          </w:tcPr>
          <w:p w14:paraId="5E7BEB43" w14:textId="77777777" w:rsidR="00D40BF3" w:rsidRPr="004076D5" w:rsidRDefault="00D40BF3" w:rsidP="004076D5">
            <w:pPr>
              <w:pStyle w:val="Corpodetexto"/>
              <w:rPr>
                <w:ins w:id="482" w:author="Ana Paula S" w:date="2014-09-22T20:20:00Z"/>
                <w:rPrChange w:id="483" w:author="Ana Paula S" w:date="2014-09-22T20:18:00Z">
                  <w:rPr>
                    <w:ins w:id="484" w:author="Ana Paula S" w:date="2014-09-22T20:20:00Z"/>
                  </w:rPr>
                </w:rPrChange>
              </w:rPr>
            </w:pPr>
            <w:ins w:id="485" w:author="Ana Paula S" w:date="2014-09-22T20:23:00Z">
              <w:r>
                <w:t>Alta</w:t>
              </w:r>
            </w:ins>
          </w:p>
        </w:tc>
        <w:tc>
          <w:tcPr>
            <w:tcW w:w="2126" w:type="dxa"/>
            <w:tcBorders>
              <w:top w:val="single" w:sz="6" w:space="0" w:color="000000"/>
              <w:left w:val="single" w:sz="6" w:space="0" w:color="000000"/>
              <w:bottom w:val="single" w:sz="6" w:space="0" w:color="000000"/>
              <w:right w:val="single" w:sz="6" w:space="0" w:color="000000"/>
            </w:tcBorders>
          </w:tcPr>
          <w:p w14:paraId="52FD3FBB" w14:textId="77777777" w:rsidR="004076D5" w:rsidRDefault="00D40BF3" w:rsidP="004D2F1F">
            <w:pPr>
              <w:pStyle w:val="Corpodetexto"/>
              <w:rPr>
                <w:ins w:id="486" w:author="Ana Paula S" w:date="2014-09-22T20:20:00Z"/>
              </w:rPr>
            </w:pPr>
            <w:ins w:id="487" w:author="Ana Paula S" w:date="2014-09-22T20:22:00Z">
              <w:r>
                <w:t>Não possui nenhuma solução para essa necessidade desse usuário</w:t>
              </w:r>
            </w:ins>
          </w:p>
        </w:tc>
        <w:tc>
          <w:tcPr>
            <w:tcW w:w="2835" w:type="dxa"/>
            <w:tcBorders>
              <w:top w:val="single" w:sz="6" w:space="0" w:color="000000"/>
              <w:left w:val="single" w:sz="6" w:space="0" w:color="000000"/>
              <w:bottom w:val="single" w:sz="6" w:space="0" w:color="000000"/>
              <w:right w:val="single" w:sz="6" w:space="0" w:color="000000"/>
            </w:tcBorders>
          </w:tcPr>
          <w:p w14:paraId="5882D355" w14:textId="77777777" w:rsidR="004076D5" w:rsidRDefault="00D40BF3" w:rsidP="004076D5">
            <w:pPr>
              <w:pStyle w:val="Corpodetexto"/>
              <w:rPr>
                <w:ins w:id="488" w:author="Ana Paula S" w:date="2014-09-22T20:20:00Z"/>
              </w:rPr>
            </w:pPr>
            <w:ins w:id="489" w:author="Ana Paula S" w:date="2014-09-22T20:22:00Z">
              <w:r>
                <w:t>Desenvolver um ambiente de acesso exclusivo para os gestores, com gráficos e relat</w:t>
              </w:r>
            </w:ins>
            <w:ins w:id="490" w:author="Ana Paula S" w:date="2014-09-22T20:23:00Z">
              <w:r>
                <w:t>órios para que ele tenha a visão geral desse desempenho da escola.</w:t>
              </w:r>
            </w:ins>
          </w:p>
        </w:tc>
      </w:tr>
      <w:tr w:rsidR="00D40BF3" w14:paraId="48A0CFB7" w14:textId="77777777" w:rsidTr="002C4812">
        <w:trPr>
          <w:ins w:id="491" w:author="Ana Paula S" w:date="2014-09-22T20:23:00Z"/>
        </w:trPr>
        <w:tc>
          <w:tcPr>
            <w:tcW w:w="2943" w:type="dxa"/>
            <w:tcBorders>
              <w:top w:val="single" w:sz="6" w:space="0" w:color="000000"/>
              <w:left w:val="single" w:sz="6" w:space="0" w:color="000000"/>
              <w:bottom w:val="single" w:sz="6" w:space="0" w:color="000000"/>
              <w:right w:val="single" w:sz="6" w:space="0" w:color="000000"/>
            </w:tcBorders>
          </w:tcPr>
          <w:p w14:paraId="40CF122C" w14:textId="77777777" w:rsidR="00D40BF3" w:rsidRDefault="00D40BF3" w:rsidP="004076D5">
            <w:pPr>
              <w:pStyle w:val="Corpodetexto"/>
              <w:rPr>
                <w:ins w:id="492" w:author="Ana Paula S" w:date="2014-09-22T20:23:00Z"/>
              </w:rPr>
            </w:pPr>
            <w:ins w:id="493" w:author="Ana Paula S" w:date="2014-09-22T20:25:00Z">
              <w:r>
                <w:t>Os alunos não têm</w:t>
              </w:r>
            </w:ins>
            <w:ins w:id="494" w:author="Ana Paula S" w:date="2014-09-22T20:24:00Z">
              <w:r>
                <w:t xml:space="preserve"> acesso as suas notas, frequências e ocorrências, </w:t>
              </w:r>
            </w:ins>
            <w:ins w:id="495" w:author="Ana Paula S" w:date="2014-09-22T20:25:00Z">
              <w:r>
                <w:t>é muito importante esse acesso para o aluno</w:t>
              </w:r>
            </w:ins>
          </w:p>
        </w:tc>
        <w:tc>
          <w:tcPr>
            <w:tcW w:w="1560" w:type="dxa"/>
            <w:tcBorders>
              <w:top w:val="single" w:sz="6" w:space="0" w:color="000000"/>
              <w:left w:val="single" w:sz="6" w:space="0" w:color="000000"/>
              <w:bottom w:val="single" w:sz="6" w:space="0" w:color="000000"/>
              <w:right w:val="single" w:sz="6" w:space="0" w:color="000000"/>
            </w:tcBorders>
          </w:tcPr>
          <w:p w14:paraId="62F8F647" w14:textId="77777777" w:rsidR="00D40BF3" w:rsidRDefault="00D40BF3" w:rsidP="004076D5">
            <w:pPr>
              <w:pStyle w:val="Corpodetexto"/>
              <w:rPr>
                <w:ins w:id="496" w:author="Ana Paula S" w:date="2014-09-22T20:23:00Z"/>
              </w:rPr>
            </w:pPr>
            <w:ins w:id="497" w:author="Ana Paula S" w:date="2014-09-22T20:26:00Z">
              <w:r>
                <w:t>Média</w:t>
              </w:r>
            </w:ins>
          </w:p>
        </w:tc>
        <w:tc>
          <w:tcPr>
            <w:tcW w:w="2126" w:type="dxa"/>
            <w:tcBorders>
              <w:top w:val="single" w:sz="6" w:space="0" w:color="000000"/>
              <w:left w:val="single" w:sz="6" w:space="0" w:color="000000"/>
              <w:bottom w:val="single" w:sz="6" w:space="0" w:color="000000"/>
              <w:right w:val="single" w:sz="6" w:space="0" w:color="000000"/>
            </w:tcBorders>
          </w:tcPr>
          <w:p w14:paraId="040CE8E6" w14:textId="77777777" w:rsidR="00D40BF3" w:rsidRDefault="00D40BF3" w:rsidP="004D2F1F">
            <w:pPr>
              <w:pStyle w:val="Corpodetexto"/>
              <w:rPr>
                <w:ins w:id="498" w:author="Ana Paula S" w:date="2014-09-22T20:23:00Z"/>
              </w:rPr>
            </w:pPr>
            <w:ins w:id="499" w:author="Ana Paula S" w:date="2014-09-22T20:25:00Z">
              <w:r w:rsidRPr="00D40BF3">
                <w:rPr>
                  <w:u w:val="single"/>
                  <w:rPrChange w:id="500" w:author="Ana Paula S" w:date="2014-09-22T20:26:00Z">
                    <w:rPr/>
                  </w:rPrChange>
                </w:rPr>
                <w:t>Não</w:t>
              </w:r>
              <w:r>
                <w:t xml:space="preserve"> possui nenhuma solução para essa necessidade desse usuário</w:t>
              </w:r>
            </w:ins>
          </w:p>
        </w:tc>
        <w:tc>
          <w:tcPr>
            <w:tcW w:w="2835" w:type="dxa"/>
            <w:tcBorders>
              <w:top w:val="single" w:sz="6" w:space="0" w:color="000000"/>
              <w:left w:val="single" w:sz="6" w:space="0" w:color="000000"/>
              <w:bottom w:val="single" w:sz="6" w:space="0" w:color="000000"/>
              <w:right w:val="single" w:sz="6" w:space="0" w:color="000000"/>
            </w:tcBorders>
          </w:tcPr>
          <w:p w14:paraId="7E4F70A1" w14:textId="77777777" w:rsidR="00D40BF3" w:rsidRDefault="00D40BF3" w:rsidP="004076D5">
            <w:pPr>
              <w:pStyle w:val="Corpodetexto"/>
              <w:rPr>
                <w:ins w:id="501" w:author="Ana Paula S" w:date="2014-09-22T20:23:00Z"/>
              </w:rPr>
            </w:pPr>
            <w:ins w:id="502" w:author="Ana Paula S" w:date="2014-09-22T20:25:00Z">
              <w:r>
                <w:t xml:space="preserve">Desenvolver um ambiente de acesso exclusivo para os alunos, com acesso as todas suas atividades, </w:t>
              </w:r>
            </w:ins>
            <w:ins w:id="503" w:author="Ana Paula S" w:date="2014-09-22T20:26:00Z">
              <w:r>
                <w:t>frequências</w:t>
              </w:r>
            </w:ins>
            <w:ins w:id="504" w:author="Ana Paula S" w:date="2014-09-22T20:25:00Z">
              <w:r>
                <w:t xml:space="preserve"> </w:t>
              </w:r>
            </w:ins>
            <w:ins w:id="505" w:author="Ana Paula S" w:date="2014-09-22T20:26:00Z">
              <w:r>
                <w:t>e ocorrências.</w:t>
              </w:r>
            </w:ins>
          </w:p>
        </w:tc>
      </w:tr>
    </w:tbl>
    <w:p w14:paraId="5C4D89CD" w14:textId="77777777" w:rsidR="003234FD" w:rsidRDefault="003234FD" w:rsidP="003234FD">
      <w:pPr>
        <w:pStyle w:val="Corpodetexto"/>
        <w:rPr>
          <w:ins w:id="506" w:author="Ana Paula S" w:date="2014-09-22T20:27:00Z"/>
        </w:rPr>
      </w:pPr>
    </w:p>
    <w:p w14:paraId="25AC7403" w14:textId="77777777" w:rsidR="00D40BF3" w:rsidDel="00572016" w:rsidRDefault="00D40BF3" w:rsidP="003234FD">
      <w:pPr>
        <w:pStyle w:val="Corpodetexto"/>
        <w:rPr>
          <w:del w:id="507" w:author="Ana Paula S" w:date="2014-09-22T21:15:00Z"/>
        </w:rPr>
      </w:pPr>
    </w:p>
    <w:p w14:paraId="63EB5833" w14:textId="77777777" w:rsidR="003234FD" w:rsidRDefault="003234FD" w:rsidP="003234FD">
      <w:pPr>
        <w:pStyle w:val="Ttulo3"/>
        <w:rPr>
          <w:ins w:id="508" w:author="lfernandobra" w:date="2014-08-31T18:51:00Z"/>
        </w:rPr>
      </w:pPr>
      <w:bookmarkStart w:id="509" w:name="_Toc512930914"/>
      <w:bookmarkStart w:id="510" w:name="_Toc452813589"/>
      <w:bookmarkStart w:id="511" w:name="_Toc18208273"/>
      <w:bookmarkStart w:id="512" w:name="_Toc399178758"/>
      <w:r>
        <w:t>Alternativas e Concorrência</w:t>
      </w:r>
      <w:bookmarkEnd w:id="509"/>
      <w:bookmarkEnd w:id="510"/>
      <w:bookmarkEnd w:id="511"/>
      <w:bookmarkEnd w:id="512"/>
    </w:p>
    <w:p w14:paraId="56A396CF" w14:textId="77777777" w:rsidR="00D40BF3" w:rsidRDefault="00F32123" w:rsidP="00F32123">
      <w:pPr>
        <w:rPr>
          <w:ins w:id="513" w:author="Ana Paula S" w:date="2014-09-22T20:29:00Z"/>
        </w:rPr>
      </w:pPr>
      <w:ins w:id="514" w:author="lfernandobra" w:date="2014-08-31T18:51:00Z">
        <w:r>
          <w:t>As</w:t>
        </w:r>
      </w:ins>
      <w:r>
        <w:t xml:space="preserve"> alternativas disponíveis para os envolvidos hoje estão em crescente evolução</w:t>
      </w:r>
      <w:ins w:id="515" w:author="Ana Paula S" w:date="2014-09-22T20:28:00Z">
        <w:r w:rsidR="00D40BF3">
          <w:t>,</w:t>
        </w:r>
      </w:ins>
      <w:r>
        <w:t xml:space="preserve"> há programas gratuitos para escolas pequenas e ainda programas de baixo custo para escolas maiores. No entanto, </w:t>
      </w:r>
      <w:del w:id="516" w:author="Ana Paula S" w:date="2014-09-22T20:28:00Z">
        <w:r w:rsidDel="00D40BF3">
          <w:delText>é</w:delText>
        </w:r>
      </w:del>
      <w:ins w:id="517" w:author="Ana Paula S" w:date="2014-09-22T20:28:00Z">
        <w:r w:rsidR="00D40BF3">
          <w:t>são</w:t>
        </w:r>
      </w:ins>
      <w:r>
        <w:t xml:space="preserve"> as escolas</w:t>
      </w:r>
      <w:ins w:id="518" w:author="Ana Paula S" w:date="2014-09-22T20:28:00Z">
        <w:r w:rsidR="00D40BF3">
          <w:t xml:space="preserve"> que</w:t>
        </w:r>
      </w:ins>
      <w:r>
        <w:t xml:space="preserve"> possuem uma administração centrada no Diretor da Escola, que tem formação acadêmica em pedagogia e não atualiza-se no mercado quanto as opções de ferramentas para melhoria de sua gestão.</w:t>
      </w:r>
    </w:p>
    <w:p w14:paraId="5CDD6DD2" w14:textId="77777777" w:rsidR="00D40BF3" w:rsidRDefault="00F32123" w:rsidP="00F32123">
      <w:pPr>
        <w:rPr>
          <w:ins w:id="519" w:author="Ana Paula S" w:date="2014-09-22T20:29:00Z"/>
        </w:rPr>
      </w:pPr>
      <w:r>
        <w:t xml:space="preserve"> Há ferramentas específicas para </w:t>
      </w:r>
      <w:del w:id="520" w:author="Ana Paula S" w:date="2014-09-22T20:28:00Z">
        <w:r w:rsidDel="00D40BF3">
          <w:delText>auto-escolas</w:delText>
        </w:r>
      </w:del>
      <w:ins w:id="521" w:author="Ana Paula S" w:date="2014-09-22T20:28:00Z">
        <w:r w:rsidR="00D40BF3">
          <w:t>autoescolas</w:t>
        </w:r>
      </w:ins>
      <w:r>
        <w:t>, escolas de educação infantil, escola de idiomas. Inclusive algumas franquias de escolas de idiomas já possuem sistema de controle e manutenção de clientes (alunos) baseados nas práticas de CRM e ERP.</w:t>
      </w:r>
    </w:p>
    <w:p w14:paraId="35CAFD56" w14:textId="77777777" w:rsidR="00D40BF3" w:rsidRDefault="00F32123" w:rsidP="00F32123">
      <w:pPr>
        <w:rPr>
          <w:ins w:id="522" w:author="Ana Paula S" w:date="2014-09-22T20:31:00Z"/>
        </w:rPr>
      </w:pPr>
      <w:r>
        <w:t xml:space="preserve"> As opções no mercado são inúmeras e requerem uma pesquisa apurada, comparando o que a escola necessita e o que o sistema oferece.</w:t>
      </w:r>
    </w:p>
    <w:p w14:paraId="4765A33C" w14:textId="77777777" w:rsidR="00F32123" w:rsidDel="00D40BF3" w:rsidRDefault="00F32123" w:rsidP="00F32123">
      <w:pPr>
        <w:rPr>
          <w:del w:id="523" w:author="Ana Paula S" w:date="2014-09-22T20:31:00Z"/>
        </w:rPr>
      </w:pPr>
      <w:r>
        <w:lastRenderedPageBreak/>
        <w:t xml:space="preserve"> A Secretaria de Educação do Estado de São Paulo em 2014 iniciou a implantação do seu sistema escolar digital, totalmente on-line, com a chamada </w:t>
      </w:r>
    </w:p>
    <w:p w14:paraId="21340A38" w14:textId="77777777" w:rsidR="00F32123" w:rsidRDefault="00F32123" w:rsidP="00F32123">
      <w:r>
        <w:t xml:space="preserve">dos alunos diária via internet, com a possibilidade dos pais acessarem essa informação, além do conteúdo aplicado em sala, nomes dos professores e atividade extracurriculares. </w:t>
      </w:r>
    </w:p>
    <w:p w14:paraId="6478BC84" w14:textId="77777777" w:rsidR="003F3709" w:rsidRDefault="00F32123" w:rsidP="00435E0A">
      <w:r>
        <w:t>Além disso o sistema da Secretaria da Educação do Estado de São Paulo está integrado</w:t>
      </w:r>
      <w:r w:rsidR="00E14C61">
        <w:t xml:space="preserve"> </w:t>
      </w:r>
      <w:r>
        <w:t>com a Secretaria de Segurança Pública Estadual, que pode, por exemplo acessar a foto e as informações do aluno, em caso de necessidade.</w:t>
      </w:r>
    </w:p>
    <w:p w14:paraId="06E4FA4F" w14:textId="77777777" w:rsidR="00603FCD" w:rsidRDefault="00603FCD" w:rsidP="00603FCD">
      <w:r>
        <w:t>A proposta desse sistema inclui as seguintes tarefas:</w:t>
      </w:r>
    </w:p>
    <w:p w14:paraId="196360D3" w14:textId="77777777" w:rsidR="004B4BAA" w:rsidRDefault="00603FCD" w:rsidP="007D4476">
      <w:pPr>
        <w:pStyle w:val="PargrafodaLista"/>
        <w:numPr>
          <w:ilvl w:val="0"/>
          <w:numId w:val="19"/>
        </w:numPr>
        <w:rPr>
          <w:ins w:id="524" w:author="Ana Paula S" w:date="2014-09-22T20:35:00Z"/>
        </w:rPr>
        <w:pPrChange w:id="525" w:author="Ana Paula S" w:date="2014-09-22T20:35:00Z">
          <w:pPr>
            <w:ind w:firstLine="709"/>
          </w:pPr>
        </w:pPrChange>
      </w:pPr>
      <w:del w:id="526" w:author="Ana Paula S" w:date="2014-09-22T20:32:00Z">
        <w:r w:rsidDel="007D4476">
          <w:delText>•</w:delText>
        </w:r>
      </w:del>
      <w:del w:id="527" w:author="Ana Paula S" w:date="2014-09-22T20:37:00Z">
        <w:r w:rsidDel="007D4476">
          <w:delText xml:space="preserve"> </w:delText>
        </w:r>
      </w:del>
      <w:r>
        <w:t>Cadastro de turmas;</w:t>
      </w:r>
    </w:p>
    <w:p w14:paraId="14863401" w14:textId="77777777" w:rsidR="007D4476" w:rsidRDefault="007D4476" w:rsidP="007D4476">
      <w:pPr>
        <w:pStyle w:val="PargrafodaLista"/>
        <w:numPr>
          <w:ilvl w:val="0"/>
          <w:numId w:val="19"/>
        </w:numPr>
        <w:rPr>
          <w:ins w:id="528" w:author="Ana Paula S" w:date="2014-09-22T20:36:00Z"/>
        </w:rPr>
        <w:pPrChange w:id="529" w:author="Ana Paula S" w:date="2014-09-22T20:35:00Z">
          <w:pPr>
            <w:ind w:firstLine="709"/>
          </w:pPr>
        </w:pPrChange>
      </w:pPr>
      <w:ins w:id="530" w:author="Ana Paula S" w:date="2014-09-22T20:35:00Z">
        <w:r>
          <w:t>Montagem de salas;</w:t>
        </w:r>
      </w:ins>
    </w:p>
    <w:p w14:paraId="7B85CA6C" w14:textId="77777777" w:rsidR="007D4476" w:rsidRDefault="007D4476" w:rsidP="007D4476">
      <w:pPr>
        <w:pStyle w:val="PargrafodaLista"/>
        <w:numPr>
          <w:ilvl w:val="0"/>
          <w:numId w:val="19"/>
        </w:numPr>
        <w:rPr>
          <w:ins w:id="531" w:author="Ana Paula S" w:date="2014-09-22T20:36:00Z"/>
        </w:rPr>
        <w:pPrChange w:id="532" w:author="Ana Paula S" w:date="2014-09-22T20:35:00Z">
          <w:pPr>
            <w:ind w:firstLine="709"/>
          </w:pPr>
        </w:pPrChange>
      </w:pPr>
      <w:ins w:id="533" w:author="Ana Paula S" w:date="2014-09-22T20:36:00Z">
        <w:r>
          <w:t>Cadastro de professores;</w:t>
        </w:r>
      </w:ins>
    </w:p>
    <w:p w14:paraId="56B39D0D" w14:textId="77777777" w:rsidR="007D4476" w:rsidRDefault="007D4476" w:rsidP="007D4476">
      <w:pPr>
        <w:pStyle w:val="PargrafodaLista"/>
        <w:numPr>
          <w:ilvl w:val="0"/>
          <w:numId w:val="19"/>
        </w:numPr>
        <w:rPr>
          <w:ins w:id="534" w:author="Ana Paula S" w:date="2014-09-22T20:36:00Z"/>
        </w:rPr>
      </w:pPr>
      <w:ins w:id="535" w:author="Ana Paula S" w:date="2014-09-22T20:36:00Z">
        <w:r>
          <w:t>Frequência de professores;</w:t>
        </w:r>
      </w:ins>
    </w:p>
    <w:p w14:paraId="439CD377" w14:textId="77777777" w:rsidR="007D4476" w:rsidRDefault="007D4476" w:rsidP="007D4476">
      <w:pPr>
        <w:pStyle w:val="PargrafodaLista"/>
        <w:numPr>
          <w:ilvl w:val="0"/>
          <w:numId w:val="19"/>
        </w:numPr>
        <w:rPr>
          <w:ins w:id="536" w:author="Ana Paula S" w:date="2014-09-22T20:36:00Z"/>
        </w:rPr>
      </w:pPr>
      <w:ins w:id="537" w:author="Ana Paula S" w:date="2014-09-22T20:36:00Z">
        <w:r>
          <w:t>Frequência de professores;</w:t>
        </w:r>
      </w:ins>
    </w:p>
    <w:p w14:paraId="72694A9A" w14:textId="77777777" w:rsidR="007D4476" w:rsidRDefault="007D4476" w:rsidP="007D4476">
      <w:pPr>
        <w:pStyle w:val="PargrafodaLista"/>
        <w:numPr>
          <w:ilvl w:val="0"/>
          <w:numId w:val="19"/>
        </w:numPr>
        <w:rPr>
          <w:ins w:id="538" w:author="Ana Paula S" w:date="2014-09-22T20:36:00Z"/>
        </w:rPr>
        <w:pPrChange w:id="539" w:author="Ana Paula S" w:date="2014-09-22T20:35:00Z">
          <w:pPr>
            <w:ind w:firstLine="709"/>
          </w:pPr>
        </w:pPrChange>
      </w:pPr>
      <w:ins w:id="540" w:author="Ana Paula S" w:date="2014-09-22T20:36:00Z">
        <w:r>
          <w:t>Cadastro de alunos;</w:t>
        </w:r>
      </w:ins>
    </w:p>
    <w:p w14:paraId="4C5FF5FF" w14:textId="77777777" w:rsidR="007D4476" w:rsidRDefault="007D4476" w:rsidP="007D4476">
      <w:pPr>
        <w:pStyle w:val="PargrafodaLista"/>
        <w:numPr>
          <w:ilvl w:val="0"/>
          <w:numId w:val="19"/>
        </w:numPr>
        <w:rPr>
          <w:ins w:id="541" w:author="Ana Paula S" w:date="2014-09-22T20:36:00Z"/>
        </w:rPr>
      </w:pPr>
      <w:ins w:id="542" w:author="Ana Paula S" w:date="2014-09-22T20:36:00Z">
        <w:r>
          <w:t>Frequência de alunos;</w:t>
        </w:r>
      </w:ins>
    </w:p>
    <w:p w14:paraId="186D21D0" w14:textId="77777777" w:rsidR="007D4476" w:rsidRDefault="007D4476" w:rsidP="007D4476">
      <w:pPr>
        <w:pStyle w:val="PargrafodaLista"/>
        <w:numPr>
          <w:ilvl w:val="0"/>
          <w:numId w:val="19"/>
        </w:numPr>
        <w:rPr>
          <w:ins w:id="543" w:author="Ana Paula S" w:date="2014-09-22T20:36:00Z"/>
        </w:rPr>
        <w:pPrChange w:id="544" w:author="Ana Paula S" w:date="2014-09-22T20:35:00Z">
          <w:pPr>
            <w:ind w:firstLine="709"/>
          </w:pPr>
        </w:pPrChange>
      </w:pPr>
      <w:ins w:id="545" w:author="Ana Paula S" w:date="2014-09-22T20:36:00Z">
        <w:r>
          <w:t>Notas dos alunos;</w:t>
        </w:r>
      </w:ins>
    </w:p>
    <w:p w14:paraId="2DB6EACD" w14:textId="77777777" w:rsidR="007D4476" w:rsidRDefault="007D4476" w:rsidP="007D4476">
      <w:pPr>
        <w:pStyle w:val="PargrafodaLista"/>
        <w:numPr>
          <w:ilvl w:val="0"/>
          <w:numId w:val="19"/>
        </w:numPr>
        <w:rPr>
          <w:ins w:id="546" w:author="Ana Paula S" w:date="2014-09-22T20:36:00Z"/>
        </w:rPr>
        <w:pPrChange w:id="547" w:author="Ana Paula S" w:date="2014-09-22T20:35:00Z">
          <w:pPr>
            <w:ind w:firstLine="709"/>
          </w:pPr>
        </w:pPrChange>
      </w:pPr>
      <w:ins w:id="548" w:author="Ana Paula S" w:date="2014-09-22T20:36:00Z">
        <w:r>
          <w:t>Gráficos das notas;</w:t>
        </w:r>
      </w:ins>
    </w:p>
    <w:p w14:paraId="5D5A83D3" w14:textId="77777777" w:rsidR="007D4476" w:rsidRDefault="007D4476" w:rsidP="007D4476">
      <w:pPr>
        <w:pStyle w:val="PargrafodaLista"/>
        <w:numPr>
          <w:ilvl w:val="0"/>
          <w:numId w:val="19"/>
        </w:numPr>
        <w:rPr>
          <w:ins w:id="549" w:author="Ana Paula S" w:date="2014-09-22T20:36:00Z"/>
        </w:rPr>
        <w:pPrChange w:id="550" w:author="Ana Paula S" w:date="2014-09-22T20:35:00Z">
          <w:pPr>
            <w:ind w:firstLine="709"/>
          </w:pPr>
        </w:pPrChange>
      </w:pPr>
      <w:ins w:id="551" w:author="Ana Paula S" w:date="2014-09-22T20:36:00Z">
        <w:r>
          <w:t>Informação das tarefas solicitadas pelos professores aos alunos;</w:t>
        </w:r>
      </w:ins>
    </w:p>
    <w:p w14:paraId="74802F2F" w14:textId="77777777" w:rsidR="007D4476" w:rsidRDefault="007D4476" w:rsidP="007D4476">
      <w:pPr>
        <w:pStyle w:val="PargrafodaLista"/>
        <w:numPr>
          <w:ilvl w:val="0"/>
          <w:numId w:val="19"/>
        </w:numPr>
        <w:rPr>
          <w:ins w:id="552" w:author="Ana Paula S" w:date="2014-09-22T20:37:00Z"/>
        </w:rPr>
      </w:pPr>
      <w:ins w:id="553" w:author="Ana Paula S" w:date="2014-09-22T20:37:00Z">
        <w:r>
          <w:t>Ocorrências escolares;</w:t>
        </w:r>
      </w:ins>
    </w:p>
    <w:p w14:paraId="749F0FBD" w14:textId="77777777" w:rsidR="007D4476" w:rsidDel="00572016" w:rsidRDefault="007D4476" w:rsidP="007D4476">
      <w:pPr>
        <w:pStyle w:val="PargrafodaLista"/>
        <w:ind w:left="1429"/>
        <w:rPr>
          <w:del w:id="554" w:author="Ana Paula S" w:date="2014-09-22T21:16:00Z"/>
        </w:rPr>
        <w:pPrChange w:id="555" w:author="Ana Paula S" w:date="2014-09-22T20:37:00Z">
          <w:pPr>
            <w:ind w:firstLine="709"/>
          </w:pPr>
        </w:pPrChange>
      </w:pPr>
    </w:p>
    <w:p w14:paraId="152BB4A2" w14:textId="77777777" w:rsidR="004B4BAA" w:rsidDel="00572016" w:rsidRDefault="00603FCD">
      <w:pPr>
        <w:ind w:firstLine="709"/>
        <w:rPr>
          <w:del w:id="556" w:author="Ana Paula S" w:date="2014-09-22T21:16:00Z"/>
        </w:rPr>
      </w:pPr>
      <w:del w:id="557" w:author="Ana Paula S" w:date="2014-09-22T20:32:00Z">
        <w:r w:rsidDel="007D4476">
          <w:delText>•</w:delText>
        </w:r>
      </w:del>
      <w:del w:id="558" w:author="Ana Paula S" w:date="2014-09-22T21:16:00Z">
        <w:r w:rsidDel="00572016">
          <w:delText xml:space="preserve"> </w:delText>
        </w:r>
      </w:del>
      <w:del w:id="559" w:author="Ana Paula S" w:date="2014-09-22T20:35:00Z">
        <w:r w:rsidDel="007D4476">
          <w:delText>Montagem de salas;</w:delText>
        </w:r>
      </w:del>
    </w:p>
    <w:p w14:paraId="48BD5EC7" w14:textId="77777777" w:rsidR="004B4BAA" w:rsidDel="00572016" w:rsidRDefault="00603FCD">
      <w:pPr>
        <w:ind w:firstLine="709"/>
        <w:rPr>
          <w:del w:id="560" w:author="Ana Paula S" w:date="2014-09-22T21:16:00Z"/>
        </w:rPr>
      </w:pPr>
      <w:del w:id="561" w:author="Ana Paula S" w:date="2014-09-22T20:32:00Z">
        <w:r w:rsidDel="007D4476">
          <w:delText>•</w:delText>
        </w:r>
      </w:del>
      <w:del w:id="562" w:author="Ana Paula S" w:date="2014-09-22T21:16:00Z">
        <w:r w:rsidDel="00572016">
          <w:delText xml:space="preserve"> </w:delText>
        </w:r>
      </w:del>
      <w:del w:id="563" w:author="Ana Paula S" w:date="2014-09-22T20:36:00Z">
        <w:r w:rsidDel="007D4476">
          <w:delText>Cadastro de professores;</w:delText>
        </w:r>
      </w:del>
    </w:p>
    <w:p w14:paraId="23E9CD6A" w14:textId="77777777" w:rsidR="004B4BAA" w:rsidDel="00572016" w:rsidRDefault="00603FCD">
      <w:pPr>
        <w:ind w:firstLine="709"/>
        <w:rPr>
          <w:del w:id="564" w:author="Ana Paula S" w:date="2014-09-22T21:16:00Z"/>
        </w:rPr>
      </w:pPr>
      <w:del w:id="565" w:author="Ana Paula S" w:date="2014-09-22T20:32:00Z">
        <w:r w:rsidDel="007D4476">
          <w:delText>•</w:delText>
        </w:r>
      </w:del>
      <w:del w:id="566" w:author="Ana Paula S" w:date="2014-09-22T21:16:00Z">
        <w:r w:rsidDel="00572016">
          <w:delText xml:space="preserve"> </w:delText>
        </w:r>
      </w:del>
      <w:del w:id="567" w:author="Ana Paula S" w:date="2014-09-22T20:36:00Z">
        <w:r w:rsidDel="007D4476">
          <w:delText>Frequência de professores;</w:delText>
        </w:r>
      </w:del>
    </w:p>
    <w:p w14:paraId="5B7A1C2B" w14:textId="77777777" w:rsidR="004B4BAA" w:rsidDel="00572016" w:rsidRDefault="00603FCD">
      <w:pPr>
        <w:ind w:firstLine="709"/>
        <w:rPr>
          <w:del w:id="568" w:author="Ana Paula S" w:date="2014-09-22T21:16:00Z"/>
        </w:rPr>
      </w:pPr>
      <w:del w:id="569" w:author="Ana Paula S" w:date="2014-09-22T20:32:00Z">
        <w:r w:rsidDel="007D4476">
          <w:delText>•</w:delText>
        </w:r>
      </w:del>
      <w:del w:id="570" w:author="Ana Paula S" w:date="2014-09-22T21:16:00Z">
        <w:r w:rsidDel="00572016">
          <w:delText xml:space="preserve"> </w:delText>
        </w:r>
      </w:del>
      <w:del w:id="571" w:author="Ana Paula S" w:date="2014-09-22T20:36:00Z">
        <w:r w:rsidDel="007D4476">
          <w:delText>Cadastro de alunos;</w:delText>
        </w:r>
      </w:del>
    </w:p>
    <w:p w14:paraId="76979474" w14:textId="77777777" w:rsidR="004B4BAA" w:rsidDel="007D4476" w:rsidRDefault="00603FCD">
      <w:pPr>
        <w:ind w:firstLine="709"/>
        <w:rPr>
          <w:del w:id="572" w:author="Ana Paula S" w:date="2014-09-22T20:36:00Z"/>
        </w:rPr>
      </w:pPr>
      <w:del w:id="573" w:author="Ana Paula S" w:date="2014-09-22T20:32:00Z">
        <w:r w:rsidDel="007D4476">
          <w:delText>•</w:delText>
        </w:r>
      </w:del>
      <w:del w:id="574" w:author="Ana Paula S" w:date="2014-09-22T21:16:00Z">
        <w:r w:rsidDel="00572016">
          <w:delText xml:space="preserve"> </w:delText>
        </w:r>
      </w:del>
      <w:del w:id="575" w:author="Ana Paula S" w:date="2014-09-22T20:36:00Z">
        <w:r w:rsidDel="007D4476">
          <w:delText>Frequência de alunos;</w:delText>
        </w:r>
      </w:del>
    </w:p>
    <w:p w14:paraId="3027297E" w14:textId="77777777" w:rsidR="004B4BAA" w:rsidDel="00572016" w:rsidRDefault="00603FCD">
      <w:pPr>
        <w:ind w:firstLine="709"/>
        <w:rPr>
          <w:del w:id="576" w:author="Ana Paula S" w:date="2014-09-22T21:16:00Z"/>
        </w:rPr>
      </w:pPr>
      <w:del w:id="577" w:author="Ana Paula S" w:date="2014-09-22T20:32:00Z">
        <w:r w:rsidDel="007D4476">
          <w:delText>•</w:delText>
        </w:r>
      </w:del>
      <w:del w:id="578" w:author="Ana Paula S" w:date="2014-09-22T21:16:00Z">
        <w:r w:rsidDel="00572016">
          <w:delText xml:space="preserve"> </w:delText>
        </w:r>
      </w:del>
      <w:del w:id="579" w:author="Ana Paula S" w:date="2014-09-22T20:36:00Z">
        <w:r w:rsidDel="007D4476">
          <w:delText>Notas dos alunos;</w:delText>
        </w:r>
      </w:del>
    </w:p>
    <w:p w14:paraId="696F8A48" w14:textId="77777777" w:rsidR="004B4BAA" w:rsidDel="00572016" w:rsidRDefault="00603FCD">
      <w:pPr>
        <w:ind w:firstLine="709"/>
        <w:rPr>
          <w:del w:id="580" w:author="Ana Paula S" w:date="2014-09-22T21:16:00Z"/>
        </w:rPr>
      </w:pPr>
      <w:del w:id="581" w:author="Ana Paula S" w:date="2014-09-22T20:32:00Z">
        <w:r w:rsidDel="007D4476">
          <w:delText>•</w:delText>
        </w:r>
      </w:del>
      <w:del w:id="582" w:author="Ana Paula S" w:date="2014-09-22T21:16:00Z">
        <w:r w:rsidDel="00572016">
          <w:delText xml:space="preserve"> </w:delText>
        </w:r>
      </w:del>
      <w:del w:id="583" w:author="Ana Paula S" w:date="2014-09-22T20:36:00Z">
        <w:r w:rsidDel="007D4476">
          <w:delText>Gráficos das notas;</w:delText>
        </w:r>
      </w:del>
    </w:p>
    <w:p w14:paraId="7718DF3E" w14:textId="77777777" w:rsidR="004B4BAA" w:rsidDel="00572016" w:rsidRDefault="00603FCD">
      <w:pPr>
        <w:ind w:firstLine="709"/>
        <w:rPr>
          <w:del w:id="584" w:author="Ana Paula S" w:date="2014-09-22T21:16:00Z"/>
        </w:rPr>
      </w:pPr>
      <w:del w:id="585" w:author="Ana Paula S" w:date="2014-09-22T20:32:00Z">
        <w:r w:rsidDel="007D4476">
          <w:delText>•</w:delText>
        </w:r>
      </w:del>
      <w:del w:id="586" w:author="Ana Paula S" w:date="2014-09-22T21:16:00Z">
        <w:r w:rsidDel="00572016">
          <w:delText xml:space="preserve"> </w:delText>
        </w:r>
      </w:del>
      <w:del w:id="587" w:author="Ana Paula S" w:date="2014-09-22T20:36:00Z">
        <w:r w:rsidDel="007D4476">
          <w:delText>Informação das tarefas solicitadas pelos professores aos alunos;</w:delText>
        </w:r>
      </w:del>
    </w:p>
    <w:p w14:paraId="10394DBB" w14:textId="77777777" w:rsidR="004B4BAA" w:rsidRDefault="007D4476" w:rsidP="00572016">
      <w:pPr>
        <w:ind w:firstLine="709"/>
        <w:pPrChange w:id="588" w:author="Ana Paula S" w:date="2014-09-22T21:16:00Z">
          <w:pPr>
            <w:ind w:firstLine="578"/>
          </w:pPr>
        </w:pPrChange>
      </w:pPr>
      <w:ins w:id="589" w:author="Ana Paula S" w:date="2014-09-22T20:32:00Z">
        <w:r>
          <w:t xml:space="preserve"> </w:t>
        </w:r>
      </w:ins>
      <w:del w:id="590" w:author="Ana Paula S" w:date="2014-09-22T20:32:00Z">
        <w:r w:rsidR="00603FCD" w:rsidDel="007D4476">
          <w:delText xml:space="preserve">• </w:delText>
        </w:r>
      </w:del>
      <w:del w:id="591" w:author="Ana Paula S" w:date="2014-09-22T20:37:00Z">
        <w:r w:rsidR="00603FCD" w:rsidDel="007D4476">
          <w:delText>Ocorrências escolares;</w:delText>
        </w:r>
      </w:del>
    </w:p>
    <w:p w14:paraId="0167AA52" w14:textId="77777777" w:rsidR="009B1104" w:rsidRPr="001B2DB6" w:rsidRDefault="009B1104" w:rsidP="001B2DB6">
      <w:pPr>
        <w:rPr>
          <w:color w:val="0000FF"/>
        </w:rPr>
      </w:pPr>
    </w:p>
    <w:p w14:paraId="00FDC5CA" w14:textId="77777777" w:rsidR="003234FD" w:rsidRDefault="003234FD" w:rsidP="003234FD">
      <w:pPr>
        <w:pStyle w:val="Ttulo2"/>
        <w:rPr>
          <w:ins w:id="592" w:author="lfernandobra" w:date="2014-08-31T18:54:00Z"/>
        </w:rPr>
      </w:pPr>
      <w:bookmarkStart w:id="593" w:name="_Toc512930915"/>
      <w:bookmarkStart w:id="594" w:name="_Toc452813590"/>
      <w:bookmarkStart w:id="595" w:name="_Toc436203387"/>
      <w:bookmarkStart w:id="596" w:name="_Toc18208274"/>
      <w:bookmarkStart w:id="597" w:name="_Toc399178759"/>
      <w:bookmarkEnd w:id="339"/>
      <w:r>
        <w:t xml:space="preserve">Visão </w:t>
      </w:r>
      <w:r w:rsidRPr="003234FD">
        <w:t>Geral</w:t>
      </w:r>
      <w:r>
        <w:t xml:space="preserve"> do Produto</w:t>
      </w:r>
      <w:bookmarkEnd w:id="593"/>
      <w:bookmarkEnd w:id="594"/>
      <w:bookmarkEnd w:id="595"/>
      <w:bookmarkEnd w:id="596"/>
      <w:bookmarkEnd w:id="597"/>
    </w:p>
    <w:p w14:paraId="22997A20" w14:textId="77777777" w:rsidR="00683548" w:rsidDel="007D4476" w:rsidRDefault="00683548" w:rsidP="00683548">
      <w:pPr>
        <w:rPr>
          <w:del w:id="598" w:author="Ana Paula S" w:date="2014-09-22T20:38:00Z"/>
        </w:rPr>
      </w:pPr>
      <w:ins w:id="599" w:author="lfernandobra" w:date="2014-08-31T18:54:00Z">
        <w:r>
          <w:t>Com</w:t>
        </w:r>
      </w:ins>
      <w:r>
        <w:t xml:space="preserve"> todos os recursos propostos, a perspectiva do sistema é atender e otimizar </w:t>
      </w:r>
      <w:ins w:id="600" w:author="Ana Paula S" w:date="2014-09-22T20:40:00Z">
        <w:r w:rsidR="007D4476">
          <w:t xml:space="preserve">todo </w:t>
        </w:r>
      </w:ins>
      <w:del w:id="601" w:author="Ana Paula S" w:date="2014-09-22T20:38:00Z">
        <w:r w:rsidDel="007D4476">
          <w:delText xml:space="preserve">todos </w:delText>
        </w:r>
      </w:del>
    </w:p>
    <w:p w14:paraId="74EEF540" w14:textId="77777777" w:rsidR="00683548" w:rsidDel="007D4476" w:rsidRDefault="00683548" w:rsidP="00683548">
      <w:pPr>
        <w:rPr>
          <w:del w:id="602" w:author="Ana Paula S" w:date="2014-09-22T20:38:00Z"/>
        </w:rPr>
      </w:pPr>
      <w:r>
        <w:t xml:space="preserve">o trabalho dos funcionários das escolas, podendo ajudar na melhoria da educação, </w:t>
      </w:r>
    </w:p>
    <w:p w14:paraId="0E437EB8" w14:textId="77777777" w:rsidR="00683548" w:rsidDel="007D4476" w:rsidRDefault="00683548" w:rsidP="00683548">
      <w:pPr>
        <w:rPr>
          <w:del w:id="603" w:author="Ana Paula S" w:date="2014-09-22T20:38:00Z"/>
        </w:rPr>
      </w:pPr>
      <w:r>
        <w:t xml:space="preserve">controlar seus alunos com sistemas de frequência rígido, com agilidade no acesso aos </w:t>
      </w:r>
    </w:p>
    <w:p w14:paraId="4E610846" w14:textId="77777777" w:rsidR="00683548" w:rsidRPr="007D4476" w:rsidDel="007D4476" w:rsidRDefault="00683548" w:rsidP="00683548">
      <w:pPr>
        <w:rPr>
          <w:del w:id="604" w:author="Ana Paula S" w:date="2014-09-22T20:38:00Z"/>
          <w:rPrChange w:id="605" w:author="Ana Paula S" w:date="2014-09-22T20:40:00Z">
            <w:rPr>
              <w:del w:id="606" w:author="Ana Paula S" w:date="2014-09-22T20:38:00Z"/>
            </w:rPr>
          </w:rPrChange>
        </w:rPr>
      </w:pPr>
      <w:del w:id="607" w:author="Ana Paula S" w:date="2014-09-22T20:38:00Z">
        <w:r w:rsidDel="007D4476">
          <w:delText xml:space="preserve">pais ou </w:delText>
        </w:r>
      </w:del>
      <w:r>
        <w:t>responsáveis.</w:t>
      </w:r>
      <w:ins w:id="608" w:author="Ana Paula S" w:date="2014-09-22T20:38:00Z">
        <w:r w:rsidR="007D4476">
          <w:t xml:space="preserve"> O nosso </w:t>
        </w:r>
      </w:ins>
      <w:del w:id="609" w:author="Ana Paula S" w:date="2014-09-22T20:38:00Z">
        <w:r w:rsidRPr="007D4476" w:rsidDel="007D4476">
          <w:rPr>
            <w:rPrChange w:id="610" w:author="Ana Paula S" w:date="2014-09-22T20:40:00Z">
              <w:rPr/>
            </w:rPrChange>
          </w:rPr>
          <w:delText xml:space="preserve">A agilidade na comunicação com a família dos alunos tem como </w:delText>
        </w:r>
      </w:del>
    </w:p>
    <w:p w14:paraId="7B873E71" w14:textId="77777777" w:rsidR="00683548" w:rsidDel="007D4476" w:rsidRDefault="00683548" w:rsidP="00683548">
      <w:pPr>
        <w:rPr>
          <w:del w:id="611" w:author="Ana Paula S" w:date="2014-09-22T20:39:00Z"/>
        </w:rPr>
      </w:pPr>
      <w:r w:rsidRPr="007D4476">
        <w:rPr>
          <w:rPrChange w:id="612" w:author="Ana Paula S" w:date="2014-09-22T20:40:00Z">
            <w:rPr/>
          </w:rPrChange>
        </w:rPr>
        <w:t>objetivo</w:t>
      </w:r>
      <w:r>
        <w:t xml:space="preserve"> maior </w:t>
      </w:r>
      <w:ins w:id="613" w:author="Ana Paula S" w:date="2014-09-22T20:39:00Z">
        <w:r w:rsidR="007D4476">
          <w:t>é</w:t>
        </w:r>
      </w:ins>
      <w:del w:id="614" w:author="Ana Paula S" w:date="2014-09-22T20:39:00Z">
        <w:r w:rsidDel="007D4476">
          <w:delText>de</w:delText>
        </w:r>
      </w:del>
      <w:r>
        <w:t xml:space="preserve"> melhorar </w:t>
      </w:r>
      <w:ins w:id="615" w:author="Ana Paula S" w:date="2014-09-22T20:39:00Z">
        <w:r w:rsidR="007D4476">
          <w:t xml:space="preserve">o acompanhamento dos responsáveis </w:t>
        </w:r>
      </w:ins>
      <w:del w:id="616" w:author="Ana Paula S" w:date="2014-09-22T20:39:00Z">
        <w:r w:rsidDel="007D4476">
          <w:delText xml:space="preserve">os índices de aprendizagem de todos os alunos, e com isso </w:delText>
        </w:r>
      </w:del>
    </w:p>
    <w:p w14:paraId="0E736D2A" w14:textId="77777777" w:rsidR="00683548" w:rsidRDefault="00683548" w:rsidP="00683548">
      <w:del w:id="617" w:author="Ana Paula S" w:date="2014-09-22T20:39:00Z">
        <w:r w:rsidDel="007D4476">
          <w:delText>proporcionar um exemplo para a melhoria da educação</w:delText>
        </w:r>
      </w:del>
      <w:ins w:id="618" w:author="Ana Paula S" w:date="2014-09-22T20:39:00Z">
        <w:r w:rsidR="007D4476">
          <w:t>ao aprendizado de seu filho</w:t>
        </w:r>
      </w:ins>
      <w:r>
        <w:t>.</w:t>
      </w:r>
    </w:p>
    <w:p w14:paraId="7D2F9E53" w14:textId="77777777" w:rsidR="00683548" w:rsidDel="007D4476" w:rsidRDefault="00683548" w:rsidP="00683548">
      <w:pPr>
        <w:rPr>
          <w:del w:id="619" w:author="Ana Paula S" w:date="2014-09-22T20:39:00Z"/>
        </w:rPr>
      </w:pPr>
      <w:r>
        <w:t xml:space="preserve">Sempre contando com os envolvidos para que possam utilizar o sistema e fazer que </w:t>
      </w:r>
    </w:p>
    <w:p w14:paraId="26D9CD97" w14:textId="77777777" w:rsidR="00683548" w:rsidDel="007D4476" w:rsidRDefault="00683548" w:rsidP="00683548">
      <w:pPr>
        <w:rPr>
          <w:del w:id="620" w:author="Ana Paula S" w:date="2014-09-22T20:39:00Z"/>
        </w:rPr>
      </w:pPr>
      <w:r>
        <w:t xml:space="preserve">as práticas manuais se transformem em digitais, e ao passar dos dias eles vejam o </w:t>
      </w:r>
    </w:p>
    <w:p w14:paraId="0CB0E204" w14:textId="77777777" w:rsidR="00683548" w:rsidDel="007D4476" w:rsidRDefault="00683548" w:rsidP="00683548">
      <w:pPr>
        <w:rPr>
          <w:del w:id="621" w:author="Ana Paula S" w:date="2014-09-22T20:40:00Z"/>
        </w:rPr>
      </w:pPr>
      <w:r>
        <w:t xml:space="preserve">quando fácil e prático será registrar as informações escolares, e promover agilidade e </w:t>
      </w:r>
    </w:p>
    <w:p w14:paraId="78DB63DB" w14:textId="77777777" w:rsidR="00683548" w:rsidDel="007D4476" w:rsidRDefault="00683548" w:rsidP="00683548">
      <w:pPr>
        <w:rPr>
          <w:del w:id="622" w:author="Ana Paula S" w:date="2014-09-22T20:40:00Z"/>
        </w:rPr>
      </w:pPr>
    </w:p>
    <w:p w14:paraId="1392AF70" w14:textId="77777777" w:rsidR="004B4BAA" w:rsidRDefault="00683548">
      <w:pPr>
        <w:pPrChange w:id="623" w:author="lfernandobra" w:date="2014-08-31T18:54:00Z">
          <w:pPr>
            <w:pStyle w:val="Ttulo2"/>
          </w:pPr>
        </w:pPrChange>
      </w:pPr>
      <w:r>
        <w:t>aprimoramento no acompanhamento do progresso dos alunos</w:t>
      </w:r>
      <w:del w:id="624" w:author="Ana Paula S" w:date="2014-09-22T20:40:00Z">
        <w:r w:rsidDel="007D4476">
          <w:delText xml:space="preserve"> em o todo</w:delText>
        </w:r>
      </w:del>
      <w:r>
        <w:t>.</w:t>
      </w:r>
    </w:p>
    <w:p w14:paraId="7D611E4C" w14:textId="77777777" w:rsidR="001B2DB6" w:rsidRPr="001B2DB6" w:rsidRDefault="001B2DB6" w:rsidP="001B2DB6">
      <w:pPr>
        <w:pStyle w:val="Corpodetexto"/>
        <w:rPr>
          <w:lang w:eastAsia="en-US"/>
        </w:rPr>
      </w:pPr>
    </w:p>
    <w:p w14:paraId="11D435CF" w14:textId="77777777" w:rsidR="003234FD" w:rsidRDefault="003234FD" w:rsidP="003234FD">
      <w:pPr>
        <w:pStyle w:val="Ttulo3"/>
      </w:pPr>
      <w:bookmarkStart w:id="625" w:name="_Toc512930916"/>
      <w:bookmarkStart w:id="626" w:name="_Toc452813591"/>
      <w:bookmarkStart w:id="627" w:name="_Toc436203388"/>
      <w:bookmarkStart w:id="628" w:name="_Toc425054391"/>
      <w:bookmarkStart w:id="629" w:name="_Toc422186484"/>
      <w:bookmarkStart w:id="630" w:name="_Toc346297778"/>
      <w:bookmarkStart w:id="631" w:name="_Toc342757867"/>
      <w:bookmarkStart w:id="632" w:name="_Toc339784266"/>
      <w:bookmarkStart w:id="633" w:name="_Toc339783677"/>
      <w:bookmarkStart w:id="634" w:name="_Toc323533353"/>
      <w:bookmarkStart w:id="635" w:name="_Toc320279476"/>
      <w:bookmarkStart w:id="636" w:name="_Toc320274603"/>
      <w:bookmarkStart w:id="637" w:name="_Toc318088998"/>
      <w:bookmarkStart w:id="638" w:name="_Toc18208275"/>
      <w:bookmarkStart w:id="639" w:name="_Toc399178760"/>
      <w:r>
        <w:t>Perspectiva do Produto</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14:paraId="152104C4" w14:textId="77777777" w:rsidR="00683548" w:rsidRDefault="00683548" w:rsidP="00683548">
      <w:r>
        <w:t xml:space="preserve">O sistema disponibilizará </w:t>
      </w:r>
      <w:r w:rsidR="00A41C46">
        <w:t>vários</w:t>
      </w:r>
      <w:r>
        <w:t xml:space="preserve"> recursos para os envolvidos, sendo eles a</w:t>
      </w:r>
    </w:p>
    <w:p w14:paraId="2EC0A061" w14:textId="77777777" w:rsidR="00683548" w:rsidRDefault="00683548" w:rsidP="00683548">
      <w:r>
        <w:t xml:space="preserve">comodidade de acesso, podendo ser acessado de qualquer computador com acesso à </w:t>
      </w:r>
    </w:p>
    <w:p w14:paraId="2ED58686" w14:textId="77777777" w:rsidR="00683548" w:rsidRDefault="00683548" w:rsidP="00683548">
      <w:r>
        <w:t xml:space="preserve">internet, </w:t>
      </w:r>
      <w:r w:rsidR="00A41C46">
        <w:t xml:space="preserve">smartphones e tablets </w:t>
      </w:r>
      <w:r>
        <w:t>com interface práticas de fácil navegação.</w:t>
      </w:r>
    </w:p>
    <w:p w14:paraId="5096A1FD" w14:textId="77777777" w:rsidR="001B2DB6" w:rsidRPr="001B2DB6" w:rsidRDefault="001B2DB6" w:rsidP="001B2DB6">
      <w:pPr>
        <w:rPr>
          <w:color w:val="0000FF"/>
        </w:rPr>
      </w:pPr>
    </w:p>
    <w:p w14:paraId="3DD1428C" w14:textId="77777777" w:rsidR="003234FD" w:rsidRDefault="003234FD" w:rsidP="003234FD">
      <w:pPr>
        <w:pStyle w:val="Ttulo3"/>
      </w:pPr>
      <w:bookmarkStart w:id="640" w:name="_Toc512930917"/>
      <w:bookmarkStart w:id="641" w:name="_Toc452813593"/>
      <w:bookmarkStart w:id="642" w:name="_Toc436203390"/>
      <w:bookmarkStart w:id="643" w:name="_Toc425054394"/>
      <w:bookmarkStart w:id="644" w:name="_Toc422186487"/>
      <w:bookmarkStart w:id="645" w:name="_Toc346297780"/>
      <w:bookmarkStart w:id="646" w:name="_Toc342757869"/>
      <w:bookmarkStart w:id="647" w:name="_Toc339784278"/>
      <w:bookmarkStart w:id="648" w:name="_Toc339783689"/>
      <w:bookmarkStart w:id="649" w:name="_Toc323533379"/>
      <w:bookmarkStart w:id="650" w:name="_Toc320279510"/>
      <w:bookmarkStart w:id="651" w:name="_Toc320274637"/>
      <w:bookmarkStart w:id="652" w:name="_Toc318089002"/>
      <w:bookmarkStart w:id="653" w:name="_Toc18208276"/>
      <w:bookmarkStart w:id="654" w:name="_Toc399178761"/>
      <w:r>
        <w:lastRenderedPageBreak/>
        <w:t>Suposições e Dependências</w:t>
      </w:r>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1FF2D452" w14:textId="77777777" w:rsidR="00683548" w:rsidRDefault="00683548" w:rsidP="00683548">
      <w:r>
        <w:t xml:space="preserve">Por ser um sistema WEB, nosso sistema requer sempre conexão com a internet, para </w:t>
      </w:r>
    </w:p>
    <w:p w14:paraId="41C81100" w14:textId="77777777" w:rsidR="00683548" w:rsidRDefault="00683548" w:rsidP="00683548">
      <w:r>
        <w:t xml:space="preserve">que todo o sistema atenda às necessidades dos envolvidos requer que todos alimentem, </w:t>
      </w:r>
    </w:p>
    <w:p w14:paraId="33410438" w14:textId="77777777" w:rsidR="00683548" w:rsidRDefault="00683548" w:rsidP="00683548">
      <w:r>
        <w:t xml:space="preserve">utilizem e divulguem o sistema para toda a escola, envolvendo os pais e responsáveis </w:t>
      </w:r>
    </w:p>
    <w:p w14:paraId="604B9C4D" w14:textId="77777777" w:rsidR="004B4BAA" w:rsidRDefault="00683548">
      <w:pPr>
        <w:rPr>
          <w:ins w:id="655" w:author="Ana Paula S" w:date="2014-09-22T20:48:00Z"/>
        </w:rPr>
        <w:pPrChange w:id="656" w:author="lfernandobra" w:date="2014-08-31T18:56:00Z">
          <w:pPr>
            <w:pStyle w:val="Ttulo3"/>
          </w:pPr>
        </w:pPrChange>
      </w:pPr>
      <w:r>
        <w:t>para que acessem e acompanhem os dados d</w:t>
      </w:r>
      <w:r w:rsidR="00A41C46">
        <w:t>os alunos</w:t>
      </w:r>
    </w:p>
    <w:p w14:paraId="4FB82C82" w14:textId="77777777" w:rsidR="00CE116A" w:rsidRDefault="00CE116A">
      <w:pPr>
        <w:rPr>
          <w:ins w:id="657" w:author="Ana Paula S" w:date="2014-09-22T20:48:00Z"/>
        </w:rPr>
        <w:pPrChange w:id="658" w:author="lfernandobra" w:date="2014-08-31T18:56:00Z">
          <w:pPr>
            <w:pStyle w:val="Ttulo3"/>
          </w:pPr>
        </w:pPrChange>
      </w:pPr>
    </w:p>
    <w:p w14:paraId="67905EB3" w14:textId="77777777" w:rsidR="00CE116A" w:rsidDel="00572016" w:rsidRDefault="00CE116A">
      <w:pPr>
        <w:rPr>
          <w:del w:id="659" w:author="Ana Paula S" w:date="2014-09-22T21:16:00Z"/>
        </w:rPr>
        <w:pPrChange w:id="660" w:author="lfernandobra" w:date="2014-08-31T18:56:00Z">
          <w:pPr>
            <w:pStyle w:val="Ttulo3"/>
          </w:pPr>
        </w:pPrChange>
      </w:pPr>
    </w:p>
    <w:p w14:paraId="288DF350" w14:textId="77777777" w:rsidR="00683548" w:rsidDel="00572016" w:rsidRDefault="00683548" w:rsidP="001B2DB6">
      <w:pPr>
        <w:rPr>
          <w:ins w:id="661" w:author="lfernandobra" w:date="2014-08-31T18:56:00Z"/>
          <w:del w:id="662" w:author="Ana Paula S" w:date="2014-09-22T21:16:00Z"/>
          <w:color w:val="0000FF"/>
        </w:rPr>
      </w:pPr>
    </w:p>
    <w:p w14:paraId="68BC0852" w14:textId="77777777" w:rsidR="003234FD" w:rsidRDefault="00BF10CB" w:rsidP="003234FD">
      <w:pPr>
        <w:pStyle w:val="Ttulo2"/>
        <w:rPr>
          <w:ins w:id="663" w:author="lfernandobra" w:date="2014-08-31T18:56:00Z"/>
        </w:rPr>
      </w:pPr>
      <w:bookmarkStart w:id="664" w:name="_Toc512930918"/>
      <w:bookmarkStart w:id="665" w:name="_Toc452813596"/>
      <w:bookmarkStart w:id="666" w:name="_Toc436203402"/>
      <w:bookmarkStart w:id="667" w:name="_Toc18208277"/>
      <w:bookmarkStart w:id="668" w:name="_Toc399178762"/>
      <w:r>
        <w:t>Requisitos</w:t>
      </w:r>
      <w:ins w:id="669" w:author="Ana Paula S" w:date="2014-09-22T20:41:00Z">
        <w:r w:rsidR="007D4476">
          <w:t xml:space="preserve"> </w:t>
        </w:r>
      </w:ins>
      <w:r>
        <w:t xml:space="preserve">Funcionais </w:t>
      </w:r>
      <w:r w:rsidR="003234FD">
        <w:t>do Produto</w:t>
      </w:r>
      <w:bookmarkEnd w:id="664"/>
      <w:bookmarkEnd w:id="665"/>
      <w:bookmarkEnd w:id="666"/>
      <w:bookmarkEnd w:id="667"/>
      <w:bookmarkEnd w:id="668"/>
      <w:ins w:id="670" w:author="Ana Paula S" w:date="2014-09-22T20:48:00Z">
        <w:r w:rsidR="00CE116A">
          <w:t xml:space="preserve"> </w:t>
        </w:r>
      </w:ins>
    </w:p>
    <w:p w14:paraId="10981DD7" w14:textId="77777777" w:rsidR="00B136DC" w:rsidRPr="00E370D6" w:rsidRDefault="00B136DC" w:rsidP="00B136DC">
      <w:pPr>
        <w:pStyle w:val="Legenda"/>
      </w:pPr>
      <w:r>
        <w:rPr>
          <w:b w:val="0"/>
          <w:sz w:val="28"/>
          <w:szCs w:val="28"/>
        </w:rPr>
        <w:tab/>
      </w:r>
      <w:del w:id="671" w:author="Ana Paula S" w:date="2014-09-22T21:17:00Z">
        <w:r w:rsidDel="00572016">
          <w:delText>Tabl</w:delText>
        </w:r>
      </w:del>
      <w:del w:id="672" w:author="Ana Paula S" w:date="2014-09-22T20:48:00Z">
        <w:r w:rsidDel="00CE116A">
          <w:delText xml:space="preserve">e </w:delText>
        </w:r>
      </w:del>
      <w:del w:id="673" w:author="Ana Paula S" w:date="2014-09-22T21:17:00Z">
        <w:r w:rsidR="00CB02DC" w:rsidDel="00572016">
          <w:fldChar w:fldCharType="begin"/>
        </w:r>
        <w:r w:rsidR="00FA12B8" w:rsidDel="00572016">
          <w:delInstrText xml:space="preserve"> SEQ Table \* ARABIC </w:delInstrText>
        </w:r>
        <w:r w:rsidR="00CB02DC" w:rsidDel="00572016">
          <w:fldChar w:fldCharType="separate"/>
        </w:r>
        <w:r w:rsidR="00D8284F" w:rsidDel="00572016">
          <w:rPr>
            <w:noProof/>
          </w:rPr>
          <w:delText>1</w:delText>
        </w:r>
        <w:r w:rsidR="00CB02DC" w:rsidDel="00572016">
          <w:rPr>
            <w:noProof/>
          </w:rPr>
          <w:fldChar w:fldCharType="end"/>
        </w:r>
        <w:r w:rsidDel="00572016">
          <w:delText>Requisitos Funcionais</w:delText>
        </w:r>
      </w:del>
    </w:p>
    <w:p w14:paraId="36BD71BC" w14:textId="77777777" w:rsidR="00572016" w:rsidRDefault="00572016" w:rsidP="00572016">
      <w:pPr>
        <w:pStyle w:val="Legenda"/>
        <w:keepNext/>
        <w:rPr>
          <w:ins w:id="674" w:author="Ana Paula S" w:date="2014-09-22T21:17:00Z"/>
        </w:rPr>
        <w:pPrChange w:id="675" w:author="Ana Paula S" w:date="2014-09-22T21:17:00Z">
          <w:pPr/>
        </w:pPrChange>
      </w:pPr>
      <w:ins w:id="676" w:author="Ana Paula S" w:date="2014-09-22T21:17:00Z">
        <w:r>
          <w:t xml:space="preserve">Tabela </w:t>
        </w:r>
        <w:r>
          <w:fldChar w:fldCharType="begin"/>
        </w:r>
        <w:r>
          <w:instrText xml:space="preserve"> SEQ Tabela \* ARABIC </w:instrText>
        </w:r>
      </w:ins>
      <w:r>
        <w:fldChar w:fldCharType="separate"/>
      </w:r>
      <w:ins w:id="677" w:author="Ana Paula S" w:date="2014-09-22T21:35:00Z">
        <w:r w:rsidR="008553D5">
          <w:rPr>
            <w:noProof/>
          </w:rPr>
          <w:t>1</w:t>
        </w:r>
      </w:ins>
      <w:ins w:id="678" w:author="Ana Paula S" w:date="2014-09-22T21:17:00Z">
        <w:r>
          <w:fldChar w:fldCharType="end"/>
        </w:r>
        <w:r>
          <w:t xml:space="preserve"> </w:t>
        </w:r>
        <w:r w:rsidRPr="008E6695">
          <w:t>Requisitos Funcionais</w:t>
        </w:r>
      </w:ins>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14:paraId="64287752" w14:textId="77777777" w:rsidTr="00B136DC">
        <w:tc>
          <w:tcPr>
            <w:tcW w:w="976" w:type="dxa"/>
            <w:shd w:val="clear" w:color="auto" w:fill="262626" w:themeFill="text1" w:themeFillTint="D9"/>
            <w:vAlign w:val="center"/>
          </w:tcPr>
          <w:p w14:paraId="1CC10EB8" w14:textId="77777777"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355E5F05"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007002CF"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14:paraId="2AFE2E42" w14:textId="77777777" w:rsidTr="00B136DC">
        <w:tc>
          <w:tcPr>
            <w:tcW w:w="976" w:type="dxa"/>
            <w:vAlign w:val="center"/>
          </w:tcPr>
          <w:p w14:paraId="7F766080" w14:textId="77777777" w:rsidR="00B136DC" w:rsidRPr="0095065F" w:rsidRDefault="00B136DC" w:rsidP="008D4BBE">
            <w:pPr>
              <w:tabs>
                <w:tab w:val="center" w:pos="882"/>
                <w:tab w:val="right" w:pos="1764"/>
              </w:tabs>
              <w:jc w:val="center"/>
            </w:pPr>
            <w:r>
              <w:t>RF</w:t>
            </w:r>
            <w:r w:rsidRPr="0095065F">
              <w:t>01</w:t>
            </w:r>
          </w:p>
        </w:tc>
        <w:tc>
          <w:tcPr>
            <w:tcW w:w="7161" w:type="dxa"/>
          </w:tcPr>
          <w:p w14:paraId="7B610063" w14:textId="77777777" w:rsidR="00683548" w:rsidRDefault="00683548" w:rsidP="00683548">
            <w:pPr>
              <w:tabs>
                <w:tab w:val="center" w:pos="882"/>
                <w:tab w:val="right" w:pos="1764"/>
              </w:tabs>
              <w:spacing w:line="276" w:lineRule="auto"/>
              <w:jc w:val="left"/>
            </w:pPr>
            <w:r>
              <w:t>Informações referentes aos alunos (controle de frequência, ocorrência e</w:t>
            </w:r>
          </w:p>
          <w:p w14:paraId="5358D9C3" w14:textId="77777777" w:rsidR="00B136DC" w:rsidRPr="0095065F" w:rsidRDefault="00683548" w:rsidP="00683548">
            <w:pPr>
              <w:tabs>
                <w:tab w:val="center" w:pos="882"/>
                <w:tab w:val="right" w:pos="1764"/>
              </w:tabs>
              <w:spacing w:line="276" w:lineRule="auto"/>
              <w:jc w:val="left"/>
            </w:pPr>
            <w:r>
              <w:t>histórico)</w:t>
            </w:r>
          </w:p>
        </w:tc>
        <w:tc>
          <w:tcPr>
            <w:tcW w:w="897" w:type="dxa"/>
            <w:vAlign w:val="center"/>
          </w:tcPr>
          <w:p w14:paraId="12A6FB2A" w14:textId="77777777" w:rsidR="00B136DC" w:rsidRPr="0095065F" w:rsidRDefault="00683548" w:rsidP="008D4BBE">
            <w:pPr>
              <w:jc w:val="center"/>
              <w:rPr>
                <w:rFonts w:eastAsia="Arial"/>
                <w:color w:val="000000"/>
              </w:rPr>
            </w:pPr>
            <w:r>
              <w:rPr>
                <w:rFonts w:eastAsia="Arial"/>
                <w:color w:val="000000"/>
              </w:rPr>
              <w:t>S</w:t>
            </w:r>
          </w:p>
        </w:tc>
      </w:tr>
      <w:tr w:rsidR="00B136DC" w14:paraId="62242CC3" w14:textId="77777777" w:rsidTr="00B136DC">
        <w:tc>
          <w:tcPr>
            <w:tcW w:w="976" w:type="dxa"/>
            <w:vAlign w:val="center"/>
          </w:tcPr>
          <w:p w14:paraId="74417610" w14:textId="77777777" w:rsidR="00B136DC" w:rsidRPr="0095065F" w:rsidRDefault="00B136DC" w:rsidP="008D4BBE">
            <w:pPr>
              <w:tabs>
                <w:tab w:val="center" w:pos="882"/>
                <w:tab w:val="right" w:pos="1764"/>
              </w:tabs>
              <w:jc w:val="center"/>
            </w:pPr>
            <w:r>
              <w:t>RF</w:t>
            </w:r>
            <w:r w:rsidRPr="0095065F">
              <w:t>02</w:t>
            </w:r>
          </w:p>
        </w:tc>
        <w:tc>
          <w:tcPr>
            <w:tcW w:w="7161" w:type="dxa"/>
          </w:tcPr>
          <w:p w14:paraId="0E5B26B9" w14:textId="77777777"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14:paraId="59E931B1" w14:textId="77777777" w:rsidR="00B136DC" w:rsidRPr="0095065F" w:rsidRDefault="00683548" w:rsidP="008D4BBE">
            <w:pPr>
              <w:jc w:val="center"/>
              <w:rPr>
                <w:rFonts w:eastAsia="Arial"/>
                <w:color w:val="000000"/>
              </w:rPr>
            </w:pPr>
            <w:r>
              <w:rPr>
                <w:rFonts w:eastAsia="Arial"/>
                <w:color w:val="000000"/>
              </w:rPr>
              <w:t>S</w:t>
            </w:r>
          </w:p>
        </w:tc>
      </w:tr>
      <w:tr w:rsidR="00683548" w14:paraId="4362703E" w14:textId="77777777" w:rsidTr="00B136DC">
        <w:tc>
          <w:tcPr>
            <w:tcW w:w="976" w:type="dxa"/>
            <w:vAlign w:val="center"/>
          </w:tcPr>
          <w:p w14:paraId="20D63066" w14:textId="77777777" w:rsidR="00683548" w:rsidRDefault="00683548" w:rsidP="008D4BBE">
            <w:pPr>
              <w:tabs>
                <w:tab w:val="center" w:pos="882"/>
                <w:tab w:val="right" w:pos="1764"/>
              </w:tabs>
              <w:jc w:val="center"/>
            </w:pPr>
            <w:r>
              <w:t>RF03</w:t>
            </w:r>
          </w:p>
        </w:tc>
        <w:tc>
          <w:tcPr>
            <w:tcW w:w="7161" w:type="dxa"/>
          </w:tcPr>
          <w:p w14:paraId="540B80AF" w14:textId="77777777"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14:paraId="5854AC4A" w14:textId="77777777" w:rsidR="00683548" w:rsidRPr="0095065F" w:rsidDel="00683548" w:rsidRDefault="00683548" w:rsidP="008D4BBE">
            <w:pPr>
              <w:jc w:val="center"/>
              <w:rPr>
                <w:rFonts w:eastAsia="Arial"/>
                <w:color w:val="000000"/>
              </w:rPr>
            </w:pPr>
            <w:r>
              <w:rPr>
                <w:rFonts w:eastAsia="Arial"/>
                <w:color w:val="000000"/>
              </w:rPr>
              <w:t>S</w:t>
            </w:r>
          </w:p>
        </w:tc>
      </w:tr>
      <w:tr w:rsidR="00683548" w14:paraId="40950B13" w14:textId="77777777" w:rsidTr="00B136DC">
        <w:tc>
          <w:tcPr>
            <w:tcW w:w="976" w:type="dxa"/>
            <w:vAlign w:val="center"/>
          </w:tcPr>
          <w:p w14:paraId="3278E0CD" w14:textId="77777777" w:rsidR="00683548" w:rsidRDefault="00683548" w:rsidP="008D4BBE">
            <w:pPr>
              <w:tabs>
                <w:tab w:val="center" w:pos="882"/>
                <w:tab w:val="right" w:pos="1764"/>
              </w:tabs>
              <w:jc w:val="center"/>
            </w:pPr>
            <w:r>
              <w:t>RF04</w:t>
            </w:r>
          </w:p>
        </w:tc>
        <w:tc>
          <w:tcPr>
            <w:tcW w:w="7161" w:type="dxa"/>
          </w:tcPr>
          <w:p w14:paraId="6254EFFD" w14:textId="77777777"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14:paraId="6F879CBE" w14:textId="77777777" w:rsidR="00683548" w:rsidRPr="0095065F" w:rsidDel="00683548" w:rsidRDefault="00683548" w:rsidP="008D4BBE">
            <w:pPr>
              <w:jc w:val="center"/>
              <w:rPr>
                <w:rFonts w:eastAsia="Arial"/>
                <w:color w:val="000000"/>
              </w:rPr>
            </w:pPr>
            <w:r>
              <w:rPr>
                <w:rFonts w:eastAsia="Arial"/>
                <w:color w:val="000000"/>
              </w:rPr>
              <w:t>S</w:t>
            </w:r>
          </w:p>
        </w:tc>
      </w:tr>
      <w:tr w:rsidR="00F760B4" w14:paraId="0DA50DAE" w14:textId="77777777" w:rsidTr="00B136DC">
        <w:trPr>
          <w:ins w:id="679" w:author="User" w:date="2014-09-15T22:50:00Z"/>
        </w:trPr>
        <w:tc>
          <w:tcPr>
            <w:tcW w:w="976" w:type="dxa"/>
            <w:vAlign w:val="center"/>
          </w:tcPr>
          <w:p w14:paraId="30D6C107" w14:textId="77777777" w:rsidR="00F760B4" w:rsidRDefault="00CE116A" w:rsidP="008D4BBE">
            <w:pPr>
              <w:tabs>
                <w:tab w:val="center" w:pos="882"/>
                <w:tab w:val="right" w:pos="1764"/>
              </w:tabs>
              <w:jc w:val="center"/>
              <w:rPr>
                <w:ins w:id="680" w:author="User" w:date="2014-09-15T22:50:00Z"/>
              </w:rPr>
            </w:pPr>
            <w:ins w:id="681" w:author="Ana Paula S" w:date="2014-09-22T20:43:00Z">
              <w:r>
                <w:t>RF05</w:t>
              </w:r>
            </w:ins>
          </w:p>
        </w:tc>
        <w:tc>
          <w:tcPr>
            <w:tcW w:w="7161" w:type="dxa"/>
          </w:tcPr>
          <w:p w14:paraId="39B7FD50" w14:textId="77777777" w:rsidR="00F760B4" w:rsidRPr="00683548" w:rsidRDefault="00CE116A" w:rsidP="008D4BBE">
            <w:pPr>
              <w:tabs>
                <w:tab w:val="center" w:pos="882"/>
                <w:tab w:val="right" w:pos="1764"/>
              </w:tabs>
              <w:spacing w:line="276" w:lineRule="auto"/>
              <w:jc w:val="left"/>
              <w:rPr>
                <w:ins w:id="682" w:author="User" w:date="2014-09-15T22:50:00Z"/>
              </w:rPr>
            </w:pPr>
            <w:ins w:id="683" w:author="Ana Paula S" w:date="2014-09-22T20:43:00Z">
              <w:r>
                <w:t>Um ambiente de acesso exclusivo para os professores, para que possam publicar trabalho</w:t>
              </w:r>
            </w:ins>
            <w:ins w:id="684" w:author="Ana Paula S" w:date="2014-09-22T20:44:00Z">
              <w:r>
                <w:t>s</w:t>
              </w:r>
            </w:ins>
            <w:ins w:id="685" w:author="Ana Paula S" w:date="2014-09-22T20:43:00Z">
              <w:r>
                <w:t>, provas</w:t>
              </w:r>
            </w:ins>
            <w:ins w:id="686" w:author="Ana Paula S" w:date="2014-09-22T20:44:00Z">
              <w:r>
                <w:t xml:space="preserve"> e frequências dos alunos</w:t>
              </w:r>
            </w:ins>
          </w:p>
        </w:tc>
        <w:tc>
          <w:tcPr>
            <w:tcW w:w="897" w:type="dxa"/>
            <w:vAlign w:val="center"/>
          </w:tcPr>
          <w:p w14:paraId="627DC2BF" w14:textId="77777777" w:rsidR="00F760B4" w:rsidRDefault="00F760B4" w:rsidP="008D4BBE">
            <w:pPr>
              <w:jc w:val="center"/>
              <w:rPr>
                <w:ins w:id="687" w:author="User" w:date="2014-09-15T22:50:00Z"/>
                <w:rFonts w:eastAsia="Arial"/>
                <w:color w:val="000000"/>
              </w:rPr>
            </w:pPr>
            <w:ins w:id="688" w:author="User" w:date="2014-09-15T22:50:00Z">
              <w:del w:id="689" w:author="Ana Paula S" w:date="2014-09-22T20:44:00Z">
                <w:r w:rsidDel="00CE116A">
                  <w:rPr>
                    <w:rFonts w:eastAsia="Arial"/>
                    <w:color w:val="000000"/>
                  </w:rPr>
                  <w:delText>n</w:delText>
                </w:r>
              </w:del>
            </w:ins>
            <w:ins w:id="690" w:author="Ana Paula S" w:date="2014-09-22T20:44:00Z">
              <w:r w:rsidR="00CE116A">
                <w:rPr>
                  <w:rFonts w:eastAsia="Arial"/>
                  <w:color w:val="000000"/>
                </w:rPr>
                <w:t>S</w:t>
              </w:r>
            </w:ins>
          </w:p>
        </w:tc>
      </w:tr>
      <w:tr w:rsidR="00F760B4" w14:paraId="39E43061" w14:textId="77777777" w:rsidTr="00B136DC">
        <w:trPr>
          <w:ins w:id="691" w:author="User" w:date="2014-09-15T22:50:00Z"/>
        </w:trPr>
        <w:tc>
          <w:tcPr>
            <w:tcW w:w="976" w:type="dxa"/>
            <w:vAlign w:val="center"/>
          </w:tcPr>
          <w:p w14:paraId="100A7C18" w14:textId="77777777" w:rsidR="00F760B4" w:rsidRDefault="00CE116A" w:rsidP="00CE116A">
            <w:pPr>
              <w:tabs>
                <w:tab w:val="center" w:pos="882"/>
                <w:tab w:val="right" w:pos="1764"/>
              </w:tabs>
              <w:rPr>
                <w:ins w:id="692" w:author="User" w:date="2014-09-15T22:50:00Z"/>
              </w:rPr>
              <w:pPrChange w:id="693" w:author="Ana Paula S" w:date="2014-09-22T20:46:00Z">
                <w:pPr>
                  <w:tabs>
                    <w:tab w:val="center" w:pos="882"/>
                    <w:tab w:val="right" w:pos="1764"/>
                  </w:tabs>
                  <w:jc w:val="center"/>
                </w:pPr>
              </w:pPrChange>
            </w:pPr>
            <w:ins w:id="694" w:author="Ana Paula S" w:date="2014-09-22T20:45:00Z">
              <w:r>
                <w:t xml:space="preserve">  RF06</w:t>
              </w:r>
            </w:ins>
            <w:ins w:id="695" w:author="User" w:date="2014-09-15T22:50:00Z">
              <w:del w:id="696" w:author="Ana Paula S" w:date="2014-09-22T20:45:00Z">
                <w:r w:rsidR="00F760B4" w:rsidDel="00CE116A">
                  <w:delText>n</w:delText>
                </w:r>
              </w:del>
            </w:ins>
          </w:p>
        </w:tc>
        <w:tc>
          <w:tcPr>
            <w:tcW w:w="7161" w:type="dxa"/>
          </w:tcPr>
          <w:p w14:paraId="7D475AD0" w14:textId="77777777" w:rsidR="00F760B4" w:rsidRPr="00683548" w:rsidRDefault="00CE116A" w:rsidP="008D4BBE">
            <w:pPr>
              <w:tabs>
                <w:tab w:val="center" w:pos="882"/>
                <w:tab w:val="right" w:pos="1764"/>
              </w:tabs>
              <w:spacing w:line="276" w:lineRule="auto"/>
              <w:jc w:val="left"/>
              <w:rPr>
                <w:ins w:id="697" w:author="User" w:date="2014-09-15T22:50:00Z"/>
              </w:rPr>
            </w:pPr>
            <w:ins w:id="698" w:author="Ana Paula S" w:date="2014-09-22T20:45:00Z">
              <w:r>
                <w:t>Relatórios para consulta dos gestores</w:t>
              </w:r>
            </w:ins>
          </w:p>
        </w:tc>
        <w:tc>
          <w:tcPr>
            <w:tcW w:w="897" w:type="dxa"/>
            <w:vAlign w:val="center"/>
          </w:tcPr>
          <w:p w14:paraId="3573E34F" w14:textId="77777777" w:rsidR="00F760B4" w:rsidRDefault="00F760B4" w:rsidP="008D4BBE">
            <w:pPr>
              <w:jc w:val="center"/>
              <w:rPr>
                <w:ins w:id="699" w:author="User" w:date="2014-09-15T22:50:00Z"/>
                <w:rFonts w:eastAsia="Arial"/>
                <w:color w:val="000000"/>
              </w:rPr>
            </w:pPr>
            <w:ins w:id="700" w:author="User" w:date="2014-09-15T22:50:00Z">
              <w:del w:id="701" w:author="Ana Paula S" w:date="2014-09-22T20:45:00Z">
                <w:r w:rsidDel="00CE116A">
                  <w:rPr>
                    <w:rFonts w:eastAsia="Arial"/>
                    <w:color w:val="000000"/>
                  </w:rPr>
                  <w:delText>n</w:delText>
                </w:r>
              </w:del>
            </w:ins>
            <w:ins w:id="702" w:author="Ana Paula S" w:date="2014-09-22T20:45:00Z">
              <w:r w:rsidR="00CE116A">
                <w:rPr>
                  <w:rFonts w:eastAsia="Arial"/>
                  <w:color w:val="000000"/>
                </w:rPr>
                <w:t>S</w:t>
              </w:r>
            </w:ins>
          </w:p>
        </w:tc>
      </w:tr>
      <w:tr w:rsidR="00CE116A" w14:paraId="63E478E8" w14:textId="77777777" w:rsidTr="00B136DC">
        <w:trPr>
          <w:ins w:id="703" w:author="Ana Paula S" w:date="2014-09-22T20:46:00Z"/>
        </w:trPr>
        <w:tc>
          <w:tcPr>
            <w:tcW w:w="976" w:type="dxa"/>
            <w:vAlign w:val="center"/>
          </w:tcPr>
          <w:p w14:paraId="0220DB8C" w14:textId="77777777" w:rsidR="00CE116A" w:rsidRDefault="00CE116A" w:rsidP="00CE116A">
            <w:pPr>
              <w:tabs>
                <w:tab w:val="center" w:pos="882"/>
                <w:tab w:val="right" w:pos="1764"/>
              </w:tabs>
              <w:rPr>
                <w:ins w:id="704" w:author="Ana Paula S" w:date="2014-09-22T20:46:00Z"/>
              </w:rPr>
            </w:pPr>
            <w:ins w:id="705" w:author="Ana Paula S" w:date="2014-09-22T20:46:00Z">
              <w:r>
                <w:t xml:space="preserve">  RF07</w:t>
              </w:r>
            </w:ins>
          </w:p>
        </w:tc>
        <w:tc>
          <w:tcPr>
            <w:tcW w:w="7161" w:type="dxa"/>
          </w:tcPr>
          <w:p w14:paraId="41934953" w14:textId="77777777" w:rsidR="00CE116A" w:rsidRDefault="00CE116A" w:rsidP="008D4BBE">
            <w:pPr>
              <w:tabs>
                <w:tab w:val="center" w:pos="882"/>
                <w:tab w:val="right" w:pos="1764"/>
              </w:tabs>
              <w:spacing w:line="276" w:lineRule="auto"/>
              <w:jc w:val="left"/>
              <w:rPr>
                <w:ins w:id="706" w:author="Ana Paula S" w:date="2014-09-22T20:46:00Z"/>
              </w:rPr>
            </w:pPr>
            <w:ins w:id="707" w:author="Ana Paula S" w:date="2014-09-22T20:46:00Z">
              <w:r>
                <w:t>Ambiente dos pais para consulta das atividades dos seus filhos</w:t>
              </w:r>
            </w:ins>
          </w:p>
        </w:tc>
        <w:tc>
          <w:tcPr>
            <w:tcW w:w="897" w:type="dxa"/>
            <w:vAlign w:val="center"/>
          </w:tcPr>
          <w:p w14:paraId="4A70C939" w14:textId="77777777" w:rsidR="00CE116A" w:rsidDel="00CE116A" w:rsidRDefault="00CE116A" w:rsidP="008D4BBE">
            <w:pPr>
              <w:jc w:val="center"/>
              <w:rPr>
                <w:ins w:id="708" w:author="Ana Paula S" w:date="2014-09-22T20:46:00Z"/>
                <w:rFonts w:eastAsia="Arial"/>
                <w:color w:val="000000"/>
              </w:rPr>
            </w:pPr>
            <w:ins w:id="709" w:author="Ana Paula S" w:date="2014-09-22T20:47:00Z">
              <w:r>
                <w:rPr>
                  <w:rFonts w:eastAsia="Arial"/>
                  <w:color w:val="000000"/>
                </w:rPr>
                <w:t>S</w:t>
              </w:r>
            </w:ins>
          </w:p>
        </w:tc>
      </w:tr>
    </w:tbl>
    <w:p w14:paraId="4EFF3705" w14:textId="77777777" w:rsidR="00B136DC" w:rsidRDefault="00B136DC" w:rsidP="00B136DC">
      <w:pPr>
        <w:pStyle w:val="Corpodetexto"/>
      </w:pPr>
    </w:p>
    <w:p w14:paraId="2FEE9362" w14:textId="77777777" w:rsidR="001B2DB6" w:rsidRPr="001B2DB6" w:rsidRDefault="001B2DB6" w:rsidP="001B2DB6">
      <w:pPr>
        <w:rPr>
          <w:color w:val="0000FF"/>
        </w:rPr>
      </w:pPr>
    </w:p>
    <w:p w14:paraId="6E98E4E6" w14:textId="77777777" w:rsidR="003234FD" w:rsidRDefault="003234FD" w:rsidP="003234FD">
      <w:pPr>
        <w:pStyle w:val="Ttulo2"/>
        <w:rPr>
          <w:ins w:id="710" w:author="lfernandobra" w:date="2014-08-31T19:00:00Z"/>
        </w:rPr>
      </w:pPr>
      <w:bookmarkStart w:id="711" w:name="_Toc512930919"/>
      <w:bookmarkStart w:id="712" w:name="_Toc452813602"/>
      <w:bookmarkStart w:id="713" w:name="_Toc436203408"/>
      <w:bookmarkStart w:id="714" w:name="_Toc18208278"/>
      <w:bookmarkStart w:id="715" w:name="_Toc399178763"/>
      <w:commentRangeStart w:id="716"/>
      <w:r>
        <w:lastRenderedPageBreak/>
        <w:t xml:space="preserve">Requisitos </w:t>
      </w:r>
      <w:r w:rsidR="00BF10CB">
        <w:t xml:space="preserve">Não Funcionais </w:t>
      </w:r>
      <w:r>
        <w:t>do Produto</w:t>
      </w:r>
      <w:bookmarkEnd w:id="711"/>
      <w:bookmarkEnd w:id="712"/>
      <w:bookmarkEnd w:id="713"/>
      <w:bookmarkEnd w:id="714"/>
      <w:commentRangeEnd w:id="716"/>
      <w:r w:rsidR="00435E0A" w:rsidRPr="00572016">
        <w:rPr>
          <w:rPrChange w:id="717" w:author="Ana Paula S" w:date="2014-09-22T21:19:00Z">
            <w:rPr>
              <w:rStyle w:val="Refdecomentrio"/>
              <w:rFonts w:cs="Times New Roman"/>
              <w:b w:val="0"/>
              <w:bCs w:val="0"/>
            </w:rPr>
          </w:rPrChange>
        </w:rPr>
        <w:commentReference w:id="716"/>
      </w:r>
      <w:bookmarkEnd w:id="715"/>
    </w:p>
    <w:p w14:paraId="7A9244A3" w14:textId="77777777" w:rsidR="004B4BAA" w:rsidRDefault="00683548">
      <w:pPr>
        <w:pPrChange w:id="718" w:author="lfernandobra" w:date="2014-08-31T19:00:00Z">
          <w:pPr>
            <w:pStyle w:val="Ttulo2"/>
          </w:pPr>
        </w:pPrChange>
      </w:pPr>
      <w:ins w:id="719" w:author="lfernandobra" w:date="2014-08-31T19:03:00Z">
        <w:r>
          <w:object w:dxaOrig="8758" w:dyaOrig="6351" w14:anchorId="645998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317.25pt" o:ole="">
              <v:imagedata r:id="rId14" o:title=""/>
            </v:shape>
            <o:OLEObject Type="Embed" ProgID="Word.Document.12" ShapeID="_x0000_i1025" DrawAspect="Content" ObjectID="_1472927518" r:id="rId15">
              <o:FieldCodes>\s</o:FieldCodes>
            </o:OLEObject>
          </w:object>
        </w:r>
      </w:ins>
    </w:p>
    <w:p w14:paraId="58600F6F" w14:textId="77777777" w:rsidR="00301E38" w:rsidRDefault="00BF10CB" w:rsidP="001B2DB6">
      <w:pPr>
        <w:pStyle w:val="Ttulo1"/>
      </w:pPr>
      <w:bookmarkStart w:id="720" w:name="_Toc399178764"/>
      <w:r>
        <w:lastRenderedPageBreak/>
        <w:t>Análise dos</w:t>
      </w:r>
      <w:r w:rsidR="00C31BDA">
        <w:t xml:space="preserve"> Requisitos</w:t>
      </w:r>
      <w:bookmarkEnd w:id="720"/>
    </w:p>
    <w:p w14:paraId="783CF6A7" w14:textId="77777777" w:rsidR="00301E38" w:rsidRDefault="00301E38">
      <w:pPr>
        <w:pStyle w:val="Ttulo2"/>
      </w:pPr>
      <w:bookmarkStart w:id="721" w:name="_Toc399178765"/>
      <w:r>
        <w:t>Diagrama de Casos de Uso</w:t>
      </w:r>
      <w:bookmarkEnd w:id="721"/>
    </w:p>
    <w:p w14:paraId="55CF62FF" w14:textId="77777777" w:rsidR="005F0468" w:rsidRDefault="004B4BAA">
      <w:pPr>
        <w:spacing w:line="240" w:lineRule="auto"/>
        <w:jc w:val="left"/>
        <w:rPr>
          <w:ins w:id="722" w:author="lfernandobra" w:date="2014-09-13T11:23:00Z"/>
          <w:rFonts w:eastAsia="Batang"/>
          <w:color w:val="0000FF"/>
        </w:rPr>
      </w:pPr>
      <w:ins w:id="723" w:author="lfernandobra" w:date="2014-09-13T11:22:00Z">
        <w:r>
          <w:rPr>
            <w:rFonts w:eastAsia="Batang"/>
            <w:noProof/>
            <w:color w:val="0000FF"/>
            <w:rPrChange w:id="724" w:author="Unknown">
              <w:rPr>
                <w:rFonts w:cs="Arial"/>
                <w:b/>
                <w:bCs/>
                <w:noProof/>
                <w:sz w:val="28"/>
                <w:szCs w:val="28"/>
              </w:rPr>
            </w:rPrChange>
          </w:rPr>
          <w:drawing>
            <wp:inline distT="0" distB="0" distL="0" distR="0" wp14:anchorId="031BB372" wp14:editId="58BFD03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ins>
    </w:p>
    <w:p w14:paraId="1015B412" w14:textId="77777777" w:rsidR="005F0468" w:rsidRDefault="004B4BAA">
      <w:pPr>
        <w:spacing w:line="240" w:lineRule="auto"/>
        <w:jc w:val="left"/>
        <w:rPr>
          <w:ins w:id="725" w:author="lfernandobra" w:date="2014-09-13T11:23:00Z"/>
          <w:rFonts w:eastAsia="Batang"/>
          <w:color w:val="0000FF"/>
        </w:rPr>
      </w:pPr>
      <w:ins w:id="726" w:author="lfernandobra" w:date="2014-09-13T11:23:00Z">
        <w:r>
          <w:rPr>
            <w:rFonts w:eastAsia="Batang"/>
            <w:noProof/>
            <w:color w:val="0000FF"/>
            <w:rPrChange w:id="727" w:author="Unknown">
              <w:rPr>
                <w:rFonts w:cs="Arial"/>
                <w:b/>
                <w:bCs/>
                <w:noProof/>
                <w:sz w:val="28"/>
                <w:szCs w:val="28"/>
              </w:rPr>
            </w:rPrChange>
          </w:rPr>
          <w:lastRenderedPageBreak/>
          <w:drawing>
            <wp:inline distT="0" distB="0" distL="0" distR="0" wp14:anchorId="51A2AEFC" wp14:editId="691FD974">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ins>
    </w:p>
    <w:p w14:paraId="2BA9CB71" w14:textId="77777777" w:rsidR="005F0468" w:rsidRDefault="004B4BAA">
      <w:pPr>
        <w:spacing w:line="240" w:lineRule="auto"/>
        <w:jc w:val="left"/>
        <w:rPr>
          <w:ins w:id="728" w:author="lfernandobra" w:date="2014-09-13T11:24:00Z"/>
          <w:rFonts w:eastAsia="Batang"/>
          <w:color w:val="0000FF"/>
        </w:rPr>
      </w:pPr>
      <w:ins w:id="729" w:author="lfernandobra" w:date="2014-09-13T11:24:00Z">
        <w:r>
          <w:rPr>
            <w:rFonts w:eastAsia="Batang"/>
            <w:noProof/>
            <w:color w:val="0000FF"/>
            <w:rPrChange w:id="730" w:author="Unknown">
              <w:rPr>
                <w:rFonts w:cs="Arial"/>
                <w:b/>
                <w:bCs/>
                <w:noProof/>
                <w:sz w:val="28"/>
                <w:szCs w:val="28"/>
              </w:rPr>
            </w:rPrChange>
          </w:rPr>
          <w:lastRenderedPageBreak/>
          <w:drawing>
            <wp:inline distT="0" distB="0" distL="0" distR="0" wp14:anchorId="05E6242A" wp14:editId="69061DBF">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ins>
    </w:p>
    <w:p w14:paraId="2BEE6AAB" w14:textId="77777777" w:rsidR="005F0468" w:rsidRDefault="004B4BAA">
      <w:pPr>
        <w:spacing w:line="240" w:lineRule="auto"/>
        <w:jc w:val="left"/>
        <w:rPr>
          <w:ins w:id="731" w:author="lfernandobra" w:date="2014-09-13T11:26:00Z"/>
          <w:rFonts w:eastAsia="Batang"/>
          <w:color w:val="0000FF"/>
        </w:rPr>
      </w:pPr>
      <w:ins w:id="732" w:author="lfernandobra" w:date="2014-09-13T11:39:00Z">
        <w:r>
          <w:rPr>
            <w:rFonts w:eastAsia="Batang"/>
            <w:noProof/>
            <w:color w:val="0000FF"/>
            <w:rPrChange w:id="733" w:author="Unknown">
              <w:rPr>
                <w:rFonts w:cs="Arial"/>
                <w:b/>
                <w:bCs/>
                <w:noProof/>
                <w:sz w:val="28"/>
                <w:szCs w:val="28"/>
              </w:rPr>
            </w:rPrChange>
          </w:rPr>
          <w:lastRenderedPageBreak/>
          <w:drawing>
            <wp:inline distT="0" distB="0" distL="0" distR="0" wp14:anchorId="2AB014F6" wp14:editId="4020DC69">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ins>
    </w:p>
    <w:p w14:paraId="747EF9EF" w14:textId="77777777" w:rsidR="00E9228C" w:rsidRDefault="004B4BAA">
      <w:pPr>
        <w:spacing w:line="240" w:lineRule="auto"/>
        <w:jc w:val="left"/>
        <w:rPr>
          <w:rFonts w:cs="Arial"/>
          <w:b/>
          <w:bCs/>
          <w:sz w:val="28"/>
          <w:szCs w:val="28"/>
        </w:rPr>
      </w:pPr>
      <w:ins w:id="734" w:author="lfernandobra" w:date="2014-09-13T11:28:00Z">
        <w:r>
          <w:rPr>
            <w:rFonts w:eastAsia="Batang"/>
            <w:noProof/>
            <w:color w:val="0000FF"/>
            <w:rPrChange w:id="735" w:author="Unknown">
              <w:rPr>
                <w:rFonts w:cs="Arial"/>
                <w:b/>
                <w:bCs/>
                <w:noProof/>
                <w:sz w:val="28"/>
                <w:szCs w:val="28"/>
              </w:rPr>
            </w:rPrChange>
          </w:rPr>
          <w:lastRenderedPageBreak/>
          <w:drawing>
            <wp:inline distT="0" distB="0" distL="0" distR="0" wp14:anchorId="47B48714" wp14:editId="73AEE96C">
              <wp:extent cx="5940425" cy="71240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ins>
      <w:r w:rsidR="00E9228C">
        <w:br w:type="page"/>
      </w:r>
    </w:p>
    <w:p w14:paraId="46474188" w14:textId="77777777" w:rsidR="00E370D6" w:rsidRDefault="00E370D6" w:rsidP="00E370D6">
      <w:pPr>
        <w:pStyle w:val="Ttulo2"/>
      </w:pPr>
      <w:bookmarkStart w:id="736" w:name="_Toc399178766"/>
      <w:r>
        <w:lastRenderedPageBreak/>
        <w:t>Descrição dos Atores</w:t>
      </w:r>
      <w:bookmarkEnd w:id="736"/>
    </w:p>
    <w:p w14:paraId="36A9D40D" w14:textId="77777777" w:rsidR="00B6376F" w:rsidRPr="00E370D6" w:rsidDel="00572016" w:rsidRDefault="00E370D6" w:rsidP="00B6376F">
      <w:pPr>
        <w:pStyle w:val="Legenda"/>
        <w:rPr>
          <w:del w:id="737" w:author="Ana Paula S" w:date="2014-09-22T21:22:00Z"/>
        </w:rPr>
      </w:pPr>
      <w:bookmarkStart w:id="738" w:name="_Toc348899625"/>
      <w:del w:id="739" w:author="Ana Paula S" w:date="2014-09-22T21:22:00Z">
        <w:r w:rsidDel="00572016">
          <w:delText xml:space="preserve">Tabela </w:delText>
        </w:r>
        <w:r w:rsidR="00CB02DC" w:rsidDel="00572016">
          <w:fldChar w:fldCharType="begin"/>
        </w:r>
        <w:r w:rsidR="006C723A" w:rsidDel="00572016">
          <w:delInstrText xml:space="preserve"> SEQ Tabela \* ARABIC </w:delInstrText>
        </w:r>
        <w:r w:rsidR="00CB02DC" w:rsidDel="00572016">
          <w:fldChar w:fldCharType="separate"/>
        </w:r>
      </w:del>
      <w:del w:id="740" w:author="Ana Paula S" w:date="2014-09-22T21:17:00Z">
        <w:r w:rsidR="00D8284F" w:rsidDel="00572016">
          <w:rPr>
            <w:noProof/>
          </w:rPr>
          <w:delText>1</w:delText>
        </w:r>
      </w:del>
      <w:del w:id="741" w:author="Ana Paula S" w:date="2014-09-22T21:22:00Z">
        <w:r w:rsidR="00CB02DC" w:rsidDel="00572016">
          <w:rPr>
            <w:noProof/>
          </w:rPr>
          <w:fldChar w:fldCharType="end"/>
        </w:r>
        <w:r w:rsidDel="00572016">
          <w:delText xml:space="preserve"> </w:delText>
        </w:r>
      </w:del>
      <w:del w:id="742" w:author="Ana Paula S" w:date="2014-09-22T21:21:00Z">
        <w:r w:rsidDel="00572016">
          <w:delText>Ato</w:delText>
        </w:r>
        <w:r w:rsidR="004B7BC2" w:rsidDel="00572016">
          <w:delText>r</w:delText>
        </w:r>
        <w:r w:rsidDel="00572016">
          <w:delText>es presentes no sistema</w:delText>
        </w:r>
      </w:del>
      <w:bookmarkEnd w:id="738"/>
    </w:p>
    <w:p w14:paraId="2C38C1CD" w14:textId="77777777" w:rsidR="00572016" w:rsidRDefault="00572016" w:rsidP="00572016">
      <w:pPr>
        <w:pStyle w:val="Legenda"/>
        <w:keepNext/>
        <w:rPr>
          <w:ins w:id="743" w:author="Ana Paula S" w:date="2014-09-22T21:22:00Z"/>
        </w:rPr>
        <w:pPrChange w:id="744" w:author="Ana Paula S" w:date="2014-09-22T21:22:00Z">
          <w:pPr/>
        </w:pPrChange>
      </w:pPr>
      <w:ins w:id="745" w:author="Ana Paula S" w:date="2014-09-22T21:22:00Z">
        <w:r>
          <w:t xml:space="preserve">Tabela </w:t>
        </w:r>
        <w:r>
          <w:fldChar w:fldCharType="begin"/>
        </w:r>
        <w:r>
          <w:instrText xml:space="preserve"> SEQ Tabela \* ARABIC </w:instrText>
        </w:r>
      </w:ins>
      <w:r>
        <w:fldChar w:fldCharType="separate"/>
      </w:r>
      <w:ins w:id="746" w:author="Ana Paula S" w:date="2014-09-22T21:22:00Z">
        <w:r>
          <w:rPr>
            <w:noProof/>
          </w:rPr>
          <w:t>3</w:t>
        </w:r>
        <w:r>
          <w:fldChar w:fldCharType="end"/>
        </w:r>
        <w:r>
          <w:t xml:space="preserve"> </w:t>
        </w:r>
        <w:r w:rsidRPr="003E155E">
          <w:t>Atores presentes no sistema</w: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14:paraId="33301678" w14:textId="77777777" w:rsidTr="00F8485C">
        <w:trPr>
          <w:trHeight w:val="418"/>
        </w:trPr>
        <w:tc>
          <w:tcPr>
            <w:tcW w:w="3085" w:type="dxa"/>
            <w:shd w:val="clear" w:color="auto" w:fill="0D0D0D"/>
          </w:tcPr>
          <w:p w14:paraId="186FAF77" w14:textId="77777777" w:rsidR="00B6376F" w:rsidRDefault="00B6376F" w:rsidP="00466EB5">
            <w:r>
              <w:t>Ator</w:t>
            </w:r>
          </w:p>
        </w:tc>
        <w:tc>
          <w:tcPr>
            <w:tcW w:w="5528" w:type="dxa"/>
            <w:shd w:val="clear" w:color="auto" w:fill="0D0D0D"/>
          </w:tcPr>
          <w:p w14:paraId="0FAB217B" w14:textId="77777777" w:rsidR="00B6376F" w:rsidRDefault="00B6376F" w:rsidP="00466EB5">
            <w:r>
              <w:t>Descrição</w:t>
            </w:r>
          </w:p>
        </w:tc>
      </w:tr>
      <w:tr w:rsidR="00B6376F" w14:paraId="0AAC87E2" w14:textId="77777777" w:rsidTr="00F8485C">
        <w:trPr>
          <w:trHeight w:val="430"/>
        </w:trPr>
        <w:tc>
          <w:tcPr>
            <w:tcW w:w="3085" w:type="dxa"/>
          </w:tcPr>
          <w:p w14:paraId="56DAC891" w14:textId="77777777" w:rsidR="004B4BAA" w:rsidRDefault="00B6376F">
            <w:pPr>
              <w:jc w:val="center"/>
            </w:pPr>
            <w:r w:rsidRPr="003A34EB">
              <w:t>Aluno</w:t>
            </w:r>
          </w:p>
        </w:tc>
        <w:tc>
          <w:tcPr>
            <w:tcW w:w="5528" w:type="dxa"/>
          </w:tcPr>
          <w:p w14:paraId="224D4DC0" w14:textId="77777777" w:rsidR="00B6376F" w:rsidRPr="003A34EB" w:rsidRDefault="00B6376F">
            <w:r>
              <w:t>Visualiza</w:t>
            </w:r>
            <w:r w:rsidRPr="003A34EB">
              <w:t xml:space="preserve"> seu boletim</w:t>
            </w:r>
            <w:r w:rsidR="00F8485C">
              <w:t xml:space="preserve"> e tarefas </w:t>
            </w:r>
            <w:del w:id="747" w:author="Ana Paula S" w:date="2014-09-22T20:54:00Z">
              <w:r w:rsidR="00F8485C" w:rsidDel="00C10A58">
                <w:delText>atribuidas</w:delText>
              </w:r>
            </w:del>
            <w:ins w:id="748" w:author="Ana Paula S" w:date="2014-09-22T20:54:00Z">
              <w:r w:rsidR="00C10A58">
                <w:t>atribuídas</w:t>
              </w:r>
            </w:ins>
            <w:r w:rsidR="00F8485C">
              <w:t xml:space="preserve"> a ele.</w:t>
            </w:r>
          </w:p>
        </w:tc>
      </w:tr>
      <w:tr w:rsidR="00B6376F" w14:paraId="5BBD5155" w14:textId="77777777" w:rsidTr="00F8485C">
        <w:trPr>
          <w:trHeight w:val="467"/>
        </w:trPr>
        <w:tc>
          <w:tcPr>
            <w:tcW w:w="3085" w:type="dxa"/>
          </w:tcPr>
          <w:p w14:paraId="17E5A75F" w14:textId="77777777" w:rsidR="004B4BAA" w:rsidRDefault="00454C69">
            <w:pPr>
              <w:jc w:val="center"/>
            </w:pPr>
            <w:r>
              <w:t>Responsável</w:t>
            </w:r>
          </w:p>
        </w:tc>
        <w:tc>
          <w:tcPr>
            <w:tcW w:w="5528" w:type="dxa"/>
          </w:tcPr>
          <w:p w14:paraId="605298D0" w14:textId="77777777" w:rsidR="00F8485C" w:rsidRDefault="00F8485C" w:rsidP="00466EB5">
            <w:r>
              <w:t xml:space="preserve">Visualizar </w:t>
            </w:r>
            <w:del w:id="749" w:author="Ana Paula S" w:date="2014-09-22T20:54:00Z">
              <w:r w:rsidDel="00C10A58">
                <w:delText>boletim ,</w:delText>
              </w:r>
            </w:del>
            <w:ins w:id="750" w:author="Ana Paula S" w:date="2014-09-22T20:54:00Z">
              <w:r w:rsidR="00C10A58">
                <w:t xml:space="preserve">boletim, </w:t>
              </w:r>
            </w:ins>
            <w:r>
              <w:t>tarefas e ocorrências do seu filho.</w:t>
            </w:r>
          </w:p>
        </w:tc>
      </w:tr>
      <w:tr w:rsidR="00B6376F" w14:paraId="61EEB637" w14:textId="77777777" w:rsidTr="00F8485C">
        <w:trPr>
          <w:trHeight w:val="974"/>
        </w:trPr>
        <w:tc>
          <w:tcPr>
            <w:tcW w:w="3085" w:type="dxa"/>
          </w:tcPr>
          <w:p w14:paraId="08E607B1" w14:textId="77777777" w:rsidR="004B4BAA" w:rsidRDefault="00B6376F">
            <w:pPr>
              <w:jc w:val="center"/>
            </w:pPr>
            <w:r>
              <w:t>Professor</w:t>
            </w:r>
          </w:p>
        </w:tc>
        <w:tc>
          <w:tcPr>
            <w:tcW w:w="5528" w:type="dxa"/>
          </w:tcPr>
          <w:p w14:paraId="7BC1D4A8" w14:textId="77777777" w:rsidR="00C10A58" w:rsidRDefault="00B6376F">
            <w:pPr>
              <w:rPr>
                <w:ins w:id="751" w:author="Ana Paula S" w:date="2014-09-22T20:55:00Z"/>
              </w:rPr>
            </w:pPr>
            <w:r>
              <w:t>Inser</w:t>
            </w:r>
            <w:r w:rsidR="00F8485C">
              <w:t>ir</w:t>
            </w:r>
            <w:del w:id="752" w:author="Ana Paula S" w:date="2014-09-22T20:55:00Z">
              <w:r w:rsidDel="00C10A58">
                <w:delText>,</w:delText>
              </w:r>
            </w:del>
            <w:ins w:id="753" w:author="Ana Paula S" w:date="2014-09-22T20:56:00Z">
              <w:r w:rsidR="00C10A58">
                <w:t xml:space="preserve">: </w:t>
              </w:r>
            </w:ins>
            <w:ins w:id="754" w:author="Ana Paula S" w:date="2014-09-22T20:54:00Z">
              <w:r w:rsidR="00C10A58">
                <w:t xml:space="preserve"> </w:t>
              </w:r>
            </w:ins>
            <w:ins w:id="755" w:author="Ana Paula S" w:date="2014-09-22T20:56:00Z">
              <w:r w:rsidR="00C10A58">
                <w:t>tarefas, boletins e ocorrência da turma.</w:t>
              </w:r>
            </w:ins>
          </w:p>
          <w:p w14:paraId="56083C8C" w14:textId="77777777" w:rsidR="00B6376F" w:rsidRDefault="00B6376F" w:rsidP="00C10A58">
            <w:pPr>
              <w:rPr>
                <w:ins w:id="756" w:author="Ana Paula S" w:date="2014-09-22T20:56:00Z"/>
              </w:rPr>
              <w:pPrChange w:id="757" w:author="Ana Paula S" w:date="2014-09-22T20:56:00Z">
                <w:pPr/>
              </w:pPrChange>
            </w:pPr>
            <w:r>
              <w:t>Visualiza</w:t>
            </w:r>
            <w:r w:rsidR="00F8485C">
              <w:t>r</w:t>
            </w:r>
            <w:del w:id="758" w:author="Ana Paula S" w:date="2014-09-22T20:56:00Z">
              <w:r w:rsidDel="00C10A58">
                <w:delText xml:space="preserve"> e Edita</w:delText>
              </w:r>
              <w:r w:rsidR="00F8485C" w:rsidDel="00C10A58">
                <w:delText>r</w:delText>
              </w:r>
              <w:r w:rsidDel="00C10A58">
                <w:delText xml:space="preserve"> </w:delText>
              </w:r>
            </w:del>
            <w:r w:rsidR="00F8485C">
              <w:t>:</w:t>
            </w:r>
            <w:r>
              <w:t xml:space="preserve"> tarefas, </w:t>
            </w:r>
            <w:r w:rsidR="00F8485C">
              <w:t>boletins</w:t>
            </w:r>
            <w:r>
              <w:t xml:space="preserve"> </w:t>
            </w:r>
            <w:r w:rsidR="00F8485C">
              <w:t>e ocorrência da turma</w:t>
            </w:r>
            <w:r>
              <w:t>.</w:t>
            </w:r>
          </w:p>
          <w:p w14:paraId="1507A918" w14:textId="77777777" w:rsidR="00C10A58" w:rsidRDefault="00C10A58" w:rsidP="00C10A58">
            <w:pPr>
              <w:pPrChange w:id="759" w:author="Ana Paula S" w:date="2014-09-22T20:56:00Z">
                <w:pPr/>
              </w:pPrChange>
            </w:pPr>
            <w:ins w:id="760" w:author="Ana Paula S" w:date="2014-09-22T21:01:00Z">
              <w:r>
                <w:t>Editar:</w:t>
              </w:r>
            </w:ins>
            <w:ins w:id="761" w:author="Ana Paula S" w:date="2014-09-22T20:56:00Z">
              <w:r>
                <w:t xml:space="preserve"> tarefas, boletins e ocorrência da turma</w:t>
              </w:r>
            </w:ins>
          </w:p>
        </w:tc>
      </w:tr>
      <w:tr w:rsidR="00B6376F" w14:paraId="37CC8A3D" w14:textId="77777777" w:rsidTr="00F8485C">
        <w:trPr>
          <w:trHeight w:val="1268"/>
        </w:trPr>
        <w:tc>
          <w:tcPr>
            <w:tcW w:w="3085" w:type="dxa"/>
          </w:tcPr>
          <w:p w14:paraId="1DD1342C" w14:textId="77777777" w:rsidR="004B4BAA" w:rsidRDefault="00B6376F">
            <w:pPr>
              <w:jc w:val="center"/>
            </w:pPr>
            <w:r>
              <w:t>Secretaria</w:t>
            </w:r>
          </w:p>
        </w:tc>
        <w:tc>
          <w:tcPr>
            <w:tcW w:w="5528" w:type="dxa"/>
          </w:tcPr>
          <w:p w14:paraId="7DCB4DCD" w14:textId="77777777" w:rsidR="00C10A58" w:rsidRDefault="00454C69">
            <w:pPr>
              <w:rPr>
                <w:ins w:id="762" w:author="Ana Paula S" w:date="2014-09-22T20:58:00Z"/>
              </w:rPr>
            </w:pPr>
            <w:r>
              <w:t>Inser</w:t>
            </w:r>
            <w:r w:rsidR="00F8485C">
              <w:t>ir</w:t>
            </w:r>
            <w:ins w:id="763" w:author="Ana Paula S" w:date="2014-09-22T20:58:00Z">
              <w:r w:rsidR="00C10A58">
                <w:t>:</w:t>
              </w:r>
            </w:ins>
            <w:ins w:id="764" w:author="Ana Paula S" w:date="2014-09-22T20:59:00Z">
              <w:r w:rsidR="00C10A58">
                <w:t xml:space="preserve">  Alunos, Responsáveis, Turmas e Boletins.</w:t>
              </w:r>
            </w:ins>
            <w:del w:id="765" w:author="Ana Paula S" w:date="2014-09-22T20:58:00Z">
              <w:r w:rsidDel="00C10A58">
                <w:delText>,</w:delText>
              </w:r>
            </w:del>
          </w:p>
          <w:p w14:paraId="7B74BF29" w14:textId="77777777" w:rsidR="00C10A58" w:rsidRDefault="00454C69">
            <w:pPr>
              <w:rPr>
                <w:ins w:id="766" w:author="Ana Paula S" w:date="2014-09-22T20:59:00Z"/>
              </w:rPr>
            </w:pPr>
            <w:r>
              <w:t>Edita</w:t>
            </w:r>
            <w:r w:rsidR="00F8485C">
              <w:t>r</w:t>
            </w:r>
            <w:ins w:id="767" w:author="Ana Paula S" w:date="2014-09-22T20:59:00Z">
              <w:r w:rsidR="00C10A58">
                <w:t xml:space="preserve"> Alunos, Responsáveis, Turmas e Boletins.</w:t>
              </w:r>
            </w:ins>
            <w:del w:id="768" w:author="Ana Paula S" w:date="2014-09-22T20:59:00Z">
              <w:r w:rsidDel="00C10A58">
                <w:delText xml:space="preserve"> e</w:delText>
              </w:r>
            </w:del>
          </w:p>
          <w:p w14:paraId="48D67451" w14:textId="77777777" w:rsidR="00454C69" w:rsidRDefault="00454C69">
            <w:del w:id="769" w:author="Ana Paula S" w:date="2014-09-22T21:00:00Z">
              <w:r w:rsidDel="00C10A58">
                <w:delText xml:space="preserve"> </w:delText>
              </w:r>
            </w:del>
            <w:del w:id="770" w:author="Ana Paula S" w:date="2014-09-22T21:01:00Z">
              <w:r w:rsidDel="00C10A58">
                <w:delText>Visualiza</w:delText>
              </w:r>
              <w:r w:rsidR="00F8485C" w:rsidDel="00C10A58">
                <w:delText>r</w:delText>
              </w:r>
              <w:r w:rsidDel="00C10A58">
                <w:delText xml:space="preserve"> :</w:delText>
              </w:r>
            </w:del>
            <w:ins w:id="771" w:author="Ana Paula S" w:date="2014-09-22T21:01:00Z">
              <w:r w:rsidR="00C10A58">
                <w:t>Visualizar:</w:t>
              </w:r>
            </w:ins>
            <w:r>
              <w:t xml:space="preserve"> </w:t>
            </w:r>
            <w:ins w:id="772" w:author="Ana Paula S" w:date="2014-09-22T21:00:00Z">
              <w:r w:rsidR="00C10A58">
                <w:t>Alunos, Responsáveis, Turmas e Boletins.</w:t>
              </w:r>
            </w:ins>
            <w:del w:id="773" w:author="Ana Paula S" w:date="2014-09-22T20:59:00Z">
              <w:r w:rsidDel="00C10A58">
                <w:delText>alunos,</w:delText>
              </w:r>
            </w:del>
            <w:del w:id="774" w:author="Ana Paula S" w:date="2014-09-22T20:58:00Z">
              <w:r w:rsidDel="00C10A58">
                <w:delText>r</w:delText>
              </w:r>
            </w:del>
            <w:del w:id="775" w:author="Ana Paula S" w:date="2014-09-22T20:59:00Z">
              <w:r w:rsidDel="00C10A58">
                <w:delText>esponsáveis,turmas e boletins.</w:delText>
              </w:r>
            </w:del>
          </w:p>
          <w:p w14:paraId="66391AF8" w14:textId="77777777" w:rsidR="00454C69" w:rsidRDefault="00454C69">
            <w:r>
              <w:t xml:space="preserve">Atribui professores e alunos à uma turma criada. </w:t>
            </w:r>
          </w:p>
        </w:tc>
      </w:tr>
      <w:tr w:rsidR="00B6376F" w14:paraId="1357BCE5" w14:textId="77777777" w:rsidTr="00F8485C">
        <w:trPr>
          <w:trHeight w:val="987"/>
        </w:trPr>
        <w:tc>
          <w:tcPr>
            <w:tcW w:w="3085" w:type="dxa"/>
          </w:tcPr>
          <w:p w14:paraId="3CE02073" w14:textId="77777777" w:rsidR="004B4BAA" w:rsidRDefault="00454C69">
            <w:pPr>
              <w:jc w:val="center"/>
            </w:pPr>
            <w:r>
              <w:t>Gestor</w:t>
            </w:r>
          </w:p>
        </w:tc>
        <w:tc>
          <w:tcPr>
            <w:tcW w:w="5528" w:type="dxa"/>
          </w:tcPr>
          <w:p w14:paraId="7D49B0E4" w14:textId="77777777" w:rsidR="00C0084F" w:rsidRDefault="00C0084F">
            <w:r>
              <w:t>Visualizar</w:t>
            </w:r>
            <w:ins w:id="776" w:author="Ana Paula S" w:date="2014-09-22T21:00:00Z">
              <w:r w:rsidR="00C10A58">
                <w:t>:</w:t>
              </w:r>
            </w:ins>
            <w:r>
              <w:t xml:space="preserve"> </w:t>
            </w:r>
            <w:ins w:id="777" w:author="Ana Paula S" w:date="2014-09-22T21:00:00Z">
              <w:r w:rsidR="00C10A58">
                <w:t>B</w:t>
              </w:r>
            </w:ins>
            <w:del w:id="778" w:author="Ana Paula S" w:date="2014-09-22T21:00:00Z">
              <w:r w:rsidDel="00C10A58">
                <w:delText>b</w:delText>
              </w:r>
            </w:del>
            <w:r>
              <w:t>oletins,</w:t>
            </w:r>
            <w:ins w:id="779" w:author="Ana Paula S" w:date="2014-09-22T21:00:00Z">
              <w:r w:rsidR="00C10A58">
                <w:t xml:space="preserve"> </w:t>
              </w:r>
            </w:ins>
            <w:del w:id="780" w:author="Ana Paula S" w:date="2014-09-22T21:00:00Z">
              <w:r w:rsidDel="00C10A58">
                <w:delText>o</w:delText>
              </w:r>
            </w:del>
            <w:ins w:id="781" w:author="Ana Paula S" w:date="2014-09-22T21:00:00Z">
              <w:r w:rsidR="00C10A58">
                <w:t>O</w:t>
              </w:r>
            </w:ins>
            <w:r>
              <w:t>corrências,</w:t>
            </w:r>
            <w:ins w:id="782" w:author="Ana Paula S" w:date="2014-09-22T21:00:00Z">
              <w:r w:rsidR="00C10A58">
                <w:t xml:space="preserve"> </w:t>
              </w:r>
            </w:ins>
            <w:del w:id="783" w:author="Ana Paula S" w:date="2014-09-22T21:00:00Z">
              <w:r w:rsidDel="00C10A58">
                <w:delText>a</w:delText>
              </w:r>
            </w:del>
            <w:ins w:id="784" w:author="Ana Paula S" w:date="2014-09-22T21:00:00Z">
              <w:r w:rsidR="00C10A58">
                <w:t>A</w:t>
              </w:r>
            </w:ins>
            <w:r>
              <w:t>lunos,</w:t>
            </w:r>
            <w:ins w:id="785" w:author="Ana Paula S" w:date="2014-09-22T21:00:00Z">
              <w:r w:rsidR="00C10A58">
                <w:t xml:space="preserve"> R</w:t>
              </w:r>
            </w:ins>
            <w:del w:id="786" w:author="Ana Paula S" w:date="2014-09-22T21:01:00Z">
              <w:r w:rsidDel="00C10A58">
                <w:delText>r</w:delText>
              </w:r>
            </w:del>
            <w:r>
              <w:t xml:space="preserve">esponsáveis e </w:t>
            </w:r>
            <w:del w:id="787" w:author="Ana Paula S" w:date="2014-09-22T21:01:00Z">
              <w:r w:rsidDel="00C10A58">
                <w:delText>t</w:delText>
              </w:r>
            </w:del>
            <w:ins w:id="788" w:author="Ana Paula S" w:date="2014-09-22T21:01:00Z">
              <w:r w:rsidR="00C10A58">
                <w:t>T</w:t>
              </w:r>
            </w:ins>
            <w:r>
              <w:t>urma</w:t>
            </w:r>
            <w:ins w:id="789" w:author="Ana Paula S" w:date="2014-09-22T21:01:00Z">
              <w:r w:rsidR="00C10A58">
                <w:t>s</w:t>
              </w:r>
            </w:ins>
            <w:r>
              <w:t>.</w:t>
            </w:r>
          </w:p>
          <w:p w14:paraId="0F142839" w14:textId="77777777" w:rsidR="00C0084F" w:rsidRPr="00C10A58" w:rsidRDefault="00C0084F" w:rsidP="00C10A58">
            <w:pPr>
              <w:rPr>
                <w:rPrChange w:id="790" w:author="Ana Paula S" w:date="2014-09-22T21:01:00Z">
                  <w:rPr/>
                </w:rPrChange>
              </w:rPr>
              <w:pPrChange w:id="791" w:author="Ana Paula S" w:date="2014-09-22T21:01:00Z">
                <w:pPr/>
              </w:pPrChange>
            </w:pPr>
            <w:r>
              <w:t>Inserir</w:t>
            </w:r>
            <w:ins w:id="792" w:author="Ana Paula S" w:date="2014-09-22T21:01:00Z">
              <w:r w:rsidR="00C10A58">
                <w:t>:</w:t>
              </w:r>
            </w:ins>
            <w:r>
              <w:t xml:space="preserve"> </w:t>
            </w:r>
            <w:del w:id="793" w:author="Ana Paula S" w:date="2014-09-22T21:01:00Z">
              <w:r w:rsidDel="00C10A58">
                <w:delText>o</w:delText>
              </w:r>
            </w:del>
            <w:ins w:id="794" w:author="Ana Paula S" w:date="2014-09-22T21:01:00Z">
              <w:r w:rsidR="00C10A58">
                <w:t>O</w:t>
              </w:r>
            </w:ins>
            <w:r>
              <w:t xml:space="preserve">corrência para turma ou alunos caso seja </w:t>
            </w:r>
            <w:del w:id="795" w:author="Ana Paula S" w:date="2014-09-22T21:01:00Z">
              <w:r w:rsidDel="00C10A58">
                <w:delText>necessario</w:delText>
              </w:r>
            </w:del>
            <w:ins w:id="796" w:author="Ana Paula S" w:date="2014-09-22T21:01:00Z">
              <w:r w:rsidR="00C10A58">
                <w:t>necessário</w:t>
              </w:r>
            </w:ins>
            <w:r>
              <w:t>.</w:t>
            </w:r>
          </w:p>
        </w:tc>
      </w:tr>
      <w:tr w:rsidR="00B6376F" w14:paraId="71CDC10D" w14:textId="77777777" w:rsidTr="00F8485C">
        <w:trPr>
          <w:trHeight w:val="987"/>
        </w:trPr>
        <w:tc>
          <w:tcPr>
            <w:tcW w:w="8613" w:type="dxa"/>
            <w:gridSpan w:val="2"/>
            <w:tcBorders>
              <w:left w:val="nil"/>
              <w:bottom w:val="nil"/>
              <w:right w:val="nil"/>
            </w:tcBorders>
          </w:tcPr>
          <w:p w14:paraId="27F65AC9" w14:textId="77777777" w:rsidR="00572016" w:rsidRDefault="00572016" w:rsidP="00466EB5">
            <w:pPr>
              <w:pStyle w:val="Legenda"/>
              <w:rPr>
                <w:ins w:id="797" w:author="Ana Paula S" w:date="2014-09-22T21:21:00Z"/>
              </w:rPr>
            </w:pPr>
            <w:bookmarkStart w:id="798" w:name="_Toc388816956"/>
          </w:p>
          <w:p w14:paraId="31059056" w14:textId="77777777" w:rsidR="00572016" w:rsidRDefault="00572016" w:rsidP="00466EB5">
            <w:pPr>
              <w:pStyle w:val="Legenda"/>
              <w:rPr>
                <w:ins w:id="799" w:author="Ana Paula S" w:date="2014-09-22T21:21:00Z"/>
              </w:rPr>
            </w:pPr>
          </w:p>
          <w:p w14:paraId="3D7EF960" w14:textId="77777777" w:rsidR="00572016" w:rsidRDefault="00572016" w:rsidP="00466EB5">
            <w:pPr>
              <w:pStyle w:val="Legenda"/>
              <w:rPr>
                <w:ins w:id="800" w:author="Ana Paula S" w:date="2014-09-22T21:21:00Z"/>
              </w:rPr>
            </w:pPr>
          </w:p>
          <w:p w14:paraId="4B31B250" w14:textId="77777777" w:rsidR="00572016" w:rsidRDefault="00572016" w:rsidP="00466EB5">
            <w:pPr>
              <w:pStyle w:val="Legenda"/>
              <w:rPr>
                <w:ins w:id="801" w:author="Ana Paula S" w:date="2014-09-22T21:21:00Z"/>
              </w:rPr>
            </w:pPr>
          </w:p>
          <w:p w14:paraId="4C928A1E" w14:textId="77777777" w:rsidR="00572016" w:rsidRDefault="00572016" w:rsidP="00466EB5">
            <w:pPr>
              <w:pStyle w:val="Legenda"/>
              <w:rPr>
                <w:ins w:id="802" w:author="Ana Paula S" w:date="2014-09-22T21:21:00Z"/>
              </w:rPr>
            </w:pPr>
          </w:p>
          <w:p w14:paraId="2CC97FAF" w14:textId="77777777" w:rsidR="00B6376F" w:rsidDel="00572016" w:rsidRDefault="00B6376F" w:rsidP="00572016">
            <w:pPr>
              <w:pStyle w:val="Legenda"/>
              <w:rPr>
                <w:del w:id="803" w:author="Ana Paula S" w:date="2014-09-22T21:21:00Z"/>
              </w:rPr>
              <w:pPrChange w:id="804" w:author="Ana Paula S" w:date="2014-09-22T21:21:00Z">
                <w:pPr>
                  <w:pStyle w:val="Legenda"/>
                </w:pPr>
              </w:pPrChange>
            </w:pPr>
            <w:del w:id="805" w:author="Ana Paula S" w:date="2014-09-22T21:21:00Z">
              <w:r w:rsidDel="00572016">
                <w:delText xml:space="preserve">Tabela </w:delText>
              </w:r>
              <w:r w:rsidR="00CB02DC" w:rsidDel="00572016">
                <w:fldChar w:fldCharType="begin"/>
              </w:r>
              <w:r w:rsidDel="00572016">
                <w:delInstrText xml:space="preserve"> SEQ Tabela \* ARABIC </w:delInstrText>
              </w:r>
              <w:r w:rsidR="00CB02DC" w:rsidDel="00572016">
                <w:fldChar w:fldCharType="separate"/>
              </w:r>
            </w:del>
            <w:ins w:id="806" w:author="admlab" w:date="2014-09-15T18:32:00Z">
              <w:del w:id="807" w:author="Ana Paula S" w:date="2014-09-22T21:17:00Z">
                <w:r w:rsidR="00D8284F" w:rsidDel="00572016">
                  <w:rPr>
                    <w:noProof/>
                  </w:rPr>
                  <w:delText>2</w:delText>
                </w:r>
              </w:del>
            </w:ins>
            <w:del w:id="808" w:author="Ana Paula S" w:date="2014-09-22T21:21:00Z">
              <w:r w:rsidR="00CB02DC" w:rsidDel="00572016">
                <w:rPr>
                  <w:noProof/>
                </w:rPr>
                <w:fldChar w:fldCharType="end"/>
              </w:r>
              <w:r w:rsidDel="00572016">
                <w:delText xml:space="preserve"> Atores presentes no sistema</w:delText>
              </w:r>
              <w:bookmarkEnd w:id="798"/>
            </w:del>
          </w:p>
          <w:p w14:paraId="49342DCC" w14:textId="77777777" w:rsidR="00B6376F" w:rsidRDefault="00B6376F" w:rsidP="00572016">
            <w:pPr>
              <w:pStyle w:val="Legenda"/>
              <w:pPrChange w:id="809" w:author="Ana Paula S" w:date="2014-09-22T21:21:00Z">
                <w:pPr/>
              </w:pPrChange>
            </w:pPr>
          </w:p>
        </w:tc>
      </w:tr>
    </w:tbl>
    <w:p w14:paraId="7D73F6AC" w14:textId="77777777" w:rsidR="00E370D6" w:rsidRDefault="00E370D6" w:rsidP="00B6376F">
      <w:pPr>
        <w:pStyle w:val="Legenda"/>
        <w:rPr>
          <w:ins w:id="810" w:author="lfernandobra" w:date="2014-09-14T14:48:00Z"/>
        </w:rPr>
      </w:pPr>
    </w:p>
    <w:p w14:paraId="64CB1480" w14:textId="77777777" w:rsidR="004B4BAA" w:rsidRDefault="004B4BAA">
      <w:pPr>
        <w:rPr>
          <w:ins w:id="811" w:author="lfernandobra" w:date="2014-09-14T14:48:00Z"/>
        </w:rPr>
      </w:pPr>
    </w:p>
    <w:p w14:paraId="5DDE619E" w14:textId="77777777" w:rsidR="004B4BAA" w:rsidRDefault="004B4BAA">
      <w:pPr>
        <w:rPr>
          <w:ins w:id="812" w:author="lfernandobra" w:date="2014-09-14T14:48:00Z"/>
        </w:rPr>
      </w:pPr>
    </w:p>
    <w:p w14:paraId="3753D28D" w14:textId="77777777" w:rsidR="004B4BAA" w:rsidRDefault="004B4BAA">
      <w:pPr>
        <w:rPr>
          <w:ins w:id="813" w:author="lfernandobra" w:date="2014-09-14T14:48:00Z"/>
        </w:rPr>
      </w:pPr>
    </w:p>
    <w:p w14:paraId="25C13122" w14:textId="77777777" w:rsidR="004B4BAA" w:rsidRDefault="004B4BAA">
      <w:pPr>
        <w:rPr>
          <w:ins w:id="814" w:author="lfernandobra" w:date="2014-09-14T14:48:00Z"/>
        </w:rPr>
      </w:pPr>
    </w:p>
    <w:p w14:paraId="7F86AAE2" w14:textId="77777777" w:rsidR="004B4BAA" w:rsidRDefault="004B4BAA">
      <w:pPr>
        <w:rPr>
          <w:ins w:id="815" w:author="lfernandobra" w:date="2014-09-14T14:48:00Z"/>
        </w:rPr>
      </w:pPr>
    </w:p>
    <w:p w14:paraId="6C568F84" w14:textId="77777777" w:rsidR="004B4BAA" w:rsidRDefault="004B4BAA">
      <w:pPr>
        <w:rPr>
          <w:ins w:id="816" w:author="lfernandobra" w:date="2014-09-14T14:48:00Z"/>
        </w:rPr>
      </w:pPr>
    </w:p>
    <w:p w14:paraId="4FCCBF0D" w14:textId="77777777" w:rsidR="004B4BAA" w:rsidRDefault="004B4BAA">
      <w:pPr>
        <w:rPr>
          <w:ins w:id="817" w:author="lfernandobra" w:date="2014-09-14T14:48:00Z"/>
        </w:rPr>
      </w:pPr>
    </w:p>
    <w:p w14:paraId="7CCA388D" w14:textId="77777777" w:rsidR="004B4BAA" w:rsidRDefault="004B4BAA">
      <w:pPr>
        <w:rPr>
          <w:ins w:id="818" w:author="lfernandobra" w:date="2014-09-14T14:48:00Z"/>
        </w:rPr>
      </w:pPr>
    </w:p>
    <w:p w14:paraId="74E86976" w14:textId="77777777" w:rsidR="004B4BAA" w:rsidRDefault="004B4BAA">
      <w:pPr>
        <w:rPr>
          <w:ins w:id="819" w:author="lfernandobra" w:date="2014-09-14T14:48:00Z"/>
        </w:rPr>
      </w:pPr>
    </w:p>
    <w:p w14:paraId="1322D7F8" w14:textId="77777777" w:rsidR="004B4BAA" w:rsidRDefault="004B4BAA">
      <w:pPr>
        <w:rPr>
          <w:ins w:id="820" w:author="lfernandobra" w:date="2014-09-14T14:48:00Z"/>
        </w:rPr>
      </w:pPr>
    </w:p>
    <w:p w14:paraId="3AC40190" w14:textId="77777777" w:rsidR="004B4BAA" w:rsidRDefault="004B4BAA">
      <w:pPr>
        <w:rPr>
          <w:ins w:id="821" w:author="lfernandobra" w:date="2014-09-14T14:48:00Z"/>
        </w:rPr>
      </w:pPr>
    </w:p>
    <w:p w14:paraId="0C7CBB32" w14:textId="77777777" w:rsidR="004B4BAA" w:rsidRDefault="004B4BAA">
      <w:pPr>
        <w:rPr>
          <w:ins w:id="822" w:author="lfernandobra" w:date="2014-09-14T14:48:00Z"/>
        </w:rPr>
      </w:pPr>
    </w:p>
    <w:p w14:paraId="28262463" w14:textId="77777777" w:rsidR="004B4BAA" w:rsidRDefault="004B4BAA">
      <w:pPr>
        <w:rPr>
          <w:ins w:id="823" w:author="lfernandobra" w:date="2014-09-14T14:48:00Z"/>
        </w:rPr>
      </w:pPr>
    </w:p>
    <w:p w14:paraId="5A4EBEC8" w14:textId="77777777" w:rsidR="004B4BAA" w:rsidRDefault="004B4BAA"/>
    <w:p w14:paraId="19F9F02D" w14:textId="77777777" w:rsidR="00301E38" w:rsidRDefault="00301E38">
      <w:pPr>
        <w:pStyle w:val="Ttulo2"/>
      </w:pPr>
      <w:bookmarkStart w:id="824" w:name="_Toc399178767"/>
      <w:r>
        <w:t xml:space="preserve">Descrição dos </w:t>
      </w:r>
      <w:r w:rsidR="00396A14">
        <w:t>Casos de U</w:t>
      </w:r>
      <w:r w:rsidRPr="00784EC4">
        <w:t>so</w:t>
      </w:r>
      <w:bookmarkEnd w:id="824"/>
    </w:p>
    <w:p w14:paraId="247FA8F2" w14:textId="77777777" w:rsidR="00376F3D" w:rsidRDefault="00376F3D" w:rsidP="00376F3D">
      <w:pPr>
        <w:pStyle w:val="Legenda"/>
      </w:pPr>
      <w:del w:id="825" w:author="Ana Paula S" w:date="2014-09-22T21:24:00Z">
        <w:r w:rsidDel="00124951">
          <w:delText xml:space="preserve">Tabela </w:delText>
        </w:r>
        <w:r w:rsidR="00CB02DC" w:rsidDel="00124951">
          <w:fldChar w:fldCharType="begin"/>
        </w:r>
        <w:r w:rsidDel="00124951">
          <w:delInstrText xml:space="preserve"> SEQ Tabela \* ARABIC </w:delInstrText>
        </w:r>
        <w:r w:rsidR="00CB02DC" w:rsidDel="00124951">
          <w:fldChar w:fldCharType="separate"/>
        </w:r>
      </w:del>
      <w:ins w:id="826" w:author="admlab" w:date="2014-09-15T18:32:00Z">
        <w:del w:id="827" w:author="Ana Paula S" w:date="2014-09-22T21:17:00Z">
          <w:r w:rsidR="00D8284F" w:rsidDel="00572016">
            <w:rPr>
              <w:noProof/>
            </w:rPr>
            <w:delText>3</w:delText>
          </w:r>
        </w:del>
      </w:ins>
      <w:del w:id="828" w:author="Ana Paula S" w:date="2014-09-22T21:24:00Z">
        <w:r w:rsidR="00CB02DC" w:rsidDel="00124951">
          <w:rPr>
            <w:noProof/>
          </w:rPr>
          <w:fldChar w:fldCharType="end"/>
        </w:r>
        <w:r w:rsidDel="00124951">
          <w:delText xml:space="preserve"> - UC01 – Login</w:delText>
        </w:r>
      </w:del>
    </w:p>
    <w:p w14:paraId="5081010A" w14:textId="77777777" w:rsidR="00124951" w:rsidRDefault="00124951" w:rsidP="00124951">
      <w:pPr>
        <w:pStyle w:val="Legenda"/>
        <w:keepNext/>
        <w:rPr>
          <w:ins w:id="829" w:author="Ana Paula S" w:date="2014-09-22T21:24:00Z"/>
        </w:rPr>
        <w:pPrChange w:id="830" w:author="Ana Paula S" w:date="2014-09-22T21:24:00Z">
          <w:pPr/>
        </w:pPrChange>
      </w:pPr>
      <w:ins w:id="831" w:author="Ana Paula S" w:date="2014-09-22T21:24:00Z">
        <w:r>
          <w:t xml:space="preserve">Tabela </w:t>
        </w:r>
        <w:r>
          <w:fldChar w:fldCharType="begin"/>
        </w:r>
        <w:r>
          <w:instrText xml:space="preserve"> SEQ Tabela \* ARABIC </w:instrText>
        </w:r>
      </w:ins>
      <w:r>
        <w:fldChar w:fldCharType="separate"/>
      </w:r>
      <w:ins w:id="832" w:author="Ana Paula S" w:date="2014-09-22T21:24:00Z">
        <w:r>
          <w:rPr>
            <w:noProof/>
          </w:rPr>
          <w:t>3</w:t>
        </w:r>
        <w:r>
          <w:fldChar w:fldCharType="end"/>
        </w:r>
        <w:r>
          <w:t xml:space="preserve"> </w:t>
        </w:r>
        <w:r w:rsidRPr="00314B79">
          <w:t>- UC01 – Login</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14:paraId="28333D04" w14:textId="77777777" w:rsidTr="000D3C52">
        <w:trPr>
          <w:trHeight w:val="408"/>
        </w:trPr>
        <w:tc>
          <w:tcPr>
            <w:tcW w:w="2658" w:type="dxa"/>
            <w:shd w:val="clear" w:color="auto" w:fill="D9D9D9"/>
          </w:tcPr>
          <w:p w14:paraId="0011AE29" w14:textId="77777777" w:rsidR="00376F3D" w:rsidRPr="003D4761" w:rsidRDefault="00376F3D" w:rsidP="000D3C52">
            <w:pPr>
              <w:rPr>
                <w:b/>
                <w:bCs/>
              </w:rPr>
            </w:pPr>
            <w:r>
              <w:rPr>
                <w:b/>
                <w:bCs/>
              </w:rPr>
              <w:t>Nome do C</w:t>
            </w:r>
            <w:r w:rsidRPr="003D4761">
              <w:rPr>
                <w:b/>
                <w:bCs/>
              </w:rPr>
              <w:t>aso de Uso:</w:t>
            </w:r>
          </w:p>
        </w:tc>
        <w:tc>
          <w:tcPr>
            <w:tcW w:w="5918" w:type="dxa"/>
          </w:tcPr>
          <w:p w14:paraId="4152FFFC" w14:textId="77777777" w:rsidR="00376F3D" w:rsidRPr="003D4761" w:rsidRDefault="00376F3D" w:rsidP="000D3C52">
            <w:r>
              <w:t>UC01 – Login</w:t>
            </w:r>
          </w:p>
        </w:tc>
      </w:tr>
      <w:tr w:rsidR="00376F3D" w:rsidRPr="003D4761" w14:paraId="30B90483" w14:textId="77777777" w:rsidTr="000D3C52">
        <w:trPr>
          <w:trHeight w:val="408"/>
        </w:trPr>
        <w:tc>
          <w:tcPr>
            <w:tcW w:w="2658" w:type="dxa"/>
            <w:shd w:val="clear" w:color="auto" w:fill="D9D9D9"/>
          </w:tcPr>
          <w:p w14:paraId="50B89B18" w14:textId="77777777" w:rsidR="00376F3D" w:rsidRPr="003D4761" w:rsidRDefault="00376F3D" w:rsidP="000D3C52">
            <w:pPr>
              <w:rPr>
                <w:b/>
                <w:bCs/>
              </w:rPr>
            </w:pPr>
            <w:r w:rsidRPr="003D4761">
              <w:rPr>
                <w:b/>
                <w:bCs/>
              </w:rPr>
              <w:t>Resumo:</w:t>
            </w:r>
          </w:p>
        </w:tc>
        <w:tc>
          <w:tcPr>
            <w:tcW w:w="5918" w:type="dxa"/>
          </w:tcPr>
          <w:p w14:paraId="5522BCFC" w14:textId="77777777" w:rsidR="00376F3D" w:rsidRPr="003D4761" w:rsidRDefault="00376F3D" w:rsidP="000D3C52">
            <w:pPr>
              <w:rPr>
                <w:color w:val="548DD4"/>
              </w:rPr>
            </w:pPr>
            <w:r>
              <w:t>Obter acesso ao sistema</w:t>
            </w:r>
          </w:p>
        </w:tc>
      </w:tr>
      <w:tr w:rsidR="00376F3D" w:rsidRPr="003D4761" w14:paraId="6AA18BEF" w14:textId="77777777" w:rsidTr="000D3C52">
        <w:trPr>
          <w:trHeight w:val="408"/>
        </w:trPr>
        <w:tc>
          <w:tcPr>
            <w:tcW w:w="2658" w:type="dxa"/>
            <w:shd w:val="clear" w:color="auto" w:fill="D9D9D9"/>
          </w:tcPr>
          <w:p w14:paraId="44EEDDD2" w14:textId="77777777" w:rsidR="00376F3D" w:rsidRPr="003D4761" w:rsidRDefault="00376F3D" w:rsidP="000D3C52">
            <w:pPr>
              <w:rPr>
                <w:b/>
                <w:bCs/>
              </w:rPr>
            </w:pPr>
            <w:r w:rsidRPr="003D4761">
              <w:rPr>
                <w:b/>
                <w:bCs/>
              </w:rPr>
              <w:t>Ator Principal:</w:t>
            </w:r>
          </w:p>
        </w:tc>
        <w:tc>
          <w:tcPr>
            <w:tcW w:w="5918" w:type="dxa"/>
          </w:tcPr>
          <w:p w14:paraId="1AC09F07" w14:textId="77777777" w:rsidR="00376F3D" w:rsidRPr="00CB5E8D" w:rsidRDefault="00376F3D" w:rsidP="000D3C52">
            <w:r>
              <w:t>Gestor, Professor, Secretaria, Responsável(pais) e Aluno</w:t>
            </w:r>
          </w:p>
        </w:tc>
      </w:tr>
      <w:tr w:rsidR="00376F3D" w:rsidRPr="003D4761" w14:paraId="5B48FAD3" w14:textId="77777777" w:rsidTr="000D3C52">
        <w:trPr>
          <w:trHeight w:val="423"/>
        </w:trPr>
        <w:tc>
          <w:tcPr>
            <w:tcW w:w="2658" w:type="dxa"/>
            <w:shd w:val="clear" w:color="auto" w:fill="D9D9D9"/>
          </w:tcPr>
          <w:p w14:paraId="52823919" w14:textId="77777777" w:rsidR="00376F3D" w:rsidRPr="003D4761" w:rsidRDefault="00376F3D" w:rsidP="000D3C52">
            <w:pPr>
              <w:rPr>
                <w:b/>
                <w:bCs/>
              </w:rPr>
            </w:pPr>
            <w:r w:rsidRPr="003D4761">
              <w:rPr>
                <w:b/>
                <w:bCs/>
              </w:rPr>
              <w:t>Pré-condição</w:t>
            </w:r>
          </w:p>
        </w:tc>
        <w:tc>
          <w:tcPr>
            <w:tcW w:w="5918" w:type="dxa"/>
          </w:tcPr>
          <w:p w14:paraId="68D555C9" w14:textId="77777777" w:rsidR="00376F3D" w:rsidRPr="00CB5E8D" w:rsidRDefault="00376F3D" w:rsidP="000D3C52">
            <w:r>
              <w:t>Deve estar cadastrado no banco de dados</w:t>
            </w:r>
          </w:p>
        </w:tc>
      </w:tr>
      <w:tr w:rsidR="00376F3D" w:rsidRPr="003D4761" w14:paraId="144B361E" w14:textId="77777777" w:rsidTr="000D3C52">
        <w:trPr>
          <w:trHeight w:val="365"/>
        </w:trPr>
        <w:tc>
          <w:tcPr>
            <w:tcW w:w="2658" w:type="dxa"/>
            <w:shd w:val="clear" w:color="auto" w:fill="D9D9D9"/>
          </w:tcPr>
          <w:p w14:paraId="19CB65B1" w14:textId="77777777" w:rsidR="00376F3D" w:rsidRPr="003D4761" w:rsidRDefault="00376F3D" w:rsidP="000D3C52">
            <w:pPr>
              <w:rPr>
                <w:b/>
                <w:bCs/>
              </w:rPr>
            </w:pPr>
            <w:r w:rsidRPr="003D4761">
              <w:rPr>
                <w:b/>
                <w:bCs/>
              </w:rPr>
              <w:t>Pós-condição</w:t>
            </w:r>
          </w:p>
        </w:tc>
        <w:tc>
          <w:tcPr>
            <w:tcW w:w="5918" w:type="dxa"/>
          </w:tcPr>
          <w:p w14:paraId="2B090680" w14:textId="77777777" w:rsidR="00376F3D" w:rsidRPr="00CB5E8D" w:rsidRDefault="00376F3D" w:rsidP="000D3C52">
            <w:r>
              <w:t>O ator acessa o sistema de acordo com o seu perfil de ator.</w:t>
            </w:r>
          </w:p>
        </w:tc>
      </w:tr>
      <w:tr w:rsidR="00376F3D" w:rsidRPr="003D4761" w14:paraId="0FD84234" w14:textId="77777777" w:rsidTr="000D3C52">
        <w:trPr>
          <w:trHeight w:val="6253"/>
        </w:trPr>
        <w:tc>
          <w:tcPr>
            <w:tcW w:w="8576" w:type="dxa"/>
            <w:gridSpan w:val="2"/>
          </w:tcPr>
          <w:p w14:paraId="2467D9AB" w14:textId="77777777" w:rsidR="00376F3D" w:rsidRDefault="00376F3D" w:rsidP="000D3C52">
            <w:pPr>
              <w:rPr>
                <w:b/>
                <w:bCs/>
              </w:rPr>
            </w:pPr>
          </w:p>
          <w:p w14:paraId="3F163483" w14:textId="77777777" w:rsidR="00376F3D" w:rsidRDefault="00376F3D" w:rsidP="000D3C52">
            <w:pPr>
              <w:rPr>
                <w:color w:val="548DD4"/>
              </w:rPr>
            </w:pPr>
            <w:r w:rsidRPr="003D4761">
              <w:rPr>
                <w:b/>
                <w:bCs/>
              </w:rPr>
              <w:t>Fluxo Principal</w:t>
            </w:r>
            <w:r w:rsidRPr="003D4761">
              <w:t xml:space="preserve">: </w:t>
            </w:r>
          </w:p>
          <w:p w14:paraId="51E952B1" w14:textId="77777777" w:rsidR="00376F3D" w:rsidRPr="00EB4F26" w:rsidRDefault="00376F3D" w:rsidP="000D3C52">
            <w:r w:rsidRPr="00EB4F26">
              <w:t xml:space="preserve">FP01 – Este caso de uso inicia quando o </w:t>
            </w:r>
            <w:r>
              <w:t>ator</w:t>
            </w:r>
            <w:r w:rsidRPr="00EB4F26">
              <w:t xml:space="preserve"> deseja </w:t>
            </w:r>
            <w:r>
              <w:t>logar no sistema</w:t>
            </w:r>
          </w:p>
          <w:p w14:paraId="7F16269D" w14:textId="77777777" w:rsidR="00376F3D" w:rsidRDefault="00376F3D" w:rsidP="000D3C52">
            <w:r w:rsidRPr="00EB4F26">
              <w:t xml:space="preserve">FP02 – </w:t>
            </w:r>
            <w:r>
              <w:t>O sistema oferece opção para inserir dados para verificação do acesso</w:t>
            </w:r>
          </w:p>
          <w:p w14:paraId="0FD45ED5" w14:textId="77777777" w:rsidR="00376F3D" w:rsidRDefault="00376F3D" w:rsidP="000D3C52">
            <w:r w:rsidRPr="00EB4F26">
              <w:t xml:space="preserve">FP03 – </w:t>
            </w:r>
            <w:r>
              <w:t>O ator digita o login e a senha nos campos indicados</w:t>
            </w:r>
          </w:p>
          <w:p w14:paraId="6146C65A" w14:textId="77777777" w:rsidR="00376F3D" w:rsidRDefault="00376F3D" w:rsidP="000D3C52">
            <w:r w:rsidRPr="00EB4F26">
              <w:t xml:space="preserve">FP04 – </w:t>
            </w:r>
            <w:r>
              <w:t>O s</w:t>
            </w:r>
            <w:r w:rsidRPr="00EB4F26">
              <w:t xml:space="preserve">istema </w:t>
            </w:r>
            <w:r>
              <w:t>libera as opções de acesso ao sistema, de acordo com o perfil do usuário</w:t>
            </w:r>
          </w:p>
          <w:p w14:paraId="733454A4" w14:textId="77777777" w:rsidR="00376F3D" w:rsidRDefault="00376F3D" w:rsidP="000D3C52"/>
          <w:p w14:paraId="39A011A3" w14:textId="77777777" w:rsidR="00376F3D" w:rsidRDefault="00376F3D" w:rsidP="000D3C52">
            <w:r w:rsidRPr="003D4761">
              <w:rPr>
                <w:b/>
                <w:bCs/>
              </w:rPr>
              <w:t>Fluxo Alternativo:</w:t>
            </w:r>
          </w:p>
          <w:p w14:paraId="4CD17002" w14:textId="77777777" w:rsidR="00376F3D" w:rsidRDefault="00376F3D" w:rsidP="000D3C52">
            <w:r>
              <w:t>FA01 – O ator digitou dados incorretos</w:t>
            </w:r>
          </w:p>
          <w:p w14:paraId="19C2D5BE" w14:textId="77777777" w:rsidR="00376F3D" w:rsidRDefault="00376F3D" w:rsidP="000D3C52">
            <w:r>
              <w:t xml:space="preserve">FA02 – O sistema informa que o acesso foi negado por dados incorretos e oferece uma  nova tentativa </w:t>
            </w:r>
          </w:p>
          <w:p w14:paraId="628EABC5" w14:textId="77777777" w:rsidR="00376F3D" w:rsidRDefault="00376F3D" w:rsidP="000D3C52">
            <w:r>
              <w:t>FA03 – O ator digitou informações não cadastradas.</w:t>
            </w:r>
          </w:p>
          <w:p w14:paraId="166084ED" w14:textId="77777777" w:rsidR="00376F3D" w:rsidRPr="00FF2C10" w:rsidRDefault="00376F3D">
            <w:pPr>
              <w:rPr>
                <w:color w:val="548DD4"/>
              </w:rPr>
            </w:pPr>
            <w:r>
              <w:t>FA04 – O sistema informa que o usuário não está cadastro e solicita o cadastro</w:t>
            </w:r>
          </w:p>
        </w:tc>
      </w:tr>
    </w:tbl>
    <w:p w14:paraId="76709104" w14:textId="77777777" w:rsidR="00376F3D" w:rsidRDefault="00376F3D" w:rsidP="00376F3D">
      <w:pPr>
        <w:pStyle w:val="Legenda"/>
        <w:rPr>
          <w:ins w:id="833" w:author="Ana Paula S" w:date="2014-09-22T21:22:00Z"/>
        </w:rPr>
      </w:pPr>
    </w:p>
    <w:p w14:paraId="57783545" w14:textId="77777777" w:rsidR="00572016" w:rsidRDefault="00572016" w:rsidP="00572016">
      <w:pPr>
        <w:rPr>
          <w:ins w:id="834" w:author="Ana Paula S" w:date="2014-09-22T21:22:00Z"/>
        </w:rPr>
        <w:pPrChange w:id="835" w:author="Ana Paula S" w:date="2014-09-22T21:22:00Z">
          <w:pPr>
            <w:pStyle w:val="Legenda"/>
          </w:pPr>
        </w:pPrChange>
      </w:pPr>
    </w:p>
    <w:p w14:paraId="39A08AC8" w14:textId="77777777" w:rsidR="00572016" w:rsidRDefault="00572016" w:rsidP="00572016">
      <w:pPr>
        <w:rPr>
          <w:ins w:id="836" w:author="Ana Paula S" w:date="2014-09-22T21:22:00Z"/>
        </w:rPr>
        <w:pPrChange w:id="837" w:author="Ana Paula S" w:date="2014-09-22T21:22:00Z">
          <w:pPr>
            <w:pStyle w:val="Legenda"/>
          </w:pPr>
        </w:pPrChange>
      </w:pPr>
    </w:p>
    <w:p w14:paraId="5EF8F804" w14:textId="77777777" w:rsidR="00572016" w:rsidRPr="00572016" w:rsidRDefault="00572016" w:rsidP="00572016">
      <w:pPr>
        <w:rPr>
          <w:rPrChange w:id="838" w:author="Ana Paula S" w:date="2014-09-22T21:22:00Z">
            <w:rPr/>
          </w:rPrChange>
        </w:rPr>
        <w:pPrChange w:id="839" w:author="Ana Paula S" w:date="2014-09-22T21:22:00Z">
          <w:pPr>
            <w:pStyle w:val="Legenda"/>
          </w:pPr>
        </w:pPrChange>
      </w:pPr>
    </w:p>
    <w:p w14:paraId="104F97BC" w14:textId="77777777" w:rsidR="00376F3D" w:rsidDel="00572016" w:rsidRDefault="00376F3D" w:rsidP="00376F3D">
      <w:pPr>
        <w:pStyle w:val="Legenda"/>
        <w:rPr>
          <w:del w:id="840" w:author="Ana Paula S" w:date="2014-09-22T21:22:00Z"/>
        </w:rPr>
      </w:pPr>
      <w:del w:id="841" w:author="Ana Paula S" w:date="2014-09-22T21:22:00Z">
        <w:r w:rsidDel="00572016">
          <w:delText>Tabela 3 - UC02 – Visualizar B</w:delText>
        </w:r>
        <w:r w:rsidRPr="00AA34EB" w:rsidDel="00572016">
          <w:delText>oletim</w:delText>
        </w:r>
      </w:del>
    </w:p>
    <w:p w14:paraId="587CB873" w14:textId="77777777" w:rsidR="00572016" w:rsidRDefault="00572016" w:rsidP="00572016">
      <w:pPr>
        <w:pStyle w:val="Legenda"/>
        <w:keepNext/>
        <w:rPr>
          <w:ins w:id="842" w:author="Ana Paula S" w:date="2014-09-22T21:22:00Z"/>
        </w:rPr>
        <w:pPrChange w:id="843" w:author="Ana Paula S" w:date="2014-09-22T21:22:00Z">
          <w:pPr/>
        </w:pPrChange>
      </w:pPr>
    </w:p>
    <w:p w14:paraId="43BCF39C" w14:textId="77777777" w:rsidR="00124951" w:rsidRDefault="00124951" w:rsidP="00124951">
      <w:pPr>
        <w:pStyle w:val="Legenda"/>
        <w:keepNext/>
        <w:rPr>
          <w:ins w:id="844" w:author="Ana Paula S" w:date="2014-09-22T21:24:00Z"/>
        </w:rPr>
        <w:pPrChange w:id="845" w:author="Ana Paula S" w:date="2014-09-22T21:24:00Z">
          <w:pPr/>
        </w:pPrChange>
      </w:pPr>
      <w:ins w:id="846" w:author="Ana Paula S" w:date="2014-09-22T21:24:00Z">
        <w:r>
          <w:t xml:space="preserve">Tabela </w:t>
        </w:r>
        <w:r>
          <w:fldChar w:fldCharType="begin"/>
        </w:r>
        <w:r>
          <w:instrText xml:space="preserve"> SEQ Tabela \* ARABIC </w:instrText>
        </w:r>
      </w:ins>
      <w:r>
        <w:fldChar w:fldCharType="separate"/>
      </w:r>
      <w:ins w:id="847" w:author="Ana Paula S" w:date="2014-09-22T21:24:00Z">
        <w:r>
          <w:rPr>
            <w:noProof/>
          </w:rPr>
          <w:t>4</w:t>
        </w:r>
        <w:r>
          <w:fldChar w:fldCharType="end"/>
        </w:r>
        <w:r>
          <w:t xml:space="preserve"> </w:t>
        </w:r>
        <w:r w:rsidRPr="004D6A64">
          <w:t>UC02 – Visualizar Boletim</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14:paraId="0B945FE9" w14:textId="77777777" w:rsidTr="000D3C52">
        <w:trPr>
          <w:trHeight w:val="144"/>
        </w:trPr>
        <w:tc>
          <w:tcPr>
            <w:tcW w:w="2658" w:type="dxa"/>
            <w:shd w:val="clear" w:color="auto" w:fill="D9D9D9"/>
          </w:tcPr>
          <w:p w14:paraId="42DA8DB9" w14:textId="77777777" w:rsidR="00376F3D" w:rsidRPr="003D4761" w:rsidRDefault="00376F3D" w:rsidP="000D3C52">
            <w:pPr>
              <w:rPr>
                <w:b/>
                <w:bCs/>
              </w:rPr>
            </w:pPr>
            <w:r>
              <w:rPr>
                <w:b/>
                <w:bCs/>
              </w:rPr>
              <w:t>Nome do C</w:t>
            </w:r>
            <w:r w:rsidRPr="003D4761">
              <w:rPr>
                <w:b/>
                <w:bCs/>
              </w:rPr>
              <w:t>aso de Uso:</w:t>
            </w:r>
          </w:p>
        </w:tc>
        <w:tc>
          <w:tcPr>
            <w:tcW w:w="6038" w:type="dxa"/>
          </w:tcPr>
          <w:p w14:paraId="557BDB2E" w14:textId="77777777" w:rsidR="00376F3D" w:rsidRPr="003D4761" w:rsidRDefault="00376F3D" w:rsidP="000D3C52">
            <w:r>
              <w:t>UC02 – Visualizar B</w:t>
            </w:r>
            <w:r w:rsidRPr="00AA34EB">
              <w:t>oletim</w:t>
            </w:r>
          </w:p>
        </w:tc>
      </w:tr>
      <w:tr w:rsidR="00376F3D" w:rsidRPr="003D4761" w14:paraId="1BE8A909" w14:textId="77777777" w:rsidTr="000D3C52">
        <w:trPr>
          <w:trHeight w:val="144"/>
        </w:trPr>
        <w:tc>
          <w:tcPr>
            <w:tcW w:w="2658" w:type="dxa"/>
            <w:shd w:val="clear" w:color="auto" w:fill="D9D9D9"/>
          </w:tcPr>
          <w:p w14:paraId="56302C35" w14:textId="77777777" w:rsidR="00376F3D" w:rsidRPr="003D4761" w:rsidRDefault="00376F3D" w:rsidP="000D3C52">
            <w:pPr>
              <w:rPr>
                <w:b/>
                <w:bCs/>
              </w:rPr>
            </w:pPr>
            <w:r w:rsidRPr="003D4761">
              <w:rPr>
                <w:b/>
                <w:bCs/>
              </w:rPr>
              <w:t>Resumo:</w:t>
            </w:r>
          </w:p>
        </w:tc>
        <w:tc>
          <w:tcPr>
            <w:tcW w:w="6038" w:type="dxa"/>
          </w:tcPr>
          <w:p w14:paraId="111CE0CC" w14:textId="77777777" w:rsidR="00376F3D" w:rsidRPr="003D4761" w:rsidRDefault="00376F3D" w:rsidP="000D3C52">
            <w:pPr>
              <w:rPr>
                <w:color w:val="548DD4"/>
              </w:rPr>
            </w:pPr>
            <w:r>
              <w:t xml:space="preserve">Visualização de notas e falta dos alunos </w:t>
            </w:r>
          </w:p>
        </w:tc>
      </w:tr>
      <w:tr w:rsidR="00376F3D" w:rsidRPr="003D4761" w14:paraId="3D6E10DC" w14:textId="77777777" w:rsidTr="000D3C52">
        <w:trPr>
          <w:trHeight w:val="144"/>
        </w:trPr>
        <w:tc>
          <w:tcPr>
            <w:tcW w:w="2658" w:type="dxa"/>
            <w:shd w:val="clear" w:color="auto" w:fill="D9D9D9"/>
          </w:tcPr>
          <w:p w14:paraId="47A97737" w14:textId="77777777" w:rsidR="00376F3D" w:rsidRPr="003D4761" w:rsidRDefault="00376F3D" w:rsidP="000D3C52">
            <w:pPr>
              <w:rPr>
                <w:b/>
                <w:bCs/>
              </w:rPr>
            </w:pPr>
            <w:r w:rsidRPr="003D4761">
              <w:rPr>
                <w:b/>
                <w:bCs/>
              </w:rPr>
              <w:t>Ator Principal:</w:t>
            </w:r>
          </w:p>
        </w:tc>
        <w:tc>
          <w:tcPr>
            <w:tcW w:w="6038" w:type="dxa"/>
          </w:tcPr>
          <w:p w14:paraId="4B4F549E" w14:textId="77777777" w:rsidR="00376F3D" w:rsidRPr="00CB5E8D" w:rsidRDefault="00376F3D" w:rsidP="000D3C52">
            <w:r>
              <w:t>Professores, Responsaveis(pai),Secretaria e Alunos</w:t>
            </w:r>
          </w:p>
        </w:tc>
      </w:tr>
      <w:tr w:rsidR="00376F3D" w:rsidRPr="003D4761" w14:paraId="3CF01F2C" w14:textId="77777777" w:rsidTr="000D3C52">
        <w:trPr>
          <w:trHeight w:val="144"/>
        </w:trPr>
        <w:tc>
          <w:tcPr>
            <w:tcW w:w="2658" w:type="dxa"/>
            <w:shd w:val="clear" w:color="auto" w:fill="D9D9D9"/>
          </w:tcPr>
          <w:p w14:paraId="42898B22" w14:textId="77777777" w:rsidR="00376F3D" w:rsidRPr="003D4761" w:rsidRDefault="00376F3D" w:rsidP="000D3C52">
            <w:pPr>
              <w:rPr>
                <w:b/>
                <w:bCs/>
              </w:rPr>
            </w:pPr>
            <w:r w:rsidRPr="003D4761">
              <w:rPr>
                <w:b/>
                <w:bCs/>
              </w:rPr>
              <w:t>Pré-condição</w:t>
            </w:r>
          </w:p>
        </w:tc>
        <w:tc>
          <w:tcPr>
            <w:tcW w:w="6038" w:type="dxa"/>
          </w:tcPr>
          <w:p w14:paraId="31AB6E92" w14:textId="77777777" w:rsidR="00376F3D" w:rsidRDefault="00376F3D" w:rsidP="000D3C52">
            <w:r>
              <w:t>Boletim inserido no sistema</w:t>
            </w:r>
          </w:p>
          <w:p w14:paraId="18BD9B00" w14:textId="77777777" w:rsidR="00376F3D" w:rsidRPr="00CB5E8D" w:rsidRDefault="00376F3D" w:rsidP="000D3C52">
            <w:r>
              <w:t>O ator deve estar logado</w:t>
            </w:r>
          </w:p>
        </w:tc>
      </w:tr>
      <w:tr w:rsidR="00376F3D" w:rsidRPr="003D4761" w14:paraId="3A8695A5" w14:textId="77777777" w:rsidTr="000D3C52">
        <w:trPr>
          <w:trHeight w:val="144"/>
        </w:trPr>
        <w:tc>
          <w:tcPr>
            <w:tcW w:w="2658" w:type="dxa"/>
            <w:shd w:val="clear" w:color="auto" w:fill="D9D9D9"/>
          </w:tcPr>
          <w:p w14:paraId="62E8C275" w14:textId="77777777" w:rsidR="00376F3D" w:rsidRPr="003D4761" w:rsidRDefault="00376F3D" w:rsidP="000D3C52">
            <w:pPr>
              <w:rPr>
                <w:b/>
                <w:bCs/>
              </w:rPr>
            </w:pPr>
            <w:r w:rsidRPr="003D4761">
              <w:rPr>
                <w:b/>
                <w:bCs/>
              </w:rPr>
              <w:t>Pós-condição</w:t>
            </w:r>
          </w:p>
        </w:tc>
        <w:tc>
          <w:tcPr>
            <w:tcW w:w="6038" w:type="dxa"/>
          </w:tcPr>
          <w:p w14:paraId="1678FCCA" w14:textId="77777777" w:rsidR="00376F3D" w:rsidRPr="00CB5E8D" w:rsidRDefault="00376F3D" w:rsidP="000D3C52">
            <w:commentRangeStart w:id="848"/>
            <w:r>
              <w:t xml:space="preserve">Boletim visualizado </w:t>
            </w:r>
            <w:commentRangeEnd w:id="848"/>
            <w:r>
              <w:rPr>
                <w:rStyle w:val="Refdecomentrio"/>
              </w:rPr>
              <w:commentReference w:id="848"/>
            </w:r>
          </w:p>
        </w:tc>
      </w:tr>
      <w:tr w:rsidR="00376F3D" w:rsidRPr="003D4761" w14:paraId="5ABD9217" w14:textId="77777777" w:rsidTr="000D3C52">
        <w:trPr>
          <w:trHeight w:val="4545"/>
        </w:trPr>
        <w:tc>
          <w:tcPr>
            <w:tcW w:w="8696" w:type="dxa"/>
            <w:gridSpan w:val="2"/>
          </w:tcPr>
          <w:p w14:paraId="5827A0A0" w14:textId="77777777" w:rsidR="00376F3D" w:rsidRDefault="00376F3D" w:rsidP="000D3C52">
            <w:pPr>
              <w:rPr>
                <w:b/>
                <w:bCs/>
              </w:rPr>
            </w:pPr>
          </w:p>
          <w:p w14:paraId="0349F11F" w14:textId="77777777" w:rsidR="00376F3D" w:rsidRDefault="00376F3D" w:rsidP="000D3C52">
            <w:pPr>
              <w:rPr>
                <w:color w:val="548DD4"/>
              </w:rPr>
            </w:pPr>
            <w:r w:rsidRPr="003D4761">
              <w:rPr>
                <w:b/>
                <w:bCs/>
              </w:rPr>
              <w:t>Fluxo Principal</w:t>
            </w:r>
            <w:r w:rsidRPr="003D4761">
              <w:t xml:space="preserve">: </w:t>
            </w:r>
          </w:p>
          <w:p w14:paraId="46B3E151" w14:textId="77777777" w:rsidR="00376F3D" w:rsidRPr="00EB4F26" w:rsidRDefault="00376F3D" w:rsidP="000D3C52">
            <w:r w:rsidRPr="00EB4F26">
              <w:t xml:space="preserve">FP01 – Este caso de uso inicia quando </w:t>
            </w:r>
            <w:r>
              <w:t>os atores desejam visualizar um boletim</w:t>
            </w:r>
          </w:p>
          <w:p w14:paraId="7DD7BCF6" w14:textId="77777777" w:rsidR="00376F3D" w:rsidRDefault="00376F3D" w:rsidP="000D3C52">
            <w:r w:rsidRPr="00EB4F26">
              <w:t>FP0</w:t>
            </w:r>
            <w:r>
              <w:t>2</w:t>
            </w:r>
            <w:r w:rsidRPr="00EB4F26">
              <w:t xml:space="preserve"> – </w:t>
            </w:r>
            <w:r>
              <w:t xml:space="preserve">O ator </w:t>
            </w:r>
            <w:r w:rsidRPr="00EB4F26">
              <w:t xml:space="preserve">seleciona a </w:t>
            </w:r>
            <w:r>
              <w:t>opção Visualizar Boletim</w:t>
            </w:r>
          </w:p>
          <w:p w14:paraId="587926B9" w14:textId="77777777" w:rsidR="00376F3D" w:rsidRDefault="00376F3D" w:rsidP="000D3C52">
            <w:commentRangeStart w:id="849"/>
            <w:r w:rsidRPr="00EB4F26">
              <w:t>FP0</w:t>
            </w:r>
            <w:r>
              <w:t>3</w:t>
            </w:r>
            <w:r w:rsidRPr="00EB4F26">
              <w:t xml:space="preserve"> – </w:t>
            </w:r>
            <w:r>
              <w:t>O sistema exibe a tela com os boletins inseridos no sistema de acordo com o perfil do ator logado</w:t>
            </w:r>
          </w:p>
          <w:p w14:paraId="3ACF5CB3" w14:textId="77777777" w:rsidR="00376F3D" w:rsidRDefault="00376F3D" w:rsidP="000D3C52">
            <w:r>
              <w:t>FP04 – O sistema emite aviso de notas visualizadas</w:t>
            </w:r>
            <w:commentRangeEnd w:id="849"/>
            <w:r>
              <w:rPr>
                <w:rStyle w:val="Refdecomentrio"/>
              </w:rPr>
              <w:commentReference w:id="849"/>
            </w:r>
          </w:p>
          <w:p w14:paraId="40242288" w14:textId="77777777" w:rsidR="00376F3D" w:rsidRDefault="00376F3D" w:rsidP="000D3C52">
            <w:pPr>
              <w:rPr>
                <w:b/>
                <w:bCs/>
              </w:rPr>
            </w:pPr>
          </w:p>
          <w:p w14:paraId="454D9DA3" w14:textId="77777777" w:rsidR="00376F3D" w:rsidRDefault="00376F3D" w:rsidP="000D3C52">
            <w:pPr>
              <w:rPr>
                <w:b/>
                <w:bCs/>
              </w:rPr>
            </w:pPr>
            <w:r w:rsidRPr="003D4761">
              <w:rPr>
                <w:b/>
                <w:bCs/>
              </w:rPr>
              <w:t>Fluxo Alternativo:</w:t>
            </w:r>
          </w:p>
          <w:p w14:paraId="4DA55513" w14:textId="77777777" w:rsidR="00376F3D" w:rsidRPr="00673DAE" w:rsidRDefault="00376F3D" w:rsidP="000D3C52"/>
        </w:tc>
      </w:tr>
    </w:tbl>
    <w:p w14:paraId="359A748B" w14:textId="77777777" w:rsidR="00376F3D" w:rsidRDefault="00376F3D" w:rsidP="00376F3D"/>
    <w:p w14:paraId="0175B977" w14:textId="77777777" w:rsidR="00376F3D" w:rsidRDefault="00376F3D" w:rsidP="00376F3D">
      <w:pPr>
        <w:pStyle w:val="Legenda"/>
      </w:pPr>
      <w:del w:id="850" w:author="Ana Paula S" w:date="2014-09-22T21:23:00Z">
        <w:r w:rsidDel="00124951">
          <w:delText>Tabela 4 - UC03 – VisualizarTarefa</w:delText>
        </w:r>
      </w:del>
    </w:p>
    <w:p w14:paraId="1C58A9DA" w14:textId="77777777" w:rsidR="00124951" w:rsidRDefault="00124951" w:rsidP="00124951">
      <w:pPr>
        <w:pStyle w:val="Legenda"/>
        <w:keepNext/>
        <w:rPr>
          <w:ins w:id="851" w:author="Ana Paula S" w:date="2014-09-22T21:23:00Z"/>
        </w:rPr>
        <w:pPrChange w:id="852" w:author="Ana Paula S" w:date="2014-09-22T21:23:00Z">
          <w:pPr/>
        </w:pPrChange>
      </w:pPr>
      <w:ins w:id="853" w:author="Ana Paula S" w:date="2014-09-22T21:23:00Z">
        <w:r>
          <w:t xml:space="preserve">Tabela </w:t>
        </w:r>
        <w:r>
          <w:fldChar w:fldCharType="begin"/>
        </w:r>
        <w:r>
          <w:instrText xml:space="preserve"> SEQ Tabela \* ARABIC </w:instrText>
        </w:r>
      </w:ins>
      <w:r>
        <w:fldChar w:fldCharType="separate"/>
      </w:r>
      <w:ins w:id="854" w:author="Ana Paula S" w:date="2014-09-22T21:23:00Z">
        <w:r>
          <w:rPr>
            <w:noProof/>
          </w:rPr>
          <w:t>5</w:t>
        </w:r>
        <w:r>
          <w:fldChar w:fldCharType="end"/>
        </w:r>
        <w:r>
          <w:rPr>
            <w:noProof/>
          </w:rPr>
          <w:t xml:space="preserve"> </w:t>
        </w:r>
        <w:r w:rsidRPr="00B1292E">
          <w:rPr>
            <w:noProof/>
          </w:rPr>
          <w:t>UC03 – Visualizar</w:t>
        </w:r>
        <w:r>
          <w:rPr>
            <w:noProof/>
          </w:rPr>
          <w:t xml:space="preserve"> </w:t>
        </w:r>
        <w:r w:rsidRPr="00B1292E">
          <w:rPr>
            <w:noProof/>
          </w:rPr>
          <w:t>Tarefa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855" w:author="Ana Paula S" w:date="2014-09-22T21:23:00Z">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2800"/>
        <w:gridCol w:w="5918"/>
        <w:tblGridChange w:id="856">
          <w:tblGrid>
            <w:gridCol w:w="2800"/>
            <w:gridCol w:w="5918"/>
          </w:tblGrid>
        </w:tblGridChange>
      </w:tblGrid>
      <w:tr w:rsidR="00376F3D" w:rsidRPr="00D96646" w14:paraId="28078E8D" w14:textId="77777777" w:rsidTr="00124951">
        <w:trPr>
          <w:trHeight w:val="499"/>
        </w:trPr>
        <w:tc>
          <w:tcPr>
            <w:tcW w:w="2800" w:type="dxa"/>
            <w:shd w:val="clear" w:color="auto" w:fill="D9D9D9"/>
            <w:tcPrChange w:id="857" w:author="Ana Paula S" w:date="2014-09-22T21:23:00Z">
              <w:tcPr>
                <w:tcW w:w="2800" w:type="dxa"/>
                <w:shd w:val="clear" w:color="auto" w:fill="D9D9D9"/>
              </w:tcPr>
            </w:tcPrChange>
          </w:tcPr>
          <w:p w14:paraId="1078DCB4" w14:textId="77777777" w:rsidR="00376F3D" w:rsidRPr="003D4761" w:rsidRDefault="00376F3D" w:rsidP="000D3C52">
            <w:pPr>
              <w:rPr>
                <w:b/>
                <w:bCs/>
              </w:rPr>
            </w:pPr>
            <w:r>
              <w:rPr>
                <w:b/>
                <w:bCs/>
              </w:rPr>
              <w:t>Nome do C</w:t>
            </w:r>
            <w:r w:rsidRPr="003D4761">
              <w:rPr>
                <w:b/>
                <w:bCs/>
              </w:rPr>
              <w:t>aso de Uso:</w:t>
            </w:r>
          </w:p>
        </w:tc>
        <w:tc>
          <w:tcPr>
            <w:tcW w:w="5918" w:type="dxa"/>
            <w:tcPrChange w:id="858" w:author="Ana Paula S" w:date="2014-09-22T21:23:00Z">
              <w:tcPr>
                <w:tcW w:w="5918" w:type="dxa"/>
              </w:tcPr>
            </w:tcPrChange>
          </w:tcPr>
          <w:p w14:paraId="07B78F77" w14:textId="77777777" w:rsidR="00376F3D" w:rsidRPr="00D96646" w:rsidRDefault="00376F3D" w:rsidP="000D3C52">
            <w:r>
              <w:t>UC03 – Visualizar Tarefa</w:t>
            </w:r>
          </w:p>
        </w:tc>
      </w:tr>
      <w:tr w:rsidR="00376F3D" w:rsidRPr="00D96646" w14:paraId="669FD92B" w14:textId="77777777" w:rsidTr="000D3C52">
        <w:tc>
          <w:tcPr>
            <w:tcW w:w="2800" w:type="dxa"/>
            <w:shd w:val="clear" w:color="auto" w:fill="D9D9D9"/>
          </w:tcPr>
          <w:p w14:paraId="44F48FE6" w14:textId="77777777" w:rsidR="00376F3D" w:rsidRPr="003D4761" w:rsidRDefault="00376F3D" w:rsidP="000D3C52">
            <w:pPr>
              <w:rPr>
                <w:b/>
                <w:bCs/>
              </w:rPr>
            </w:pPr>
            <w:r w:rsidRPr="003D4761">
              <w:rPr>
                <w:b/>
                <w:bCs/>
              </w:rPr>
              <w:t>Resumo:</w:t>
            </w:r>
          </w:p>
        </w:tc>
        <w:tc>
          <w:tcPr>
            <w:tcW w:w="5918" w:type="dxa"/>
          </w:tcPr>
          <w:p w14:paraId="7541567C" w14:textId="77777777" w:rsidR="00376F3D" w:rsidRPr="00D96646" w:rsidRDefault="00376F3D" w:rsidP="000D3C52">
            <w:r>
              <w:t>Alunos e Responsáveis conferem as tarefas de casa para os próximos dias.</w:t>
            </w:r>
          </w:p>
        </w:tc>
      </w:tr>
      <w:tr w:rsidR="00376F3D" w:rsidRPr="00D96646" w14:paraId="332FEFA7" w14:textId="77777777" w:rsidTr="000D3C52">
        <w:tc>
          <w:tcPr>
            <w:tcW w:w="2800" w:type="dxa"/>
            <w:shd w:val="clear" w:color="auto" w:fill="D9D9D9"/>
          </w:tcPr>
          <w:p w14:paraId="1D5B25DB" w14:textId="77777777" w:rsidR="00376F3D" w:rsidRPr="003D4761" w:rsidRDefault="00376F3D" w:rsidP="000D3C52">
            <w:pPr>
              <w:rPr>
                <w:b/>
                <w:bCs/>
              </w:rPr>
            </w:pPr>
            <w:r w:rsidRPr="003D4761">
              <w:rPr>
                <w:b/>
                <w:bCs/>
              </w:rPr>
              <w:t>Ator Principal:</w:t>
            </w:r>
          </w:p>
        </w:tc>
        <w:tc>
          <w:tcPr>
            <w:tcW w:w="5918" w:type="dxa"/>
          </w:tcPr>
          <w:p w14:paraId="4CC8173A" w14:textId="77777777" w:rsidR="00376F3D" w:rsidRPr="00D96646" w:rsidRDefault="00376F3D" w:rsidP="000D3C52">
            <w:r>
              <w:t>Professor,</w:t>
            </w:r>
            <w:ins w:id="859" w:author="Ana Paula S" w:date="2014-09-22T21:23:00Z">
              <w:r w:rsidR="00124951">
                <w:t xml:space="preserve"> </w:t>
              </w:r>
            </w:ins>
            <w:r>
              <w:t>Alunos e Responsáveis</w:t>
            </w:r>
          </w:p>
        </w:tc>
      </w:tr>
      <w:tr w:rsidR="00376F3D" w:rsidRPr="00D96646" w14:paraId="59867B82" w14:textId="77777777" w:rsidTr="000D3C52">
        <w:tc>
          <w:tcPr>
            <w:tcW w:w="2800" w:type="dxa"/>
            <w:shd w:val="clear" w:color="auto" w:fill="D9D9D9"/>
          </w:tcPr>
          <w:p w14:paraId="51099C81" w14:textId="77777777" w:rsidR="00376F3D" w:rsidRPr="003D4761" w:rsidRDefault="00376F3D" w:rsidP="000D3C52">
            <w:pPr>
              <w:rPr>
                <w:b/>
                <w:bCs/>
              </w:rPr>
            </w:pPr>
            <w:r w:rsidRPr="003D4761">
              <w:rPr>
                <w:b/>
                <w:bCs/>
              </w:rPr>
              <w:t>Pré-condição</w:t>
            </w:r>
          </w:p>
        </w:tc>
        <w:tc>
          <w:tcPr>
            <w:tcW w:w="5918" w:type="dxa"/>
          </w:tcPr>
          <w:p w14:paraId="78C5DB99" w14:textId="77777777" w:rsidR="00376F3D" w:rsidRPr="00D96646" w:rsidRDefault="00376F3D" w:rsidP="000D3C52">
            <w:r>
              <w:t>Os atores devem estar logados</w:t>
            </w:r>
          </w:p>
        </w:tc>
      </w:tr>
      <w:tr w:rsidR="00376F3D" w:rsidRPr="00D96646" w14:paraId="117133DD" w14:textId="77777777" w:rsidTr="000D3C52">
        <w:tc>
          <w:tcPr>
            <w:tcW w:w="2800" w:type="dxa"/>
            <w:shd w:val="clear" w:color="auto" w:fill="D9D9D9"/>
          </w:tcPr>
          <w:p w14:paraId="173D1F0B" w14:textId="77777777" w:rsidR="00376F3D" w:rsidRPr="003D4761" w:rsidRDefault="00376F3D" w:rsidP="000D3C52">
            <w:pPr>
              <w:rPr>
                <w:b/>
                <w:bCs/>
              </w:rPr>
            </w:pPr>
            <w:r w:rsidRPr="003D4761">
              <w:rPr>
                <w:b/>
                <w:bCs/>
              </w:rPr>
              <w:t>Pós-condição</w:t>
            </w:r>
          </w:p>
        </w:tc>
        <w:tc>
          <w:tcPr>
            <w:tcW w:w="5918" w:type="dxa"/>
          </w:tcPr>
          <w:p w14:paraId="1EDCA34B" w14:textId="77777777" w:rsidR="00376F3D" w:rsidRPr="00D96646" w:rsidRDefault="00376F3D" w:rsidP="000D3C52">
            <w:commentRangeStart w:id="860"/>
            <w:r>
              <w:t>Tarefa visualizada</w:t>
            </w:r>
            <w:commentRangeEnd w:id="860"/>
            <w:r>
              <w:rPr>
                <w:rStyle w:val="Refdecomentrio"/>
              </w:rPr>
              <w:commentReference w:id="860"/>
            </w:r>
          </w:p>
        </w:tc>
      </w:tr>
      <w:tr w:rsidR="00376F3D" w:rsidRPr="003D4761" w14:paraId="43BEF706" w14:textId="77777777" w:rsidTr="000D3C52">
        <w:tc>
          <w:tcPr>
            <w:tcW w:w="8718" w:type="dxa"/>
            <w:gridSpan w:val="2"/>
          </w:tcPr>
          <w:p w14:paraId="3EDF60EE" w14:textId="77777777" w:rsidR="00376F3D" w:rsidRPr="003D4761" w:rsidRDefault="00376F3D" w:rsidP="000D3C52">
            <w:pPr>
              <w:rPr>
                <w:b/>
                <w:bCs/>
              </w:rPr>
            </w:pPr>
          </w:p>
          <w:p w14:paraId="1A96546B" w14:textId="77777777" w:rsidR="00376F3D" w:rsidRDefault="00376F3D" w:rsidP="000D3C52">
            <w:r w:rsidRPr="003D4761">
              <w:rPr>
                <w:b/>
                <w:bCs/>
              </w:rPr>
              <w:t>Fluxo Principal</w:t>
            </w:r>
            <w:r w:rsidRPr="003D4761">
              <w:t xml:space="preserve">: </w:t>
            </w:r>
          </w:p>
          <w:p w14:paraId="14314B11" w14:textId="77777777" w:rsidR="00376F3D" w:rsidRDefault="00376F3D" w:rsidP="000D3C52">
            <w:pPr>
              <w:jc w:val="left"/>
            </w:pPr>
            <w:r w:rsidRPr="00EB4F26">
              <w:t>FP</w:t>
            </w:r>
            <w:r>
              <w:t>01</w:t>
            </w:r>
            <w:r w:rsidRPr="00EB4F26">
              <w:t xml:space="preserve"> –</w:t>
            </w:r>
            <w:r>
              <w:t xml:space="preserve"> Este caso de uso inicia-se quando o ator deseja consultar tarefa</w:t>
            </w:r>
          </w:p>
          <w:p w14:paraId="42197583" w14:textId="77777777" w:rsidR="00376F3D" w:rsidRDefault="00376F3D" w:rsidP="000D3C52">
            <w:pPr>
              <w:jc w:val="left"/>
            </w:pPr>
            <w:r w:rsidRPr="00EB4F26">
              <w:lastRenderedPageBreak/>
              <w:t>FP</w:t>
            </w:r>
            <w:r>
              <w:t>02</w:t>
            </w:r>
            <w:r w:rsidRPr="00EB4F26">
              <w:t xml:space="preserve"> –</w:t>
            </w:r>
            <w:r>
              <w:t xml:space="preserve"> O ator seleciona a opção tarefas</w:t>
            </w:r>
          </w:p>
          <w:p w14:paraId="65BDEE1E" w14:textId="77777777" w:rsidR="00376F3D" w:rsidRDefault="00376F3D" w:rsidP="000D3C52">
            <w:pPr>
              <w:jc w:val="left"/>
            </w:pPr>
            <w:commentRangeStart w:id="861"/>
            <w:r w:rsidRPr="00EB4F26">
              <w:t>FP</w:t>
            </w:r>
            <w:r>
              <w:t xml:space="preserve">03 </w:t>
            </w:r>
            <w:r w:rsidRPr="00EB4F26">
              <w:t>–</w:t>
            </w:r>
            <w:r>
              <w:t xml:space="preserve"> O sistema abre a listagem das tarefas registradas por data e por professor e disciplina, apenas para visualização.</w:t>
            </w:r>
            <w:commentRangeEnd w:id="861"/>
            <w:r>
              <w:rPr>
                <w:rStyle w:val="Refdecomentrio"/>
              </w:rPr>
              <w:commentReference w:id="861"/>
            </w:r>
          </w:p>
          <w:p w14:paraId="4264D256" w14:textId="77777777" w:rsidR="00376F3D" w:rsidRPr="003D4761" w:rsidRDefault="00376F3D" w:rsidP="000D3C52">
            <w:pPr>
              <w:jc w:val="left"/>
            </w:pPr>
          </w:p>
          <w:p w14:paraId="30E5F420" w14:textId="77777777" w:rsidR="00376F3D" w:rsidRDefault="00376F3D" w:rsidP="000D3C52">
            <w:r w:rsidRPr="003D4761">
              <w:rPr>
                <w:b/>
                <w:bCs/>
              </w:rPr>
              <w:t>Fluxo Alternativo:</w:t>
            </w:r>
          </w:p>
          <w:p w14:paraId="00D34306" w14:textId="77777777" w:rsidR="00376F3D" w:rsidRPr="003D4761" w:rsidRDefault="00376F3D" w:rsidP="000D3C52">
            <w:r>
              <w:t>FA01 – Caso não haja tarefas inseridas é emitido o aviso “Não há tarefas a serem feitas”</w:t>
            </w:r>
          </w:p>
        </w:tc>
      </w:tr>
    </w:tbl>
    <w:p w14:paraId="101783B7" w14:textId="77777777" w:rsidR="00376F3D" w:rsidRDefault="00376F3D" w:rsidP="00376F3D">
      <w:pPr>
        <w:pStyle w:val="Legenda"/>
      </w:pPr>
    </w:p>
    <w:p w14:paraId="7124BCF3" w14:textId="77777777" w:rsidR="00376F3D" w:rsidRDefault="00376F3D" w:rsidP="00376F3D"/>
    <w:p w14:paraId="29719C55" w14:textId="77777777" w:rsidR="00376F3D" w:rsidRDefault="00376F3D" w:rsidP="00376F3D"/>
    <w:p w14:paraId="06872BA5" w14:textId="77777777" w:rsidR="00376F3D" w:rsidRDefault="00376F3D" w:rsidP="00376F3D"/>
    <w:p w14:paraId="0AA2065A" w14:textId="77777777" w:rsidR="00376F3D" w:rsidRPr="003D109B" w:rsidRDefault="00376F3D" w:rsidP="00376F3D"/>
    <w:p w14:paraId="04DA6106" w14:textId="77777777" w:rsidR="00376F3D" w:rsidRDefault="00376F3D" w:rsidP="00376F3D">
      <w:pPr>
        <w:pStyle w:val="Legenda"/>
      </w:pPr>
      <w:del w:id="862" w:author="Ana Paula S" w:date="2014-09-22T21:25:00Z">
        <w:r w:rsidDel="00124951">
          <w:delText>Tabela 5 - UC04 – InserirTarefa</w:delText>
        </w:r>
      </w:del>
    </w:p>
    <w:p w14:paraId="48C8CABE" w14:textId="77777777" w:rsidR="00124951" w:rsidRDefault="00124951" w:rsidP="00124951">
      <w:pPr>
        <w:pStyle w:val="Legenda"/>
        <w:keepNext/>
        <w:rPr>
          <w:ins w:id="863" w:author="Ana Paula S" w:date="2014-09-22T21:25:00Z"/>
        </w:rPr>
        <w:pPrChange w:id="864" w:author="Ana Paula S" w:date="2014-09-22T21:25:00Z">
          <w:pPr/>
        </w:pPrChange>
      </w:pPr>
      <w:ins w:id="865" w:author="Ana Paula S" w:date="2014-09-22T21:25:00Z">
        <w:r>
          <w:t xml:space="preserve">Tabela </w:t>
        </w:r>
        <w:r>
          <w:fldChar w:fldCharType="begin"/>
        </w:r>
        <w:r>
          <w:instrText xml:space="preserve"> SEQ Tabela \* ARABIC </w:instrText>
        </w:r>
      </w:ins>
      <w:r>
        <w:fldChar w:fldCharType="separate"/>
      </w:r>
      <w:ins w:id="866" w:author="Ana Paula S" w:date="2014-09-22T21:25:00Z">
        <w:r>
          <w:rPr>
            <w:noProof/>
          </w:rPr>
          <w:t>6</w:t>
        </w:r>
        <w:r>
          <w:fldChar w:fldCharType="end"/>
        </w:r>
        <w:r>
          <w:t xml:space="preserve"> </w:t>
        </w:r>
        <w:r w:rsidRPr="00E824AF">
          <w:t>UC04 – Inserir</w:t>
        </w:r>
        <w:r>
          <w:t xml:space="preserve"> </w:t>
        </w:r>
        <w:r w:rsidRPr="00E824AF">
          <w:t>Tarefa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9DEDCA4" w14:textId="77777777" w:rsidTr="000D3C52">
        <w:tc>
          <w:tcPr>
            <w:tcW w:w="2658" w:type="dxa"/>
            <w:shd w:val="clear" w:color="auto" w:fill="D9D9D9"/>
          </w:tcPr>
          <w:p w14:paraId="5A16B144" w14:textId="77777777" w:rsidR="00376F3D" w:rsidRPr="003D4761" w:rsidRDefault="00376F3D" w:rsidP="000D3C52">
            <w:pPr>
              <w:rPr>
                <w:b/>
                <w:bCs/>
              </w:rPr>
            </w:pPr>
            <w:r>
              <w:rPr>
                <w:b/>
                <w:bCs/>
              </w:rPr>
              <w:t>Nome do C</w:t>
            </w:r>
            <w:r w:rsidRPr="003D4761">
              <w:rPr>
                <w:b/>
                <w:bCs/>
              </w:rPr>
              <w:t>aso de Uso:</w:t>
            </w:r>
          </w:p>
        </w:tc>
        <w:tc>
          <w:tcPr>
            <w:tcW w:w="6060" w:type="dxa"/>
          </w:tcPr>
          <w:p w14:paraId="339B5A2A" w14:textId="77777777" w:rsidR="00376F3D" w:rsidRPr="00D96646" w:rsidRDefault="00376F3D" w:rsidP="000D3C52">
            <w:r>
              <w:t>UC04 – Inserir tarefa</w:t>
            </w:r>
          </w:p>
        </w:tc>
      </w:tr>
      <w:tr w:rsidR="00376F3D" w:rsidRPr="00D96646" w14:paraId="693D2617" w14:textId="77777777" w:rsidTr="000D3C52">
        <w:tc>
          <w:tcPr>
            <w:tcW w:w="2658" w:type="dxa"/>
            <w:shd w:val="clear" w:color="auto" w:fill="D9D9D9"/>
          </w:tcPr>
          <w:p w14:paraId="25C36230" w14:textId="77777777" w:rsidR="00376F3D" w:rsidRPr="003D4761" w:rsidRDefault="00376F3D" w:rsidP="000D3C52">
            <w:pPr>
              <w:rPr>
                <w:b/>
                <w:bCs/>
              </w:rPr>
            </w:pPr>
            <w:r w:rsidRPr="003D4761">
              <w:rPr>
                <w:b/>
                <w:bCs/>
              </w:rPr>
              <w:t>Resumo:</w:t>
            </w:r>
          </w:p>
        </w:tc>
        <w:tc>
          <w:tcPr>
            <w:tcW w:w="6060" w:type="dxa"/>
          </w:tcPr>
          <w:p w14:paraId="539A8069" w14:textId="77777777" w:rsidR="00376F3D" w:rsidRPr="00D96646" w:rsidRDefault="00376F3D" w:rsidP="000D3C52">
            <w:r>
              <w:t>As tarefas de uma disciplina são registradas no sistema para acesso de cada aluno e responsável.</w:t>
            </w:r>
          </w:p>
        </w:tc>
      </w:tr>
      <w:tr w:rsidR="00376F3D" w:rsidRPr="00D96646" w14:paraId="5156E51E" w14:textId="77777777" w:rsidTr="000D3C52">
        <w:tc>
          <w:tcPr>
            <w:tcW w:w="2658" w:type="dxa"/>
            <w:shd w:val="clear" w:color="auto" w:fill="D9D9D9"/>
          </w:tcPr>
          <w:p w14:paraId="69EB3A69" w14:textId="77777777" w:rsidR="00376F3D" w:rsidRPr="003D4761" w:rsidRDefault="00376F3D" w:rsidP="000D3C52">
            <w:pPr>
              <w:rPr>
                <w:b/>
                <w:bCs/>
              </w:rPr>
            </w:pPr>
            <w:r w:rsidRPr="003D4761">
              <w:rPr>
                <w:b/>
                <w:bCs/>
              </w:rPr>
              <w:t>Ator Principal:</w:t>
            </w:r>
          </w:p>
        </w:tc>
        <w:tc>
          <w:tcPr>
            <w:tcW w:w="6060" w:type="dxa"/>
          </w:tcPr>
          <w:p w14:paraId="002CCA3B" w14:textId="77777777" w:rsidR="00376F3D" w:rsidRPr="00D96646" w:rsidRDefault="00376F3D" w:rsidP="000D3C52">
            <w:r>
              <w:t>Professor</w:t>
            </w:r>
          </w:p>
        </w:tc>
      </w:tr>
      <w:tr w:rsidR="00376F3D" w:rsidRPr="00D96646" w14:paraId="6EB5648D" w14:textId="77777777" w:rsidTr="000D3C52">
        <w:tc>
          <w:tcPr>
            <w:tcW w:w="2658" w:type="dxa"/>
            <w:shd w:val="clear" w:color="auto" w:fill="D9D9D9"/>
          </w:tcPr>
          <w:p w14:paraId="0DA085C5" w14:textId="77777777" w:rsidR="00376F3D" w:rsidRPr="003D4761" w:rsidRDefault="00376F3D" w:rsidP="000D3C52">
            <w:pPr>
              <w:rPr>
                <w:b/>
                <w:bCs/>
              </w:rPr>
            </w:pPr>
            <w:r w:rsidRPr="003D4761">
              <w:rPr>
                <w:b/>
                <w:bCs/>
              </w:rPr>
              <w:t>Pré-condição</w:t>
            </w:r>
          </w:p>
        </w:tc>
        <w:tc>
          <w:tcPr>
            <w:tcW w:w="6060" w:type="dxa"/>
          </w:tcPr>
          <w:p w14:paraId="62389E92" w14:textId="77777777" w:rsidR="00376F3D" w:rsidRDefault="00376F3D" w:rsidP="000D3C52">
            <w:r>
              <w:t>As turmas e professor devem estar ativados no sistema.</w:t>
            </w:r>
          </w:p>
          <w:p w14:paraId="3128363C" w14:textId="77777777" w:rsidR="00376F3D" w:rsidRPr="00D96646" w:rsidRDefault="00376F3D" w:rsidP="000D3C52">
            <w:r>
              <w:t>O professor deve estar logado.</w:t>
            </w:r>
          </w:p>
        </w:tc>
      </w:tr>
      <w:tr w:rsidR="00376F3D" w:rsidRPr="00D96646" w14:paraId="6D07314B" w14:textId="77777777" w:rsidTr="000D3C52">
        <w:tc>
          <w:tcPr>
            <w:tcW w:w="2658" w:type="dxa"/>
            <w:shd w:val="clear" w:color="auto" w:fill="D9D9D9"/>
          </w:tcPr>
          <w:p w14:paraId="3FDF5D60" w14:textId="77777777" w:rsidR="00376F3D" w:rsidRPr="003D4761" w:rsidRDefault="00376F3D" w:rsidP="000D3C52">
            <w:pPr>
              <w:rPr>
                <w:b/>
                <w:bCs/>
              </w:rPr>
            </w:pPr>
            <w:r w:rsidRPr="003D4761">
              <w:rPr>
                <w:b/>
                <w:bCs/>
              </w:rPr>
              <w:t>Pós-condição</w:t>
            </w:r>
          </w:p>
        </w:tc>
        <w:tc>
          <w:tcPr>
            <w:tcW w:w="6060" w:type="dxa"/>
          </w:tcPr>
          <w:p w14:paraId="770DF1EE" w14:textId="77777777" w:rsidR="00376F3D" w:rsidRPr="00D96646" w:rsidRDefault="00376F3D" w:rsidP="000D3C52">
            <w:r>
              <w:t>A tarefa do professor registrada no sistema com data da inserção.</w:t>
            </w:r>
          </w:p>
        </w:tc>
      </w:tr>
      <w:tr w:rsidR="00376F3D" w:rsidRPr="003D4761" w14:paraId="10A12A9C" w14:textId="77777777" w:rsidTr="000D3C52">
        <w:tc>
          <w:tcPr>
            <w:tcW w:w="8718" w:type="dxa"/>
            <w:gridSpan w:val="2"/>
          </w:tcPr>
          <w:p w14:paraId="47FAF192" w14:textId="77777777" w:rsidR="00376F3D" w:rsidRPr="003D4761" w:rsidRDefault="00376F3D" w:rsidP="000D3C52">
            <w:pPr>
              <w:rPr>
                <w:b/>
                <w:bCs/>
              </w:rPr>
            </w:pPr>
          </w:p>
          <w:p w14:paraId="01125A77" w14:textId="77777777" w:rsidR="00376F3D" w:rsidRDefault="00376F3D" w:rsidP="000D3C52">
            <w:r w:rsidRPr="003D4761">
              <w:rPr>
                <w:b/>
                <w:bCs/>
              </w:rPr>
              <w:t>Fluxo Principal</w:t>
            </w:r>
            <w:r w:rsidRPr="003D4761">
              <w:t xml:space="preserve">: </w:t>
            </w:r>
          </w:p>
          <w:p w14:paraId="38253457" w14:textId="77777777" w:rsidR="00376F3D" w:rsidRDefault="00376F3D" w:rsidP="000D3C52">
            <w:r w:rsidRPr="00EB4F26">
              <w:t>FP</w:t>
            </w:r>
            <w:r>
              <w:t>01</w:t>
            </w:r>
            <w:r w:rsidRPr="00EB4F26">
              <w:t xml:space="preserve"> –</w:t>
            </w:r>
            <w:r>
              <w:t xml:space="preserve"> Este caso de uso inicia-se quando o professor deseja registrar tarefa</w:t>
            </w:r>
          </w:p>
          <w:p w14:paraId="0655AE6C"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201128BF" w14:textId="77777777" w:rsidR="00376F3D" w:rsidRPr="007A2C87" w:rsidRDefault="00376F3D" w:rsidP="000D3C52">
            <w:pPr>
              <w:jc w:val="left"/>
            </w:pPr>
            <w:r w:rsidRPr="00EB4F26">
              <w:t>FP</w:t>
            </w:r>
            <w:r>
              <w:t>03</w:t>
            </w:r>
            <w:r w:rsidRPr="00EB4F26">
              <w:t xml:space="preserve"> –</w:t>
            </w:r>
            <w:r>
              <w:t xml:space="preserve"> O professor seleciona a turma</w:t>
            </w:r>
          </w:p>
          <w:p w14:paraId="4D54F41D" w14:textId="77777777"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14:paraId="4F25D660" w14:textId="77777777" w:rsidR="00376F3D" w:rsidRPr="002328DD" w:rsidRDefault="00376F3D" w:rsidP="000D3C52">
            <w:r w:rsidRPr="00EB4F26">
              <w:t>FP</w:t>
            </w:r>
            <w:r>
              <w:t>05</w:t>
            </w:r>
            <w:r w:rsidRPr="00EB4F26">
              <w:t xml:space="preserve"> –</w:t>
            </w:r>
            <w:r>
              <w:t xml:space="preserve"> O professor seleciona o registro diário</w:t>
            </w:r>
          </w:p>
          <w:p w14:paraId="799DF28B" w14:textId="77777777" w:rsidR="00376F3D" w:rsidRDefault="00376F3D" w:rsidP="000D3C52">
            <w:r w:rsidRPr="00EB4F26">
              <w:t>FP</w:t>
            </w:r>
            <w:r>
              <w:t>06</w:t>
            </w:r>
            <w:r w:rsidRPr="00EB4F26">
              <w:t xml:space="preserve"> –</w:t>
            </w:r>
            <w:r>
              <w:t xml:space="preserve"> O sistema abre opções para registro de tarefas e alteração de tarefas</w:t>
            </w:r>
          </w:p>
          <w:p w14:paraId="3B6EBE40" w14:textId="77777777" w:rsidR="00376F3D" w:rsidRDefault="00376F3D" w:rsidP="000D3C52">
            <w:r>
              <w:t>FP07 – O professor seleciona registro de tarefas</w:t>
            </w:r>
          </w:p>
          <w:p w14:paraId="22856B8D" w14:textId="77777777" w:rsidR="00376F3D" w:rsidRPr="002328DD" w:rsidRDefault="00376F3D" w:rsidP="000D3C52">
            <w:r>
              <w:t>FP08 – O sistema abre tela para registro da tarefa para todos os alunos da turma</w:t>
            </w:r>
          </w:p>
          <w:p w14:paraId="737BD2F1" w14:textId="77777777" w:rsidR="00376F3D" w:rsidRDefault="00376F3D" w:rsidP="000D3C52">
            <w:r w:rsidRPr="00EB4F26">
              <w:t>FP</w:t>
            </w:r>
            <w:r>
              <w:t>09</w:t>
            </w:r>
            <w:r w:rsidRPr="00EB4F26">
              <w:t xml:space="preserve"> –</w:t>
            </w:r>
            <w:r>
              <w:t xml:space="preserve"> O professor digita a comanda da tarefa para os alunos daquela turma.</w:t>
            </w:r>
          </w:p>
          <w:p w14:paraId="705855C5" w14:textId="77777777" w:rsidR="00376F3D" w:rsidRDefault="00376F3D" w:rsidP="000D3C52">
            <w:r>
              <w:lastRenderedPageBreak/>
              <w:t>FP10 – O sistema disponibiliza calendário para professor selecionar a data da entrega da tarefa.</w:t>
            </w:r>
          </w:p>
          <w:p w14:paraId="07DF47E7" w14:textId="77777777"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14:paraId="1BD61A99" w14:textId="77777777" w:rsidR="00376F3D" w:rsidRDefault="00376F3D" w:rsidP="000D3C52">
            <w:r w:rsidRPr="00EB4F26">
              <w:t>FP</w:t>
            </w:r>
            <w:r>
              <w:t>12</w:t>
            </w:r>
            <w:r w:rsidRPr="00EB4F26">
              <w:t xml:space="preserve"> –</w:t>
            </w:r>
            <w:r>
              <w:t xml:space="preserve"> O sistema envia as tarefas para cada aluno</w:t>
            </w:r>
          </w:p>
          <w:p w14:paraId="7FC72377" w14:textId="77777777" w:rsidR="00376F3D" w:rsidRPr="002328DD" w:rsidRDefault="00376F3D" w:rsidP="000D3C52">
            <w:r w:rsidRPr="00EB4F26">
              <w:t>FP</w:t>
            </w:r>
            <w:r>
              <w:t>13</w:t>
            </w:r>
            <w:r w:rsidRPr="00EB4F26">
              <w:t xml:space="preserve"> –</w:t>
            </w:r>
            <w:r>
              <w:t xml:space="preserve"> O sistema envia aviso de tarefas enviadas com sucesso</w:t>
            </w:r>
          </w:p>
          <w:p w14:paraId="15A87BCD" w14:textId="77777777" w:rsidR="00376F3D" w:rsidRPr="003D4761" w:rsidRDefault="00376F3D" w:rsidP="000D3C52"/>
          <w:p w14:paraId="7BA22CC7" w14:textId="77777777" w:rsidR="00376F3D" w:rsidRDefault="00376F3D" w:rsidP="000D3C52">
            <w:r w:rsidRPr="003D4761">
              <w:rPr>
                <w:b/>
                <w:bCs/>
              </w:rPr>
              <w:t>Fluxo Alternativo:</w:t>
            </w:r>
            <w:r>
              <w:t xml:space="preserve"> Editar Tarefa.</w:t>
            </w:r>
          </w:p>
          <w:p w14:paraId="179CCF2C" w14:textId="77777777" w:rsidR="00376F3D" w:rsidRDefault="00376F3D" w:rsidP="000D3C52">
            <w:pPr>
              <w:jc w:val="left"/>
            </w:pPr>
            <w:r w:rsidRPr="0055616C">
              <w:t>Este caso de uso inicia-se quando o professor de</w:t>
            </w:r>
            <w:r>
              <w:t>seja editar a tarefa. No passo 4 o professor seleciona o editar tarefa</w:t>
            </w:r>
            <w:r w:rsidRPr="0055616C">
              <w:t>.</w:t>
            </w:r>
          </w:p>
          <w:p w14:paraId="75C48EA4" w14:textId="77777777" w:rsidR="00376F3D" w:rsidRPr="003D4761" w:rsidRDefault="00376F3D" w:rsidP="000D3C52">
            <w:pPr>
              <w:jc w:val="left"/>
            </w:pPr>
          </w:p>
        </w:tc>
      </w:tr>
    </w:tbl>
    <w:p w14:paraId="11EC4E0F" w14:textId="77777777" w:rsidR="00376F3D" w:rsidRDefault="00376F3D" w:rsidP="00376F3D">
      <w:pPr>
        <w:pStyle w:val="Legenda"/>
      </w:pPr>
    </w:p>
    <w:p w14:paraId="317B4F72" w14:textId="77777777" w:rsidR="00376F3D" w:rsidRDefault="00376F3D" w:rsidP="00376F3D">
      <w:pPr>
        <w:pStyle w:val="Legenda"/>
      </w:pPr>
    </w:p>
    <w:p w14:paraId="62A39284" w14:textId="77777777" w:rsidR="00376F3D" w:rsidDel="00124951" w:rsidRDefault="00376F3D" w:rsidP="00376F3D">
      <w:pPr>
        <w:pStyle w:val="Legenda"/>
        <w:rPr>
          <w:del w:id="867" w:author="Ana Paula S" w:date="2014-09-22T21:26:00Z"/>
        </w:rPr>
      </w:pPr>
      <w:del w:id="868" w:author="Ana Paula S" w:date="2014-09-22T21:25:00Z">
        <w:r w:rsidDel="00124951">
          <w:delText>Tabela 6 - UC05 – EditarTarefa</w:delText>
        </w:r>
      </w:del>
    </w:p>
    <w:p w14:paraId="3838C472" w14:textId="77777777" w:rsidR="00124951" w:rsidRDefault="00124951" w:rsidP="00124951">
      <w:pPr>
        <w:pStyle w:val="Legenda"/>
        <w:keepNext/>
        <w:rPr>
          <w:ins w:id="869" w:author="Ana Paula S" w:date="2014-09-22T21:25:00Z"/>
        </w:rPr>
        <w:pPrChange w:id="870" w:author="Ana Paula S" w:date="2014-09-22T21:25:00Z">
          <w:pPr/>
        </w:pPrChange>
      </w:pPr>
    </w:p>
    <w:p w14:paraId="74D511DE" w14:textId="77777777" w:rsidR="00124951" w:rsidRDefault="00124951" w:rsidP="00124951">
      <w:pPr>
        <w:pStyle w:val="Legenda"/>
        <w:keepNext/>
        <w:rPr>
          <w:ins w:id="871" w:author="Ana Paula S" w:date="2014-09-22T21:26:00Z"/>
        </w:rPr>
        <w:pPrChange w:id="872" w:author="Ana Paula S" w:date="2014-09-22T21:26:00Z">
          <w:pPr/>
        </w:pPrChange>
      </w:pPr>
      <w:ins w:id="873" w:author="Ana Paula S" w:date="2014-09-22T21:26:00Z">
        <w:r>
          <w:t xml:space="preserve">Tabela </w:t>
        </w:r>
        <w:r>
          <w:fldChar w:fldCharType="begin"/>
        </w:r>
        <w:r>
          <w:instrText xml:space="preserve"> SEQ Tabela \* ARABIC </w:instrText>
        </w:r>
      </w:ins>
      <w:r>
        <w:fldChar w:fldCharType="separate"/>
      </w:r>
      <w:ins w:id="874" w:author="Ana Paula S" w:date="2014-09-22T21:26:00Z">
        <w:r>
          <w:rPr>
            <w:noProof/>
          </w:rPr>
          <w:t>7</w:t>
        </w:r>
        <w:r>
          <w:fldChar w:fldCharType="end"/>
        </w:r>
        <w:r>
          <w:t xml:space="preserve"> </w:t>
        </w:r>
        <w:r w:rsidRPr="009F03CA">
          <w:t>UC05 – EditarTarefa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3F51C492" w14:textId="77777777" w:rsidTr="000D3C52">
        <w:tc>
          <w:tcPr>
            <w:tcW w:w="2658" w:type="dxa"/>
            <w:shd w:val="clear" w:color="auto" w:fill="D9D9D9"/>
          </w:tcPr>
          <w:p w14:paraId="2D1B644A" w14:textId="77777777" w:rsidR="00376F3D" w:rsidRPr="003D4761" w:rsidRDefault="00376F3D" w:rsidP="000D3C52">
            <w:pPr>
              <w:rPr>
                <w:b/>
                <w:bCs/>
              </w:rPr>
            </w:pPr>
            <w:r>
              <w:rPr>
                <w:b/>
                <w:bCs/>
              </w:rPr>
              <w:t>Nome do C</w:t>
            </w:r>
            <w:r w:rsidRPr="003D4761">
              <w:rPr>
                <w:b/>
                <w:bCs/>
              </w:rPr>
              <w:t>aso de Uso:</w:t>
            </w:r>
          </w:p>
        </w:tc>
        <w:tc>
          <w:tcPr>
            <w:tcW w:w="6060" w:type="dxa"/>
          </w:tcPr>
          <w:p w14:paraId="0EE3416E" w14:textId="77777777" w:rsidR="00376F3D" w:rsidRPr="00D96646" w:rsidRDefault="00376F3D" w:rsidP="000D3C52">
            <w:r>
              <w:t>UC05 – Editar  tarefa</w:t>
            </w:r>
          </w:p>
        </w:tc>
      </w:tr>
      <w:tr w:rsidR="00376F3D" w:rsidRPr="00D96646" w14:paraId="6080D47F" w14:textId="77777777" w:rsidTr="000D3C52">
        <w:tc>
          <w:tcPr>
            <w:tcW w:w="2658" w:type="dxa"/>
            <w:shd w:val="clear" w:color="auto" w:fill="D9D9D9"/>
          </w:tcPr>
          <w:p w14:paraId="3EEEE3F0" w14:textId="77777777" w:rsidR="00376F3D" w:rsidRPr="003D4761" w:rsidRDefault="00376F3D" w:rsidP="000D3C52">
            <w:pPr>
              <w:rPr>
                <w:b/>
                <w:bCs/>
              </w:rPr>
            </w:pPr>
            <w:r w:rsidRPr="003D4761">
              <w:rPr>
                <w:b/>
                <w:bCs/>
              </w:rPr>
              <w:t>Resumo:</w:t>
            </w:r>
          </w:p>
        </w:tc>
        <w:tc>
          <w:tcPr>
            <w:tcW w:w="6060" w:type="dxa"/>
          </w:tcPr>
          <w:p w14:paraId="6DAB524A" w14:textId="77777777" w:rsidR="00376F3D" w:rsidRPr="00D96646" w:rsidRDefault="00376F3D" w:rsidP="000D3C52">
            <w:r>
              <w:t>As tarefas de uma disciplina são alteradas no sistema para acesso de cada aluno e pai.</w:t>
            </w:r>
          </w:p>
        </w:tc>
      </w:tr>
      <w:tr w:rsidR="00376F3D" w:rsidRPr="00D96646" w14:paraId="39DE98DB" w14:textId="77777777" w:rsidTr="000D3C52">
        <w:tc>
          <w:tcPr>
            <w:tcW w:w="2658" w:type="dxa"/>
            <w:shd w:val="clear" w:color="auto" w:fill="D9D9D9"/>
          </w:tcPr>
          <w:p w14:paraId="4964F077" w14:textId="77777777" w:rsidR="00376F3D" w:rsidRPr="003D4761" w:rsidRDefault="00376F3D" w:rsidP="000D3C52">
            <w:pPr>
              <w:rPr>
                <w:b/>
                <w:bCs/>
              </w:rPr>
            </w:pPr>
            <w:r w:rsidRPr="003D4761">
              <w:rPr>
                <w:b/>
                <w:bCs/>
              </w:rPr>
              <w:t>Ator Principal:</w:t>
            </w:r>
          </w:p>
        </w:tc>
        <w:tc>
          <w:tcPr>
            <w:tcW w:w="6060" w:type="dxa"/>
          </w:tcPr>
          <w:p w14:paraId="4069E763" w14:textId="77777777" w:rsidR="00376F3D" w:rsidRPr="00D96646" w:rsidRDefault="00376F3D" w:rsidP="000D3C52">
            <w:r>
              <w:t>Professor</w:t>
            </w:r>
          </w:p>
        </w:tc>
      </w:tr>
      <w:tr w:rsidR="00376F3D" w:rsidRPr="00D96646" w14:paraId="53C3B36F" w14:textId="77777777" w:rsidTr="000D3C52">
        <w:tc>
          <w:tcPr>
            <w:tcW w:w="2658" w:type="dxa"/>
            <w:shd w:val="clear" w:color="auto" w:fill="D9D9D9"/>
          </w:tcPr>
          <w:p w14:paraId="2B9AE5DF" w14:textId="77777777" w:rsidR="00376F3D" w:rsidRPr="003D4761" w:rsidRDefault="00376F3D" w:rsidP="000D3C52">
            <w:pPr>
              <w:rPr>
                <w:b/>
                <w:bCs/>
              </w:rPr>
            </w:pPr>
            <w:r w:rsidRPr="003D4761">
              <w:rPr>
                <w:b/>
                <w:bCs/>
              </w:rPr>
              <w:t>Pré-condição</w:t>
            </w:r>
          </w:p>
        </w:tc>
        <w:tc>
          <w:tcPr>
            <w:tcW w:w="6060" w:type="dxa"/>
          </w:tcPr>
          <w:p w14:paraId="70716D75" w14:textId="77777777" w:rsidR="00376F3D" w:rsidRDefault="00376F3D" w:rsidP="000D3C52">
            <w:r>
              <w:t>A tarefa deve estar cadastrada no sistema.</w:t>
            </w:r>
          </w:p>
          <w:p w14:paraId="4A810C5A" w14:textId="77777777" w:rsidR="00376F3D" w:rsidRPr="00D96646" w:rsidRDefault="00376F3D" w:rsidP="000D3C52">
            <w:r>
              <w:t>O professor deve estar logado.</w:t>
            </w:r>
          </w:p>
        </w:tc>
      </w:tr>
      <w:tr w:rsidR="00376F3D" w:rsidRPr="00D96646" w14:paraId="16F982B6" w14:textId="77777777" w:rsidTr="000D3C52">
        <w:tc>
          <w:tcPr>
            <w:tcW w:w="2658" w:type="dxa"/>
            <w:shd w:val="clear" w:color="auto" w:fill="D9D9D9"/>
          </w:tcPr>
          <w:p w14:paraId="15C781E4" w14:textId="77777777" w:rsidR="00376F3D" w:rsidRPr="003D4761" w:rsidRDefault="00376F3D" w:rsidP="000D3C52">
            <w:pPr>
              <w:rPr>
                <w:b/>
                <w:bCs/>
              </w:rPr>
            </w:pPr>
            <w:r w:rsidRPr="003D4761">
              <w:rPr>
                <w:b/>
                <w:bCs/>
              </w:rPr>
              <w:t>Pós-condição</w:t>
            </w:r>
          </w:p>
        </w:tc>
        <w:tc>
          <w:tcPr>
            <w:tcW w:w="6060" w:type="dxa"/>
          </w:tcPr>
          <w:p w14:paraId="21CED621" w14:textId="77777777" w:rsidR="00376F3D" w:rsidRPr="00D96646" w:rsidRDefault="00376F3D" w:rsidP="000D3C52">
            <w:r>
              <w:t>A tarefa do professor continua registrada, com data da alteração incluída no registro.</w:t>
            </w:r>
          </w:p>
        </w:tc>
      </w:tr>
      <w:tr w:rsidR="00376F3D" w:rsidRPr="003D4761" w14:paraId="60163EAA" w14:textId="77777777" w:rsidTr="000D3C52">
        <w:tc>
          <w:tcPr>
            <w:tcW w:w="8718" w:type="dxa"/>
            <w:gridSpan w:val="2"/>
          </w:tcPr>
          <w:p w14:paraId="7D1847F8" w14:textId="77777777" w:rsidR="00376F3D" w:rsidRPr="003D4761" w:rsidRDefault="00376F3D" w:rsidP="000D3C52">
            <w:pPr>
              <w:rPr>
                <w:b/>
                <w:bCs/>
              </w:rPr>
            </w:pPr>
          </w:p>
          <w:p w14:paraId="278DFCB7" w14:textId="77777777" w:rsidR="00376F3D" w:rsidRDefault="00376F3D" w:rsidP="000D3C52">
            <w:r w:rsidRPr="003D4761">
              <w:rPr>
                <w:b/>
                <w:bCs/>
              </w:rPr>
              <w:t>Fluxo Principal</w:t>
            </w:r>
            <w:r w:rsidRPr="003D4761">
              <w:t xml:space="preserve">: </w:t>
            </w:r>
          </w:p>
          <w:p w14:paraId="0D24C9A2" w14:textId="77777777" w:rsidR="00376F3D" w:rsidRDefault="00376F3D" w:rsidP="000D3C52">
            <w:r w:rsidRPr="00EB4F26">
              <w:t>FP</w:t>
            </w:r>
            <w:r>
              <w:t xml:space="preserve">01 </w:t>
            </w:r>
            <w:r w:rsidRPr="00EB4F26">
              <w:t>–</w:t>
            </w:r>
            <w:r>
              <w:t xml:space="preserve"> Este caso de uso inicia-se quando o professor deseja alterar uma tarefa registrada.</w:t>
            </w:r>
          </w:p>
          <w:p w14:paraId="5757F476"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644A3DF0" w14:textId="77777777" w:rsidR="00376F3D" w:rsidRPr="007A2C87" w:rsidRDefault="00376F3D" w:rsidP="000D3C52">
            <w:pPr>
              <w:jc w:val="left"/>
            </w:pPr>
            <w:r w:rsidRPr="00EB4F26">
              <w:t>FP</w:t>
            </w:r>
            <w:r>
              <w:t>03</w:t>
            </w:r>
            <w:r w:rsidRPr="00EB4F26">
              <w:t xml:space="preserve"> –</w:t>
            </w:r>
            <w:r>
              <w:t xml:space="preserve"> O professor seleciona a turma</w:t>
            </w:r>
          </w:p>
          <w:p w14:paraId="0F370FAF" w14:textId="77777777" w:rsidR="00376F3D" w:rsidRDefault="00376F3D" w:rsidP="000D3C52">
            <w:pPr>
              <w:jc w:val="left"/>
            </w:pPr>
            <w:r w:rsidRPr="00EB4F26">
              <w:t>FP</w:t>
            </w:r>
            <w:r>
              <w:t>04</w:t>
            </w:r>
            <w:r w:rsidRPr="00EB4F26">
              <w:t xml:space="preserve"> –</w:t>
            </w:r>
            <w:r>
              <w:t xml:space="preserve"> O sistema oferece as opções de registro diário: tarefa e ocorrência </w:t>
            </w:r>
          </w:p>
          <w:p w14:paraId="4E616AD7" w14:textId="77777777" w:rsidR="00376F3D" w:rsidRDefault="00376F3D" w:rsidP="000D3C52">
            <w:pPr>
              <w:jc w:val="left"/>
            </w:pPr>
            <w:r>
              <w:t>FP05 – O professor seleciona tarefa</w:t>
            </w:r>
          </w:p>
          <w:p w14:paraId="0A4C91C6" w14:textId="77777777" w:rsidR="00376F3D" w:rsidRDefault="00376F3D" w:rsidP="000D3C52">
            <w:pPr>
              <w:jc w:val="left"/>
            </w:pPr>
            <w:r>
              <w:t>FP06 – O sistema oferece opção de inserir tarefa ou editar tarefa</w:t>
            </w:r>
          </w:p>
          <w:p w14:paraId="36812056" w14:textId="77777777" w:rsidR="00376F3D" w:rsidRDefault="00376F3D" w:rsidP="000D3C52">
            <w:r w:rsidRPr="00EB4F26">
              <w:lastRenderedPageBreak/>
              <w:t>FP</w:t>
            </w:r>
            <w:r>
              <w:t>07</w:t>
            </w:r>
            <w:r w:rsidRPr="00EB4F26">
              <w:t xml:space="preserve"> –</w:t>
            </w:r>
            <w:r>
              <w:t xml:space="preserve"> O professor seleciona o editar tarefa.</w:t>
            </w:r>
          </w:p>
          <w:p w14:paraId="12C2610E" w14:textId="77777777" w:rsidR="00376F3D" w:rsidRPr="002328DD" w:rsidRDefault="00376F3D" w:rsidP="000D3C52">
            <w:r>
              <w:t>FP08 – O sistema oferece as tarefas inseridas pelo professor</w:t>
            </w:r>
          </w:p>
          <w:p w14:paraId="46121972" w14:textId="77777777" w:rsidR="00376F3D" w:rsidRDefault="00376F3D" w:rsidP="000D3C52">
            <w:r w:rsidRPr="00EB4F26">
              <w:t>FP</w:t>
            </w:r>
            <w:r>
              <w:t>09</w:t>
            </w:r>
            <w:r w:rsidRPr="00EB4F26">
              <w:t xml:space="preserve"> –</w:t>
            </w:r>
            <w:r>
              <w:t xml:space="preserve"> O professor seleciona uma das tarefas registradas no sistema.</w:t>
            </w:r>
          </w:p>
          <w:p w14:paraId="3F670F91" w14:textId="77777777" w:rsidR="00376F3D" w:rsidRDefault="00376F3D" w:rsidP="000D3C52">
            <w:r>
              <w:t>FP10 – O sistema abre a tarefa selecionada.</w:t>
            </w:r>
          </w:p>
          <w:p w14:paraId="6FCD0FC1" w14:textId="77777777" w:rsidR="00376F3D" w:rsidRDefault="00376F3D" w:rsidP="000D3C52">
            <w:r>
              <w:t>FP11 – O professor faz as alterações necessárias no texto, para editar a tarefa.</w:t>
            </w:r>
          </w:p>
          <w:p w14:paraId="28E25667" w14:textId="77777777" w:rsidR="00376F3D" w:rsidRDefault="00376F3D" w:rsidP="000D3C52">
            <w:r>
              <w:t>FP12 – O professor seleciona salvar a tarefa.</w:t>
            </w:r>
          </w:p>
          <w:p w14:paraId="0E19677E" w14:textId="77777777" w:rsidR="00376F3D" w:rsidRDefault="00376F3D" w:rsidP="000D3C52">
            <w:r>
              <w:t>FP13 – O sistema disponibiliza calendário para professor selecionar a data da entrega da tarefa.</w:t>
            </w:r>
          </w:p>
          <w:p w14:paraId="7FA3F77B" w14:textId="77777777"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14:paraId="505A180D" w14:textId="77777777" w:rsidR="00376F3D" w:rsidRDefault="00376F3D" w:rsidP="000D3C52">
            <w:r w:rsidRPr="00EB4F26">
              <w:t>FP</w:t>
            </w:r>
            <w:r>
              <w:t>15</w:t>
            </w:r>
            <w:r w:rsidRPr="00EB4F26">
              <w:t xml:space="preserve"> –</w:t>
            </w:r>
            <w:r>
              <w:t xml:space="preserve"> O sistema envia a alteração da tarefa para cada aluno</w:t>
            </w:r>
          </w:p>
          <w:p w14:paraId="2B5999FE" w14:textId="77777777" w:rsidR="00376F3D" w:rsidRPr="002328DD" w:rsidRDefault="00376F3D" w:rsidP="000D3C52">
            <w:r w:rsidRPr="00EB4F26">
              <w:t>FP</w:t>
            </w:r>
            <w:r>
              <w:t>16</w:t>
            </w:r>
            <w:r w:rsidRPr="00EB4F26">
              <w:t xml:space="preserve"> –</w:t>
            </w:r>
            <w:r>
              <w:t xml:space="preserve"> O sistema envia aviso de tarefas enviadas com sucesso</w:t>
            </w:r>
          </w:p>
          <w:p w14:paraId="27757500" w14:textId="77777777" w:rsidR="00376F3D" w:rsidRPr="003D4761" w:rsidRDefault="00376F3D" w:rsidP="000D3C52">
            <w:r w:rsidRPr="003D4761">
              <w:rPr>
                <w:b/>
                <w:bCs/>
              </w:rPr>
              <w:t>Fluxo Alternativo:</w:t>
            </w:r>
          </w:p>
        </w:tc>
      </w:tr>
    </w:tbl>
    <w:p w14:paraId="506EEC67" w14:textId="77777777" w:rsidR="00376F3D" w:rsidRDefault="00376F3D" w:rsidP="00376F3D">
      <w:pPr>
        <w:pStyle w:val="Legenda"/>
      </w:pPr>
    </w:p>
    <w:p w14:paraId="4A7013CB" w14:textId="77777777" w:rsidR="00376F3D" w:rsidRPr="004D24D7" w:rsidRDefault="00376F3D" w:rsidP="00376F3D"/>
    <w:p w14:paraId="48B42D8F" w14:textId="77777777" w:rsidR="00376F3D" w:rsidRDefault="00376F3D" w:rsidP="00376F3D">
      <w:pPr>
        <w:pStyle w:val="Legenda"/>
      </w:pPr>
      <w:del w:id="875" w:author="Ana Paula S" w:date="2014-09-22T21:26:00Z">
        <w:r w:rsidDel="00124951">
          <w:delText>Tabela 7 - UC06 – Visualizar Ocorrência</w:delText>
        </w:r>
      </w:del>
    </w:p>
    <w:p w14:paraId="4344A67C" w14:textId="77777777" w:rsidR="00124951" w:rsidRDefault="00124951" w:rsidP="00124951">
      <w:pPr>
        <w:pStyle w:val="Legenda"/>
        <w:keepNext/>
        <w:rPr>
          <w:ins w:id="876" w:author="Ana Paula S" w:date="2014-09-22T21:26:00Z"/>
        </w:rPr>
        <w:pPrChange w:id="877" w:author="Ana Paula S" w:date="2014-09-22T21:26:00Z">
          <w:pPr/>
        </w:pPrChange>
      </w:pPr>
      <w:ins w:id="878" w:author="Ana Paula S" w:date="2014-09-22T21:26:00Z">
        <w:r>
          <w:t xml:space="preserve">Tabela </w:t>
        </w:r>
        <w:r>
          <w:fldChar w:fldCharType="begin"/>
        </w:r>
        <w:r>
          <w:instrText xml:space="preserve"> SEQ Tabela \* ARABIC </w:instrText>
        </w:r>
      </w:ins>
      <w:r>
        <w:fldChar w:fldCharType="separate"/>
      </w:r>
      <w:ins w:id="879" w:author="Ana Paula S" w:date="2014-09-22T21:26:00Z">
        <w:r>
          <w:rPr>
            <w:noProof/>
          </w:rPr>
          <w:t>8</w:t>
        </w:r>
        <w:r>
          <w:fldChar w:fldCharType="end"/>
        </w:r>
        <w:r>
          <w:t xml:space="preserve"> </w:t>
        </w:r>
        <w:r w:rsidRPr="00F81FB3">
          <w:t>UC06 – Visualizar Ocorrência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3D47FEF5" w14:textId="77777777" w:rsidTr="000D3C52">
        <w:tc>
          <w:tcPr>
            <w:tcW w:w="2658" w:type="dxa"/>
            <w:shd w:val="clear" w:color="auto" w:fill="D9D9D9"/>
          </w:tcPr>
          <w:p w14:paraId="3BB3AD3A" w14:textId="77777777" w:rsidR="00376F3D" w:rsidRPr="003D4761" w:rsidRDefault="00376F3D" w:rsidP="000D3C52">
            <w:pPr>
              <w:rPr>
                <w:b/>
                <w:bCs/>
              </w:rPr>
            </w:pPr>
            <w:r>
              <w:rPr>
                <w:b/>
                <w:bCs/>
              </w:rPr>
              <w:t>Nome do C</w:t>
            </w:r>
            <w:r w:rsidRPr="003D4761">
              <w:rPr>
                <w:b/>
                <w:bCs/>
              </w:rPr>
              <w:t>aso de Uso:</w:t>
            </w:r>
          </w:p>
        </w:tc>
        <w:tc>
          <w:tcPr>
            <w:tcW w:w="6060" w:type="dxa"/>
          </w:tcPr>
          <w:p w14:paraId="77095D2A" w14:textId="77777777" w:rsidR="00376F3D" w:rsidRPr="00D96646" w:rsidRDefault="00376F3D" w:rsidP="000D3C52">
            <w:r>
              <w:t>UC06 – Visualizar Ocorrência</w:t>
            </w:r>
          </w:p>
        </w:tc>
      </w:tr>
      <w:tr w:rsidR="00376F3D" w:rsidRPr="00D96646" w14:paraId="0B45E7B7" w14:textId="77777777" w:rsidTr="000D3C52">
        <w:tc>
          <w:tcPr>
            <w:tcW w:w="2658" w:type="dxa"/>
            <w:shd w:val="clear" w:color="auto" w:fill="D9D9D9"/>
          </w:tcPr>
          <w:p w14:paraId="0E0CC9A9" w14:textId="77777777" w:rsidR="00376F3D" w:rsidRPr="003D4761" w:rsidRDefault="00376F3D" w:rsidP="000D3C52">
            <w:pPr>
              <w:rPr>
                <w:b/>
                <w:bCs/>
              </w:rPr>
            </w:pPr>
            <w:r w:rsidRPr="003D4761">
              <w:rPr>
                <w:b/>
                <w:bCs/>
              </w:rPr>
              <w:t>Resumo:</w:t>
            </w:r>
          </w:p>
        </w:tc>
        <w:tc>
          <w:tcPr>
            <w:tcW w:w="6060" w:type="dxa"/>
          </w:tcPr>
          <w:p w14:paraId="1BA104E8" w14:textId="77777777" w:rsidR="00376F3D" w:rsidRPr="00D96646" w:rsidRDefault="00376F3D" w:rsidP="000D3C52">
            <w:r>
              <w:t>Consultar uma ocorrência registrada no sistema</w:t>
            </w:r>
          </w:p>
        </w:tc>
      </w:tr>
      <w:tr w:rsidR="00376F3D" w:rsidRPr="00D96646" w14:paraId="65877B70" w14:textId="77777777" w:rsidTr="000D3C52">
        <w:tc>
          <w:tcPr>
            <w:tcW w:w="2658" w:type="dxa"/>
            <w:shd w:val="clear" w:color="auto" w:fill="D9D9D9"/>
          </w:tcPr>
          <w:p w14:paraId="13D70A23" w14:textId="77777777" w:rsidR="00376F3D" w:rsidRPr="003D4761" w:rsidRDefault="00376F3D" w:rsidP="000D3C52">
            <w:pPr>
              <w:rPr>
                <w:b/>
                <w:bCs/>
              </w:rPr>
            </w:pPr>
            <w:r w:rsidRPr="003D4761">
              <w:rPr>
                <w:b/>
                <w:bCs/>
              </w:rPr>
              <w:t>Ator Principal:</w:t>
            </w:r>
          </w:p>
        </w:tc>
        <w:tc>
          <w:tcPr>
            <w:tcW w:w="6060" w:type="dxa"/>
          </w:tcPr>
          <w:p w14:paraId="3BAC8C19" w14:textId="77777777" w:rsidR="00376F3D" w:rsidRPr="00D96646" w:rsidRDefault="00376F3D" w:rsidP="000D3C52">
            <w:r>
              <w:t>Gestor e professor e pais e/ou responsáveis</w:t>
            </w:r>
          </w:p>
        </w:tc>
      </w:tr>
      <w:tr w:rsidR="00376F3D" w:rsidRPr="00D96646" w14:paraId="54C94059" w14:textId="77777777" w:rsidTr="000D3C52">
        <w:tc>
          <w:tcPr>
            <w:tcW w:w="2658" w:type="dxa"/>
            <w:shd w:val="clear" w:color="auto" w:fill="D9D9D9"/>
          </w:tcPr>
          <w:p w14:paraId="19976828" w14:textId="77777777" w:rsidR="00376F3D" w:rsidRPr="003D4761" w:rsidRDefault="00376F3D" w:rsidP="000D3C52">
            <w:pPr>
              <w:rPr>
                <w:b/>
                <w:bCs/>
              </w:rPr>
            </w:pPr>
            <w:r w:rsidRPr="003D4761">
              <w:rPr>
                <w:b/>
                <w:bCs/>
              </w:rPr>
              <w:t>Pré-condição</w:t>
            </w:r>
          </w:p>
        </w:tc>
        <w:tc>
          <w:tcPr>
            <w:tcW w:w="6060" w:type="dxa"/>
          </w:tcPr>
          <w:p w14:paraId="608392A8" w14:textId="77777777" w:rsidR="00376F3D" w:rsidRDefault="00376F3D" w:rsidP="000D3C52">
            <w:r>
              <w:t>O aluno deve estar registrado no sistema.</w:t>
            </w:r>
          </w:p>
          <w:p w14:paraId="329E25DA" w14:textId="77777777" w:rsidR="00376F3D" w:rsidRDefault="00376F3D" w:rsidP="000D3C52">
            <w:r>
              <w:t>O ator deve estar logado.</w:t>
            </w:r>
          </w:p>
          <w:p w14:paraId="781EE878" w14:textId="77777777" w:rsidR="00376F3D" w:rsidRPr="00D96646" w:rsidRDefault="00376F3D" w:rsidP="000D3C52">
            <w:r>
              <w:t>A ocorrência deve estar registrada no sistema.</w:t>
            </w:r>
          </w:p>
        </w:tc>
      </w:tr>
      <w:tr w:rsidR="00376F3D" w:rsidRPr="00D96646" w14:paraId="02C6EF27" w14:textId="77777777" w:rsidTr="000D3C52">
        <w:tc>
          <w:tcPr>
            <w:tcW w:w="2658" w:type="dxa"/>
            <w:shd w:val="clear" w:color="auto" w:fill="D9D9D9"/>
          </w:tcPr>
          <w:p w14:paraId="47B680CE" w14:textId="77777777" w:rsidR="00376F3D" w:rsidRPr="003D4761" w:rsidRDefault="00376F3D" w:rsidP="000D3C52">
            <w:pPr>
              <w:rPr>
                <w:b/>
                <w:bCs/>
              </w:rPr>
            </w:pPr>
            <w:r w:rsidRPr="003D4761">
              <w:rPr>
                <w:b/>
                <w:bCs/>
              </w:rPr>
              <w:t>Pós-condição</w:t>
            </w:r>
          </w:p>
        </w:tc>
        <w:tc>
          <w:tcPr>
            <w:tcW w:w="6060" w:type="dxa"/>
          </w:tcPr>
          <w:p w14:paraId="3F783CF2" w14:textId="77777777" w:rsidR="00376F3D" w:rsidRPr="00D96646" w:rsidRDefault="00376F3D" w:rsidP="000D3C52">
            <w:commentRangeStart w:id="880"/>
            <w:r>
              <w:t>Ocorrência exibida com sucesso.</w:t>
            </w:r>
            <w:commentRangeEnd w:id="880"/>
            <w:r>
              <w:rPr>
                <w:rStyle w:val="Refdecomentrio"/>
              </w:rPr>
              <w:commentReference w:id="880"/>
            </w:r>
          </w:p>
        </w:tc>
      </w:tr>
      <w:tr w:rsidR="00376F3D" w:rsidRPr="003D4761" w14:paraId="1C79E22C" w14:textId="77777777" w:rsidTr="000D3C52">
        <w:tc>
          <w:tcPr>
            <w:tcW w:w="8718" w:type="dxa"/>
            <w:gridSpan w:val="2"/>
          </w:tcPr>
          <w:p w14:paraId="24D1597A" w14:textId="77777777" w:rsidR="00376F3D" w:rsidRPr="003D4761" w:rsidRDefault="00376F3D" w:rsidP="000D3C52">
            <w:pPr>
              <w:rPr>
                <w:b/>
                <w:bCs/>
              </w:rPr>
            </w:pPr>
          </w:p>
          <w:p w14:paraId="0E625A8B" w14:textId="77777777" w:rsidR="00376F3D" w:rsidRDefault="00376F3D" w:rsidP="000D3C52">
            <w:r w:rsidRPr="003D4761">
              <w:rPr>
                <w:b/>
                <w:bCs/>
              </w:rPr>
              <w:t>Fluxo Principal</w:t>
            </w:r>
            <w:r w:rsidRPr="003D4761">
              <w:t xml:space="preserve">: </w:t>
            </w:r>
          </w:p>
          <w:p w14:paraId="6E3839F8" w14:textId="77777777"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14:paraId="7E14D720" w14:textId="77777777" w:rsidR="00376F3D" w:rsidRDefault="00376F3D" w:rsidP="000D3C52">
            <w:pPr>
              <w:jc w:val="left"/>
            </w:pPr>
            <w:r w:rsidRPr="00EB4F26">
              <w:t>FP</w:t>
            </w:r>
            <w:r>
              <w:t>02</w:t>
            </w:r>
            <w:r w:rsidRPr="00EB4F26">
              <w:t xml:space="preserve"> –</w:t>
            </w:r>
            <w:r>
              <w:t xml:space="preserve"> O ator seleciona no sistema o Visualizar Ocorrência</w:t>
            </w:r>
          </w:p>
          <w:p w14:paraId="008DE688" w14:textId="77777777" w:rsidR="00376F3D" w:rsidRPr="007A2C87" w:rsidRDefault="00376F3D" w:rsidP="000D3C52">
            <w:pPr>
              <w:jc w:val="left"/>
            </w:pPr>
            <w:r w:rsidRPr="00EB4F26">
              <w:t>FP</w:t>
            </w:r>
            <w:r>
              <w:t>03</w:t>
            </w:r>
            <w:r w:rsidRPr="00EB4F26">
              <w:t xml:space="preserve"> –</w:t>
            </w:r>
            <w:r>
              <w:t xml:space="preserve"> O sistema oferece os alunos cadastrados</w:t>
            </w:r>
          </w:p>
          <w:p w14:paraId="5ED1A547" w14:textId="77777777" w:rsidR="00376F3D" w:rsidRPr="007A2C87" w:rsidRDefault="00376F3D" w:rsidP="000D3C52">
            <w:pPr>
              <w:jc w:val="left"/>
            </w:pPr>
            <w:r w:rsidRPr="00EB4F26">
              <w:t>FP</w:t>
            </w:r>
            <w:r>
              <w:t>04</w:t>
            </w:r>
            <w:r w:rsidRPr="00EB4F26">
              <w:t xml:space="preserve"> –</w:t>
            </w:r>
            <w:r>
              <w:t xml:space="preserve"> O ator seleciona o aluno desejado.</w:t>
            </w:r>
          </w:p>
          <w:p w14:paraId="2BBE85A3" w14:textId="77777777" w:rsidR="00376F3D" w:rsidRDefault="00376F3D" w:rsidP="000D3C52">
            <w:pPr>
              <w:jc w:val="left"/>
            </w:pPr>
            <w:r w:rsidRPr="00EB4F26">
              <w:t>FP</w:t>
            </w:r>
            <w:r>
              <w:t>05</w:t>
            </w:r>
            <w:r w:rsidRPr="00EB4F26">
              <w:t xml:space="preserve"> –</w:t>
            </w:r>
            <w:r>
              <w:t xml:space="preserve"> O sistema exibe as ocorrências por data</w:t>
            </w:r>
          </w:p>
          <w:p w14:paraId="47199249" w14:textId="77777777" w:rsidR="00376F3D" w:rsidRDefault="00376F3D" w:rsidP="000D3C52">
            <w:pPr>
              <w:jc w:val="left"/>
            </w:pPr>
            <w:r w:rsidRPr="00EB4F26">
              <w:lastRenderedPageBreak/>
              <w:t>FP</w:t>
            </w:r>
            <w:r>
              <w:t>06</w:t>
            </w:r>
            <w:r w:rsidRPr="00EB4F26">
              <w:t xml:space="preserve"> –</w:t>
            </w:r>
            <w:r>
              <w:t xml:space="preserve"> O ator seleciona a data</w:t>
            </w:r>
          </w:p>
          <w:p w14:paraId="3B0DCCB7" w14:textId="77777777" w:rsidR="00376F3D" w:rsidRPr="003D4761" w:rsidRDefault="00376F3D" w:rsidP="000D3C52">
            <w:pPr>
              <w:jc w:val="left"/>
            </w:pPr>
            <w:r>
              <w:t>FP07 – O sistema exibe a Ocorrência selecionada, através da data.</w:t>
            </w:r>
          </w:p>
          <w:p w14:paraId="1B736C4A" w14:textId="77777777" w:rsidR="00376F3D" w:rsidRDefault="00376F3D" w:rsidP="000D3C52">
            <w:pPr>
              <w:rPr>
                <w:b/>
                <w:bCs/>
              </w:rPr>
            </w:pPr>
            <w:r w:rsidRPr="003D4761">
              <w:rPr>
                <w:b/>
                <w:bCs/>
              </w:rPr>
              <w:t>Fluxo Alternativo:</w:t>
            </w:r>
          </w:p>
          <w:p w14:paraId="360E0443" w14:textId="77777777"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14:paraId="52C64CB7" w14:textId="77777777" w:rsidR="00376F3D" w:rsidRPr="00BE686E" w:rsidRDefault="00376F3D" w:rsidP="000D3C52">
            <w:r>
              <w:rPr>
                <w:bCs/>
              </w:rPr>
              <w:t>Para selecionar outra ocorrência o ator pode voltar ao passo FP05, através da opção de voltar à tela anterior.</w:t>
            </w:r>
          </w:p>
        </w:tc>
      </w:tr>
    </w:tbl>
    <w:p w14:paraId="0AE675B9" w14:textId="77777777" w:rsidR="00376F3D" w:rsidDel="00124951" w:rsidRDefault="00376F3D" w:rsidP="00376F3D">
      <w:pPr>
        <w:pStyle w:val="Legenda"/>
        <w:jc w:val="both"/>
        <w:rPr>
          <w:del w:id="881" w:author="Ana Paula S" w:date="2014-09-22T21:27:00Z"/>
        </w:rPr>
      </w:pPr>
    </w:p>
    <w:p w14:paraId="463EF57A" w14:textId="77777777" w:rsidR="00376F3D" w:rsidRDefault="00376F3D" w:rsidP="00376F3D">
      <w:pPr>
        <w:pStyle w:val="Legenda"/>
      </w:pPr>
      <w:del w:id="882" w:author="Ana Paula S" w:date="2014-09-22T21:27:00Z">
        <w:r w:rsidDel="00124951">
          <w:delText>Tabela 8 - UC07 – Inserir Ocorrência</w:delText>
        </w:r>
      </w:del>
    </w:p>
    <w:p w14:paraId="785C16CB" w14:textId="77777777" w:rsidR="00124951" w:rsidRDefault="00124951" w:rsidP="00124951">
      <w:pPr>
        <w:pStyle w:val="Legenda"/>
        <w:keepNext/>
        <w:rPr>
          <w:ins w:id="883" w:author="Ana Paula S" w:date="2014-09-22T21:27:00Z"/>
        </w:rPr>
        <w:pPrChange w:id="884" w:author="Ana Paula S" w:date="2014-09-22T21:27:00Z">
          <w:pPr/>
        </w:pPrChange>
      </w:pPr>
      <w:ins w:id="885" w:author="Ana Paula S" w:date="2014-09-22T21:27:00Z">
        <w:r>
          <w:t xml:space="preserve">Tabela </w:t>
        </w:r>
        <w:r>
          <w:fldChar w:fldCharType="begin"/>
        </w:r>
        <w:r>
          <w:instrText xml:space="preserve"> SEQ Tabela \* ARABIC </w:instrText>
        </w:r>
      </w:ins>
      <w:r>
        <w:fldChar w:fldCharType="separate"/>
      </w:r>
      <w:ins w:id="886" w:author="Ana Paula S" w:date="2014-09-22T21:27:00Z">
        <w:r>
          <w:rPr>
            <w:noProof/>
          </w:rPr>
          <w:t>9</w:t>
        </w:r>
        <w:r>
          <w:fldChar w:fldCharType="end"/>
        </w:r>
        <w:r>
          <w:t xml:space="preserve"> </w:t>
        </w:r>
        <w:r w:rsidRPr="00385F3D">
          <w:t>UC07 – Inserir Ocorrência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721021E3" w14:textId="77777777" w:rsidTr="000D3C52">
        <w:tc>
          <w:tcPr>
            <w:tcW w:w="2658" w:type="dxa"/>
            <w:shd w:val="clear" w:color="auto" w:fill="D9D9D9"/>
          </w:tcPr>
          <w:p w14:paraId="7FE362E7" w14:textId="77777777" w:rsidR="00376F3D" w:rsidRPr="003D4761" w:rsidRDefault="00376F3D" w:rsidP="000D3C52">
            <w:pPr>
              <w:rPr>
                <w:b/>
                <w:bCs/>
              </w:rPr>
            </w:pPr>
            <w:r>
              <w:rPr>
                <w:b/>
                <w:bCs/>
              </w:rPr>
              <w:t>Nome do C</w:t>
            </w:r>
            <w:r w:rsidRPr="003D4761">
              <w:rPr>
                <w:b/>
                <w:bCs/>
              </w:rPr>
              <w:t>aso de Uso:</w:t>
            </w:r>
          </w:p>
        </w:tc>
        <w:tc>
          <w:tcPr>
            <w:tcW w:w="6060" w:type="dxa"/>
          </w:tcPr>
          <w:p w14:paraId="51562D2E" w14:textId="77777777" w:rsidR="00376F3D" w:rsidRPr="00D96646" w:rsidRDefault="00376F3D" w:rsidP="000D3C52">
            <w:r>
              <w:t>UC07 – Inserir ocorrência</w:t>
            </w:r>
          </w:p>
        </w:tc>
      </w:tr>
      <w:tr w:rsidR="00376F3D" w:rsidRPr="00D96646" w14:paraId="6F3E1568" w14:textId="77777777" w:rsidTr="000D3C52">
        <w:tc>
          <w:tcPr>
            <w:tcW w:w="2658" w:type="dxa"/>
            <w:shd w:val="clear" w:color="auto" w:fill="D9D9D9"/>
          </w:tcPr>
          <w:p w14:paraId="6FF0FC0C" w14:textId="77777777" w:rsidR="00376F3D" w:rsidRPr="003D4761" w:rsidRDefault="00376F3D" w:rsidP="000D3C52">
            <w:pPr>
              <w:rPr>
                <w:b/>
                <w:bCs/>
              </w:rPr>
            </w:pPr>
            <w:r w:rsidRPr="003D4761">
              <w:rPr>
                <w:b/>
                <w:bCs/>
              </w:rPr>
              <w:t>Resumo:</w:t>
            </w:r>
          </w:p>
        </w:tc>
        <w:tc>
          <w:tcPr>
            <w:tcW w:w="6060" w:type="dxa"/>
          </w:tcPr>
          <w:p w14:paraId="0B02387F" w14:textId="77777777" w:rsidR="00376F3D" w:rsidRPr="00D96646" w:rsidRDefault="00376F3D" w:rsidP="000D3C52">
            <w:r>
              <w:t>Cadastrar uma ocorrência de um aluno no registrado no sistema</w:t>
            </w:r>
          </w:p>
        </w:tc>
      </w:tr>
      <w:tr w:rsidR="00376F3D" w:rsidRPr="00D96646" w14:paraId="574A8A46" w14:textId="77777777" w:rsidTr="000D3C52">
        <w:tc>
          <w:tcPr>
            <w:tcW w:w="2658" w:type="dxa"/>
            <w:shd w:val="clear" w:color="auto" w:fill="D9D9D9"/>
          </w:tcPr>
          <w:p w14:paraId="3BC83C9B" w14:textId="77777777" w:rsidR="00376F3D" w:rsidRPr="003D4761" w:rsidRDefault="00376F3D" w:rsidP="000D3C52">
            <w:pPr>
              <w:rPr>
                <w:b/>
                <w:bCs/>
              </w:rPr>
            </w:pPr>
            <w:r w:rsidRPr="003D4761">
              <w:rPr>
                <w:b/>
                <w:bCs/>
              </w:rPr>
              <w:t>Ator Principal:</w:t>
            </w:r>
          </w:p>
        </w:tc>
        <w:tc>
          <w:tcPr>
            <w:tcW w:w="6060" w:type="dxa"/>
          </w:tcPr>
          <w:p w14:paraId="0BC9C9AC" w14:textId="77777777" w:rsidR="00376F3D" w:rsidRPr="00D96646" w:rsidRDefault="00376F3D" w:rsidP="000D3C52">
            <w:r>
              <w:t xml:space="preserve">Gestor e professor </w:t>
            </w:r>
          </w:p>
        </w:tc>
      </w:tr>
      <w:tr w:rsidR="00376F3D" w:rsidRPr="00D96646" w14:paraId="2FD9F854" w14:textId="77777777" w:rsidTr="000D3C52">
        <w:tc>
          <w:tcPr>
            <w:tcW w:w="2658" w:type="dxa"/>
            <w:shd w:val="clear" w:color="auto" w:fill="D9D9D9"/>
          </w:tcPr>
          <w:p w14:paraId="61A78182" w14:textId="77777777" w:rsidR="00376F3D" w:rsidRPr="003D4761" w:rsidRDefault="00376F3D" w:rsidP="000D3C52">
            <w:pPr>
              <w:rPr>
                <w:b/>
                <w:bCs/>
              </w:rPr>
            </w:pPr>
            <w:r w:rsidRPr="003D4761">
              <w:rPr>
                <w:b/>
                <w:bCs/>
              </w:rPr>
              <w:t>Pré-condição</w:t>
            </w:r>
          </w:p>
        </w:tc>
        <w:tc>
          <w:tcPr>
            <w:tcW w:w="6060" w:type="dxa"/>
          </w:tcPr>
          <w:p w14:paraId="72204F82" w14:textId="77777777" w:rsidR="00376F3D" w:rsidRDefault="00376F3D" w:rsidP="000D3C52">
            <w:r>
              <w:t>O aluno deve estar registrado no sistema.</w:t>
            </w:r>
          </w:p>
          <w:p w14:paraId="5C973505" w14:textId="77777777" w:rsidR="00376F3D" w:rsidRPr="00D96646" w:rsidRDefault="00376F3D" w:rsidP="000D3C52">
            <w:r>
              <w:t>O gestor deve estar logado.</w:t>
            </w:r>
          </w:p>
        </w:tc>
      </w:tr>
      <w:tr w:rsidR="00376F3D" w:rsidRPr="00D96646" w14:paraId="2AC5D12E" w14:textId="77777777" w:rsidTr="000D3C52">
        <w:tc>
          <w:tcPr>
            <w:tcW w:w="2658" w:type="dxa"/>
            <w:shd w:val="clear" w:color="auto" w:fill="D9D9D9"/>
          </w:tcPr>
          <w:p w14:paraId="58187D7D" w14:textId="77777777" w:rsidR="00376F3D" w:rsidRPr="003D4761" w:rsidRDefault="00376F3D" w:rsidP="000D3C52">
            <w:pPr>
              <w:rPr>
                <w:b/>
                <w:bCs/>
              </w:rPr>
            </w:pPr>
            <w:r w:rsidRPr="003D4761">
              <w:rPr>
                <w:b/>
                <w:bCs/>
              </w:rPr>
              <w:t>Pós-condição</w:t>
            </w:r>
          </w:p>
        </w:tc>
        <w:tc>
          <w:tcPr>
            <w:tcW w:w="6060" w:type="dxa"/>
          </w:tcPr>
          <w:p w14:paraId="3E930F7C" w14:textId="77777777" w:rsidR="00376F3D" w:rsidRPr="00D96646" w:rsidRDefault="00376F3D" w:rsidP="000D3C52">
            <w:r>
              <w:t>As ocorrências devem estar registradas no perfil do aluno.</w:t>
            </w:r>
          </w:p>
        </w:tc>
      </w:tr>
      <w:tr w:rsidR="00376F3D" w:rsidRPr="003D4761" w14:paraId="4763A09F" w14:textId="77777777" w:rsidTr="000D3C52">
        <w:tc>
          <w:tcPr>
            <w:tcW w:w="8718" w:type="dxa"/>
            <w:gridSpan w:val="2"/>
          </w:tcPr>
          <w:p w14:paraId="01F68FFB" w14:textId="77777777" w:rsidR="00376F3D" w:rsidRPr="003D4761" w:rsidRDefault="00376F3D" w:rsidP="000D3C52">
            <w:pPr>
              <w:rPr>
                <w:b/>
                <w:bCs/>
              </w:rPr>
            </w:pPr>
          </w:p>
          <w:p w14:paraId="6AFE417C" w14:textId="77777777" w:rsidR="00376F3D" w:rsidRDefault="00376F3D" w:rsidP="000D3C52">
            <w:r w:rsidRPr="003D4761">
              <w:rPr>
                <w:b/>
                <w:bCs/>
              </w:rPr>
              <w:t>Fluxo Principal</w:t>
            </w:r>
            <w:r w:rsidRPr="003D4761">
              <w:t xml:space="preserve">: </w:t>
            </w:r>
          </w:p>
          <w:p w14:paraId="37231FD2" w14:textId="77777777" w:rsidR="00376F3D" w:rsidRDefault="00376F3D" w:rsidP="000D3C52">
            <w:pPr>
              <w:jc w:val="left"/>
            </w:pPr>
            <w:r w:rsidRPr="00EB4F26">
              <w:t>FP</w:t>
            </w:r>
            <w:r>
              <w:t>01</w:t>
            </w:r>
            <w:r w:rsidRPr="00EB4F26">
              <w:t xml:space="preserve"> –</w:t>
            </w:r>
            <w:r>
              <w:t xml:space="preserve"> Este caso de uso inicia-se quando o ator deseja registrar ocorrência escolar</w:t>
            </w:r>
          </w:p>
          <w:p w14:paraId="598889BD"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6618F851" w14:textId="77777777" w:rsidR="00376F3D" w:rsidRPr="007A2C87" w:rsidRDefault="00376F3D" w:rsidP="000D3C52">
            <w:pPr>
              <w:jc w:val="left"/>
            </w:pPr>
            <w:r w:rsidRPr="00EB4F26">
              <w:t>FP</w:t>
            </w:r>
            <w:r>
              <w:t>03</w:t>
            </w:r>
            <w:r w:rsidRPr="00EB4F26">
              <w:t xml:space="preserve"> –</w:t>
            </w:r>
            <w:r>
              <w:t xml:space="preserve"> O ator seleciona a turma</w:t>
            </w:r>
          </w:p>
          <w:p w14:paraId="66FB2167"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4B3D4E6C" w14:textId="77777777" w:rsidR="00376F3D" w:rsidRDefault="00376F3D" w:rsidP="000D3C52">
            <w:pPr>
              <w:jc w:val="left"/>
            </w:pPr>
            <w:r w:rsidRPr="00EB4F26">
              <w:t>FP</w:t>
            </w:r>
            <w:r>
              <w:t>05</w:t>
            </w:r>
            <w:r w:rsidRPr="00EB4F26">
              <w:t xml:space="preserve"> –</w:t>
            </w:r>
            <w:r>
              <w:t xml:space="preserve"> O ator seleciona a opção ocorrência </w:t>
            </w:r>
          </w:p>
          <w:p w14:paraId="09F6758E" w14:textId="77777777" w:rsidR="00376F3D" w:rsidRDefault="00376F3D" w:rsidP="000D3C52">
            <w:pPr>
              <w:jc w:val="left"/>
            </w:pPr>
            <w:r w:rsidRPr="00EB4F26">
              <w:t>FP</w:t>
            </w:r>
            <w:r>
              <w:t>06</w:t>
            </w:r>
            <w:r w:rsidRPr="00EB4F26">
              <w:t xml:space="preserve"> –</w:t>
            </w:r>
            <w:r>
              <w:t xml:space="preserve"> O sistema abre a listagem de alunos da turma</w:t>
            </w:r>
          </w:p>
          <w:p w14:paraId="4F0886C7" w14:textId="77777777" w:rsidR="00376F3D" w:rsidRDefault="00376F3D" w:rsidP="000D3C52">
            <w:pPr>
              <w:jc w:val="left"/>
            </w:pPr>
            <w:r w:rsidRPr="00EB4F26">
              <w:t>FP</w:t>
            </w:r>
            <w:r>
              <w:t>07</w:t>
            </w:r>
            <w:r w:rsidRPr="00EB4F26">
              <w:t xml:space="preserve"> –</w:t>
            </w:r>
            <w:r>
              <w:t xml:space="preserve"> O ator seleciona um aluno ou vários alunos da listagem</w:t>
            </w:r>
          </w:p>
          <w:p w14:paraId="152750FE" w14:textId="77777777" w:rsidR="00376F3D" w:rsidRDefault="00376F3D" w:rsidP="000D3C52">
            <w:pPr>
              <w:jc w:val="left"/>
            </w:pPr>
            <w:r w:rsidRPr="00EB4F26">
              <w:t>FP</w:t>
            </w:r>
            <w:r>
              <w:t>08</w:t>
            </w:r>
            <w:r w:rsidRPr="00EB4F26">
              <w:t xml:space="preserve"> –</w:t>
            </w:r>
            <w:r>
              <w:t xml:space="preserve"> O sistema abre campo para registro da ocorrência</w:t>
            </w:r>
          </w:p>
          <w:p w14:paraId="205AEBCE" w14:textId="77777777" w:rsidR="00376F3D" w:rsidRDefault="00376F3D" w:rsidP="000D3C52">
            <w:pPr>
              <w:jc w:val="left"/>
            </w:pPr>
            <w:r w:rsidRPr="00EB4F26">
              <w:t>FP</w:t>
            </w:r>
            <w:r>
              <w:t>09</w:t>
            </w:r>
            <w:r w:rsidRPr="00EB4F26">
              <w:t xml:space="preserve"> –</w:t>
            </w:r>
            <w:r>
              <w:t xml:space="preserve"> O ator digita a ocorrência</w:t>
            </w:r>
          </w:p>
          <w:p w14:paraId="5B14F4E8" w14:textId="77777777" w:rsidR="00376F3D" w:rsidRDefault="00376F3D" w:rsidP="000D3C52">
            <w:pPr>
              <w:jc w:val="left"/>
            </w:pPr>
            <w:r w:rsidRPr="00EB4F26">
              <w:t>FP</w:t>
            </w:r>
            <w:r>
              <w:t>10</w:t>
            </w:r>
            <w:r w:rsidRPr="00EB4F26">
              <w:t xml:space="preserve"> –</w:t>
            </w:r>
            <w:r>
              <w:t xml:space="preserve"> O ator salva a ocorrência</w:t>
            </w:r>
          </w:p>
          <w:p w14:paraId="4E045587" w14:textId="77777777" w:rsidR="00376F3D" w:rsidRDefault="00376F3D" w:rsidP="000D3C52">
            <w:pPr>
              <w:jc w:val="left"/>
            </w:pPr>
            <w:r w:rsidRPr="00EB4F26">
              <w:t>FP</w:t>
            </w:r>
            <w:r>
              <w:t>11</w:t>
            </w:r>
            <w:r w:rsidRPr="00EB4F26">
              <w:t xml:space="preserve"> –</w:t>
            </w:r>
            <w:r>
              <w:t xml:space="preserve"> O sistema salva com a data, horário e o ator, para cada aluno selecionado.</w:t>
            </w:r>
          </w:p>
          <w:p w14:paraId="1751EF71" w14:textId="77777777" w:rsidR="00376F3D" w:rsidRDefault="00376F3D" w:rsidP="000D3C52">
            <w:pPr>
              <w:jc w:val="left"/>
            </w:pPr>
            <w:r w:rsidRPr="00EB4F26">
              <w:t>FP</w:t>
            </w:r>
            <w:r>
              <w:t>12</w:t>
            </w:r>
            <w:r w:rsidRPr="00EB4F26">
              <w:t xml:space="preserve"> –</w:t>
            </w:r>
            <w:r>
              <w:t xml:space="preserve"> O sistema envia aviso de ocorrência registrada com sucesso</w:t>
            </w:r>
          </w:p>
          <w:p w14:paraId="3D5B7BE5" w14:textId="77777777" w:rsidR="00376F3D" w:rsidRPr="003D4761" w:rsidRDefault="00376F3D" w:rsidP="000D3C52"/>
          <w:p w14:paraId="79ACE2B8" w14:textId="77777777" w:rsidR="00376F3D" w:rsidRDefault="00376F3D" w:rsidP="000D3C52">
            <w:pPr>
              <w:jc w:val="left"/>
            </w:pPr>
            <w:r w:rsidRPr="003D4761">
              <w:rPr>
                <w:b/>
                <w:bCs/>
              </w:rPr>
              <w:t>Fluxo Alternativo:</w:t>
            </w:r>
          </w:p>
          <w:p w14:paraId="7882A793" w14:textId="77777777" w:rsidR="00376F3D" w:rsidRPr="003D4761" w:rsidRDefault="00376F3D" w:rsidP="000D3C52"/>
        </w:tc>
      </w:tr>
    </w:tbl>
    <w:p w14:paraId="5415D518" w14:textId="77777777" w:rsidR="00376F3D" w:rsidRDefault="00376F3D" w:rsidP="00376F3D">
      <w:pPr>
        <w:pStyle w:val="Legenda"/>
        <w:jc w:val="both"/>
      </w:pPr>
    </w:p>
    <w:p w14:paraId="649CD1AF" w14:textId="77777777" w:rsidR="00376F3D" w:rsidRDefault="00376F3D" w:rsidP="00376F3D">
      <w:pPr>
        <w:pStyle w:val="Legenda"/>
      </w:pPr>
      <w:del w:id="887" w:author="Ana Paula S" w:date="2014-09-22T21:27:00Z">
        <w:r w:rsidDel="00124951">
          <w:delText>Tabela 9 - UC08 – Editar Ocorrência</w:delText>
        </w:r>
      </w:del>
    </w:p>
    <w:p w14:paraId="6F2509DA" w14:textId="77777777" w:rsidR="00124951" w:rsidRDefault="00124951" w:rsidP="00124951">
      <w:pPr>
        <w:pStyle w:val="Legenda"/>
        <w:keepNext/>
        <w:rPr>
          <w:ins w:id="888" w:author="Ana Paula S" w:date="2014-09-22T21:27:00Z"/>
        </w:rPr>
        <w:pPrChange w:id="889" w:author="Ana Paula S" w:date="2014-09-22T21:27:00Z">
          <w:pPr/>
        </w:pPrChange>
      </w:pPr>
      <w:ins w:id="890" w:author="Ana Paula S" w:date="2014-09-22T21:27:00Z">
        <w:r>
          <w:t xml:space="preserve">Tabela </w:t>
        </w:r>
        <w:r>
          <w:fldChar w:fldCharType="begin"/>
        </w:r>
        <w:r>
          <w:instrText xml:space="preserve"> SEQ Tabela \* ARABIC </w:instrText>
        </w:r>
      </w:ins>
      <w:r>
        <w:fldChar w:fldCharType="separate"/>
      </w:r>
      <w:ins w:id="891" w:author="Ana Paula S" w:date="2014-09-22T21:27:00Z">
        <w:r>
          <w:rPr>
            <w:noProof/>
          </w:rPr>
          <w:t>10</w:t>
        </w:r>
        <w:r>
          <w:fldChar w:fldCharType="end"/>
        </w:r>
        <w:r>
          <w:t xml:space="preserve"> </w:t>
        </w:r>
        <w:r w:rsidRPr="008E0938">
          <w:t>UC08 – Editar Ocorrência</w:t>
        </w:r>
        <w:r>
          <w:t xml:space="preserve"> </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5926874B" w14:textId="77777777" w:rsidTr="000D3C52">
        <w:tc>
          <w:tcPr>
            <w:tcW w:w="2658" w:type="dxa"/>
            <w:shd w:val="clear" w:color="auto" w:fill="D9D9D9"/>
          </w:tcPr>
          <w:p w14:paraId="7AF7E3E2" w14:textId="77777777" w:rsidR="00376F3D" w:rsidRPr="003D4761" w:rsidRDefault="00376F3D" w:rsidP="000D3C52">
            <w:pPr>
              <w:rPr>
                <w:b/>
                <w:bCs/>
              </w:rPr>
            </w:pPr>
            <w:r>
              <w:rPr>
                <w:b/>
                <w:bCs/>
              </w:rPr>
              <w:t>Nome do C</w:t>
            </w:r>
            <w:r w:rsidRPr="003D4761">
              <w:rPr>
                <w:b/>
                <w:bCs/>
              </w:rPr>
              <w:t>aso de Uso:</w:t>
            </w:r>
          </w:p>
        </w:tc>
        <w:tc>
          <w:tcPr>
            <w:tcW w:w="6060" w:type="dxa"/>
          </w:tcPr>
          <w:p w14:paraId="12EE4054" w14:textId="77777777" w:rsidR="00376F3D" w:rsidRPr="00D96646" w:rsidRDefault="00376F3D" w:rsidP="000D3C52">
            <w:r>
              <w:t>UC08 – Editar ocorrência</w:t>
            </w:r>
          </w:p>
        </w:tc>
      </w:tr>
      <w:tr w:rsidR="00376F3D" w:rsidRPr="00D96646" w14:paraId="5D5B1643" w14:textId="77777777" w:rsidTr="000D3C52">
        <w:tc>
          <w:tcPr>
            <w:tcW w:w="2658" w:type="dxa"/>
            <w:shd w:val="clear" w:color="auto" w:fill="D9D9D9"/>
          </w:tcPr>
          <w:p w14:paraId="36212B9A" w14:textId="77777777" w:rsidR="00376F3D" w:rsidRPr="003D4761" w:rsidRDefault="00376F3D" w:rsidP="000D3C52">
            <w:pPr>
              <w:rPr>
                <w:b/>
                <w:bCs/>
              </w:rPr>
            </w:pPr>
            <w:r w:rsidRPr="003D4761">
              <w:rPr>
                <w:b/>
                <w:bCs/>
              </w:rPr>
              <w:t>Resumo:</w:t>
            </w:r>
          </w:p>
        </w:tc>
        <w:tc>
          <w:tcPr>
            <w:tcW w:w="6060" w:type="dxa"/>
          </w:tcPr>
          <w:p w14:paraId="3192873E" w14:textId="77777777" w:rsidR="00376F3D" w:rsidRPr="00D96646" w:rsidRDefault="00376F3D" w:rsidP="000D3C52">
            <w:r>
              <w:t>Editar uma ocorrência de um aluno registrado no sistema</w:t>
            </w:r>
          </w:p>
        </w:tc>
      </w:tr>
      <w:tr w:rsidR="00376F3D" w:rsidRPr="00D96646" w14:paraId="7ABFDC7D" w14:textId="77777777" w:rsidTr="000D3C52">
        <w:tc>
          <w:tcPr>
            <w:tcW w:w="2658" w:type="dxa"/>
            <w:shd w:val="clear" w:color="auto" w:fill="D9D9D9"/>
          </w:tcPr>
          <w:p w14:paraId="0A71DFC9" w14:textId="77777777" w:rsidR="00376F3D" w:rsidRPr="003D4761" w:rsidRDefault="00376F3D" w:rsidP="000D3C52">
            <w:pPr>
              <w:rPr>
                <w:b/>
                <w:bCs/>
              </w:rPr>
            </w:pPr>
            <w:r w:rsidRPr="003D4761">
              <w:rPr>
                <w:b/>
                <w:bCs/>
              </w:rPr>
              <w:t>Ator Principal:</w:t>
            </w:r>
          </w:p>
        </w:tc>
        <w:tc>
          <w:tcPr>
            <w:tcW w:w="6060" w:type="dxa"/>
          </w:tcPr>
          <w:p w14:paraId="4DA2D485" w14:textId="77777777" w:rsidR="00376F3D" w:rsidRPr="00D96646" w:rsidRDefault="00376F3D" w:rsidP="000D3C52">
            <w:r>
              <w:t>Gestor,</w:t>
            </w:r>
            <w:ins w:id="892" w:author="Ana Paula S" w:date="2014-09-22T21:28:00Z">
              <w:r w:rsidR="00124951">
                <w:t xml:space="preserve"> </w:t>
              </w:r>
            </w:ins>
            <w:r>
              <w:t xml:space="preserve">Secretaria </w:t>
            </w:r>
          </w:p>
        </w:tc>
      </w:tr>
      <w:tr w:rsidR="00376F3D" w:rsidRPr="00D96646" w14:paraId="000579CD" w14:textId="77777777" w:rsidTr="000D3C52">
        <w:tc>
          <w:tcPr>
            <w:tcW w:w="2658" w:type="dxa"/>
            <w:shd w:val="clear" w:color="auto" w:fill="D9D9D9"/>
          </w:tcPr>
          <w:p w14:paraId="2D7A9003" w14:textId="77777777" w:rsidR="00376F3D" w:rsidRPr="003D4761" w:rsidRDefault="00376F3D" w:rsidP="000D3C52">
            <w:pPr>
              <w:rPr>
                <w:b/>
                <w:bCs/>
              </w:rPr>
            </w:pPr>
            <w:r w:rsidRPr="003D4761">
              <w:rPr>
                <w:b/>
                <w:bCs/>
              </w:rPr>
              <w:t>Pré-condição</w:t>
            </w:r>
          </w:p>
        </w:tc>
        <w:tc>
          <w:tcPr>
            <w:tcW w:w="6060" w:type="dxa"/>
          </w:tcPr>
          <w:p w14:paraId="51F38C72" w14:textId="77777777" w:rsidR="00376F3D" w:rsidRDefault="00376F3D" w:rsidP="000D3C52">
            <w:r>
              <w:t>O aluno deve estar registrado no sistema.</w:t>
            </w:r>
          </w:p>
          <w:p w14:paraId="075FC497" w14:textId="77777777" w:rsidR="00376F3D" w:rsidRPr="00D96646" w:rsidRDefault="00376F3D" w:rsidP="000D3C52">
            <w:r>
              <w:t>O ator deve estar logado.</w:t>
            </w:r>
          </w:p>
        </w:tc>
      </w:tr>
      <w:tr w:rsidR="00376F3D" w:rsidRPr="00D96646" w14:paraId="030593CA" w14:textId="77777777" w:rsidTr="000D3C52">
        <w:tc>
          <w:tcPr>
            <w:tcW w:w="2658" w:type="dxa"/>
            <w:shd w:val="clear" w:color="auto" w:fill="D9D9D9"/>
          </w:tcPr>
          <w:p w14:paraId="6D1E4FA3" w14:textId="77777777" w:rsidR="00376F3D" w:rsidRPr="003D4761" w:rsidRDefault="00376F3D" w:rsidP="000D3C52">
            <w:pPr>
              <w:rPr>
                <w:b/>
                <w:bCs/>
              </w:rPr>
            </w:pPr>
            <w:r w:rsidRPr="003D4761">
              <w:rPr>
                <w:b/>
                <w:bCs/>
              </w:rPr>
              <w:t>Pós-condição</w:t>
            </w:r>
          </w:p>
        </w:tc>
        <w:tc>
          <w:tcPr>
            <w:tcW w:w="6060" w:type="dxa"/>
          </w:tcPr>
          <w:p w14:paraId="3EE219D3" w14:textId="77777777" w:rsidR="00376F3D" w:rsidRPr="00D96646" w:rsidRDefault="00376F3D" w:rsidP="000D3C52">
            <w:r>
              <w:t>As ocorrências devem estar editadas no perfil do aluno.</w:t>
            </w:r>
          </w:p>
        </w:tc>
      </w:tr>
      <w:tr w:rsidR="00376F3D" w:rsidRPr="003D4761" w14:paraId="5A999556" w14:textId="77777777" w:rsidTr="000D3C52">
        <w:tc>
          <w:tcPr>
            <w:tcW w:w="8718" w:type="dxa"/>
            <w:gridSpan w:val="2"/>
          </w:tcPr>
          <w:p w14:paraId="08036196" w14:textId="77777777" w:rsidR="00376F3D" w:rsidRPr="003D4761" w:rsidRDefault="00376F3D" w:rsidP="000D3C52">
            <w:pPr>
              <w:rPr>
                <w:b/>
                <w:bCs/>
              </w:rPr>
            </w:pPr>
          </w:p>
          <w:p w14:paraId="04C369A0" w14:textId="77777777" w:rsidR="00376F3D" w:rsidRDefault="00376F3D" w:rsidP="000D3C52">
            <w:r w:rsidRPr="003D4761">
              <w:rPr>
                <w:b/>
                <w:bCs/>
              </w:rPr>
              <w:t>Fluxo Principal</w:t>
            </w:r>
            <w:r w:rsidRPr="003D4761">
              <w:t xml:space="preserve">: </w:t>
            </w:r>
          </w:p>
          <w:p w14:paraId="57B7D716" w14:textId="77777777" w:rsidR="00376F3D" w:rsidRDefault="00376F3D" w:rsidP="000D3C52">
            <w:pPr>
              <w:jc w:val="left"/>
            </w:pPr>
            <w:r w:rsidRPr="00EB4F26">
              <w:t>FP</w:t>
            </w:r>
            <w:r>
              <w:t>01</w:t>
            </w:r>
            <w:r w:rsidRPr="00EB4F26">
              <w:t xml:space="preserve"> –</w:t>
            </w:r>
            <w:r>
              <w:t xml:space="preserve"> Este caso de uso inicia-se quando o ator deseja editar uma ocorrência escolar</w:t>
            </w:r>
          </w:p>
          <w:p w14:paraId="42C34BE0"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59429E00" w14:textId="77777777" w:rsidR="00376F3D" w:rsidRDefault="00376F3D" w:rsidP="000D3C52">
            <w:pPr>
              <w:jc w:val="left"/>
            </w:pPr>
            <w:r w:rsidRPr="00EB4F26">
              <w:t>FP</w:t>
            </w:r>
            <w:r>
              <w:t>03</w:t>
            </w:r>
            <w:r w:rsidRPr="00EB4F26">
              <w:t xml:space="preserve"> –</w:t>
            </w:r>
            <w:r>
              <w:t xml:space="preserve"> O ator seleciona a turma</w:t>
            </w:r>
          </w:p>
          <w:p w14:paraId="6BB446BB"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7E0A60E0" w14:textId="77777777" w:rsidR="00376F3D" w:rsidRDefault="00376F3D" w:rsidP="000D3C52">
            <w:pPr>
              <w:jc w:val="left"/>
            </w:pPr>
            <w:r w:rsidRPr="00EB4F26">
              <w:t>FP</w:t>
            </w:r>
            <w:r>
              <w:t>05</w:t>
            </w:r>
            <w:r w:rsidRPr="00EB4F26">
              <w:t xml:space="preserve"> –</w:t>
            </w:r>
            <w:r>
              <w:t xml:space="preserve"> O ator seleciona a opção ocorrência </w:t>
            </w:r>
          </w:p>
          <w:p w14:paraId="6F3375C5" w14:textId="77777777" w:rsidR="00376F3D" w:rsidRDefault="00376F3D" w:rsidP="000D3C52">
            <w:pPr>
              <w:jc w:val="left"/>
            </w:pPr>
            <w:r w:rsidRPr="00EB4F26">
              <w:t>FP</w:t>
            </w:r>
            <w:r>
              <w:t>06</w:t>
            </w:r>
            <w:r w:rsidRPr="00EB4F26">
              <w:t xml:space="preserve"> –</w:t>
            </w:r>
            <w:r>
              <w:t xml:space="preserve"> O sistema abre a opção de inserir e editar ocorrência</w:t>
            </w:r>
          </w:p>
          <w:p w14:paraId="243A0546" w14:textId="77777777" w:rsidR="00376F3D" w:rsidRDefault="00376F3D" w:rsidP="000D3C52">
            <w:pPr>
              <w:jc w:val="left"/>
            </w:pPr>
            <w:r>
              <w:t>FP07 – O ator seleciona editar ocorrência</w:t>
            </w:r>
          </w:p>
          <w:p w14:paraId="60E907E6" w14:textId="77777777" w:rsidR="00376F3D" w:rsidRPr="007A2C87" w:rsidRDefault="00376F3D" w:rsidP="000D3C52">
            <w:pPr>
              <w:jc w:val="left"/>
            </w:pPr>
            <w:r w:rsidRPr="00EB4F26">
              <w:t>FP</w:t>
            </w:r>
            <w:r>
              <w:t>08</w:t>
            </w:r>
            <w:r w:rsidRPr="00EB4F26">
              <w:t xml:space="preserve"> –</w:t>
            </w:r>
            <w:r>
              <w:t xml:space="preserve"> O sistema oferece as ocorrências registradas</w:t>
            </w:r>
          </w:p>
          <w:p w14:paraId="66E0E89B" w14:textId="77777777" w:rsidR="00376F3D" w:rsidRDefault="00376F3D" w:rsidP="000D3C52">
            <w:pPr>
              <w:jc w:val="left"/>
            </w:pPr>
            <w:r w:rsidRPr="00EB4F26">
              <w:t>FP</w:t>
            </w:r>
            <w:r>
              <w:t>09</w:t>
            </w:r>
            <w:r w:rsidRPr="00EB4F26">
              <w:t xml:space="preserve"> –</w:t>
            </w:r>
            <w:r>
              <w:t xml:space="preserve"> O ator seleciona a ocorrência que deseja editar</w:t>
            </w:r>
          </w:p>
          <w:p w14:paraId="5D486B48" w14:textId="77777777" w:rsidR="00376F3D" w:rsidRDefault="00376F3D" w:rsidP="000D3C52">
            <w:pPr>
              <w:jc w:val="left"/>
            </w:pPr>
            <w:r w:rsidRPr="00EB4F26">
              <w:t>FP</w:t>
            </w:r>
            <w:r>
              <w:t>10</w:t>
            </w:r>
            <w:r w:rsidRPr="00EB4F26">
              <w:t xml:space="preserve"> –</w:t>
            </w:r>
            <w:r>
              <w:t xml:space="preserve"> O sistema abre campo para editar a ocorrência</w:t>
            </w:r>
          </w:p>
          <w:p w14:paraId="3E48955A" w14:textId="77777777" w:rsidR="00376F3D" w:rsidRDefault="00376F3D" w:rsidP="000D3C52">
            <w:pPr>
              <w:jc w:val="left"/>
            </w:pPr>
            <w:r w:rsidRPr="00EB4F26">
              <w:t>FP</w:t>
            </w:r>
            <w:r>
              <w:t>11</w:t>
            </w:r>
            <w:r w:rsidRPr="00EB4F26">
              <w:t xml:space="preserve"> –</w:t>
            </w:r>
            <w:r>
              <w:t xml:space="preserve"> O ator redigita a ocorrência</w:t>
            </w:r>
          </w:p>
          <w:p w14:paraId="019682A1" w14:textId="77777777" w:rsidR="00376F3D" w:rsidRDefault="00376F3D" w:rsidP="000D3C52">
            <w:pPr>
              <w:jc w:val="left"/>
            </w:pPr>
            <w:r w:rsidRPr="00EB4F26">
              <w:t>FP</w:t>
            </w:r>
            <w:r>
              <w:t>12</w:t>
            </w:r>
            <w:r w:rsidRPr="00EB4F26">
              <w:t xml:space="preserve"> –</w:t>
            </w:r>
            <w:r>
              <w:t xml:space="preserve"> O ator salva a ocorrência</w:t>
            </w:r>
          </w:p>
          <w:p w14:paraId="061E014E" w14:textId="77777777" w:rsidR="00376F3D" w:rsidRDefault="00376F3D" w:rsidP="000D3C52">
            <w:pPr>
              <w:jc w:val="left"/>
            </w:pPr>
            <w:r w:rsidRPr="00EB4F26">
              <w:t>FP</w:t>
            </w:r>
            <w:r>
              <w:t>13</w:t>
            </w:r>
            <w:r w:rsidRPr="00EB4F26">
              <w:t xml:space="preserve"> –</w:t>
            </w:r>
            <w:r>
              <w:t xml:space="preserve"> O sistema salva com a data, horário e o ator, para cada aluno selecionado</w:t>
            </w:r>
          </w:p>
          <w:p w14:paraId="4824C442" w14:textId="77777777" w:rsidR="00376F3D" w:rsidRPr="003D4761" w:rsidRDefault="00376F3D" w:rsidP="000D3C52">
            <w:pPr>
              <w:jc w:val="left"/>
            </w:pPr>
            <w:r w:rsidRPr="00EB4F26">
              <w:t>FP</w:t>
            </w:r>
            <w:r>
              <w:t>14</w:t>
            </w:r>
            <w:r w:rsidRPr="00EB4F26">
              <w:t xml:space="preserve"> –</w:t>
            </w:r>
            <w:r>
              <w:t xml:space="preserve"> O sistema envia aviso de ocorrência editada com sucesso</w:t>
            </w:r>
          </w:p>
          <w:p w14:paraId="458A02C8" w14:textId="77777777" w:rsidR="00376F3D" w:rsidRPr="003D4761" w:rsidRDefault="00376F3D" w:rsidP="000D3C52">
            <w:r w:rsidRPr="003D4761">
              <w:rPr>
                <w:b/>
                <w:bCs/>
              </w:rPr>
              <w:t>Fluxo Alternativo:</w:t>
            </w:r>
          </w:p>
        </w:tc>
      </w:tr>
    </w:tbl>
    <w:p w14:paraId="5102E68C" w14:textId="77777777" w:rsidR="00376F3D" w:rsidRDefault="00376F3D" w:rsidP="00376F3D">
      <w:pPr>
        <w:pStyle w:val="Legenda"/>
        <w:jc w:val="both"/>
      </w:pPr>
    </w:p>
    <w:p w14:paraId="77536EAF" w14:textId="77777777" w:rsidR="00124951" w:rsidRDefault="00124951" w:rsidP="00376F3D">
      <w:pPr>
        <w:pStyle w:val="Legenda"/>
        <w:rPr>
          <w:ins w:id="893" w:author="Ana Paula S" w:date="2014-09-22T21:28:00Z"/>
        </w:rPr>
      </w:pPr>
    </w:p>
    <w:p w14:paraId="56CA2A02" w14:textId="77777777" w:rsidR="00124951" w:rsidRDefault="00124951" w:rsidP="00376F3D">
      <w:pPr>
        <w:pStyle w:val="Legenda"/>
        <w:rPr>
          <w:ins w:id="894" w:author="Ana Paula S" w:date="2014-09-22T21:28:00Z"/>
        </w:rPr>
      </w:pPr>
    </w:p>
    <w:p w14:paraId="24BA6113" w14:textId="77777777" w:rsidR="00124951" w:rsidRDefault="00124951" w:rsidP="00376F3D">
      <w:pPr>
        <w:pStyle w:val="Legenda"/>
        <w:rPr>
          <w:ins w:id="895" w:author="Ana Paula S" w:date="2014-09-22T21:28:00Z"/>
        </w:rPr>
      </w:pPr>
    </w:p>
    <w:p w14:paraId="1D2AE148" w14:textId="77777777" w:rsidR="00376F3D" w:rsidRDefault="00376F3D" w:rsidP="00376F3D">
      <w:pPr>
        <w:pStyle w:val="Legenda"/>
      </w:pPr>
      <w:del w:id="896" w:author="Ana Paula S" w:date="2014-09-22T21:28:00Z">
        <w:r w:rsidDel="00124951">
          <w:delText>Tabela 15 – UC09 – Editar Boletim</w:delText>
        </w:r>
      </w:del>
    </w:p>
    <w:p w14:paraId="111156A9" w14:textId="77777777" w:rsidR="00124951" w:rsidRDefault="00124951" w:rsidP="00124951">
      <w:pPr>
        <w:pStyle w:val="Legenda"/>
        <w:keepNext/>
        <w:rPr>
          <w:ins w:id="897" w:author="Ana Paula S" w:date="2014-09-22T21:28:00Z"/>
        </w:rPr>
        <w:pPrChange w:id="898" w:author="Ana Paula S" w:date="2014-09-22T21:28:00Z">
          <w:pPr/>
        </w:pPrChange>
      </w:pPr>
      <w:ins w:id="899" w:author="Ana Paula S" w:date="2014-09-22T21:28:00Z">
        <w:r>
          <w:lastRenderedPageBreak/>
          <w:t xml:space="preserve">Tabela </w:t>
        </w:r>
        <w:r>
          <w:fldChar w:fldCharType="begin"/>
        </w:r>
        <w:r>
          <w:instrText xml:space="preserve"> SEQ Tabela \* ARABIC </w:instrText>
        </w:r>
      </w:ins>
      <w:r>
        <w:fldChar w:fldCharType="separate"/>
      </w:r>
      <w:ins w:id="900" w:author="Ana Paula S" w:date="2014-09-22T21:28:00Z">
        <w:r>
          <w:rPr>
            <w:noProof/>
          </w:rPr>
          <w:t>11</w:t>
        </w:r>
        <w:r>
          <w:fldChar w:fldCharType="end"/>
        </w:r>
        <w:r>
          <w:t xml:space="preserve"> </w:t>
        </w:r>
        <w:r w:rsidRPr="00312A1D">
          <w:t>UC09 – Editar Boletim</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5E551C99" w14:textId="77777777" w:rsidTr="000D3C52">
        <w:tc>
          <w:tcPr>
            <w:tcW w:w="2658" w:type="dxa"/>
            <w:shd w:val="clear" w:color="auto" w:fill="D9D9D9"/>
          </w:tcPr>
          <w:p w14:paraId="61363A27" w14:textId="77777777" w:rsidR="00376F3D" w:rsidRPr="003D4761" w:rsidRDefault="00376F3D" w:rsidP="000D3C52">
            <w:pPr>
              <w:rPr>
                <w:b/>
                <w:bCs/>
              </w:rPr>
            </w:pPr>
            <w:r>
              <w:rPr>
                <w:b/>
                <w:bCs/>
              </w:rPr>
              <w:t>Nome do C</w:t>
            </w:r>
            <w:r w:rsidRPr="003D4761">
              <w:rPr>
                <w:b/>
                <w:bCs/>
              </w:rPr>
              <w:t>aso de Uso:</w:t>
            </w:r>
          </w:p>
        </w:tc>
        <w:tc>
          <w:tcPr>
            <w:tcW w:w="6060" w:type="dxa"/>
          </w:tcPr>
          <w:p w14:paraId="7861E32D" w14:textId="77777777" w:rsidR="00376F3D" w:rsidRPr="00D96646" w:rsidRDefault="00376F3D" w:rsidP="000D3C52">
            <w:r>
              <w:t>UC09 – Editar Boletim</w:t>
            </w:r>
          </w:p>
        </w:tc>
      </w:tr>
      <w:tr w:rsidR="00376F3D" w:rsidRPr="00D96646" w14:paraId="112CEF9F" w14:textId="77777777" w:rsidTr="000D3C52">
        <w:tc>
          <w:tcPr>
            <w:tcW w:w="2658" w:type="dxa"/>
            <w:shd w:val="clear" w:color="auto" w:fill="D9D9D9"/>
          </w:tcPr>
          <w:p w14:paraId="0236FF1D" w14:textId="77777777" w:rsidR="00376F3D" w:rsidRPr="003D4761" w:rsidRDefault="00376F3D" w:rsidP="000D3C52">
            <w:pPr>
              <w:rPr>
                <w:b/>
                <w:bCs/>
              </w:rPr>
            </w:pPr>
            <w:r w:rsidRPr="003D4761">
              <w:rPr>
                <w:b/>
                <w:bCs/>
              </w:rPr>
              <w:t>Resumo:</w:t>
            </w:r>
          </w:p>
        </w:tc>
        <w:tc>
          <w:tcPr>
            <w:tcW w:w="6060" w:type="dxa"/>
          </w:tcPr>
          <w:p w14:paraId="12E5B3BC" w14:textId="77777777" w:rsidR="00376F3D" w:rsidRPr="00D96646" w:rsidRDefault="00376F3D" w:rsidP="000D3C52">
            <w:r>
              <w:t>Editar Boletim para a um aluno registrado no sistema</w:t>
            </w:r>
          </w:p>
        </w:tc>
      </w:tr>
      <w:tr w:rsidR="00376F3D" w:rsidRPr="00D96646" w14:paraId="012861D5" w14:textId="77777777" w:rsidTr="000D3C52">
        <w:tc>
          <w:tcPr>
            <w:tcW w:w="2658" w:type="dxa"/>
            <w:shd w:val="clear" w:color="auto" w:fill="D9D9D9"/>
          </w:tcPr>
          <w:p w14:paraId="03F15359" w14:textId="77777777" w:rsidR="00376F3D" w:rsidRPr="003D4761" w:rsidRDefault="00376F3D" w:rsidP="000D3C52">
            <w:pPr>
              <w:rPr>
                <w:b/>
                <w:bCs/>
              </w:rPr>
            </w:pPr>
            <w:r w:rsidRPr="003D4761">
              <w:rPr>
                <w:b/>
                <w:bCs/>
              </w:rPr>
              <w:t>Ator Principal:</w:t>
            </w:r>
          </w:p>
        </w:tc>
        <w:tc>
          <w:tcPr>
            <w:tcW w:w="6060" w:type="dxa"/>
          </w:tcPr>
          <w:p w14:paraId="5C1733BB" w14:textId="77777777" w:rsidR="00376F3D" w:rsidRPr="00D96646" w:rsidRDefault="00376F3D" w:rsidP="000D3C52">
            <w:r>
              <w:t>Secretaria</w:t>
            </w:r>
          </w:p>
        </w:tc>
      </w:tr>
      <w:tr w:rsidR="00376F3D" w:rsidRPr="00D96646" w14:paraId="6BAB6822" w14:textId="77777777" w:rsidTr="000D3C52">
        <w:tc>
          <w:tcPr>
            <w:tcW w:w="2658" w:type="dxa"/>
            <w:shd w:val="clear" w:color="auto" w:fill="D9D9D9"/>
          </w:tcPr>
          <w:p w14:paraId="053DD424" w14:textId="77777777" w:rsidR="00376F3D" w:rsidRPr="003D4761" w:rsidRDefault="00376F3D" w:rsidP="000D3C52">
            <w:pPr>
              <w:rPr>
                <w:b/>
                <w:bCs/>
              </w:rPr>
            </w:pPr>
            <w:r w:rsidRPr="003D4761">
              <w:rPr>
                <w:b/>
                <w:bCs/>
              </w:rPr>
              <w:t>Pré-condição</w:t>
            </w:r>
          </w:p>
        </w:tc>
        <w:tc>
          <w:tcPr>
            <w:tcW w:w="6060" w:type="dxa"/>
          </w:tcPr>
          <w:p w14:paraId="30001F8E" w14:textId="77777777" w:rsidR="00376F3D" w:rsidRDefault="00376F3D" w:rsidP="000D3C52">
            <w:r>
              <w:t>O aluno deve estar registrado no sistema.</w:t>
            </w:r>
          </w:p>
          <w:p w14:paraId="0FC74B96" w14:textId="77777777" w:rsidR="00376F3D" w:rsidRPr="00D96646" w:rsidRDefault="00376F3D" w:rsidP="000D3C52">
            <w:r>
              <w:t>O ator deve estar logado.</w:t>
            </w:r>
          </w:p>
        </w:tc>
      </w:tr>
      <w:tr w:rsidR="00376F3D" w:rsidRPr="00D96646" w14:paraId="3957574D" w14:textId="77777777" w:rsidTr="000D3C52">
        <w:tc>
          <w:tcPr>
            <w:tcW w:w="2658" w:type="dxa"/>
            <w:shd w:val="clear" w:color="auto" w:fill="D9D9D9"/>
          </w:tcPr>
          <w:p w14:paraId="29C6D01C" w14:textId="77777777" w:rsidR="00376F3D" w:rsidRPr="003D4761" w:rsidRDefault="00376F3D" w:rsidP="000D3C52">
            <w:pPr>
              <w:rPr>
                <w:b/>
                <w:bCs/>
              </w:rPr>
            </w:pPr>
            <w:r w:rsidRPr="003D4761">
              <w:rPr>
                <w:b/>
                <w:bCs/>
              </w:rPr>
              <w:t>Pós-condição</w:t>
            </w:r>
          </w:p>
        </w:tc>
        <w:tc>
          <w:tcPr>
            <w:tcW w:w="6060" w:type="dxa"/>
          </w:tcPr>
          <w:p w14:paraId="4B2A85AF" w14:textId="77777777" w:rsidR="00376F3D" w:rsidRPr="00D96646" w:rsidRDefault="00376F3D" w:rsidP="000D3C52">
            <w:r>
              <w:t>O Boletim deve ser editado para o aluno.</w:t>
            </w:r>
          </w:p>
        </w:tc>
      </w:tr>
      <w:tr w:rsidR="00376F3D" w:rsidRPr="003D4761" w14:paraId="40854D8A" w14:textId="77777777" w:rsidTr="000D3C52">
        <w:tc>
          <w:tcPr>
            <w:tcW w:w="8718" w:type="dxa"/>
            <w:gridSpan w:val="2"/>
          </w:tcPr>
          <w:p w14:paraId="66BCFECF" w14:textId="77777777" w:rsidR="00376F3D" w:rsidRPr="003D4761" w:rsidRDefault="00376F3D" w:rsidP="000D3C52">
            <w:pPr>
              <w:rPr>
                <w:b/>
                <w:bCs/>
              </w:rPr>
            </w:pPr>
          </w:p>
          <w:p w14:paraId="7B88433B" w14:textId="77777777" w:rsidR="00376F3D" w:rsidRDefault="00376F3D" w:rsidP="000D3C52">
            <w:r w:rsidRPr="003D4761">
              <w:rPr>
                <w:b/>
                <w:bCs/>
              </w:rPr>
              <w:t>Fluxo Principal</w:t>
            </w:r>
            <w:r w:rsidRPr="003D4761">
              <w:t xml:space="preserve">: </w:t>
            </w:r>
          </w:p>
          <w:p w14:paraId="35882E30" w14:textId="77777777" w:rsidR="00376F3D" w:rsidRDefault="00376F3D" w:rsidP="000D3C52">
            <w:pPr>
              <w:jc w:val="left"/>
            </w:pPr>
            <w:r w:rsidRPr="00EB4F26">
              <w:t>FP</w:t>
            </w:r>
            <w:r>
              <w:t>01</w:t>
            </w:r>
            <w:r w:rsidRPr="00EB4F26">
              <w:t xml:space="preserve"> –</w:t>
            </w:r>
            <w:r>
              <w:t xml:space="preserve"> Este caso de uso inicia-se quando o ator deseja editar boletim para um aluno </w:t>
            </w:r>
          </w:p>
          <w:p w14:paraId="4460B5BD" w14:textId="77777777" w:rsidR="00376F3D" w:rsidRDefault="00376F3D" w:rsidP="000D3C52">
            <w:pPr>
              <w:jc w:val="left"/>
            </w:pPr>
            <w:r w:rsidRPr="00EB4F26">
              <w:t>FP</w:t>
            </w:r>
            <w:r>
              <w:t>02</w:t>
            </w:r>
            <w:r w:rsidRPr="00EB4F26">
              <w:t xml:space="preserve"> –</w:t>
            </w:r>
            <w:r>
              <w:t xml:space="preserve"> O sistema abre a tela com os os alunos </w:t>
            </w:r>
            <w:r w:rsidRPr="007B2328">
              <w:t>cadastrados</w:t>
            </w:r>
            <w:r>
              <w:t xml:space="preserve"> no sistema </w:t>
            </w:r>
          </w:p>
          <w:p w14:paraId="4D28E661" w14:textId="77777777" w:rsidR="00376F3D" w:rsidRPr="007A2C87" w:rsidRDefault="00376F3D" w:rsidP="000D3C52">
            <w:pPr>
              <w:jc w:val="left"/>
            </w:pPr>
            <w:r w:rsidRPr="00EB4F26">
              <w:t>FP</w:t>
            </w:r>
            <w:r>
              <w:t>03</w:t>
            </w:r>
            <w:r w:rsidRPr="00EB4F26">
              <w:t xml:space="preserve"> –</w:t>
            </w:r>
            <w:r>
              <w:t xml:space="preserve"> O ator seleciona o aluno </w:t>
            </w:r>
          </w:p>
          <w:p w14:paraId="351B0575" w14:textId="77777777" w:rsidR="00376F3D" w:rsidRDefault="00376F3D" w:rsidP="000D3C52">
            <w:pPr>
              <w:jc w:val="left"/>
            </w:pPr>
            <w:r w:rsidRPr="00EB4F26">
              <w:t>FP</w:t>
            </w:r>
            <w:r>
              <w:t>04</w:t>
            </w:r>
            <w:r w:rsidRPr="00EB4F26">
              <w:t xml:space="preserve"> –</w:t>
            </w:r>
            <w:r>
              <w:t xml:space="preserve"> O ator seleciona a opção Editar Boletim</w:t>
            </w:r>
          </w:p>
          <w:p w14:paraId="68AD3AC2" w14:textId="77777777" w:rsidR="00376F3D" w:rsidRDefault="00376F3D" w:rsidP="000D3C52">
            <w:pPr>
              <w:jc w:val="left"/>
            </w:pPr>
            <w:r w:rsidRPr="00EB4F26">
              <w:t>FP</w:t>
            </w:r>
            <w:r>
              <w:t>05</w:t>
            </w:r>
            <w:r w:rsidRPr="00EB4F26">
              <w:t xml:space="preserve"> –</w:t>
            </w:r>
            <w:r>
              <w:t xml:space="preserve"> O ator digita o semestre</w:t>
            </w:r>
          </w:p>
          <w:p w14:paraId="58B41BD6" w14:textId="77777777" w:rsidR="00376F3D" w:rsidRDefault="00376F3D" w:rsidP="000D3C52">
            <w:pPr>
              <w:jc w:val="left"/>
            </w:pPr>
            <w:r>
              <w:t>FP06 – O ator salva o semestre</w:t>
            </w:r>
          </w:p>
          <w:p w14:paraId="109CC825" w14:textId="77777777" w:rsidR="00376F3D" w:rsidRDefault="00376F3D" w:rsidP="000D3C52">
            <w:pPr>
              <w:jc w:val="left"/>
            </w:pPr>
            <w:r w:rsidRPr="00EB4F26">
              <w:t>FP</w:t>
            </w:r>
            <w:r>
              <w:t>07</w:t>
            </w:r>
            <w:r w:rsidRPr="00EB4F26">
              <w:t xml:space="preserve"> –</w:t>
            </w:r>
            <w:r>
              <w:t xml:space="preserve"> O ator seleciona a opção Editar Nota</w:t>
            </w:r>
          </w:p>
          <w:p w14:paraId="69B70064" w14:textId="77777777" w:rsidR="00376F3D" w:rsidRDefault="00376F3D" w:rsidP="000D3C52">
            <w:pPr>
              <w:jc w:val="left"/>
            </w:pPr>
            <w:r>
              <w:t>FP08 – O sistema inicia o UC10</w:t>
            </w:r>
          </w:p>
          <w:p w14:paraId="2C96EB13" w14:textId="77777777" w:rsidR="00376F3D" w:rsidRDefault="00376F3D" w:rsidP="000D3C52">
            <w:pPr>
              <w:jc w:val="left"/>
            </w:pPr>
            <w:r>
              <w:t>FP09 - O ator seleciona a opção Editar Frequencia</w:t>
            </w:r>
          </w:p>
          <w:p w14:paraId="34C4FD36" w14:textId="77777777" w:rsidR="00376F3D" w:rsidRDefault="00376F3D" w:rsidP="000D3C52">
            <w:pPr>
              <w:jc w:val="left"/>
            </w:pPr>
            <w:r>
              <w:t>FP10 – O sistema inicia o UC11</w:t>
            </w:r>
          </w:p>
          <w:p w14:paraId="0432DB22" w14:textId="77777777" w:rsidR="00376F3D" w:rsidRDefault="00376F3D" w:rsidP="000D3C52">
            <w:pPr>
              <w:jc w:val="left"/>
            </w:pPr>
            <w:r w:rsidRPr="00EB4F26">
              <w:t>FP</w:t>
            </w:r>
            <w:r>
              <w:t>11</w:t>
            </w:r>
            <w:r w:rsidRPr="00EB4F26">
              <w:t xml:space="preserve"> –</w:t>
            </w:r>
            <w:r>
              <w:t xml:space="preserve"> O sistema salva com a data, horário e o ator, para o aluno selecionado.</w:t>
            </w:r>
          </w:p>
          <w:p w14:paraId="2E0D6B03" w14:textId="77777777" w:rsidR="00376F3D" w:rsidRDefault="00376F3D" w:rsidP="000D3C52">
            <w:pPr>
              <w:jc w:val="left"/>
            </w:pPr>
            <w:r w:rsidRPr="00EB4F26">
              <w:t>FP</w:t>
            </w:r>
            <w:r>
              <w:t>12</w:t>
            </w:r>
            <w:r w:rsidRPr="00EB4F26">
              <w:t xml:space="preserve"> –</w:t>
            </w:r>
            <w:r>
              <w:t xml:space="preserve"> O sistema envia aviso de inserção de boletim editado com sucesso</w:t>
            </w:r>
          </w:p>
          <w:p w14:paraId="53CF2CC1" w14:textId="77777777" w:rsidR="00376F3D" w:rsidRPr="003D4761" w:rsidRDefault="00376F3D" w:rsidP="000D3C52"/>
          <w:p w14:paraId="4DF4B9B6" w14:textId="77777777" w:rsidR="00376F3D" w:rsidRPr="003D4761" w:rsidRDefault="00376F3D" w:rsidP="000D3C52">
            <w:pPr>
              <w:jc w:val="left"/>
            </w:pPr>
            <w:r w:rsidRPr="003D4761">
              <w:rPr>
                <w:b/>
                <w:bCs/>
              </w:rPr>
              <w:t>Fluxo Alternativo:</w:t>
            </w:r>
          </w:p>
        </w:tc>
      </w:tr>
    </w:tbl>
    <w:p w14:paraId="54FC797A" w14:textId="77777777" w:rsidR="00376F3D" w:rsidRDefault="00376F3D" w:rsidP="00376F3D">
      <w:pPr>
        <w:rPr>
          <w:ins w:id="901" w:author="Ana Paula S" w:date="2014-09-22T21:28:00Z"/>
          <w:u w:val="single"/>
        </w:rPr>
      </w:pPr>
    </w:p>
    <w:p w14:paraId="74CD2F0F" w14:textId="77777777" w:rsidR="00124951" w:rsidRDefault="00124951" w:rsidP="00376F3D">
      <w:pPr>
        <w:rPr>
          <w:ins w:id="902" w:author="Ana Paula S" w:date="2014-09-22T21:28:00Z"/>
          <w:u w:val="single"/>
        </w:rPr>
      </w:pPr>
    </w:p>
    <w:p w14:paraId="7E93484F" w14:textId="77777777" w:rsidR="00124951" w:rsidRDefault="00124951" w:rsidP="00376F3D">
      <w:pPr>
        <w:rPr>
          <w:ins w:id="903" w:author="Ana Paula S" w:date="2014-09-22T21:28:00Z"/>
          <w:u w:val="single"/>
        </w:rPr>
      </w:pPr>
    </w:p>
    <w:p w14:paraId="7349F442" w14:textId="77777777" w:rsidR="00124951" w:rsidRDefault="00124951" w:rsidP="00376F3D">
      <w:pPr>
        <w:rPr>
          <w:ins w:id="904" w:author="Ana Paula S" w:date="2014-09-22T21:28:00Z"/>
          <w:u w:val="single"/>
        </w:rPr>
      </w:pPr>
    </w:p>
    <w:p w14:paraId="772C8807" w14:textId="77777777" w:rsidR="00124951" w:rsidRDefault="00124951" w:rsidP="00376F3D">
      <w:pPr>
        <w:rPr>
          <w:ins w:id="905" w:author="Ana Paula S" w:date="2014-09-22T21:28:00Z"/>
          <w:u w:val="single"/>
        </w:rPr>
      </w:pPr>
    </w:p>
    <w:p w14:paraId="026B5EB8" w14:textId="77777777" w:rsidR="00124951" w:rsidRDefault="00124951" w:rsidP="00376F3D">
      <w:pPr>
        <w:rPr>
          <w:ins w:id="906" w:author="Ana Paula S" w:date="2014-09-22T21:28:00Z"/>
          <w:u w:val="single"/>
        </w:rPr>
      </w:pPr>
    </w:p>
    <w:p w14:paraId="6C1D7B27" w14:textId="77777777" w:rsidR="00124951" w:rsidRDefault="00124951" w:rsidP="00376F3D">
      <w:pPr>
        <w:rPr>
          <w:ins w:id="907" w:author="Ana Paula S" w:date="2014-09-22T21:28:00Z"/>
          <w:u w:val="single"/>
        </w:rPr>
      </w:pPr>
    </w:p>
    <w:p w14:paraId="420A7DDB" w14:textId="77777777" w:rsidR="00124951" w:rsidRDefault="00124951" w:rsidP="00376F3D">
      <w:pPr>
        <w:rPr>
          <w:ins w:id="908" w:author="Ana Paula S" w:date="2014-09-22T21:28:00Z"/>
          <w:u w:val="single"/>
        </w:rPr>
      </w:pPr>
    </w:p>
    <w:p w14:paraId="278B20B0" w14:textId="77777777" w:rsidR="00124951" w:rsidRDefault="00124951" w:rsidP="00376F3D">
      <w:pPr>
        <w:rPr>
          <w:u w:val="single"/>
        </w:rPr>
      </w:pPr>
    </w:p>
    <w:p w14:paraId="1F71C985" w14:textId="77777777" w:rsidR="00376F3D" w:rsidRDefault="00376F3D" w:rsidP="00376F3D"/>
    <w:p w14:paraId="6B4CB507" w14:textId="77777777" w:rsidR="00376F3D" w:rsidRDefault="00376F3D" w:rsidP="00376F3D">
      <w:pPr>
        <w:pStyle w:val="Legenda"/>
      </w:pPr>
      <w:del w:id="909" w:author="Ana Paula S" w:date="2014-09-22T21:28:00Z">
        <w:r w:rsidDel="00124951">
          <w:lastRenderedPageBreak/>
          <w:delText>Tabela 14 – UC10 – Inserir Boletim</w:delText>
        </w:r>
      </w:del>
    </w:p>
    <w:p w14:paraId="78C9B2D8" w14:textId="77777777" w:rsidR="00124951" w:rsidRDefault="00124951" w:rsidP="00124951">
      <w:pPr>
        <w:pStyle w:val="Legenda"/>
        <w:keepNext/>
        <w:rPr>
          <w:ins w:id="910" w:author="Ana Paula S" w:date="2014-09-22T21:29:00Z"/>
        </w:rPr>
        <w:pPrChange w:id="911" w:author="Ana Paula S" w:date="2014-09-22T21:29:00Z">
          <w:pPr/>
        </w:pPrChange>
      </w:pPr>
      <w:ins w:id="912" w:author="Ana Paula S" w:date="2014-09-22T21:29:00Z">
        <w:r>
          <w:t xml:space="preserve">Tabela </w:t>
        </w:r>
        <w:r>
          <w:fldChar w:fldCharType="begin"/>
        </w:r>
        <w:r>
          <w:instrText xml:space="preserve"> SEQ Tabela \* ARABIC </w:instrText>
        </w:r>
      </w:ins>
      <w:r>
        <w:fldChar w:fldCharType="separate"/>
      </w:r>
      <w:ins w:id="913" w:author="Ana Paula S" w:date="2014-09-22T21:29:00Z">
        <w:r>
          <w:rPr>
            <w:noProof/>
          </w:rPr>
          <w:t>12</w:t>
        </w:r>
        <w:r>
          <w:fldChar w:fldCharType="end"/>
        </w:r>
        <w:r>
          <w:t xml:space="preserve">  </w:t>
        </w:r>
        <w:r w:rsidRPr="00E81E42">
          <w:t>UC10 – Inserir Boletim</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346DF7C" w14:textId="77777777" w:rsidTr="000D3C52">
        <w:tc>
          <w:tcPr>
            <w:tcW w:w="2658" w:type="dxa"/>
            <w:shd w:val="clear" w:color="auto" w:fill="D9D9D9"/>
          </w:tcPr>
          <w:p w14:paraId="6CDEF87C" w14:textId="77777777" w:rsidR="00376F3D" w:rsidRPr="003D4761" w:rsidRDefault="00376F3D" w:rsidP="000D3C52">
            <w:pPr>
              <w:rPr>
                <w:b/>
                <w:bCs/>
              </w:rPr>
            </w:pPr>
            <w:r>
              <w:rPr>
                <w:b/>
                <w:bCs/>
              </w:rPr>
              <w:t>Nome do C</w:t>
            </w:r>
            <w:r w:rsidRPr="003D4761">
              <w:rPr>
                <w:b/>
                <w:bCs/>
              </w:rPr>
              <w:t>aso de Uso:</w:t>
            </w:r>
          </w:p>
        </w:tc>
        <w:tc>
          <w:tcPr>
            <w:tcW w:w="6060" w:type="dxa"/>
          </w:tcPr>
          <w:p w14:paraId="40EF9C2A" w14:textId="77777777" w:rsidR="00376F3D" w:rsidRPr="00D96646" w:rsidRDefault="00376F3D" w:rsidP="000D3C52">
            <w:r>
              <w:t>UC10 – Inserir Boletim</w:t>
            </w:r>
          </w:p>
        </w:tc>
      </w:tr>
      <w:tr w:rsidR="00376F3D" w:rsidRPr="00D96646" w14:paraId="76C20004" w14:textId="77777777" w:rsidTr="000D3C52">
        <w:tc>
          <w:tcPr>
            <w:tcW w:w="2658" w:type="dxa"/>
            <w:shd w:val="clear" w:color="auto" w:fill="D9D9D9"/>
          </w:tcPr>
          <w:p w14:paraId="10F864ED" w14:textId="77777777" w:rsidR="00376F3D" w:rsidRPr="003D4761" w:rsidRDefault="00376F3D" w:rsidP="000D3C52">
            <w:pPr>
              <w:rPr>
                <w:b/>
                <w:bCs/>
              </w:rPr>
            </w:pPr>
            <w:r w:rsidRPr="003D4761">
              <w:rPr>
                <w:b/>
                <w:bCs/>
              </w:rPr>
              <w:t>Resumo:</w:t>
            </w:r>
          </w:p>
        </w:tc>
        <w:tc>
          <w:tcPr>
            <w:tcW w:w="6060" w:type="dxa"/>
          </w:tcPr>
          <w:p w14:paraId="24449983" w14:textId="77777777" w:rsidR="00376F3D" w:rsidRPr="00D96646" w:rsidRDefault="00376F3D" w:rsidP="000D3C52">
            <w:r>
              <w:t>Inserir Boletim para a um aluno registrado no sistema</w:t>
            </w:r>
          </w:p>
        </w:tc>
      </w:tr>
      <w:tr w:rsidR="00376F3D" w:rsidRPr="00D96646" w14:paraId="2531C137" w14:textId="77777777" w:rsidTr="000D3C52">
        <w:tc>
          <w:tcPr>
            <w:tcW w:w="2658" w:type="dxa"/>
            <w:shd w:val="clear" w:color="auto" w:fill="D9D9D9"/>
          </w:tcPr>
          <w:p w14:paraId="0B8799F5" w14:textId="77777777" w:rsidR="00376F3D" w:rsidRPr="003D4761" w:rsidRDefault="00376F3D" w:rsidP="000D3C52">
            <w:pPr>
              <w:rPr>
                <w:b/>
                <w:bCs/>
              </w:rPr>
            </w:pPr>
            <w:r w:rsidRPr="003D4761">
              <w:rPr>
                <w:b/>
                <w:bCs/>
              </w:rPr>
              <w:t>Ator Principal:</w:t>
            </w:r>
          </w:p>
        </w:tc>
        <w:tc>
          <w:tcPr>
            <w:tcW w:w="6060" w:type="dxa"/>
          </w:tcPr>
          <w:p w14:paraId="6C2A1342" w14:textId="77777777" w:rsidR="00376F3D" w:rsidRPr="00D96646" w:rsidRDefault="00376F3D" w:rsidP="000D3C52">
            <w:r>
              <w:t>Secretaria</w:t>
            </w:r>
          </w:p>
        </w:tc>
      </w:tr>
      <w:tr w:rsidR="00376F3D" w:rsidRPr="00D96646" w14:paraId="68837931" w14:textId="77777777" w:rsidTr="000D3C52">
        <w:tc>
          <w:tcPr>
            <w:tcW w:w="2658" w:type="dxa"/>
            <w:shd w:val="clear" w:color="auto" w:fill="D9D9D9"/>
          </w:tcPr>
          <w:p w14:paraId="00CE26BD" w14:textId="77777777" w:rsidR="00376F3D" w:rsidRPr="003D4761" w:rsidRDefault="00376F3D" w:rsidP="000D3C52">
            <w:pPr>
              <w:rPr>
                <w:b/>
                <w:bCs/>
              </w:rPr>
            </w:pPr>
            <w:r w:rsidRPr="003D4761">
              <w:rPr>
                <w:b/>
                <w:bCs/>
              </w:rPr>
              <w:t>Pré-condição</w:t>
            </w:r>
          </w:p>
        </w:tc>
        <w:tc>
          <w:tcPr>
            <w:tcW w:w="6060" w:type="dxa"/>
          </w:tcPr>
          <w:p w14:paraId="7FB0C645" w14:textId="77777777" w:rsidR="00376F3D" w:rsidRDefault="00376F3D" w:rsidP="000D3C52">
            <w:r>
              <w:t>O aluno deve estar registrado no sistema.</w:t>
            </w:r>
          </w:p>
          <w:p w14:paraId="3BB34C50" w14:textId="77777777" w:rsidR="00376F3D" w:rsidRPr="00D96646" w:rsidRDefault="00376F3D" w:rsidP="000D3C52">
            <w:r>
              <w:t>O ator deve estar logado.</w:t>
            </w:r>
          </w:p>
        </w:tc>
      </w:tr>
      <w:tr w:rsidR="00376F3D" w:rsidRPr="00D96646" w14:paraId="2FF24325" w14:textId="77777777" w:rsidTr="000D3C52">
        <w:tc>
          <w:tcPr>
            <w:tcW w:w="2658" w:type="dxa"/>
            <w:shd w:val="clear" w:color="auto" w:fill="D9D9D9"/>
          </w:tcPr>
          <w:p w14:paraId="16CD4EBB" w14:textId="77777777" w:rsidR="00376F3D" w:rsidRPr="003D4761" w:rsidRDefault="00376F3D" w:rsidP="000D3C52">
            <w:pPr>
              <w:rPr>
                <w:b/>
                <w:bCs/>
              </w:rPr>
            </w:pPr>
            <w:r w:rsidRPr="003D4761">
              <w:rPr>
                <w:b/>
                <w:bCs/>
              </w:rPr>
              <w:t>Pós-condição</w:t>
            </w:r>
          </w:p>
        </w:tc>
        <w:tc>
          <w:tcPr>
            <w:tcW w:w="6060" w:type="dxa"/>
          </w:tcPr>
          <w:p w14:paraId="5D520E0F" w14:textId="77777777" w:rsidR="00376F3D" w:rsidRPr="00D96646" w:rsidRDefault="00376F3D" w:rsidP="000D3C52">
            <w:r>
              <w:t>O Boletim deve estar registrado para o aluno.</w:t>
            </w:r>
          </w:p>
        </w:tc>
      </w:tr>
      <w:tr w:rsidR="00376F3D" w:rsidRPr="003D4761" w14:paraId="5FD1C604" w14:textId="77777777" w:rsidTr="000D3C52">
        <w:tc>
          <w:tcPr>
            <w:tcW w:w="8718" w:type="dxa"/>
            <w:gridSpan w:val="2"/>
          </w:tcPr>
          <w:p w14:paraId="7C06B948" w14:textId="77777777" w:rsidR="00376F3D" w:rsidRPr="003D4761" w:rsidRDefault="00376F3D" w:rsidP="000D3C52">
            <w:pPr>
              <w:rPr>
                <w:b/>
                <w:bCs/>
              </w:rPr>
            </w:pPr>
          </w:p>
          <w:p w14:paraId="28FEED01" w14:textId="77777777" w:rsidR="00376F3D" w:rsidRDefault="00376F3D" w:rsidP="000D3C52">
            <w:r w:rsidRPr="003D4761">
              <w:rPr>
                <w:b/>
                <w:bCs/>
              </w:rPr>
              <w:t>Fluxo Principal</w:t>
            </w:r>
            <w:r w:rsidRPr="003D4761">
              <w:t xml:space="preserve">: </w:t>
            </w:r>
          </w:p>
          <w:p w14:paraId="56D6FDED" w14:textId="77777777" w:rsidR="00376F3D" w:rsidRDefault="00376F3D" w:rsidP="000D3C52">
            <w:pPr>
              <w:jc w:val="left"/>
            </w:pPr>
            <w:r w:rsidRPr="00EB4F26">
              <w:t>FP</w:t>
            </w:r>
            <w:r>
              <w:t>01</w:t>
            </w:r>
            <w:r w:rsidRPr="00EB4F26">
              <w:t xml:space="preserve"> –</w:t>
            </w:r>
            <w:r>
              <w:t xml:space="preserve"> Este caso de uso inicia-se quando o ator deseja inserir boletim para um aluno </w:t>
            </w:r>
          </w:p>
          <w:p w14:paraId="10D860A4" w14:textId="77777777"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14:paraId="58002A80" w14:textId="77777777" w:rsidR="00376F3D" w:rsidRPr="007A2C87" w:rsidRDefault="00376F3D" w:rsidP="000D3C52">
            <w:pPr>
              <w:jc w:val="left"/>
            </w:pPr>
            <w:r w:rsidRPr="00EB4F26">
              <w:t>FP</w:t>
            </w:r>
            <w:r>
              <w:t>03</w:t>
            </w:r>
            <w:r w:rsidRPr="00EB4F26">
              <w:t xml:space="preserve"> –</w:t>
            </w:r>
            <w:r>
              <w:t xml:space="preserve"> O ator seleciona o aluno </w:t>
            </w:r>
          </w:p>
          <w:p w14:paraId="196B4FD0" w14:textId="77777777" w:rsidR="00376F3D" w:rsidRDefault="00376F3D" w:rsidP="000D3C52">
            <w:pPr>
              <w:jc w:val="left"/>
            </w:pPr>
            <w:r w:rsidRPr="00EB4F26">
              <w:t>FP</w:t>
            </w:r>
            <w:r>
              <w:t>04</w:t>
            </w:r>
            <w:r w:rsidRPr="00EB4F26">
              <w:t xml:space="preserve"> –</w:t>
            </w:r>
            <w:r>
              <w:t xml:space="preserve"> O ator seleciona a opção Inserir Boletim</w:t>
            </w:r>
          </w:p>
          <w:p w14:paraId="44E193D6" w14:textId="77777777" w:rsidR="00376F3D" w:rsidRDefault="00376F3D" w:rsidP="000D3C52">
            <w:pPr>
              <w:jc w:val="left"/>
            </w:pPr>
            <w:r w:rsidRPr="00EB4F26">
              <w:t>FP</w:t>
            </w:r>
            <w:r>
              <w:t>06</w:t>
            </w:r>
            <w:r w:rsidRPr="00EB4F26">
              <w:t xml:space="preserve"> –</w:t>
            </w:r>
            <w:r>
              <w:t xml:space="preserve"> O ator digita o semestre</w:t>
            </w:r>
          </w:p>
          <w:p w14:paraId="1CF15834" w14:textId="77777777" w:rsidR="00376F3D" w:rsidRDefault="00376F3D" w:rsidP="000D3C52">
            <w:pPr>
              <w:jc w:val="left"/>
            </w:pPr>
            <w:r w:rsidRPr="00EB4F26">
              <w:t>FP</w:t>
            </w:r>
            <w:r>
              <w:t>07</w:t>
            </w:r>
            <w:r w:rsidRPr="00EB4F26">
              <w:t xml:space="preserve"> –</w:t>
            </w:r>
            <w:r>
              <w:t xml:space="preserve"> O ator salva o semestre</w:t>
            </w:r>
          </w:p>
          <w:p w14:paraId="71D18619" w14:textId="77777777" w:rsidR="00376F3D" w:rsidRDefault="00376F3D" w:rsidP="000D3C52">
            <w:pPr>
              <w:jc w:val="left"/>
            </w:pPr>
            <w:r w:rsidRPr="00EB4F26">
              <w:t>FP</w:t>
            </w:r>
            <w:r>
              <w:t>08</w:t>
            </w:r>
            <w:r w:rsidRPr="00EB4F26">
              <w:t xml:space="preserve"> –</w:t>
            </w:r>
            <w:r>
              <w:t xml:space="preserve"> O sistema salva com a data, horário e o ator, para o aluno selecionado.</w:t>
            </w:r>
          </w:p>
          <w:p w14:paraId="0E126AAA" w14:textId="77777777" w:rsidR="00376F3D" w:rsidRDefault="00376F3D" w:rsidP="000D3C52">
            <w:pPr>
              <w:jc w:val="left"/>
            </w:pPr>
            <w:r w:rsidRPr="00EB4F26">
              <w:t>FP</w:t>
            </w:r>
            <w:r>
              <w:t>09</w:t>
            </w:r>
            <w:r w:rsidRPr="00EB4F26">
              <w:t xml:space="preserve"> –</w:t>
            </w:r>
            <w:r>
              <w:t xml:space="preserve"> O sistema envia aviso de inserção de boletim registrado com sucesso</w:t>
            </w:r>
          </w:p>
          <w:p w14:paraId="7392BFB7" w14:textId="77777777" w:rsidR="00376F3D" w:rsidRPr="003D4761" w:rsidRDefault="00376F3D" w:rsidP="000D3C52">
            <w:pPr>
              <w:jc w:val="left"/>
            </w:pPr>
            <w:r w:rsidRPr="003D4761">
              <w:rPr>
                <w:b/>
                <w:bCs/>
              </w:rPr>
              <w:t>Fluxo Alternativo:</w:t>
            </w:r>
          </w:p>
        </w:tc>
      </w:tr>
    </w:tbl>
    <w:p w14:paraId="0DA66F15" w14:textId="77777777" w:rsidR="00124951" w:rsidRDefault="00124951" w:rsidP="00376F3D">
      <w:pPr>
        <w:pStyle w:val="Legenda"/>
        <w:rPr>
          <w:ins w:id="914" w:author="Ana Paula S" w:date="2014-09-22T21:29:00Z"/>
        </w:rPr>
      </w:pPr>
    </w:p>
    <w:p w14:paraId="4500341F" w14:textId="77777777" w:rsidR="00124951" w:rsidRDefault="00124951" w:rsidP="00376F3D">
      <w:pPr>
        <w:pStyle w:val="Legenda"/>
        <w:rPr>
          <w:ins w:id="915" w:author="Ana Paula S" w:date="2014-09-22T21:29:00Z"/>
        </w:rPr>
      </w:pPr>
    </w:p>
    <w:p w14:paraId="33DC6BA5" w14:textId="77777777" w:rsidR="00376F3D" w:rsidRPr="00FF2C10" w:rsidRDefault="00376F3D" w:rsidP="00376F3D">
      <w:pPr>
        <w:pStyle w:val="Legenda"/>
      </w:pPr>
      <w:del w:id="916" w:author="Ana Paula S" w:date="2014-09-22T21:29:00Z">
        <w:r w:rsidDel="00124951">
          <w:delText>Tabela 16 – UC11 – Inserir Aluno</w:delText>
        </w:r>
      </w:del>
    </w:p>
    <w:p w14:paraId="2A1A5F60" w14:textId="77777777" w:rsidR="00124951" w:rsidRDefault="00124951" w:rsidP="00124951">
      <w:pPr>
        <w:pStyle w:val="Legenda"/>
        <w:keepNext/>
        <w:rPr>
          <w:ins w:id="917" w:author="Ana Paula S" w:date="2014-09-22T21:29:00Z"/>
        </w:rPr>
        <w:pPrChange w:id="918" w:author="Ana Paula S" w:date="2014-09-22T21:29:00Z">
          <w:pPr/>
        </w:pPrChange>
      </w:pPr>
      <w:ins w:id="919" w:author="Ana Paula S" w:date="2014-09-22T21:29:00Z">
        <w:r>
          <w:t xml:space="preserve">Tabela </w:t>
        </w:r>
        <w:r>
          <w:fldChar w:fldCharType="begin"/>
        </w:r>
        <w:r>
          <w:instrText xml:space="preserve"> SEQ Tabela \* ARABIC </w:instrText>
        </w:r>
      </w:ins>
      <w:r>
        <w:fldChar w:fldCharType="separate"/>
      </w:r>
      <w:ins w:id="920" w:author="Ana Paula S" w:date="2014-09-22T21:29:00Z">
        <w:r>
          <w:rPr>
            <w:noProof/>
          </w:rPr>
          <w:t>13</w:t>
        </w:r>
        <w:r>
          <w:fldChar w:fldCharType="end"/>
        </w:r>
        <w:r>
          <w:t xml:space="preserve"> </w:t>
        </w:r>
        <w:r w:rsidRPr="005C7747">
          <w:t>UC11 – Inserir Aluno</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770094FD" w14:textId="77777777" w:rsidTr="000D3C52">
        <w:tc>
          <w:tcPr>
            <w:tcW w:w="2650" w:type="dxa"/>
            <w:shd w:val="clear" w:color="auto" w:fill="D9D9D9"/>
          </w:tcPr>
          <w:p w14:paraId="50C9B5D3" w14:textId="77777777" w:rsidR="00376F3D" w:rsidRPr="003D4761" w:rsidRDefault="00376F3D" w:rsidP="000D3C52">
            <w:pPr>
              <w:rPr>
                <w:b/>
                <w:bCs/>
              </w:rPr>
            </w:pPr>
            <w:r>
              <w:rPr>
                <w:b/>
                <w:bCs/>
              </w:rPr>
              <w:t>Nome do C</w:t>
            </w:r>
            <w:r w:rsidRPr="003D4761">
              <w:rPr>
                <w:b/>
                <w:bCs/>
              </w:rPr>
              <w:t>aso de Uso:</w:t>
            </w:r>
          </w:p>
        </w:tc>
        <w:tc>
          <w:tcPr>
            <w:tcW w:w="6068" w:type="dxa"/>
          </w:tcPr>
          <w:p w14:paraId="65513239" w14:textId="77777777" w:rsidR="00376F3D" w:rsidRPr="003D4761" w:rsidRDefault="00376F3D" w:rsidP="000D3C52">
            <w:r>
              <w:t>UC11 – Inserir Aluno</w:t>
            </w:r>
          </w:p>
        </w:tc>
      </w:tr>
      <w:tr w:rsidR="00376F3D" w:rsidRPr="003D4761" w14:paraId="419455D9" w14:textId="77777777" w:rsidTr="000D3C52">
        <w:tc>
          <w:tcPr>
            <w:tcW w:w="2650" w:type="dxa"/>
            <w:shd w:val="clear" w:color="auto" w:fill="D9D9D9"/>
          </w:tcPr>
          <w:p w14:paraId="6C609768" w14:textId="77777777" w:rsidR="00376F3D" w:rsidRPr="003D4761" w:rsidRDefault="00376F3D" w:rsidP="000D3C52">
            <w:pPr>
              <w:rPr>
                <w:b/>
                <w:bCs/>
              </w:rPr>
            </w:pPr>
            <w:r w:rsidRPr="003D4761">
              <w:rPr>
                <w:b/>
                <w:bCs/>
              </w:rPr>
              <w:t>Resumo:</w:t>
            </w:r>
          </w:p>
        </w:tc>
        <w:tc>
          <w:tcPr>
            <w:tcW w:w="6068" w:type="dxa"/>
          </w:tcPr>
          <w:p w14:paraId="509D6764" w14:textId="77777777" w:rsidR="00376F3D" w:rsidRPr="003D4761" w:rsidRDefault="00376F3D" w:rsidP="000D3C52">
            <w:pPr>
              <w:rPr>
                <w:color w:val="548DD4"/>
              </w:rPr>
            </w:pPr>
            <w:r>
              <w:t>Realiza processo de matricula</w:t>
            </w:r>
          </w:p>
        </w:tc>
      </w:tr>
      <w:tr w:rsidR="00376F3D" w:rsidRPr="00CB5E8D" w14:paraId="39B3917B" w14:textId="77777777" w:rsidTr="000D3C52">
        <w:tc>
          <w:tcPr>
            <w:tcW w:w="2650" w:type="dxa"/>
            <w:shd w:val="clear" w:color="auto" w:fill="D9D9D9"/>
          </w:tcPr>
          <w:p w14:paraId="72AE3C99" w14:textId="77777777" w:rsidR="00376F3D" w:rsidRPr="003D4761" w:rsidRDefault="00376F3D" w:rsidP="000D3C52">
            <w:pPr>
              <w:rPr>
                <w:b/>
                <w:bCs/>
              </w:rPr>
            </w:pPr>
            <w:r w:rsidRPr="003D4761">
              <w:rPr>
                <w:b/>
                <w:bCs/>
              </w:rPr>
              <w:t>Ator Principal:</w:t>
            </w:r>
          </w:p>
        </w:tc>
        <w:tc>
          <w:tcPr>
            <w:tcW w:w="6068" w:type="dxa"/>
          </w:tcPr>
          <w:p w14:paraId="2157A076" w14:textId="77777777" w:rsidR="00376F3D" w:rsidRPr="00CB5E8D" w:rsidRDefault="00376F3D" w:rsidP="000D3C52">
            <w:r>
              <w:t>Secretaria</w:t>
            </w:r>
          </w:p>
        </w:tc>
      </w:tr>
      <w:tr w:rsidR="00376F3D" w:rsidRPr="00CB5E8D" w14:paraId="2CC50B93" w14:textId="77777777" w:rsidTr="000D3C52">
        <w:tc>
          <w:tcPr>
            <w:tcW w:w="2650" w:type="dxa"/>
            <w:shd w:val="clear" w:color="auto" w:fill="D9D9D9"/>
          </w:tcPr>
          <w:p w14:paraId="38E0E184" w14:textId="77777777" w:rsidR="00376F3D" w:rsidRPr="003D4761" w:rsidRDefault="00376F3D" w:rsidP="000D3C52">
            <w:pPr>
              <w:rPr>
                <w:b/>
                <w:bCs/>
              </w:rPr>
            </w:pPr>
            <w:r w:rsidRPr="003D4761">
              <w:rPr>
                <w:b/>
                <w:bCs/>
              </w:rPr>
              <w:t>Pré-condição</w:t>
            </w:r>
          </w:p>
        </w:tc>
        <w:tc>
          <w:tcPr>
            <w:tcW w:w="6068" w:type="dxa"/>
          </w:tcPr>
          <w:p w14:paraId="263869E2" w14:textId="77777777" w:rsidR="00376F3D" w:rsidRDefault="00376F3D" w:rsidP="000D3C52">
            <w:r>
              <w:t>Apenas um único RA no sistema</w:t>
            </w:r>
          </w:p>
          <w:p w14:paraId="5D42D047" w14:textId="77777777" w:rsidR="00376F3D" w:rsidRDefault="00376F3D" w:rsidP="000D3C52">
            <w:r>
              <w:t>Responsavel cadastrado no sistema</w:t>
            </w:r>
          </w:p>
          <w:p w14:paraId="673D1114" w14:textId="77777777" w:rsidR="00376F3D" w:rsidRPr="00CB5E8D" w:rsidRDefault="00376F3D" w:rsidP="000D3C52">
            <w:r>
              <w:t>Ator deve estar logado</w:t>
            </w:r>
          </w:p>
        </w:tc>
      </w:tr>
      <w:tr w:rsidR="00376F3D" w:rsidRPr="00CB5E8D" w14:paraId="5FCF50EE" w14:textId="77777777" w:rsidTr="000D3C52">
        <w:tc>
          <w:tcPr>
            <w:tcW w:w="2650" w:type="dxa"/>
            <w:shd w:val="clear" w:color="auto" w:fill="D9D9D9"/>
          </w:tcPr>
          <w:p w14:paraId="1E59E20B" w14:textId="77777777" w:rsidR="00376F3D" w:rsidRPr="003D4761" w:rsidRDefault="00376F3D" w:rsidP="000D3C52">
            <w:pPr>
              <w:rPr>
                <w:b/>
                <w:bCs/>
              </w:rPr>
            </w:pPr>
            <w:r w:rsidRPr="003D4761">
              <w:rPr>
                <w:b/>
                <w:bCs/>
              </w:rPr>
              <w:t>Pós-condição</w:t>
            </w:r>
          </w:p>
        </w:tc>
        <w:tc>
          <w:tcPr>
            <w:tcW w:w="6068" w:type="dxa"/>
          </w:tcPr>
          <w:p w14:paraId="79417917" w14:textId="77777777" w:rsidR="00376F3D" w:rsidRPr="00CB5E8D" w:rsidRDefault="00376F3D" w:rsidP="000D3C52">
            <w:r>
              <w:t>Aluno inserido com sucesso</w:t>
            </w:r>
          </w:p>
        </w:tc>
      </w:tr>
      <w:tr w:rsidR="00376F3D" w:rsidRPr="003D4761" w14:paraId="16058FFC" w14:textId="77777777" w:rsidTr="000D3C52">
        <w:tc>
          <w:tcPr>
            <w:tcW w:w="8718" w:type="dxa"/>
            <w:gridSpan w:val="2"/>
          </w:tcPr>
          <w:p w14:paraId="2F6091C1" w14:textId="77777777" w:rsidR="00376F3D" w:rsidRDefault="00376F3D" w:rsidP="000D3C52">
            <w:pPr>
              <w:rPr>
                <w:b/>
                <w:bCs/>
              </w:rPr>
            </w:pPr>
          </w:p>
          <w:p w14:paraId="26C4640B" w14:textId="77777777" w:rsidR="00376F3D" w:rsidRDefault="00376F3D" w:rsidP="000D3C52">
            <w:pPr>
              <w:rPr>
                <w:color w:val="548DD4"/>
              </w:rPr>
            </w:pPr>
            <w:r w:rsidRPr="003D4761">
              <w:rPr>
                <w:b/>
                <w:bCs/>
              </w:rPr>
              <w:t>Fluxo Principal</w:t>
            </w:r>
            <w:r w:rsidRPr="003D4761">
              <w:t xml:space="preserve">: </w:t>
            </w:r>
          </w:p>
          <w:p w14:paraId="573EC60C" w14:textId="77777777" w:rsidR="00376F3D" w:rsidRDefault="00376F3D" w:rsidP="000D3C52">
            <w:r>
              <w:lastRenderedPageBreak/>
              <w:t>FP01 – Este  caso de uso inicia quando Secretaria deseja matricular aluno</w:t>
            </w:r>
          </w:p>
          <w:p w14:paraId="1E40A236" w14:textId="77777777" w:rsidR="00376F3D" w:rsidRDefault="00376F3D" w:rsidP="000D3C52">
            <w:r>
              <w:t>FP02 – Sistema oferece opção de matricula, alteração ou transferência de aluno</w:t>
            </w:r>
          </w:p>
          <w:p w14:paraId="309BC204" w14:textId="77777777" w:rsidR="00376F3D" w:rsidRPr="00581C53" w:rsidRDefault="00376F3D" w:rsidP="000D3C52">
            <w:pPr>
              <w:rPr>
                <w:u w:val="single"/>
              </w:rPr>
            </w:pPr>
            <w:r>
              <w:t>FP03 – Secretaria seleciona matricular aluno</w:t>
            </w:r>
          </w:p>
          <w:p w14:paraId="626EE978" w14:textId="77777777"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14:paraId="53FF8E83" w14:textId="77777777" w:rsidR="00376F3D" w:rsidRPr="00581C53" w:rsidRDefault="00376F3D" w:rsidP="000D3C52">
            <w:pPr>
              <w:rPr>
                <w:u w:val="single"/>
              </w:rPr>
            </w:pPr>
            <w:r>
              <w:t>FP05 – Secretaria digita dados do Aluno</w:t>
            </w:r>
          </w:p>
          <w:p w14:paraId="0E0B2357" w14:textId="77777777" w:rsidR="00376F3D" w:rsidRPr="00581C53" w:rsidRDefault="00376F3D" w:rsidP="000D3C52">
            <w:pPr>
              <w:rPr>
                <w:u w:val="single"/>
              </w:rPr>
            </w:pPr>
            <w:r>
              <w:t>FP06 – Sistema  verifica dados digitados</w:t>
            </w:r>
          </w:p>
          <w:p w14:paraId="5C577BB9" w14:textId="77777777" w:rsidR="00376F3D" w:rsidRPr="00577207" w:rsidRDefault="00376F3D" w:rsidP="000D3C52">
            <w:pPr>
              <w:rPr>
                <w:u w:val="single"/>
              </w:rPr>
            </w:pPr>
            <w:r>
              <w:t>FP07 – Sistema  consulta no banco de dados se aluno já possui matricula</w:t>
            </w:r>
          </w:p>
          <w:p w14:paraId="23324E1D" w14:textId="77777777" w:rsidR="00376F3D" w:rsidRPr="00581C53" w:rsidRDefault="00376F3D" w:rsidP="000D3C52">
            <w:pPr>
              <w:rPr>
                <w:u w:val="single"/>
              </w:rPr>
            </w:pPr>
            <w:r>
              <w:t>FP08 – Sistema  confirma possibilidade de cadastro de nova matricula</w:t>
            </w:r>
          </w:p>
          <w:p w14:paraId="5BEB6335" w14:textId="77777777" w:rsidR="00376F3D" w:rsidRPr="00581C53" w:rsidRDefault="00376F3D" w:rsidP="000D3C52">
            <w:pPr>
              <w:rPr>
                <w:u w:val="single"/>
              </w:rPr>
            </w:pPr>
            <w:r>
              <w:t>FP09 – Sistema  registra cadastro no banco de dados</w:t>
            </w:r>
          </w:p>
          <w:p w14:paraId="7049DCB1" w14:textId="77777777" w:rsidR="00376F3D" w:rsidRPr="0006155D" w:rsidRDefault="00376F3D" w:rsidP="000D3C52">
            <w:r>
              <w:t>FP010</w:t>
            </w:r>
            <w:r w:rsidRPr="0006155D">
              <w:t xml:space="preserve"> </w:t>
            </w:r>
            <w:r>
              <w:t>–</w:t>
            </w:r>
            <w:r w:rsidRPr="0006155D">
              <w:t xml:space="preserve"> Sistema</w:t>
            </w:r>
            <w:r>
              <w:t xml:space="preserve"> </w:t>
            </w:r>
            <w:r w:rsidRPr="0006155D">
              <w:t xml:space="preserve"> solicita a inclusão do aluno em uma turma</w:t>
            </w:r>
            <w:r>
              <w:t>, oferecendo as opções de turmas abertas</w:t>
            </w:r>
          </w:p>
          <w:p w14:paraId="5CA4567A" w14:textId="77777777" w:rsidR="00376F3D" w:rsidRDefault="00376F3D" w:rsidP="000D3C52">
            <w:r>
              <w:t>FP011 –</w:t>
            </w:r>
            <w:r w:rsidRPr="0006155D">
              <w:t xml:space="preserve"> S</w:t>
            </w:r>
            <w:r>
              <w:t>ecretaria seleciona a turma</w:t>
            </w:r>
          </w:p>
          <w:p w14:paraId="279680FB" w14:textId="77777777" w:rsidR="00376F3D" w:rsidRDefault="00376F3D" w:rsidP="000D3C52">
            <w:r>
              <w:t>FP012 – Sistema inclui aluno na turma</w:t>
            </w:r>
          </w:p>
          <w:p w14:paraId="53DEDDEC" w14:textId="77777777" w:rsidR="00376F3D" w:rsidRDefault="00376F3D" w:rsidP="000D3C52">
            <w:r>
              <w:t>FP013 – Sistema salva informação</w:t>
            </w:r>
          </w:p>
          <w:p w14:paraId="27F47E2D" w14:textId="77777777" w:rsidR="00376F3D" w:rsidRDefault="00376F3D" w:rsidP="000D3C52">
            <w:r>
              <w:t>FP014 – Sistema emite aviso de aluno incluído na turma</w:t>
            </w:r>
          </w:p>
          <w:p w14:paraId="69995D36" w14:textId="77777777" w:rsidR="00376F3D" w:rsidRDefault="00376F3D" w:rsidP="000D3C52">
            <w:r w:rsidRPr="003D4761">
              <w:rPr>
                <w:b/>
                <w:bCs/>
              </w:rPr>
              <w:t>Fluxo Alternativo:</w:t>
            </w:r>
          </w:p>
          <w:p w14:paraId="3B99CACB" w14:textId="77777777" w:rsidR="00376F3D" w:rsidRPr="003D4761" w:rsidRDefault="00376F3D" w:rsidP="000D3C52">
            <w:r>
              <w:t>No caso do sistema confirmar que aluno já possui cadastro sistema, no passo 6, sistema oferece opção de alteração de dados de aluno.</w:t>
            </w:r>
          </w:p>
        </w:tc>
      </w:tr>
    </w:tbl>
    <w:p w14:paraId="6E717FE6" w14:textId="77777777" w:rsidR="00376F3D" w:rsidDel="00124951" w:rsidRDefault="00376F3D" w:rsidP="00376F3D">
      <w:pPr>
        <w:pStyle w:val="Legenda"/>
        <w:rPr>
          <w:del w:id="921" w:author="Ana Paula S" w:date="2014-09-22T21:29:00Z"/>
        </w:rPr>
      </w:pPr>
    </w:p>
    <w:p w14:paraId="13449417" w14:textId="77777777" w:rsidR="00124951" w:rsidRDefault="00124951" w:rsidP="00124951">
      <w:pPr>
        <w:rPr>
          <w:ins w:id="922" w:author="Ana Paula S" w:date="2014-09-22T21:29:00Z"/>
        </w:rPr>
        <w:pPrChange w:id="923" w:author="Ana Paula S" w:date="2014-09-22T21:29:00Z">
          <w:pPr>
            <w:pStyle w:val="Legenda"/>
          </w:pPr>
        </w:pPrChange>
      </w:pPr>
    </w:p>
    <w:p w14:paraId="48F201CF" w14:textId="77777777" w:rsidR="00124951" w:rsidRPr="00124951" w:rsidRDefault="00124951" w:rsidP="00124951">
      <w:pPr>
        <w:rPr>
          <w:ins w:id="924" w:author="Ana Paula S" w:date="2014-09-22T21:29:00Z"/>
          <w:rPrChange w:id="925" w:author="Ana Paula S" w:date="2014-09-22T21:29:00Z">
            <w:rPr>
              <w:ins w:id="926" w:author="Ana Paula S" w:date="2014-09-22T21:29:00Z"/>
            </w:rPr>
          </w:rPrChange>
        </w:rPr>
        <w:pPrChange w:id="927" w:author="Ana Paula S" w:date="2014-09-22T21:29:00Z">
          <w:pPr>
            <w:pStyle w:val="Legenda"/>
          </w:pPr>
        </w:pPrChange>
      </w:pPr>
    </w:p>
    <w:p w14:paraId="073C38AC" w14:textId="77777777" w:rsidR="00376F3D" w:rsidRPr="006F447F" w:rsidRDefault="00376F3D" w:rsidP="00376F3D">
      <w:pPr>
        <w:pStyle w:val="Legenda"/>
      </w:pPr>
      <w:del w:id="928" w:author="Ana Paula S" w:date="2014-09-22T21:29:00Z">
        <w:r w:rsidDel="00124951">
          <w:delText>Tabela 18 – UC12 – Inserir Responsável</w:delText>
        </w:r>
      </w:del>
    </w:p>
    <w:p w14:paraId="2C56C320" w14:textId="77777777" w:rsidR="00124951" w:rsidRDefault="00124951" w:rsidP="00124951">
      <w:pPr>
        <w:pStyle w:val="Legenda"/>
        <w:keepNext/>
        <w:rPr>
          <w:ins w:id="929" w:author="Ana Paula S" w:date="2014-09-22T21:29:00Z"/>
        </w:rPr>
        <w:pPrChange w:id="930" w:author="Ana Paula S" w:date="2014-09-22T21:29:00Z">
          <w:pPr/>
        </w:pPrChange>
      </w:pPr>
      <w:ins w:id="931" w:author="Ana Paula S" w:date="2014-09-22T21:29:00Z">
        <w:r>
          <w:t xml:space="preserve">Tabela </w:t>
        </w:r>
        <w:r>
          <w:fldChar w:fldCharType="begin"/>
        </w:r>
        <w:r>
          <w:instrText xml:space="preserve"> SEQ Tabela \* ARABIC </w:instrText>
        </w:r>
      </w:ins>
      <w:r>
        <w:fldChar w:fldCharType="separate"/>
      </w:r>
      <w:ins w:id="932" w:author="Ana Paula S" w:date="2014-09-22T21:29:00Z">
        <w:r>
          <w:rPr>
            <w:noProof/>
          </w:rPr>
          <w:t>14</w:t>
        </w:r>
        <w:r>
          <w:fldChar w:fldCharType="end"/>
        </w:r>
        <w:r>
          <w:t xml:space="preserve"> </w:t>
        </w:r>
        <w:r w:rsidRPr="008664AC">
          <w:t>UC12 – Inserir Responsável</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10A37D43" w14:textId="77777777" w:rsidTr="000D3C52">
        <w:tc>
          <w:tcPr>
            <w:tcW w:w="2658" w:type="dxa"/>
            <w:shd w:val="clear" w:color="auto" w:fill="D9D9D9"/>
          </w:tcPr>
          <w:p w14:paraId="178875A6" w14:textId="77777777" w:rsidR="00376F3D" w:rsidRPr="003D4761" w:rsidRDefault="00376F3D" w:rsidP="000D3C52">
            <w:pPr>
              <w:rPr>
                <w:b/>
                <w:bCs/>
              </w:rPr>
            </w:pPr>
            <w:r>
              <w:rPr>
                <w:b/>
                <w:bCs/>
              </w:rPr>
              <w:t>Nome do C</w:t>
            </w:r>
            <w:r w:rsidRPr="003D4761">
              <w:rPr>
                <w:b/>
                <w:bCs/>
              </w:rPr>
              <w:t>aso de Uso:</w:t>
            </w:r>
          </w:p>
        </w:tc>
        <w:tc>
          <w:tcPr>
            <w:tcW w:w="6095" w:type="dxa"/>
          </w:tcPr>
          <w:p w14:paraId="69161EAB" w14:textId="77777777" w:rsidR="00376F3D" w:rsidRPr="006F447F" w:rsidRDefault="00376F3D" w:rsidP="000D3C52">
            <w:r w:rsidRPr="006F447F">
              <w:t>UC12 – Inserir Responsável</w:t>
            </w:r>
          </w:p>
        </w:tc>
      </w:tr>
      <w:tr w:rsidR="00376F3D" w:rsidRPr="003D4761" w14:paraId="75A6CAAF" w14:textId="77777777" w:rsidTr="000D3C52">
        <w:tc>
          <w:tcPr>
            <w:tcW w:w="2658" w:type="dxa"/>
            <w:shd w:val="clear" w:color="auto" w:fill="D9D9D9"/>
          </w:tcPr>
          <w:p w14:paraId="6B091F78" w14:textId="77777777" w:rsidR="00376F3D" w:rsidRPr="003D4761" w:rsidRDefault="00376F3D" w:rsidP="000D3C52">
            <w:pPr>
              <w:rPr>
                <w:b/>
                <w:bCs/>
              </w:rPr>
            </w:pPr>
            <w:r w:rsidRPr="003D4761">
              <w:rPr>
                <w:b/>
                <w:bCs/>
              </w:rPr>
              <w:t>Resumo:</w:t>
            </w:r>
          </w:p>
        </w:tc>
        <w:tc>
          <w:tcPr>
            <w:tcW w:w="6095" w:type="dxa"/>
          </w:tcPr>
          <w:p w14:paraId="58093E45" w14:textId="77777777" w:rsidR="00376F3D" w:rsidRPr="003D4761" w:rsidRDefault="00376F3D" w:rsidP="000D3C52">
            <w:pPr>
              <w:rPr>
                <w:color w:val="548DD4"/>
              </w:rPr>
            </w:pPr>
            <w:r>
              <w:t>Realiza processo de matricula do Responsavel</w:t>
            </w:r>
          </w:p>
        </w:tc>
      </w:tr>
      <w:tr w:rsidR="00376F3D" w:rsidRPr="00CB5E8D" w14:paraId="69448367" w14:textId="77777777" w:rsidTr="000D3C52">
        <w:tc>
          <w:tcPr>
            <w:tcW w:w="2658" w:type="dxa"/>
            <w:shd w:val="clear" w:color="auto" w:fill="D9D9D9"/>
          </w:tcPr>
          <w:p w14:paraId="1ABA91D0" w14:textId="77777777" w:rsidR="00376F3D" w:rsidRPr="003D4761" w:rsidRDefault="00376F3D" w:rsidP="000D3C52">
            <w:pPr>
              <w:rPr>
                <w:b/>
                <w:bCs/>
              </w:rPr>
            </w:pPr>
            <w:r w:rsidRPr="003D4761">
              <w:rPr>
                <w:b/>
                <w:bCs/>
              </w:rPr>
              <w:t>Ator Principal:</w:t>
            </w:r>
          </w:p>
        </w:tc>
        <w:tc>
          <w:tcPr>
            <w:tcW w:w="6095" w:type="dxa"/>
          </w:tcPr>
          <w:p w14:paraId="0278A452" w14:textId="77777777" w:rsidR="00376F3D" w:rsidRPr="00CB5E8D" w:rsidRDefault="00376F3D" w:rsidP="000D3C52">
            <w:r>
              <w:t>Secretaria</w:t>
            </w:r>
          </w:p>
        </w:tc>
      </w:tr>
      <w:tr w:rsidR="00376F3D" w:rsidRPr="00CB5E8D" w14:paraId="46769C62" w14:textId="77777777" w:rsidTr="000D3C52">
        <w:tc>
          <w:tcPr>
            <w:tcW w:w="2658" w:type="dxa"/>
            <w:shd w:val="clear" w:color="auto" w:fill="D9D9D9"/>
          </w:tcPr>
          <w:p w14:paraId="0471E74E" w14:textId="77777777" w:rsidR="00376F3D" w:rsidRPr="003D4761" w:rsidRDefault="00376F3D" w:rsidP="000D3C52">
            <w:pPr>
              <w:rPr>
                <w:b/>
                <w:bCs/>
              </w:rPr>
            </w:pPr>
            <w:r w:rsidRPr="003D4761">
              <w:rPr>
                <w:b/>
                <w:bCs/>
              </w:rPr>
              <w:t>Pré-condição</w:t>
            </w:r>
          </w:p>
        </w:tc>
        <w:tc>
          <w:tcPr>
            <w:tcW w:w="6095" w:type="dxa"/>
          </w:tcPr>
          <w:p w14:paraId="20C3607F" w14:textId="77777777" w:rsidR="00376F3D" w:rsidRDefault="00376F3D" w:rsidP="000D3C52">
            <w:r>
              <w:t>Apenas um único CPF no sistema</w:t>
            </w:r>
          </w:p>
          <w:p w14:paraId="0259B4B8" w14:textId="77777777" w:rsidR="00376F3D" w:rsidRPr="00CB5E8D" w:rsidRDefault="00376F3D" w:rsidP="000D3C52">
            <w:r>
              <w:t>Secretaria deve estar logado</w:t>
            </w:r>
          </w:p>
        </w:tc>
      </w:tr>
      <w:tr w:rsidR="00376F3D" w:rsidRPr="00CB5E8D" w14:paraId="4324D1C9" w14:textId="77777777" w:rsidTr="000D3C52">
        <w:tc>
          <w:tcPr>
            <w:tcW w:w="2658" w:type="dxa"/>
            <w:shd w:val="clear" w:color="auto" w:fill="D9D9D9"/>
          </w:tcPr>
          <w:p w14:paraId="4F5A3584" w14:textId="77777777" w:rsidR="00376F3D" w:rsidRPr="003D4761" w:rsidRDefault="00376F3D" w:rsidP="000D3C52">
            <w:pPr>
              <w:rPr>
                <w:b/>
                <w:bCs/>
              </w:rPr>
            </w:pPr>
            <w:r w:rsidRPr="003D4761">
              <w:rPr>
                <w:b/>
                <w:bCs/>
              </w:rPr>
              <w:t>Pós-condição</w:t>
            </w:r>
          </w:p>
        </w:tc>
        <w:tc>
          <w:tcPr>
            <w:tcW w:w="6095" w:type="dxa"/>
          </w:tcPr>
          <w:p w14:paraId="52C3F898" w14:textId="77777777" w:rsidR="00376F3D" w:rsidRPr="00CB5E8D" w:rsidRDefault="00376F3D" w:rsidP="000D3C52">
            <w:r w:rsidRPr="00577207">
              <w:t xml:space="preserve">Banco de dados confirma </w:t>
            </w:r>
            <w:r>
              <w:t>informações</w:t>
            </w:r>
          </w:p>
        </w:tc>
      </w:tr>
      <w:tr w:rsidR="00376F3D" w:rsidRPr="003D4761" w14:paraId="3BC80EC5" w14:textId="77777777" w:rsidTr="000D3C52">
        <w:tc>
          <w:tcPr>
            <w:tcW w:w="8753" w:type="dxa"/>
            <w:gridSpan w:val="2"/>
          </w:tcPr>
          <w:p w14:paraId="7690DB71" w14:textId="77777777" w:rsidR="00376F3D" w:rsidRDefault="00376F3D" w:rsidP="000D3C52">
            <w:pPr>
              <w:rPr>
                <w:b/>
                <w:bCs/>
              </w:rPr>
            </w:pPr>
          </w:p>
          <w:p w14:paraId="2E3F6C92" w14:textId="77777777" w:rsidR="00376F3D" w:rsidRDefault="00376F3D" w:rsidP="000D3C52">
            <w:pPr>
              <w:rPr>
                <w:color w:val="548DD4"/>
              </w:rPr>
            </w:pPr>
            <w:r w:rsidRPr="003D4761">
              <w:rPr>
                <w:b/>
                <w:bCs/>
              </w:rPr>
              <w:t>Fluxo Principal</w:t>
            </w:r>
            <w:r w:rsidRPr="003D4761">
              <w:t xml:space="preserve">: </w:t>
            </w:r>
          </w:p>
          <w:p w14:paraId="5234F3E1" w14:textId="77777777" w:rsidR="00376F3D" w:rsidRDefault="00376F3D" w:rsidP="000D3C52">
            <w:r>
              <w:t>FP01 - Este caso de uso inicia quando Secretaria deseja inserir um responsável</w:t>
            </w:r>
          </w:p>
          <w:p w14:paraId="547CEC95" w14:textId="77777777" w:rsidR="00376F3D" w:rsidRDefault="00376F3D" w:rsidP="000D3C52">
            <w:r>
              <w:t>FP02 – Sistema oferece opção de matricula, alteração ou transferência de responsavel</w:t>
            </w:r>
          </w:p>
          <w:p w14:paraId="578CF4E8" w14:textId="77777777" w:rsidR="00376F3D" w:rsidRPr="00581C53" w:rsidRDefault="00376F3D" w:rsidP="000D3C52">
            <w:pPr>
              <w:rPr>
                <w:u w:val="single"/>
              </w:rPr>
            </w:pPr>
            <w:r>
              <w:lastRenderedPageBreak/>
              <w:t>FP03 – Secretaria seleciona matricular responsavel</w:t>
            </w:r>
          </w:p>
          <w:p w14:paraId="559C4DE2" w14:textId="77777777" w:rsidR="00376F3D" w:rsidRPr="00581C53" w:rsidRDefault="00376F3D" w:rsidP="000D3C52">
            <w:pPr>
              <w:rPr>
                <w:u w:val="single"/>
              </w:rPr>
            </w:pPr>
            <w:r>
              <w:t xml:space="preserve">FP04 – Sistema abre formulário para preenchimento de dados do responsavel: nome, CPF, data de nascimento, endereço, nome do pai, nome da mãe, telefone de contato e foto </w:t>
            </w:r>
          </w:p>
          <w:p w14:paraId="6864BCA1" w14:textId="77777777" w:rsidR="00376F3D" w:rsidRPr="00581C53" w:rsidRDefault="00376F3D" w:rsidP="000D3C52">
            <w:pPr>
              <w:rPr>
                <w:u w:val="single"/>
              </w:rPr>
            </w:pPr>
            <w:r>
              <w:t>FP05 - Secretaria digita dados do responsável</w:t>
            </w:r>
          </w:p>
          <w:p w14:paraId="7BA54B0B" w14:textId="77777777" w:rsidR="00376F3D" w:rsidRPr="00581C53" w:rsidRDefault="00376F3D" w:rsidP="000D3C52">
            <w:pPr>
              <w:rPr>
                <w:u w:val="single"/>
              </w:rPr>
            </w:pPr>
            <w:r>
              <w:t>FP06 - Sistema verifica dados digitados</w:t>
            </w:r>
          </w:p>
          <w:p w14:paraId="0F3CEE0B" w14:textId="77777777" w:rsidR="00376F3D" w:rsidRPr="00577207" w:rsidRDefault="00376F3D" w:rsidP="000D3C52">
            <w:pPr>
              <w:rPr>
                <w:u w:val="single"/>
              </w:rPr>
            </w:pPr>
            <w:r>
              <w:t>FP07 - Sistema consulta no banco de dados se responsável já possui matricula</w:t>
            </w:r>
          </w:p>
          <w:p w14:paraId="2F84D804" w14:textId="77777777" w:rsidR="00376F3D" w:rsidRPr="00581C53" w:rsidRDefault="00376F3D" w:rsidP="000D3C52">
            <w:pPr>
              <w:rPr>
                <w:u w:val="single"/>
              </w:rPr>
            </w:pPr>
            <w:r>
              <w:t>FP08 - Sistema confirma possibilidade de cadastro de nova matricula</w:t>
            </w:r>
          </w:p>
          <w:p w14:paraId="165FD7E3" w14:textId="77777777" w:rsidR="00376F3D" w:rsidRPr="00581C53" w:rsidRDefault="00376F3D" w:rsidP="000D3C52">
            <w:pPr>
              <w:rPr>
                <w:u w:val="single"/>
              </w:rPr>
            </w:pPr>
            <w:r>
              <w:t>FP09 - Sistema registra cadastro no banco de dados</w:t>
            </w:r>
          </w:p>
          <w:p w14:paraId="75E9EF69" w14:textId="77777777" w:rsidR="00376F3D" w:rsidRPr="0006155D" w:rsidRDefault="00376F3D" w:rsidP="000D3C52">
            <w:r>
              <w:t>FP010</w:t>
            </w:r>
            <w:r w:rsidRPr="0006155D">
              <w:t xml:space="preserve"> - Sistema solicita a inclusão do aluno em uma turma</w:t>
            </w:r>
            <w:r>
              <w:t>, oferecendo as opções de turmas abertas</w:t>
            </w:r>
          </w:p>
          <w:p w14:paraId="2A928815" w14:textId="77777777" w:rsidR="00376F3D" w:rsidRDefault="00376F3D" w:rsidP="000D3C52">
            <w:r>
              <w:t>FP011 –</w:t>
            </w:r>
            <w:r w:rsidRPr="0006155D">
              <w:t xml:space="preserve"> S</w:t>
            </w:r>
            <w:r>
              <w:t>ecretaria seleciona a turma</w:t>
            </w:r>
          </w:p>
          <w:p w14:paraId="527B47B3" w14:textId="77777777" w:rsidR="00376F3D" w:rsidRDefault="00376F3D" w:rsidP="000D3C52">
            <w:r>
              <w:t>FP012 – Sistema inclui aluno na turma</w:t>
            </w:r>
          </w:p>
          <w:p w14:paraId="5E7A6F19" w14:textId="77777777" w:rsidR="00376F3D" w:rsidRDefault="00376F3D" w:rsidP="000D3C52">
            <w:r>
              <w:t>FP013 – Sistema salva informação</w:t>
            </w:r>
          </w:p>
          <w:p w14:paraId="1A050074" w14:textId="77777777" w:rsidR="00376F3D" w:rsidRDefault="00376F3D" w:rsidP="000D3C52">
            <w:r>
              <w:t>FP014 – Sistema emite aviso de aluno incluído na turma</w:t>
            </w:r>
          </w:p>
          <w:p w14:paraId="4CEF2AF8" w14:textId="77777777" w:rsidR="00376F3D" w:rsidRDefault="00376F3D" w:rsidP="000D3C52">
            <w:r w:rsidRPr="003D4761">
              <w:rPr>
                <w:b/>
                <w:bCs/>
              </w:rPr>
              <w:t>Fluxo Alternativo:</w:t>
            </w:r>
          </w:p>
          <w:p w14:paraId="0E505B37" w14:textId="77777777" w:rsidR="00376F3D" w:rsidRPr="003D4761" w:rsidRDefault="00376F3D" w:rsidP="000D3C52">
            <w:r>
              <w:t>FA01 – No  caso do sistema confirmar que responsável já esta cadastrado no sistema, em FA06 o sistema oferece opção de alteração de dados do professor.</w:t>
            </w:r>
          </w:p>
        </w:tc>
      </w:tr>
    </w:tbl>
    <w:p w14:paraId="04EB617A" w14:textId="77777777" w:rsidR="00376F3D" w:rsidRPr="007D7D8C" w:rsidRDefault="00376F3D" w:rsidP="00376F3D"/>
    <w:p w14:paraId="55074ADA" w14:textId="77777777" w:rsidR="00376F3D" w:rsidRDefault="00376F3D" w:rsidP="00376F3D">
      <w:pPr>
        <w:pStyle w:val="Legenda"/>
      </w:pPr>
      <w:del w:id="933" w:author="Ana Paula S" w:date="2014-09-22T21:30:00Z">
        <w:r w:rsidDel="00124951">
          <w:delText>Tabela 18 – UC13 – Inserir Professor</w:delText>
        </w:r>
      </w:del>
    </w:p>
    <w:p w14:paraId="13CF7C9E" w14:textId="77777777" w:rsidR="00124951" w:rsidRDefault="00124951" w:rsidP="00124951">
      <w:pPr>
        <w:pStyle w:val="Legenda"/>
        <w:keepNext/>
        <w:rPr>
          <w:ins w:id="934" w:author="Ana Paula S" w:date="2014-09-22T21:30:00Z"/>
        </w:rPr>
        <w:pPrChange w:id="935" w:author="Ana Paula S" w:date="2014-09-22T21:30:00Z">
          <w:pPr/>
        </w:pPrChange>
      </w:pPr>
      <w:ins w:id="936" w:author="Ana Paula S" w:date="2014-09-22T21:30:00Z">
        <w:r>
          <w:t xml:space="preserve">Tabela </w:t>
        </w:r>
        <w:r>
          <w:fldChar w:fldCharType="begin"/>
        </w:r>
        <w:r>
          <w:instrText xml:space="preserve"> SEQ Tabela \* ARABIC </w:instrText>
        </w:r>
      </w:ins>
      <w:r>
        <w:fldChar w:fldCharType="separate"/>
      </w:r>
      <w:ins w:id="937" w:author="Ana Paula S" w:date="2014-09-22T21:30:00Z">
        <w:r>
          <w:rPr>
            <w:noProof/>
          </w:rPr>
          <w:t>15</w:t>
        </w:r>
        <w:r>
          <w:fldChar w:fldCharType="end"/>
        </w:r>
        <w:r>
          <w:t xml:space="preserve"> </w:t>
        </w:r>
        <w:r w:rsidRPr="0063431B">
          <w:t xml:space="preserve"> UC13 – Inserir Professor</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FFE812C" w14:textId="77777777" w:rsidTr="000D3C52">
        <w:tc>
          <w:tcPr>
            <w:tcW w:w="2658" w:type="dxa"/>
            <w:shd w:val="clear" w:color="auto" w:fill="D9D9D9"/>
          </w:tcPr>
          <w:p w14:paraId="19EC70B3" w14:textId="77777777" w:rsidR="00376F3D" w:rsidRPr="003D4761" w:rsidRDefault="00376F3D" w:rsidP="000D3C52">
            <w:pPr>
              <w:rPr>
                <w:b/>
                <w:bCs/>
              </w:rPr>
            </w:pPr>
            <w:r>
              <w:rPr>
                <w:b/>
                <w:bCs/>
              </w:rPr>
              <w:t>Nome do C</w:t>
            </w:r>
            <w:r w:rsidRPr="003D4761">
              <w:rPr>
                <w:b/>
                <w:bCs/>
              </w:rPr>
              <w:t>aso de Uso:</w:t>
            </w:r>
          </w:p>
        </w:tc>
        <w:tc>
          <w:tcPr>
            <w:tcW w:w="6095" w:type="dxa"/>
          </w:tcPr>
          <w:p w14:paraId="1EAC3874" w14:textId="77777777" w:rsidR="00376F3D" w:rsidRPr="003D4761" w:rsidRDefault="00376F3D" w:rsidP="000D3C52">
            <w:r w:rsidRPr="003D4761">
              <w:t>UC</w:t>
            </w:r>
            <w:r>
              <w:t>13 – Inserir Professor</w:t>
            </w:r>
          </w:p>
        </w:tc>
      </w:tr>
      <w:tr w:rsidR="00376F3D" w:rsidRPr="003D4761" w14:paraId="49D094C2" w14:textId="77777777" w:rsidTr="000D3C52">
        <w:tc>
          <w:tcPr>
            <w:tcW w:w="2658" w:type="dxa"/>
            <w:shd w:val="clear" w:color="auto" w:fill="D9D9D9"/>
          </w:tcPr>
          <w:p w14:paraId="71AE5650" w14:textId="77777777" w:rsidR="00376F3D" w:rsidRPr="003D4761" w:rsidRDefault="00376F3D" w:rsidP="000D3C52">
            <w:pPr>
              <w:rPr>
                <w:b/>
                <w:bCs/>
              </w:rPr>
            </w:pPr>
            <w:r w:rsidRPr="003D4761">
              <w:rPr>
                <w:b/>
                <w:bCs/>
              </w:rPr>
              <w:t>Resumo:</w:t>
            </w:r>
          </w:p>
        </w:tc>
        <w:tc>
          <w:tcPr>
            <w:tcW w:w="6095" w:type="dxa"/>
          </w:tcPr>
          <w:p w14:paraId="48323964" w14:textId="77777777" w:rsidR="00376F3D" w:rsidRPr="003D4761" w:rsidRDefault="00376F3D" w:rsidP="000D3C52">
            <w:pPr>
              <w:rPr>
                <w:color w:val="548DD4"/>
              </w:rPr>
            </w:pPr>
            <w:r>
              <w:t>Insere um novo professor no sistema</w:t>
            </w:r>
          </w:p>
        </w:tc>
      </w:tr>
      <w:tr w:rsidR="00376F3D" w:rsidRPr="003D4761" w14:paraId="1292A566" w14:textId="77777777" w:rsidTr="000D3C52">
        <w:tc>
          <w:tcPr>
            <w:tcW w:w="2658" w:type="dxa"/>
            <w:shd w:val="clear" w:color="auto" w:fill="D9D9D9"/>
          </w:tcPr>
          <w:p w14:paraId="61E7B1BD" w14:textId="77777777" w:rsidR="00376F3D" w:rsidRPr="003D4761" w:rsidRDefault="00376F3D" w:rsidP="000D3C52">
            <w:pPr>
              <w:rPr>
                <w:b/>
                <w:bCs/>
              </w:rPr>
            </w:pPr>
            <w:r w:rsidRPr="003D4761">
              <w:rPr>
                <w:b/>
                <w:bCs/>
              </w:rPr>
              <w:t>Ator Principal:</w:t>
            </w:r>
          </w:p>
        </w:tc>
        <w:tc>
          <w:tcPr>
            <w:tcW w:w="6095" w:type="dxa"/>
          </w:tcPr>
          <w:p w14:paraId="109A82A5" w14:textId="77777777" w:rsidR="00376F3D" w:rsidRPr="00CB5E8D" w:rsidRDefault="00376F3D" w:rsidP="000D3C52">
            <w:r>
              <w:t>Secretaria</w:t>
            </w:r>
          </w:p>
        </w:tc>
      </w:tr>
      <w:tr w:rsidR="00376F3D" w:rsidRPr="003D4761" w14:paraId="43545317" w14:textId="77777777" w:rsidTr="000D3C52">
        <w:tc>
          <w:tcPr>
            <w:tcW w:w="2658" w:type="dxa"/>
            <w:shd w:val="clear" w:color="auto" w:fill="D9D9D9"/>
          </w:tcPr>
          <w:p w14:paraId="1EDFE909" w14:textId="77777777" w:rsidR="00376F3D" w:rsidRPr="003D4761" w:rsidRDefault="00376F3D" w:rsidP="000D3C52">
            <w:pPr>
              <w:rPr>
                <w:b/>
                <w:bCs/>
              </w:rPr>
            </w:pPr>
            <w:r w:rsidRPr="003D4761">
              <w:rPr>
                <w:b/>
                <w:bCs/>
              </w:rPr>
              <w:t>Pré-condição</w:t>
            </w:r>
          </w:p>
        </w:tc>
        <w:tc>
          <w:tcPr>
            <w:tcW w:w="6095" w:type="dxa"/>
          </w:tcPr>
          <w:p w14:paraId="0EFBD3D7" w14:textId="77777777" w:rsidR="00376F3D" w:rsidRDefault="00376F3D" w:rsidP="000D3C52">
            <w:r>
              <w:t>Contrato de professor já efetuado pela escola</w:t>
            </w:r>
          </w:p>
          <w:p w14:paraId="6DFAA336" w14:textId="77777777" w:rsidR="00376F3D" w:rsidRPr="00CB5E8D" w:rsidRDefault="00376F3D" w:rsidP="000D3C52">
            <w:r>
              <w:t>Secretaria logada</w:t>
            </w:r>
          </w:p>
        </w:tc>
      </w:tr>
      <w:tr w:rsidR="00376F3D" w:rsidRPr="003D4761" w14:paraId="0F7AB143" w14:textId="77777777" w:rsidTr="000D3C52">
        <w:tc>
          <w:tcPr>
            <w:tcW w:w="2658" w:type="dxa"/>
            <w:shd w:val="clear" w:color="auto" w:fill="D9D9D9"/>
          </w:tcPr>
          <w:p w14:paraId="15047898" w14:textId="77777777" w:rsidR="00376F3D" w:rsidRPr="003D4761" w:rsidRDefault="00376F3D" w:rsidP="000D3C52">
            <w:pPr>
              <w:rPr>
                <w:b/>
                <w:bCs/>
              </w:rPr>
            </w:pPr>
            <w:r w:rsidRPr="003D4761">
              <w:rPr>
                <w:b/>
                <w:bCs/>
              </w:rPr>
              <w:t>Pós-condição</w:t>
            </w:r>
          </w:p>
        </w:tc>
        <w:tc>
          <w:tcPr>
            <w:tcW w:w="6095" w:type="dxa"/>
          </w:tcPr>
          <w:p w14:paraId="67930D86" w14:textId="77777777" w:rsidR="00376F3D" w:rsidRPr="00CB5E8D" w:rsidRDefault="00376F3D" w:rsidP="000D3C52">
            <w:r>
              <w:t>Professor cadastrado no sistema</w:t>
            </w:r>
          </w:p>
        </w:tc>
      </w:tr>
      <w:tr w:rsidR="00376F3D" w:rsidRPr="003D4761" w14:paraId="63C9B091" w14:textId="77777777" w:rsidTr="000D3C52">
        <w:tc>
          <w:tcPr>
            <w:tcW w:w="8753" w:type="dxa"/>
            <w:gridSpan w:val="2"/>
          </w:tcPr>
          <w:p w14:paraId="70EF1A2C" w14:textId="77777777" w:rsidR="00376F3D" w:rsidRDefault="00376F3D" w:rsidP="000D3C52">
            <w:pPr>
              <w:rPr>
                <w:b/>
                <w:bCs/>
              </w:rPr>
            </w:pPr>
          </w:p>
          <w:p w14:paraId="1FCC0B17" w14:textId="77777777" w:rsidR="00376F3D" w:rsidRDefault="00376F3D" w:rsidP="000D3C52">
            <w:pPr>
              <w:rPr>
                <w:color w:val="548DD4"/>
              </w:rPr>
            </w:pPr>
            <w:r w:rsidRPr="003D4761">
              <w:rPr>
                <w:b/>
                <w:bCs/>
              </w:rPr>
              <w:t>Fluxo Principal</w:t>
            </w:r>
            <w:r w:rsidRPr="003D4761">
              <w:t xml:space="preserve">: </w:t>
            </w:r>
          </w:p>
          <w:p w14:paraId="71D223A1" w14:textId="77777777" w:rsidR="00376F3D" w:rsidRPr="00EB4F26" w:rsidRDefault="00376F3D" w:rsidP="000D3C52">
            <w:r w:rsidRPr="00EB4F26">
              <w:t xml:space="preserve">FP01 – Este caso de uso inicia quando </w:t>
            </w:r>
            <w:r>
              <w:t>a secretaria</w:t>
            </w:r>
            <w:r w:rsidRPr="00EB4F26">
              <w:t xml:space="preserve"> deseja </w:t>
            </w:r>
            <w:r>
              <w:t>inserir um novo professor</w:t>
            </w:r>
          </w:p>
          <w:p w14:paraId="25ADD31F" w14:textId="77777777" w:rsidR="00376F3D" w:rsidRDefault="00376F3D" w:rsidP="000D3C52">
            <w:r w:rsidRPr="00EB4F26">
              <w:t xml:space="preserve">FP02 – </w:t>
            </w:r>
            <w:r>
              <w:t xml:space="preserve">O sistema oferece opção inserir </w:t>
            </w:r>
            <w:r w:rsidRPr="00F30C38">
              <w:t>professor</w:t>
            </w:r>
          </w:p>
          <w:p w14:paraId="18891B04" w14:textId="77777777" w:rsidR="00376F3D" w:rsidRDefault="00376F3D" w:rsidP="000D3C52">
            <w:r w:rsidRPr="00EB4F26">
              <w:t>FP0</w:t>
            </w:r>
            <w:r>
              <w:t>3</w:t>
            </w:r>
            <w:r w:rsidRPr="00EB4F26">
              <w:t xml:space="preserve"> – </w:t>
            </w:r>
            <w:r>
              <w:t>Secretaria seleciona a opção professor</w:t>
            </w:r>
          </w:p>
          <w:p w14:paraId="5EDE1841" w14:textId="77777777" w:rsidR="00376F3D" w:rsidRDefault="00376F3D" w:rsidP="000D3C52">
            <w:r w:rsidRPr="00EB4F26">
              <w:t>FP0</w:t>
            </w:r>
            <w:r>
              <w:t>4</w:t>
            </w:r>
            <w:r w:rsidRPr="00EB4F26">
              <w:t xml:space="preserve"> – </w:t>
            </w:r>
            <w:r>
              <w:t>O sistema oferece formulário de cadastro</w:t>
            </w:r>
          </w:p>
          <w:p w14:paraId="09557179" w14:textId="77777777" w:rsidR="00376F3D" w:rsidRDefault="00376F3D" w:rsidP="000D3C52">
            <w:r w:rsidRPr="00EB4F26">
              <w:lastRenderedPageBreak/>
              <w:t>FP0</w:t>
            </w:r>
            <w:r>
              <w:t>5</w:t>
            </w:r>
            <w:r w:rsidRPr="00EB4F26">
              <w:t xml:space="preserve"> –</w:t>
            </w:r>
            <w:r>
              <w:t xml:space="preserve"> Secretaria digita dados do professor: nome completo, RG, CPF, endereço, telefones, email, disciplinas, turmas, carga horária, outra escola ou atividade, pontuação, </w:t>
            </w:r>
          </w:p>
          <w:p w14:paraId="2DEEEC1A" w14:textId="77777777" w:rsidR="00376F3D" w:rsidRDefault="00376F3D" w:rsidP="000D3C52">
            <w:r>
              <w:t xml:space="preserve">FP06 – Secretaria submete os dados </w:t>
            </w:r>
          </w:p>
          <w:p w14:paraId="41E45D50" w14:textId="77777777" w:rsidR="00376F3D" w:rsidRDefault="00376F3D" w:rsidP="000D3C52">
            <w:r>
              <w:t>FP07 – Sistema emite aviso de inserção do professor, com data e horário da inserção.</w:t>
            </w:r>
          </w:p>
          <w:p w14:paraId="70DCA4EB" w14:textId="77777777" w:rsidR="00376F3D" w:rsidRDefault="00376F3D" w:rsidP="000D3C52">
            <w:r>
              <w:t>FP08 – Sistema envia email ao professor, com informações de recebimento de seu cadastro, e possibilidade de registrar senha e login.</w:t>
            </w:r>
          </w:p>
          <w:p w14:paraId="5BAFC9EC" w14:textId="77777777" w:rsidR="00376F3D" w:rsidRDefault="00376F3D" w:rsidP="000D3C52">
            <w:pPr>
              <w:rPr>
                <w:b/>
                <w:bCs/>
              </w:rPr>
            </w:pPr>
          </w:p>
          <w:p w14:paraId="01E25B00" w14:textId="77777777" w:rsidR="00376F3D" w:rsidRPr="003D4761" w:rsidRDefault="00376F3D" w:rsidP="000D3C52">
            <w:r w:rsidRPr="003D4761">
              <w:rPr>
                <w:b/>
                <w:bCs/>
              </w:rPr>
              <w:t>Fluxo Alternativo:</w:t>
            </w:r>
          </w:p>
        </w:tc>
      </w:tr>
    </w:tbl>
    <w:p w14:paraId="4B8792E7" w14:textId="77777777" w:rsidR="00376F3D" w:rsidRDefault="00376F3D" w:rsidP="00376F3D">
      <w:pPr>
        <w:rPr>
          <w:u w:val="single"/>
        </w:rPr>
      </w:pPr>
    </w:p>
    <w:p w14:paraId="2B1B8BCD" w14:textId="77777777" w:rsidR="00376F3D" w:rsidRPr="009652DF" w:rsidRDefault="00376F3D" w:rsidP="00376F3D">
      <w:pPr>
        <w:pStyle w:val="Legenda"/>
      </w:pPr>
      <w:del w:id="938" w:author="Ana Paula S" w:date="2014-09-22T21:31:00Z">
        <w:r w:rsidDel="00124951">
          <w:delText>Tabela 19 – UC14 – Inserir Turma</w:delText>
        </w:r>
      </w:del>
    </w:p>
    <w:p w14:paraId="5ACEEFD1" w14:textId="77777777" w:rsidR="00124951" w:rsidRDefault="00124951" w:rsidP="00124951">
      <w:pPr>
        <w:pStyle w:val="Legenda"/>
        <w:keepNext/>
        <w:rPr>
          <w:ins w:id="939" w:author="Ana Paula S" w:date="2014-09-22T21:31:00Z"/>
        </w:rPr>
        <w:pPrChange w:id="940" w:author="Ana Paula S" w:date="2014-09-22T21:31:00Z">
          <w:pPr/>
        </w:pPrChange>
      </w:pPr>
      <w:ins w:id="941" w:author="Ana Paula S" w:date="2014-09-22T21:31:00Z">
        <w:r>
          <w:t xml:space="preserve">Tabela </w:t>
        </w:r>
        <w:r>
          <w:fldChar w:fldCharType="begin"/>
        </w:r>
        <w:r>
          <w:instrText xml:space="preserve"> SEQ Tabela \* ARABIC </w:instrText>
        </w:r>
      </w:ins>
      <w:r>
        <w:fldChar w:fldCharType="separate"/>
      </w:r>
      <w:ins w:id="942" w:author="Ana Paula S" w:date="2014-09-22T21:31:00Z">
        <w:r>
          <w:rPr>
            <w:noProof/>
          </w:rPr>
          <w:t>16</w:t>
        </w:r>
        <w:r>
          <w:fldChar w:fldCharType="end"/>
        </w:r>
        <w:r>
          <w:t xml:space="preserve"> </w:t>
        </w:r>
        <w:r w:rsidRPr="00443392">
          <w:t xml:space="preserve"> UC14 – Inserir Turma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46F0787" w14:textId="77777777" w:rsidTr="000D3C52">
        <w:tc>
          <w:tcPr>
            <w:tcW w:w="2650" w:type="dxa"/>
            <w:shd w:val="clear" w:color="auto" w:fill="D9D9D9"/>
          </w:tcPr>
          <w:p w14:paraId="4FD3158B" w14:textId="77777777" w:rsidR="00376F3D" w:rsidRPr="003D4761" w:rsidRDefault="00376F3D" w:rsidP="000D3C52">
            <w:pPr>
              <w:rPr>
                <w:b/>
                <w:bCs/>
              </w:rPr>
            </w:pPr>
            <w:r>
              <w:rPr>
                <w:b/>
                <w:bCs/>
              </w:rPr>
              <w:t>Nome do C</w:t>
            </w:r>
            <w:r w:rsidRPr="003D4761">
              <w:rPr>
                <w:b/>
                <w:bCs/>
              </w:rPr>
              <w:t>aso de Uso:</w:t>
            </w:r>
          </w:p>
        </w:tc>
        <w:tc>
          <w:tcPr>
            <w:tcW w:w="6068" w:type="dxa"/>
          </w:tcPr>
          <w:p w14:paraId="6FEE4F8F" w14:textId="77777777" w:rsidR="00376F3D" w:rsidRPr="003D4761" w:rsidRDefault="00376F3D" w:rsidP="000D3C52">
            <w:r w:rsidRPr="003D4761">
              <w:t>UC</w:t>
            </w:r>
            <w:r>
              <w:t>14</w:t>
            </w:r>
            <w:r w:rsidRPr="003D4761">
              <w:t xml:space="preserve">- </w:t>
            </w:r>
            <w:r>
              <w:t>Inserir turma</w:t>
            </w:r>
          </w:p>
        </w:tc>
      </w:tr>
      <w:tr w:rsidR="00376F3D" w:rsidRPr="003D4761" w14:paraId="0BB79DE9" w14:textId="77777777" w:rsidTr="000D3C52">
        <w:tc>
          <w:tcPr>
            <w:tcW w:w="2650" w:type="dxa"/>
            <w:shd w:val="clear" w:color="auto" w:fill="D9D9D9"/>
          </w:tcPr>
          <w:p w14:paraId="52809325" w14:textId="77777777" w:rsidR="00376F3D" w:rsidRPr="003D4761" w:rsidRDefault="00376F3D" w:rsidP="000D3C52">
            <w:pPr>
              <w:rPr>
                <w:b/>
                <w:bCs/>
              </w:rPr>
            </w:pPr>
            <w:r w:rsidRPr="003D4761">
              <w:rPr>
                <w:b/>
                <w:bCs/>
              </w:rPr>
              <w:t>Resumo:</w:t>
            </w:r>
          </w:p>
        </w:tc>
        <w:tc>
          <w:tcPr>
            <w:tcW w:w="6068" w:type="dxa"/>
          </w:tcPr>
          <w:p w14:paraId="2999C8C3" w14:textId="77777777" w:rsidR="00376F3D" w:rsidRPr="003D4761" w:rsidRDefault="00376F3D" w:rsidP="000D3C52">
            <w:pPr>
              <w:rPr>
                <w:color w:val="548DD4"/>
              </w:rPr>
            </w:pPr>
            <w:r>
              <w:t>Inicia uma nova turma</w:t>
            </w:r>
          </w:p>
        </w:tc>
      </w:tr>
      <w:tr w:rsidR="00376F3D" w:rsidRPr="003D4761" w14:paraId="2D8D8323" w14:textId="77777777" w:rsidTr="000D3C52">
        <w:tc>
          <w:tcPr>
            <w:tcW w:w="2650" w:type="dxa"/>
            <w:shd w:val="clear" w:color="auto" w:fill="D9D9D9"/>
          </w:tcPr>
          <w:p w14:paraId="1E31A88C" w14:textId="77777777" w:rsidR="00376F3D" w:rsidRPr="003D4761" w:rsidRDefault="00376F3D" w:rsidP="000D3C52">
            <w:pPr>
              <w:rPr>
                <w:b/>
                <w:bCs/>
              </w:rPr>
            </w:pPr>
            <w:r w:rsidRPr="003D4761">
              <w:rPr>
                <w:b/>
                <w:bCs/>
              </w:rPr>
              <w:t>Ator Principal:</w:t>
            </w:r>
          </w:p>
        </w:tc>
        <w:tc>
          <w:tcPr>
            <w:tcW w:w="6068" w:type="dxa"/>
          </w:tcPr>
          <w:p w14:paraId="721BBF79" w14:textId="77777777" w:rsidR="00376F3D" w:rsidRPr="00CB5E8D" w:rsidRDefault="00376F3D" w:rsidP="000D3C52">
            <w:r>
              <w:t>Secretaria</w:t>
            </w:r>
          </w:p>
        </w:tc>
      </w:tr>
      <w:tr w:rsidR="00376F3D" w:rsidRPr="003D4761" w14:paraId="201ACD36" w14:textId="77777777" w:rsidTr="000D3C52">
        <w:tc>
          <w:tcPr>
            <w:tcW w:w="2650" w:type="dxa"/>
            <w:shd w:val="clear" w:color="auto" w:fill="D9D9D9"/>
          </w:tcPr>
          <w:p w14:paraId="28ECAB0F" w14:textId="77777777" w:rsidR="00376F3D" w:rsidRPr="003D4761" w:rsidRDefault="00376F3D" w:rsidP="000D3C52">
            <w:pPr>
              <w:rPr>
                <w:b/>
                <w:bCs/>
              </w:rPr>
            </w:pPr>
            <w:r w:rsidRPr="003D4761">
              <w:rPr>
                <w:b/>
                <w:bCs/>
              </w:rPr>
              <w:t>Pré-condição</w:t>
            </w:r>
          </w:p>
        </w:tc>
        <w:tc>
          <w:tcPr>
            <w:tcW w:w="6068" w:type="dxa"/>
          </w:tcPr>
          <w:p w14:paraId="1A6B3405" w14:textId="77777777" w:rsidR="00376F3D" w:rsidRDefault="00376F3D" w:rsidP="000D3C52">
            <w:r>
              <w:t>Espaço vazio ou disponível para alocação</w:t>
            </w:r>
          </w:p>
          <w:p w14:paraId="1DB767EE" w14:textId="77777777" w:rsidR="00376F3D" w:rsidRPr="00CB5E8D" w:rsidRDefault="00376F3D" w:rsidP="000D3C52">
            <w:r>
              <w:t>Secretaria logada</w:t>
            </w:r>
          </w:p>
        </w:tc>
      </w:tr>
      <w:tr w:rsidR="00376F3D" w:rsidRPr="003D4761" w14:paraId="7D7C83D8" w14:textId="77777777" w:rsidTr="000D3C52">
        <w:tc>
          <w:tcPr>
            <w:tcW w:w="2650" w:type="dxa"/>
            <w:shd w:val="clear" w:color="auto" w:fill="D9D9D9"/>
          </w:tcPr>
          <w:p w14:paraId="3F3F497D" w14:textId="77777777" w:rsidR="00376F3D" w:rsidRPr="003D4761" w:rsidRDefault="00376F3D" w:rsidP="000D3C52">
            <w:pPr>
              <w:rPr>
                <w:b/>
                <w:bCs/>
              </w:rPr>
            </w:pPr>
            <w:r w:rsidRPr="003D4761">
              <w:rPr>
                <w:b/>
                <w:bCs/>
              </w:rPr>
              <w:t>Pós-condição</w:t>
            </w:r>
          </w:p>
        </w:tc>
        <w:tc>
          <w:tcPr>
            <w:tcW w:w="6068" w:type="dxa"/>
          </w:tcPr>
          <w:p w14:paraId="79F31513" w14:textId="77777777" w:rsidR="00376F3D" w:rsidRPr="00CB5E8D" w:rsidRDefault="00376F3D" w:rsidP="000D3C52">
            <w:commentRangeStart w:id="943"/>
            <w:r>
              <w:t>Turmas cadastradas</w:t>
            </w:r>
            <w:commentRangeEnd w:id="943"/>
            <w:r w:rsidR="00664DA0">
              <w:rPr>
                <w:rStyle w:val="Refdecomentrio"/>
              </w:rPr>
              <w:commentReference w:id="943"/>
            </w:r>
          </w:p>
        </w:tc>
      </w:tr>
      <w:tr w:rsidR="00376F3D" w:rsidRPr="003D4761" w14:paraId="42D309E4" w14:textId="77777777" w:rsidTr="000D3C52">
        <w:tc>
          <w:tcPr>
            <w:tcW w:w="8718" w:type="dxa"/>
            <w:gridSpan w:val="2"/>
          </w:tcPr>
          <w:p w14:paraId="2CDADEBF" w14:textId="77777777" w:rsidR="00376F3D" w:rsidRDefault="00376F3D" w:rsidP="000D3C52">
            <w:pPr>
              <w:rPr>
                <w:b/>
                <w:bCs/>
              </w:rPr>
            </w:pPr>
          </w:p>
          <w:p w14:paraId="63A000CE" w14:textId="77777777" w:rsidR="00376F3D" w:rsidRDefault="00376F3D" w:rsidP="000D3C52">
            <w:pPr>
              <w:rPr>
                <w:color w:val="548DD4"/>
              </w:rPr>
            </w:pPr>
            <w:r w:rsidRPr="003D4761">
              <w:rPr>
                <w:b/>
                <w:bCs/>
              </w:rPr>
              <w:t>Fluxo Principal</w:t>
            </w:r>
            <w:r w:rsidRPr="003D4761">
              <w:t xml:space="preserve">: </w:t>
            </w:r>
          </w:p>
          <w:p w14:paraId="0C4BBA40" w14:textId="77777777" w:rsidR="00376F3D" w:rsidRPr="00EB4F26" w:rsidRDefault="00376F3D" w:rsidP="000D3C52">
            <w:r w:rsidRPr="00EB4F26">
              <w:t xml:space="preserve">FP01 – Este caso de uso inicia quando </w:t>
            </w:r>
            <w:r>
              <w:t>a secretaria</w:t>
            </w:r>
            <w:r w:rsidRPr="00EB4F26">
              <w:t xml:space="preserve"> deseja </w:t>
            </w:r>
            <w:r>
              <w:t>cadastrar novas turmas</w:t>
            </w:r>
          </w:p>
          <w:p w14:paraId="5034F3CE" w14:textId="77777777" w:rsidR="00376F3D" w:rsidRDefault="00376F3D" w:rsidP="000D3C52">
            <w:r w:rsidRPr="00EB4F26">
              <w:t xml:space="preserve">FP02 – </w:t>
            </w:r>
            <w:r>
              <w:t>O sistema oferece opção cadastrar nova turma</w:t>
            </w:r>
          </w:p>
          <w:p w14:paraId="1A79F56A" w14:textId="77777777" w:rsidR="00376F3D" w:rsidRDefault="00376F3D" w:rsidP="000D3C52">
            <w:r w:rsidRPr="00EB4F26">
              <w:t>FP0</w:t>
            </w:r>
            <w:r>
              <w:t>3</w:t>
            </w:r>
            <w:r w:rsidRPr="00EB4F26">
              <w:t xml:space="preserve"> – </w:t>
            </w:r>
            <w:r>
              <w:t>Caso secretaria seleciona a opção turma</w:t>
            </w:r>
          </w:p>
          <w:p w14:paraId="53C8933C" w14:textId="77777777" w:rsidR="00376F3D" w:rsidRDefault="00376F3D" w:rsidP="000D3C52">
            <w:r w:rsidRPr="00EB4F26">
              <w:t xml:space="preserve">FP02 – </w:t>
            </w:r>
            <w:r>
              <w:t>O sistema oferece nomes de novas turmas, conforme sequência de turmas cadastradas</w:t>
            </w:r>
          </w:p>
          <w:p w14:paraId="50C559AF" w14:textId="77777777" w:rsidR="00376F3D" w:rsidRDefault="00376F3D" w:rsidP="000D3C52">
            <w:r w:rsidRPr="00EB4F26">
              <w:t>FP0</w:t>
            </w:r>
            <w:r>
              <w:t>3</w:t>
            </w:r>
            <w:r w:rsidRPr="00EB4F26">
              <w:t xml:space="preserve"> –</w:t>
            </w:r>
            <w:r>
              <w:t xml:space="preserve"> Secretaria seleciona a opção nome da turma</w:t>
            </w:r>
          </w:p>
          <w:p w14:paraId="3E0E7633" w14:textId="77777777" w:rsidR="00376F3D" w:rsidRDefault="00376F3D" w:rsidP="000D3C52">
            <w:r w:rsidRPr="00EB4F26">
              <w:t>FP0</w:t>
            </w:r>
            <w:r>
              <w:t>4</w:t>
            </w:r>
            <w:r w:rsidRPr="00EB4F26">
              <w:t xml:space="preserve"> – Sistema </w:t>
            </w:r>
            <w:r>
              <w:t>abre a edição de um formulário para o cadastro de turma</w:t>
            </w:r>
          </w:p>
          <w:p w14:paraId="4BD96462" w14:textId="77777777" w:rsidR="00376F3D" w:rsidRDefault="00376F3D" w:rsidP="000D3C52">
            <w:r>
              <w:t>FP05 – Secretaria preenche dados referentes à: nome da turma, ano.</w:t>
            </w:r>
          </w:p>
          <w:p w14:paraId="6DECE5FB" w14:textId="77777777" w:rsidR="00376F3D" w:rsidRDefault="00376F3D" w:rsidP="000D3C52">
            <w:r w:rsidRPr="00EB4F26">
              <w:t>FP0</w:t>
            </w:r>
            <w:r>
              <w:t>6</w:t>
            </w:r>
            <w:r w:rsidRPr="00EB4F26">
              <w:t xml:space="preserve"> –</w:t>
            </w:r>
            <w:r>
              <w:t xml:space="preserve"> Secretaria solicita confirmação da turma</w:t>
            </w:r>
          </w:p>
          <w:p w14:paraId="343FBAFB" w14:textId="77777777" w:rsidR="00376F3D" w:rsidRDefault="00376F3D" w:rsidP="000D3C52">
            <w:r w:rsidRPr="00EB4F26">
              <w:t>FP0</w:t>
            </w:r>
            <w:r>
              <w:t>7</w:t>
            </w:r>
            <w:r w:rsidRPr="00EB4F26">
              <w:t xml:space="preserve"> –</w:t>
            </w:r>
            <w:r>
              <w:t xml:space="preserve"> Sistema atribui um ID à turma</w:t>
            </w:r>
          </w:p>
          <w:p w14:paraId="0BF4FF23" w14:textId="77777777" w:rsidR="00376F3D" w:rsidRDefault="00376F3D" w:rsidP="000D3C52">
            <w:r>
              <w:t xml:space="preserve">FP08 – Secretaria submete os dados </w:t>
            </w:r>
          </w:p>
          <w:p w14:paraId="50EC8DEC" w14:textId="77777777" w:rsidR="00376F3D" w:rsidRPr="006933BE" w:rsidRDefault="00376F3D" w:rsidP="000D3C52">
            <w:r>
              <w:t>FP09 – Sistema emite aviso de criação da sala com sucesso</w:t>
            </w:r>
          </w:p>
          <w:p w14:paraId="1E0D7705" w14:textId="77777777" w:rsidR="00376F3D" w:rsidRDefault="00376F3D" w:rsidP="000D3C52">
            <w:r w:rsidRPr="003D4761">
              <w:rPr>
                <w:b/>
                <w:bCs/>
              </w:rPr>
              <w:t>Fluxo Alternativo:</w:t>
            </w:r>
          </w:p>
          <w:p w14:paraId="059BBDF5" w14:textId="77777777" w:rsidR="00376F3D" w:rsidRPr="003D4761" w:rsidRDefault="00376F3D" w:rsidP="000D3C52">
            <w:commentRangeStart w:id="944"/>
            <w:r>
              <w:t xml:space="preserve">FA01 – Caso secretaria digite ID incorreto, sistema emite aviso de ID incorreto e abre </w:t>
            </w:r>
            <w:r>
              <w:lastRenderedPageBreak/>
              <w:t>opções para consultar lista de ID</w:t>
            </w:r>
            <w:commentRangeEnd w:id="944"/>
            <w:r w:rsidR="00664DA0">
              <w:rPr>
                <w:rStyle w:val="Refdecomentrio"/>
              </w:rPr>
              <w:commentReference w:id="944"/>
            </w:r>
          </w:p>
        </w:tc>
      </w:tr>
    </w:tbl>
    <w:p w14:paraId="352F37E9" w14:textId="77777777" w:rsidR="00376F3D" w:rsidRPr="00CA2946" w:rsidRDefault="00376F3D" w:rsidP="00376F3D"/>
    <w:p w14:paraId="6F80B571" w14:textId="77777777" w:rsidR="00376F3D" w:rsidRDefault="00376F3D" w:rsidP="00376F3D">
      <w:pPr>
        <w:pStyle w:val="Legenda"/>
      </w:pPr>
      <w:del w:id="945" w:author="Ana Paula S" w:date="2014-09-22T21:31:00Z">
        <w:r w:rsidDel="00124951">
          <w:delText>Tabela 20 – UC15 – Editar Aluno</w:delText>
        </w:r>
      </w:del>
    </w:p>
    <w:p w14:paraId="37BD9B0D" w14:textId="77777777" w:rsidR="00124951" w:rsidRDefault="00124951" w:rsidP="00124951">
      <w:pPr>
        <w:pStyle w:val="Legenda"/>
        <w:keepNext/>
        <w:rPr>
          <w:ins w:id="946" w:author="Ana Paula S" w:date="2014-09-22T21:31:00Z"/>
        </w:rPr>
        <w:pPrChange w:id="947" w:author="Ana Paula S" w:date="2014-09-22T21:31:00Z">
          <w:pPr/>
        </w:pPrChange>
      </w:pPr>
      <w:ins w:id="948" w:author="Ana Paula S" w:date="2014-09-22T21:31:00Z">
        <w:r>
          <w:t xml:space="preserve">Tabela </w:t>
        </w:r>
        <w:r>
          <w:fldChar w:fldCharType="begin"/>
        </w:r>
        <w:r>
          <w:instrText xml:space="preserve"> SEQ Tabela \* ARABIC </w:instrText>
        </w:r>
      </w:ins>
      <w:r>
        <w:fldChar w:fldCharType="separate"/>
      </w:r>
      <w:ins w:id="949" w:author="Ana Paula S" w:date="2014-09-22T21:31:00Z">
        <w:r>
          <w:rPr>
            <w:noProof/>
          </w:rPr>
          <w:t>17</w:t>
        </w:r>
        <w:r>
          <w:fldChar w:fldCharType="end"/>
        </w:r>
        <w:r>
          <w:t xml:space="preserve">  </w:t>
        </w:r>
        <w:r w:rsidRPr="000849DD">
          <w:t>UC15 – Editar Aluno</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ACACBA3" w14:textId="77777777" w:rsidTr="000D3C52">
        <w:tc>
          <w:tcPr>
            <w:tcW w:w="2658" w:type="dxa"/>
            <w:shd w:val="clear" w:color="auto" w:fill="D9D9D9"/>
          </w:tcPr>
          <w:p w14:paraId="7FF203E1" w14:textId="77777777" w:rsidR="00376F3D" w:rsidRPr="003D4761" w:rsidRDefault="00376F3D" w:rsidP="000D3C52">
            <w:pPr>
              <w:rPr>
                <w:b/>
                <w:bCs/>
              </w:rPr>
            </w:pPr>
            <w:r>
              <w:rPr>
                <w:b/>
                <w:bCs/>
              </w:rPr>
              <w:t>Nome do C</w:t>
            </w:r>
            <w:r w:rsidRPr="003D4761">
              <w:rPr>
                <w:b/>
                <w:bCs/>
              </w:rPr>
              <w:t>aso de Uso:</w:t>
            </w:r>
          </w:p>
        </w:tc>
        <w:tc>
          <w:tcPr>
            <w:tcW w:w="6095" w:type="dxa"/>
          </w:tcPr>
          <w:p w14:paraId="028BDDDB" w14:textId="77777777" w:rsidR="00376F3D" w:rsidRPr="003D4761" w:rsidRDefault="00376F3D" w:rsidP="000D3C52">
            <w:r>
              <w:t>UC15 – Editar Aluno</w:t>
            </w:r>
          </w:p>
        </w:tc>
      </w:tr>
      <w:tr w:rsidR="00376F3D" w:rsidRPr="003D4761" w14:paraId="146DBB96" w14:textId="77777777" w:rsidTr="000D3C52">
        <w:tc>
          <w:tcPr>
            <w:tcW w:w="2658" w:type="dxa"/>
            <w:shd w:val="clear" w:color="auto" w:fill="D9D9D9"/>
          </w:tcPr>
          <w:p w14:paraId="60F30515" w14:textId="77777777" w:rsidR="00376F3D" w:rsidRPr="003D4761" w:rsidRDefault="00376F3D" w:rsidP="000D3C52">
            <w:pPr>
              <w:rPr>
                <w:b/>
                <w:bCs/>
              </w:rPr>
            </w:pPr>
            <w:r w:rsidRPr="003D4761">
              <w:rPr>
                <w:b/>
                <w:bCs/>
              </w:rPr>
              <w:t>Resumo:</w:t>
            </w:r>
          </w:p>
        </w:tc>
        <w:tc>
          <w:tcPr>
            <w:tcW w:w="6095" w:type="dxa"/>
          </w:tcPr>
          <w:p w14:paraId="6616D171" w14:textId="77777777" w:rsidR="00376F3D" w:rsidRPr="003D4761" w:rsidRDefault="00376F3D" w:rsidP="000D3C52">
            <w:pPr>
              <w:rPr>
                <w:color w:val="548DD4"/>
              </w:rPr>
            </w:pPr>
            <w:r>
              <w:t>Realiza procedimento de alteração da matricula</w:t>
            </w:r>
          </w:p>
        </w:tc>
      </w:tr>
      <w:tr w:rsidR="00376F3D" w:rsidRPr="00CB5E8D" w14:paraId="07FFB878" w14:textId="77777777" w:rsidTr="000D3C52">
        <w:tc>
          <w:tcPr>
            <w:tcW w:w="2658" w:type="dxa"/>
            <w:shd w:val="clear" w:color="auto" w:fill="D9D9D9"/>
          </w:tcPr>
          <w:p w14:paraId="50C233AC" w14:textId="77777777" w:rsidR="00376F3D" w:rsidRPr="003D4761" w:rsidRDefault="00376F3D" w:rsidP="000D3C52">
            <w:pPr>
              <w:rPr>
                <w:b/>
                <w:bCs/>
              </w:rPr>
            </w:pPr>
            <w:r w:rsidRPr="003D4761">
              <w:rPr>
                <w:b/>
                <w:bCs/>
              </w:rPr>
              <w:t>Ator Principal:</w:t>
            </w:r>
          </w:p>
        </w:tc>
        <w:tc>
          <w:tcPr>
            <w:tcW w:w="6095" w:type="dxa"/>
          </w:tcPr>
          <w:p w14:paraId="45452094" w14:textId="77777777" w:rsidR="00376F3D" w:rsidRPr="00CB5E8D" w:rsidRDefault="00376F3D" w:rsidP="000D3C52">
            <w:r>
              <w:t>Secretaria</w:t>
            </w:r>
          </w:p>
        </w:tc>
      </w:tr>
      <w:tr w:rsidR="00376F3D" w:rsidRPr="00CB5E8D" w14:paraId="48E7953B" w14:textId="77777777" w:rsidTr="000D3C52">
        <w:tc>
          <w:tcPr>
            <w:tcW w:w="2658" w:type="dxa"/>
            <w:shd w:val="clear" w:color="auto" w:fill="D9D9D9"/>
          </w:tcPr>
          <w:p w14:paraId="785479E1" w14:textId="77777777" w:rsidR="00376F3D" w:rsidRPr="003D4761" w:rsidRDefault="00376F3D" w:rsidP="000D3C52">
            <w:pPr>
              <w:rPr>
                <w:b/>
                <w:bCs/>
              </w:rPr>
            </w:pPr>
            <w:r w:rsidRPr="003D4761">
              <w:rPr>
                <w:b/>
                <w:bCs/>
              </w:rPr>
              <w:t>Pré-condição</w:t>
            </w:r>
          </w:p>
        </w:tc>
        <w:tc>
          <w:tcPr>
            <w:tcW w:w="6095" w:type="dxa"/>
          </w:tcPr>
          <w:p w14:paraId="5BD4A5F9" w14:textId="77777777" w:rsidR="00376F3D" w:rsidRDefault="00376F3D" w:rsidP="000D3C52">
            <w:r>
              <w:t>Turmas devem estar cadastradas</w:t>
            </w:r>
          </w:p>
          <w:p w14:paraId="07F01767" w14:textId="77777777" w:rsidR="00376F3D" w:rsidRDefault="00376F3D" w:rsidP="000D3C52">
            <w:commentRangeStart w:id="950"/>
            <w:r>
              <w:t>Apenas um único RA no sistema</w:t>
            </w:r>
            <w:commentRangeEnd w:id="950"/>
            <w:r w:rsidR="00664DA0">
              <w:rPr>
                <w:rStyle w:val="Refdecomentrio"/>
              </w:rPr>
              <w:commentReference w:id="950"/>
            </w:r>
          </w:p>
          <w:p w14:paraId="20BE8B02" w14:textId="77777777" w:rsidR="00376F3D" w:rsidRPr="00CB5E8D" w:rsidRDefault="00376F3D" w:rsidP="000D3C52">
            <w:r>
              <w:t>Secretaria deve estar logado</w:t>
            </w:r>
          </w:p>
        </w:tc>
      </w:tr>
      <w:tr w:rsidR="00376F3D" w:rsidRPr="00CB5E8D" w14:paraId="2F93734E" w14:textId="77777777" w:rsidTr="000D3C52">
        <w:tc>
          <w:tcPr>
            <w:tcW w:w="2658" w:type="dxa"/>
            <w:shd w:val="clear" w:color="auto" w:fill="D9D9D9"/>
          </w:tcPr>
          <w:p w14:paraId="7754D98A" w14:textId="77777777" w:rsidR="00376F3D" w:rsidRPr="003D4761" w:rsidRDefault="00376F3D" w:rsidP="000D3C52">
            <w:pPr>
              <w:rPr>
                <w:b/>
                <w:bCs/>
              </w:rPr>
            </w:pPr>
            <w:r w:rsidRPr="003D4761">
              <w:rPr>
                <w:b/>
                <w:bCs/>
              </w:rPr>
              <w:t>Pós-condição</w:t>
            </w:r>
          </w:p>
        </w:tc>
        <w:tc>
          <w:tcPr>
            <w:tcW w:w="6095" w:type="dxa"/>
          </w:tcPr>
          <w:p w14:paraId="0D2A6C8F" w14:textId="77777777" w:rsidR="00376F3D" w:rsidRPr="00CB5E8D" w:rsidRDefault="00376F3D" w:rsidP="000D3C52">
            <w:r w:rsidRPr="00577207">
              <w:t xml:space="preserve">Banco de dados confirma </w:t>
            </w:r>
            <w:r>
              <w:t>informações</w:t>
            </w:r>
          </w:p>
        </w:tc>
      </w:tr>
      <w:tr w:rsidR="00376F3D" w:rsidRPr="003D4761" w14:paraId="7FBE53B4" w14:textId="77777777" w:rsidTr="000D3C52">
        <w:tc>
          <w:tcPr>
            <w:tcW w:w="8753" w:type="dxa"/>
            <w:gridSpan w:val="2"/>
          </w:tcPr>
          <w:p w14:paraId="46BB4A82" w14:textId="77777777" w:rsidR="00376F3D" w:rsidRDefault="00376F3D" w:rsidP="000D3C52">
            <w:pPr>
              <w:rPr>
                <w:b/>
                <w:bCs/>
              </w:rPr>
            </w:pPr>
          </w:p>
          <w:p w14:paraId="1A262888" w14:textId="77777777" w:rsidR="00376F3D" w:rsidRDefault="00376F3D" w:rsidP="000D3C52">
            <w:pPr>
              <w:rPr>
                <w:color w:val="548DD4"/>
              </w:rPr>
            </w:pPr>
            <w:r w:rsidRPr="003D4761">
              <w:rPr>
                <w:b/>
                <w:bCs/>
              </w:rPr>
              <w:t>Fluxo Principal</w:t>
            </w:r>
            <w:r w:rsidRPr="003D4761">
              <w:t xml:space="preserve">: </w:t>
            </w:r>
          </w:p>
          <w:p w14:paraId="44EDB1F0" w14:textId="77777777"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14:paraId="6DD0176E" w14:textId="77777777" w:rsidR="00376F3D" w:rsidRDefault="00376F3D" w:rsidP="000D3C52">
            <w:r>
              <w:t>FP02 – Secretaria seleciona alteração cadastro de aluno</w:t>
            </w:r>
          </w:p>
          <w:p w14:paraId="631FCF98" w14:textId="77777777" w:rsidR="00376F3D" w:rsidRDefault="00376F3D" w:rsidP="000D3C52">
            <w:r>
              <w:t xml:space="preserve">FP03 – Sistema  oferece campo para digitar RA </w:t>
            </w:r>
          </w:p>
          <w:p w14:paraId="566BE524" w14:textId="77777777" w:rsidR="00376F3D" w:rsidRDefault="00376F3D" w:rsidP="000D3C52">
            <w:r>
              <w:t xml:space="preserve">FP04 – Secretaria digita RA do aluno que deseja alterar informações </w:t>
            </w:r>
          </w:p>
          <w:p w14:paraId="044277A4" w14:textId="77777777" w:rsidR="00376F3D" w:rsidRDefault="00376F3D" w:rsidP="000D3C52">
            <w:r>
              <w:t>FP05 – Sistema abre formulário com dados registrado do alunos: nome, RA, data de nascimento, endereço, nome do pai, nome da mãe, telefone de contato, foto e escola anterior, e turma atual</w:t>
            </w:r>
          </w:p>
          <w:p w14:paraId="04F46EBA" w14:textId="77777777" w:rsidR="00376F3D" w:rsidRDefault="00376F3D" w:rsidP="000D3C52">
            <w:r>
              <w:t>FP06 – Secretaria  altera dados desejado do Aluno</w:t>
            </w:r>
          </w:p>
          <w:p w14:paraId="30488620" w14:textId="77777777" w:rsidR="00376F3D" w:rsidRDefault="00376F3D" w:rsidP="000D3C52">
            <w:r>
              <w:t>FP07 – Sistema  verifica dados digitados</w:t>
            </w:r>
          </w:p>
          <w:p w14:paraId="694E4813" w14:textId="77777777" w:rsidR="00376F3D" w:rsidRDefault="00376F3D" w:rsidP="000D3C52">
            <w:r>
              <w:t>FP08 – Sistema  registra cadastro no banco de dados</w:t>
            </w:r>
          </w:p>
          <w:p w14:paraId="7B2FE18E" w14:textId="77777777" w:rsidR="00376F3D" w:rsidRDefault="00376F3D" w:rsidP="000D3C52">
            <w:r>
              <w:t>FP09 – Sistema  informa alteração realizada com sucesso</w:t>
            </w:r>
          </w:p>
          <w:p w14:paraId="76ED10EC" w14:textId="77777777" w:rsidR="00376F3D" w:rsidRDefault="00376F3D" w:rsidP="000D3C52">
            <w:r w:rsidRPr="003D4761">
              <w:rPr>
                <w:b/>
                <w:bCs/>
              </w:rPr>
              <w:t>Fluxo Alternativo:</w:t>
            </w:r>
          </w:p>
          <w:p w14:paraId="7FAF362D" w14:textId="77777777" w:rsidR="00376F3D" w:rsidRPr="003D4761" w:rsidRDefault="00376F3D" w:rsidP="000D3C52">
            <w:r>
              <w:t>No caso do sistema confirmar que aluno já possui cadastro sistema, no passo FP03, sistema oferece opção de alteração de dados de aluno.</w:t>
            </w:r>
          </w:p>
        </w:tc>
      </w:tr>
    </w:tbl>
    <w:p w14:paraId="439E2E3B" w14:textId="77777777" w:rsidR="00376F3D" w:rsidDel="00124951" w:rsidRDefault="00376F3D" w:rsidP="00376F3D">
      <w:pPr>
        <w:pStyle w:val="Legenda"/>
        <w:rPr>
          <w:del w:id="951" w:author="Ana Paula S" w:date="2014-09-22T21:31:00Z"/>
        </w:rPr>
      </w:pPr>
    </w:p>
    <w:p w14:paraId="2660616E" w14:textId="77777777" w:rsidR="00124951" w:rsidRDefault="00124951" w:rsidP="00124951">
      <w:pPr>
        <w:rPr>
          <w:ins w:id="952" w:author="Ana Paula S" w:date="2014-09-22T21:32:00Z"/>
        </w:rPr>
        <w:pPrChange w:id="953" w:author="Ana Paula S" w:date="2014-09-22T21:32:00Z">
          <w:pPr>
            <w:pStyle w:val="Legenda"/>
          </w:pPr>
        </w:pPrChange>
      </w:pPr>
    </w:p>
    <w:p w14:paraId="5A868430" w14:textId="77777777" w:rsidR="00124951" w:rsidRDefault="00124951" w:rsidP="00124951">
      <w:pPr>
        <w:rPr>
          <w:ins w:id="954" w:author="Ana Paula S" w:date="2014-09-22T21:32:00Z"/>
        </w:rPr>
        <w:pPrChange w:id="955" w:author="Ana Paula S" w:date="2014-09-22T21:32:00Z">
          <w:pPr>
            <w:pStyle w:val="Legenda"/>
          </w:pPr>
        </w:pPrChange>
      </w:pPr>
    </w:p>
    <w:p w14:paraId="758A0D5C" w14:textId="77777777" w:rsidR="00124951" w:rsidRDefault="00124951" w:rsidP="00124951">
      <w:pPr>
        <w:rPr>
          <w:ins w:id="956" w:author="Ana Paula S" w:date="2014-09-22T21:32:00Z"/>
        </w:rPr>
        <w:pPrChange w:id="957" w:author="Ana Paula S" w:date="2014-09-22T21:32:00Z">
          <w:pPr>
            <w:pStyle w:val="Legenda"/>
          </w:pPr>
        </w:pPrChange>
      </w:pPr>
    </w:p>
    <w:p w14:paraId="4C2F8027" w14:textId="77777777" w:rsidR="00376F3D" w:rsidRDefault="00376F3D" w:rsidP="00376F3D">
      <w:pPr>
        <w:pStyle w:val="Legenda"/>
      </w:pPr>
      <w:del w:id="958" w:author="Ana Paula S" w:date="2014-09-22T21:31:00Z">
        <w:r w:rsidDel="00124951">
          <w:delText>Tabela 21 – UC16 – Editar Responsável</w:delText>
        </w:r>
      </w:del>
    </w:p>
    <w:p w14:paraId="55542A37" w14:textId="77777777" w:rsidR="00124951" w:rsidRDefault="00124951" w:rsidP="00124951">
      <w:pPr>
        <w:pStyle w:val="Legenda"/>
        <w:keepNext/>
        <w:rPr>
          <w:ins w:id="959" w:author="Ana Paula S" w:date="2014-09-22T21:32:00Z"/>
        </w:rPr>
        <w:pPrChange w:id="960" w:author="Ana Paula S" w:date="2014-09-22T21:32:00Z">
          <w:pPr/>
        </w:pPrChange>
      </w:pPr>
      <w:ins w:id="961" w:author="Ana Paula S" w:date="2014-09-22T21:32:00Z">
        <w:r>
          <w:lastRenderedPageBreak/>
          <w:t xml:space="preserve">Tabela </w:t>
        </w:r>
        <w:r>
          <w:fldChar w:fldCharType="begin"/>
        </w:r>
        <w:r>
          <w:instrText xml:space="preserve"> SEQ Tabela \* ARABIC </w:instrText>
        </w:r>
      </w:ins>
      <w:r>
        <w:fldChar w:fldCharType="separate"/>
      </w:r>
      <w:ins w:id="962" w:author="Ana Paula S" w:date="2014-09-22T21:32:00Z">
        <w:r>
          <w:rPr>
            <w:noProof/>
          </w:rPr>
          <w:t>18</w:t>
        </w:r>
        <w:r>
          <w:fldChar w:fldCharType="end"/>
        </w:r>
        <w:r>
          <w:t xml:space="preserve"> </w:t>
        </w:r>
        <w:r w:rsidRPr="00564498">
          <w:t>UC16 – Editar Responsável</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089308D" w14:textId="77777777" w:rsidTr="000D3C52">
        <w:tc>
          <w:tcPr>
            <w:tcW w:w="2658" w:type="dxa"/>
            <w:shd w:val="clear" w:color="auto" w:fill="D9D9D9"/>
          </w:tcPr>
          <w:p w14:paraId="18E455DA" w14:textId="77777777" w:rsidR="00376F3D" w:rsidRPr="003D4761" w:rsidRDefault="00376F3D" w:rsidP="000D3C52">
            <w:pPr>
              <w:rPr>
                <w:b/>
                <w:bCs/>
              </w:rPr>
            </w:pPr>
            <w:r>
              <w:rPr>
                <w:b/>
                <w:bCs/>
              </w:rPr>
              <w:t>Nome do C</w:t>
            </w:r>
            <w:r w:rsidRPr="003D4761">
              <w:rPr>
                <w:b/>
                <w:bCs/>
              </w:rPr>
              <w:t>aso de Uso:</w:t>
            </w:r>
          </w:p>
        </w:tc>
        <w:tc>
          <w:tcPr>
            <w:tcW w:w="6095" w:type="dxa"/>
          </w:tcPr>
          <w:p w14:paraId="0ABE45D2" w14:textId="77777777" w:rsidR="00376F3D" w:rsidRPr="003D4761" w:rsidRDefault="00376F3D" w:rsidP="000D3C52">
            <w:r w:rsidRPr="003D4761">
              <w:t>UC</w:t>
            </w:r>
            <w:r>
              <w:t>16 –Editar responsável</w:t>
            </w:r>
          </w:p>
        </w:tc>
      </w:tr>
      <w:tr w:rsidR="00376F3D" w:rsidRPr="003D4761" w14:paraId="7C497A60" w14:textId="77777777" w:rsidTr="000D3C52">
        <w:tc>
          <w:tcPr>
            <w:tcW w:w="2658" w:type="dxa"/>
            <w:shd w:val="clear" w:color="auto" w:fill="D9D9D9"/>
          </w:tcPr>
          <w:p w14:paraId="6A1871F4" w14:textId="77777777" w:rsidR="00376F3D" w:rsidRPr="003D4761" w:rsidRDefault="00376F3D" w:rsidP="000D3C52">
            <w:pPr>
              <w:rPr>
                <w:b/>
                <w:bCs/>
              </w:rPr>
            </w:pPr>
            <w:r w:rsidRPr="003D4761">
              <w:rPr>
                <w:b/>
                <w:bCs/>
              </w:rPr>
              <w:t>Resumo:</w:t>
            </w:r>
          </w:p>
        </w:tc>
        <w:tc>
          <w:tcPr>
            <w:tcW w:w="6095" w:type="dxa"/>
          </w:tcPr>
          <w:p w14:paraId="46D88A96" w14:textId="77777777" w:rsidR="00376F3D" w:rsidRPr="003D4761" w:rsidRDefault="00376F3D" w:rsidP="000D3C52">
            <w:pPr>
              <w:rPr>
                <w:color w:val="548DD4"/>
              </w:rPr>
            </w:pPr>
            <w:r>
              <w:t>Editar um responsável cadastrado</w:t>
            </w:r>
          </w:p>
        </w:tc>
      </w:tr>
      <w:tr w:rsidR="00376F3D" w:rsidRPr="003D4761" w14:paraId="5E36DE35" w14:textId="77777777" w:rsidTr="000D3C52">
        <w:tc>
          <w:tcPr>
            <w:tcW w:w="2658" w:type="dxa"/>
            <w:shd w:val="clear" w:color="auto" w:fill="D9D9D9"/>
          </w:tcPr>
          <w:p w14:paraId="29E8A592" w14:textId="77777777" w:rsidR="00376F3D" w:rsidRPr="003D4761" w:rsidRDefault="00376F3D" w:rsidP="000D3C52">
            <w:pPr>
              <w:rPr>
                <w:b/>
                <w:bCs/>
              </w:rPr>
            </w:pPr>
            <w:r w:rsidRPr="003D4761">
              <w:rPr>
                <w:b/>
                <w:bCs/>
              </w:rPr>
              <w:t>Ator Principal:</w:t>
            </w:r>
          </w:p>
        </w:tc>
        <w:tc>
          <w:tcPr>
            <w:tcW w:w="6095" w:type="dxa"/>
          </w:tcPr>
          <w:p w14:paraId="5D248CB5" w14:textId="77777777" w:rsidR="00376F3D" w:rsidRPr="00CB5E8D" w:rsidRDefault="00376F3D" w:rsidP="000D3C52">
            <w:r>
              <w:t>Secretaria</w:t>
            </w:r>
          </w:p>
        </w:tc>
      </w:tr>
      <w:tr w:rsidR="00376F3D" w:rsidRPr="003D4761" w14:paraId="5449973A" w14:textId="77777777" w:rsidTr="000D3C52">
        <w:tc>
          <w:tcPr>
            <w:tcW w:w="2658" w:type="dxa"/>
            <w:shd w:val="clear" w:color="auto" w:fill="D9D9D9"/>
          </w:tcPr>
          <w:p w14:paraId="79F78B04" w14:textId="77777777" w:rsidR="00376F3D" w:rsidRPr="003D4761" w:rsidRDefault="00376F3D" w:rsidP="000D3C52">
            <w:pPr>
              <w:rPr>
                <w:b/>
                <w:bCs/>
              </w:rPr>
            </w:pPr>
            <w:r w:rsidRPr="003D4761">
              <w:rPr>
                <w:b/>
                <w:bCs/>
              </w:rPr>
              <w:t>Pré-condição</w:t>
            </w:r>
          </w:p>
        </w:tc>
        <w:tc>
          <w:tcPr>
            <w:tcW w:w="6095" w:type="dxa"/>
          </w:tcPr>
          <w:p w14:paraId="289D0AA5" w14:textId="77777777" w:rsidR="00376F3D" w:rsidRDefault="00376F3D" w:rsidP="000D3C52">
            <w:r>
              <w:t xml:space="preserve">Responsável cadastrado </w:t>
            </w:r>
          </w:p>
          <w:p w14:paraId="2BAE2EE3" w14:textId="77777777" w:rsidR="00376F3D" w:rsidRPr="00CB5E8D" w:rsidRDefault="00376F3D" w:rsidP="000D3C52">
            <w:r>
              <w:t>Secretaria logada</w:t>
            </w:r>
          </w:p>
        </w:tc>
      </w:tr>
      <w:tr w:rsidR="00376F3D" w:rsidRPr="003D4761" w14:paraId="5C644908" w14:textId="77777777" w:rsidTr="000D3C52">
        <w:tc>
          <w:tcPr>
            <w:tcW w:w="2658" w:type="dxa"/>
            <w:shd w:val="clear" w:color="auto" w:fill="D9D9D9"/>
          </w:tcPr>
          <w:p w14:paraId="263B60F7" w14:textId="77777777" w:rsidR="00376F3D" w:rsidRPr="003D4761" w:rsidRDefault="00376F3D" w:rsidP="000D3C52">
            <w:pPr>
              <w:rPr>
                <w:b/>
                <w:bCs/>
              </w:rPr>
            </w:pPr>
            <w:r w:rsidRPr="003D4761">
              <w:rPr>
                <w:b/>
                <w:bCs/>
              </w:rPr>
              <w:t>Pós-condição</w:t>
            </w:r>
          </w:p>
        </w:tc>
        <w:tc>
          <w:tcPr>
            <w:tcW w:w="6095" w:type="dxa"/>
          </w:tcPr>
          <w:p w14:paraId="4F03B5DA" w14:textId="77777777" w:rsidR="00376F3D" w:rsidRPr="00CB5E8D" w:rsidRDefault="00376F3D" w:rsidP="000D3C52">
            <w:commentRangeStart w:id="963"/>
            <w:r>
              <w:t>Responsável com dados corretos</w:t>
            </w:r>
            <w:commentRangeEnd w:id="963"/>
            <w:r w:rsidR="00664DA0">
              <w:rPr>
                <w:rStyle w:val="Refdecomentrio"/>
              </w:rPr>
              <w:commentReference w:id="963"/>
            </w:r>
          </w:p>
        </w:tc>
      </w:tr>
      <w:tr w:rsidR="00376F3D" w:rsidRPr="003D4761" w14:paraId="69087224" w14:textId="77777777" w:rsidTr="000D3C52">
        <w:tc>
          <w:tcPr>
            <w:tcW w:w="8753" w:type="dxa"/>
            <w:gridSpan w:val="2"/>
          </w:tcPr>
          <w:p w14:paraId="0E5293C6" w14:textId="77777777" w:rsidR="00376F3D" w:rsidRDefault="00376F3D" w:rsidP="000D3C52">
            <w:pPr>
              <w:rPr>
                <w:b/>
                <w:bCs/>
              </w:rPr>
            </w:pPr>
          </w:p>
          <w:p w14:paraId="10FBBA92" w14:textId="77777777" w:rsidR="00376F3D" w:rsidRDefault="00376F3D" w:rsidP="000D3C52">
            <w:pPr>
              <w:rPr>
                <w:color w:val="548DD4"/>
              </w:rPr>
            </w:pPr>
            <w:r w:rsidRPr="003D4761">
              <w:rPr>
                <w:b/>
                <w:bCs/>
              </w:rPr>
              <w:t>Fluxo Principal</w:t>
            </w:r>
            <w:r w:rsidRPr="003D4761">
              <w:t xml:space="preserve">: </w:t>
            </w:r>
          </w:p>
          <w:p w14:paraId="243129E3" w14:textId="77777777" w:rsidR="00376F3D" w:rsidRPr="00EB4F26" w:rsidRDefault="00376F3D" w:rsidP="000D3C52">
            <w:commentRangeStart w:id="964"/>
            <w:r w:rsidRPr="00EB4F26">
              <w:t xml:space="preserve">FP01 – Este caso de uso inicia quando </w:t>
            </w:r>
            <w:r>
              <w:t>a secretaria</w:t>
            </w:r>
            <w:r w:rsidRPr="00EB4F26">
              <w:t xml:space="preserve"> deseja </w:t>
            </w:r>
            <w:r>
              <w:t>editar um responsável por algum aluno</w:t>
            </w:r>
            <w:commentRangeEnd w:id="964"/>
            <w:r w:rsidR="00664DA0">
              <w:rPr>
                <w:rStyle w:val="Refdecomentrio"/>
              </w:rPr>
              <w:commentReference w:id="964"/>
            </w:r>
          </w:p>
          <w:p w14:paraId="0D20C1CF" w14:textId="77777777" w:rsidR="00376F3D" w:rsidRDefault="00376F3D" w:rsidP="000D3C52">
            <w:r>
              <w:t>FP02 – Caso Secretaria seleciona a opção editar responsável</w:t>
            </w:r>
          </w:p>
          <w:p w14:paraId="3CB7DB98" w14:textId="77777777" w:rsidR="00376F3D" w:rsidRDefault="00376F3D" w:rsidP="000D3C52">
            <w:r>
              <w:t>FP03 – Sistema abre a lista dos responsáveis cadastrados em ordem alfabética</w:t>
            </w:r>
          </w:p>
          <w:p w14:paraId="7470354D" w14:textId="77777777" w:rsidR="00376F3D" w:rsidRDefault="00376F3D" w:rsidP="000D3C52">
            <w:r>
              <w:t>FP04 – Secretaria seleciona o responsável desejado</w:t>
            </w:r>
          </w:p>
          <w:p w14:paraId="0FB9B812" w14:textId="77777777" w:rsidR="00376F3D" w:rsidRDefault="00376F3D" w:rsidP="000D3C52">
            <w:r>
              <w:t>FP05 – Sistema oferece dados registrados</w:t>
            </w:r>
          </w:p>
          <w:p w14:paraId="62D74FFF" w14:textId="77777777" w:rsidR="00376F3D" w:rsidRDefault="00376F3D" w:rsidP="000D3C52">
            <w:r>
              <w:t>FP06 – Secretaria realiza alterações</w:t>
            </w:r>
          </w:p>
          <w:p w14:paraId="7924D215" w14:textId="77777777" w:rsidR="00376F3D" w:rsidRDefault="00376F3D" w:rsidP="000D3C52">
            <w:r>
              <w:t>FP07 – Sistema verifica dados alterados</w:t>
            </w:r>
          </w:p>
          <w:p w14:paraId="149C77C7" w14:textId="77777777" w:rsidR="00376F3D" w:rsidRDefault="00376F3D" w:rsidP="000D3C52">
            <w:r>
              <w:t>FP09 – Sistema salva dos dados alterados</w:t>
            </w:r>
          </w:p>
          <w:p w14:paraId="51ABC26B" w14:textId="77777777" w:rsidR="00376F3D" w:rsidRDefault="00376F3D" w:rsidP="000D3C52">
            <w:r>
              <w:t xml:space="preserve">FP10 – Sistema exibe o registro com as alterações </w:t>
            </w:r>
          </w:p>
          <w:p w14:paraId="454E5465" w14:textId="77777777" w:rsidR="00376F3D" w:rsidRPr="003D4761" w:rsidRDefault="00376F3D" w:rsidP="000D3C52">
            <w:commentRangeStart w:id="965"/>
            <w:r w:rsidRPr="003D4761">
              <w:rPr>
                <w:b/>
                <w:bCs/>
              </w:rPr>
              <w:t>Fluxo Alternativo:</w:t>
            </w:r>
            <w:commentRangeEnd w:id="965"/>
            <w:r w:rsidR="00664DA0">
              <w:rPr>
                <w:rStyle w:val="Refdecomentrio"/>
              </w:rPr>
              <w:commentReference w:id="965"/>
            </w:r>
          </w:p>
        </w:tc>
      </w:tr>
    </w:tbl>
    <w:p w14:paraId="040FCBEA" w14:textId="77777777" w:rsidR="00376F3D" w:rsidDel="00124951" w:rsidRDefault="00376F3D" w:rsidP="00376F3D">
      <w:pPr>
        <w:pStyle w:val="Legenda"/>
        <w:rPr>
          <w:del w:id="966" w:author="Ana Paula S" w:date="2014-09-22T21:32:00Z"/>
        </w:rPr>
      </w:pPr>
    </w:p>
    <w:p w14:paraId="6D0E74A5" w14:textId="77777777" w:rsidR="00376F3D" w:rsidRDefault="00376F3D" w:rsidP="00376F3D">
      <w:pPr>
        <w:pStyle w:val="Legenda"/>
      </w:pPr>
      <w:del w:id="967" w:author="Ana Paula S" w:date="2014-09-22T21:32:00Z">
        <w:r w:rsidDel="00124951">
          <w:delText>Tabela 22 – UC17 – Editar Professor</w:delText>
        </w:r>
      </w:del>
    </w:p>
    <w:p w14:paraId="5E9DD753" w14:textId="77777777" w:rsidR="00124951" w:rsidRDefault="00124951" w:rsidP="00124951">
      <w:pPr>
        <w:pStyle w:val="Legenda"/>
        <w:keepNext/>
        <w:rPr>
          <w:ins w:id="968" w:author="Ana Paula S" w:date="2014-09-22T21:32:00Z"/>
        </w:rPr>
        <w:pPrChange w:id="969" w:author="Ana Paula S" w:date="2014-09-22T21:32:00Z">
          <w:pPr/>
        </w:pPrChange>
      </w:pPr>
      <w:ins w:id="970" w:author="Ana Paula S" w:date="2014-09-22T21:32:00Z">
        <w:r>
          <w:t xml:space="preserve">Tabela </w:t>
        </w:r>
        <w:r>
          <w:fldChar w:fldCharType="begin"/>
        </w:r>
        <w:r>
          <w:instrText xml:space="preserve"> SEQ Tabela \* ARABIC </w:instrText>
        </w:r>
      </w:ins>
      <w:r>
        <w:fldChar w:fldCharType="separate"/>
      </w:r>
      <w:ins w:id="971" w:author="Ana Paula S" w:date="2014-09-22T21:32:00Z">
        <w:r>
          <w:rPr>
            <w:noProof/>
          </w:rPr>
          <w:t>19</w:t>
        </w:r>
        <w:r>
          <w:fldChar w:fldCharType="end"/>
        </w:r>
        <w:r>
          <w:t xml:space="preserve"> </w:t>
        </w:r>
        <w:r w:rsidRPr="00C26D13">
          <w:t>UC17 – Editar Professor</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D2DF7DF" w14:textId="77777777" w:rsidTr="000D3C52">
        <w:tc>
          <w:tcPr>
            <w:tcW w:w="2650" w:type="dxa"/>
            <w:shd w:val="clear" w:color="auto" w:fill="D9D9D9"/>
          </w:tcPr>
          <w:p w14:paraId="685A6EE1" w14:textId="77777777" w:rsidR="00376F3D" w:rsidRPr="003D4761" w:rsidRDefault="00376F3D" w:rsidP="000D3C52">
            <w:pPr>
              <w:rPr>
                <w:b/>
                <w:bCs/>
              </w:rPr>
            </w:pPr>
            <w:r>
              <w:rPr>
                <w:b/>
                <w:bCs/>
              </w:rPr>
              <w:t>Nome do C</w:t>
            </w:r>
            <w:r w:rsidRPr="003D4761">
              <w:rPr>
                <w:b/>
                <w:bCs/>
              </w:rPr>
              <w:t>aso de Uso:</w:t>
            </w:r>
          </w:p>
        </w:tc>
        <w:tc>
          <w:tcPr>
            <w:tcW w:w="6068" w:type="dxa"/>
          </w:tcPr>
          <w:p w14:paraId="705CA4DF" w14:textId="77777777" w:rsidR="00376F3D" w:rsidRPr="003D4761" w:rsidRDefault="00376F3D" w:rsidP="000D3C52">
            <w:r w:rsidRPr="003D4761">
              <w:t>UC</w:t>
            </w:r>
            <w:r>
              <w:t>17 –Editar professor</w:t>
            </w:r>
          </w:p>
        </w:tc>
      </w:tr>
      <w:tr w:rsidR="00376F3D" w:rsidRPr="003D4761" w14:paraId="40DAE5B2" w14:textId="77777777" w:rsidTr="000D3C52">
        <w:tc>
          <w:tcPr>
            <w:tcW w:w="2650" w:type="dxa"/>
            <w:shd w:val="clear" w:color="auto" w:fill="D9D9D9"/>
          </w:tcPr>
          <w:p w14:paraId="578AFF66" w14:textId="77777777" w:rsidR="00376F3D" w:rsidRPr="003D4761" w:rsidRDefault="00376F3D" w:rsidP="000D3C52">
            <w:pPr>
              <w:rPr>
                <w:b/>
                <w:bCs/>
              </w:rPr>
            </w:pPr>
            <w:r w:rsidRPr="003D4761">
              <w:rPr>
                <w:b/>
                <w:bCs/>
              </w:rPr>
              <w:t>Resumo:</w:t>
            </w:r>
          </w:p>
        </w:tc>
        <w:tc>
          <w:tcPr>
            <w:tcW w:w="6068" w:type="dxa"/>
          </w:tcPr>
          <w:p w14:paraId="0A74E0A6" w14:textId="77777777" w:rsidR="00376F3D" w:rsidRPr="003D4761" w:rsidRDefault="00376F3D" w:rsidP="000D3C52">
            <w:pPr>
              <w:rPr>
                <w:color w:val="548DD4"/>
              </w:rPr>
            </w:pPr>
            <w:r>
              <w:t>Editar um professor cadastrado</w:t>
            </w:r>
          </w:p>
        </w:tc>
      </w:tr>
      <w:tr w:rsidR="00376F3D" w:rsidRPr="003D4761" w14:paraId="0AB55864" w14:textId="77777777" w:rsidTr="000D3C52">
        <w:tc>
          <w:tcPr>
            <w:tcW w:w="2650" w:type="dxa"/>
            <w:shd w:val="clear" w:color="auto" w:fill="D9D9D9"/>
          </w:tcPr>
          <w:p w14:paraId="28AAA9A5" w14:textId="77777777" w:rsidR="00376F3D" w:rsidRPr="003D4761" w:rsidRDefault="00376F3D" w:rsidP="000D3C52">
            <w:pPr>
              <w:rPr>
                <w:b/>
                <w:bCs/>
              </w:rPr>
            </w:pPr>
            <w:r w:rsidRPr="003D4761">
              <w:rPr>
                <w:b/>
                <w:bCs/>
              </w:rPr>
              <w:t>Ator Principal:</w:t>
            </w:r>
          </w:p>
        </w:tc>
        <w:tc>
          <w:tcPr>
            <w:tcW w:w="6068" w:type="dxa"/>
          </w:tcPr>
          <w:p w14:paraId="363AD976" w14:textId="77777777" w:rsidR="00376F3D" w:rsidRPr="00CB5E8D" w:rsidRDefault="00376F3D" w:rsidP="000D3C52">
            <w:r>
              <w:t>Secretaria</w:t>
            </w:r>
          </w:p>
        </w:tc>
      </w:tr>
      <w:tr w:rsidR="00376F3D" w:rsidRPr="003D4761" w14:paraId="099DE746" w14:textId="77777777" w:rsidTr="000D3C52">
        <w:tc>
          <w:tcPr>
            <w:tcW w:w="2650" w:type="dxa"/>
            <w:shd w:val="clear" w:color="auto" w:fill="D9D9D9"/>
          </w:tcPr>
          <w:p w14:paraId="6A0CA39B" w14:textId="77777777" w:rsidR="00376F3D" w:rsidRPr="003D4761" w:rsidRDefault="00376F3D" w:rsidP="000D3C52">
            <w:pPr>
              <w:rPr>
                <w:b/>
                <w:bCs/>
              </w:rPr>
            </w:pPr>
            <w:r w:rsidRPr="003D4761">
              <w:rPr>
                <w:b/>
                <w:bCs/>
              </w:rPr>
              <w:t>Pré-condição</w:t>
            </w:r>
          </w:p>
        </w:tc>
        <w:tc>
          <w:tcPr>
            <w:tcW w:w="6068" w:type="dxa"/>
          </w:tcPr>
          <w:p w14:paraId="01ED62C1" w14:textId="77777777" w:rsidR="00376F3D" w:rsidRDefault="00376F3D" w:rsidP="000D3C52">
            <w:r>
              <w:t xml:space="preserve">Professor cadastrado </w:t>
            </w:r>
          </w:p>
          <w:p w14:paraId="0AF239BE" w14:textId="77777777" w:rsidR="00376F3D" w:rsidRPr="00CB5E8D" w:rsidRDefault="00376F3D" w:rsidP="000D3C52">
            <w:r>
              <w:t>Secretaria logada</w:t>
            </w:r>
          </w:p>
        </w:tc>
      </w:tr>
      <w:tr w:rsidR="00376F3D" w:rsidRPr="003D4761" w14:paraId="698AF1E8" w14:textId="77777777" w:rsidTr="000D3C52">
        <w:tc>
          <w:tcPr>
            <w:tcW w:w="2650" w:type="dxa"/>
            <w:shd w:val="clear" w:color="auto" w:fill="D9D9D9"/>
          </w:tcPr>
          <w:p w14:paraId="09BE2A36" w14:textId="77777777" w:rsidR="00376F3D" w:rsidRPr="003D4761" w:rsidRDefault="00376F3D" w:rsidP="000D3C52">
            <w:pPr>
              <w:rPr>
                <w:b/>
                <w:bCs/>
              </w:rPr>
            </w:pPr>
            <w:r w:rsidRPr="003D4761">
              <w:rPr>
                <w:b/>
                <w:bCs/>
              </w:rPr>
              <w:t>Pós-condição</w:t>
            </w:r>
          </w:p>
        </w:tc>
        <w:tc>
          <w:tcPr>
            <w:tcW w:w="6068" w:type="dxa"/>
          </w:tcPr>
          <w:p w14:paraId="5F661044" w14:textId="77777777" w:rsidR="00376F3D" w:rsidRPr="00CB5E8D" w:rsidRDefault="00376F3D" w:rsidP="000D3C52">
            <w:commentRangeStart w:id="972"/>
            <w:r>
              <w:t>Professor com dados corretos</w:t>
            </w:r>
            <w:commentRangeEnd w:id="972"/>
            <w:r w:rsidR="00664DA0">
              <w:rPr>
                <w:rStyle w:val="Refdecomentrio"/>
              </w:rPr>
              <w:commentReference w:id="972"/>
            </w:r>
          </w:p>
        </w:tc>
      </w:tr>
      <w:tr w:rsidR="00376F3D" w:rsidRPr="003D4761" w14:paraId="05A6BC26" w14:textId="77777777" w:rsidTr="000D3C52">
        <w:tc>
          <w:tcPr>
            <w:tcW w:w="8718" w:type="dxa"/>
            <w:gridSpan w:val="2"/>
          </w:tcPr>
          <w:p w14:paraId="126F53CF" w14:textId="77777777" w:rsidR="00376F3D" w:rsidRDefault="00376F3D" w:rsidP="000D3C52">
            <w:pPr>
              <w:rPr>
                <w:b/>
                <w:bCs/>
              </w:rPr>
            </w:pPr>
          </w:p>
          <w:p w14:paraId="53EEEFB5" w14:textId="77777777" w:rsidR="00376F3D" w:rsidRDefault="00376F3D" w:rsidP="000D3C52">
            <w:pPr>
              <w:rPr>
                <w:color w:val="548DD4"/>
              </w:rPr>
            </w:pPr>
            <w:r w:rsidRPr="003D4761">
              <w:rPr>
                <w:b/>
                <w:bCs/>
              </w:rPr>
              <w:t>Fluxo Principal</w:t>
            </w:r>
            <w:r w:rsidRPr="003D4761">
              <w:t xml:space="preserve">: </w:t>
            </w:r>
          </w:p>
          <w:p w14:paraId="106EE5D9" w14:textId="77777777" w:rsidR="00376F3D" w:rsidRPr="00EB4F26" w:rsidRDefault="00376F3D" w:rsidP="000D3C52">
            <w:r w:rsidRPr="00EB4F26">
              <w:t xml:space="preserve">FP01 – Este caso de uso inicia quando </w:t>
            </w:r>
            <w:r>
              <w:t>a secretaria</w:t>
            </w:r>
            <w:r w:rsidRPr="00EB4F26">
              <w:t xml:space="preserve"> deseja </w:t>
            </w:r>
            <w:r>
              <w:t>editar professor</w:t>
            </w:r>
          </w:p>
          <w:p w14:paraId="09746950" w14:textId="77777777" w:rsidR="00376F3D" w:rsidRDefault="00376F3D" w:rsidP="000D3C52">
            <w:r>
              <w:t>FP02 – Caso Secretaria seleciona a opção editar professor</w:t>
            </w:r>
          </w:p>
          <w:p w14:paraId="51F8CD5F" w14:textId="77777777" w:rsidR="00376F3D" w:rsidRDefault="00376F3D" w:rsidP="000D3C52">
            <w:r>
              <w:lastRenderedPageBreak/>
              <w:t>FP03 – Sistema abre a lista de professores por nomes em ordem alfabética</w:t>
            </w:r>
          </w:p>
          <w:p w14:paraId="50EB8EE7" w14:textId="77777777" w:rsidR="00376F3D" w:rsidRDefault="00376F3D" w:rsidP="000D3C52">
            <w:r>
              <w:t>FP04 – Secretaria seleciona professor desejado</w:t>
            </w:r>
          </w:p>
          <w:p w14:paraId="77D60224" w14:textId="77777777" w:rsidR="00376F3D" w:rsidRDefault="00376F3D" w:rsidP="000D3C52">
            <w:r>
              <w:t>FP05 – Sistema oferece dados registrados</w:t>
            </w:r>
          </w:p>
          <w:p w14:paraId="681D1131" w14:textId="77777777" w:rsidR="00376F3D" w:rsidRDefault="00376F3D" w:rsidP="000D3C52">
            <w:r>
              <w:t>FP06 – Secretaria realiza alterações</w:t>
            </w:r>
          </w:p>
          <w:p w14:paraId="3E297737" w14:textId="77777777" w:rsidR="00376F3D" w:rsidRDefault="00376F3D" w:rsidP="000D3C52">
            <w:r>
              <w:t>FP07 – Sistema verifica dados alterados</w:t>
            </w:r>
          </w:p>
          <w:p w14:paraId="57CF60D4" w14:textId="77777777" w:rsidR="00376F3D" w:rsidRDefault="00376F3D" w:rsidP="000D3C52">
            <w:r>
              <w:t xml:space="preserve">FP08 – Secretaria envia alterações </w:t>
            </w:r>
          </w:p>
          <w:p w14:paraId="49C29BC7" w14:textId="77777777" w:rsidR="00376F3D" w:rsidRDefault="00376F3D" w:rsidP="000D3C52">
            <w:r>
              <w:t>FP09 – Sistema registra alterações no Banco de dados</w:t>
            </w:r>
          </w:p>
          <w:p w14:paraId="49DEF74F" w14:textId="77777777" w:rsidR="00376F3D" w:rsidRDefault="00376F3D" w:rsidP="000D3C52">
            <w:r>
              <w:t xml:space="preserve">FP10 – Sistema informa registro de alterações </w:t>
            </w:r>
          </w:p>
          <w:p w14:paraId="09C27F9F" w14:textId="77777777" w:rsidR="00376F3D" w:rsidRPr="003D4761" w:rsidRDefault="00376F3D" w:rsidP="000D3C52">
            <w:r w:rsidRPr="003D4761">
              <w:rPr>
                <w:b/>
                <w:bCs/>
              </w:rPr>
              <w:t>Fluxo Alternativo:</w:t>
            </w:r>
          </w:p>
        </w:tc>
      </w:tr>
    </w:tbl>
    <w:p w14:paraId="688CB8EC" w14:textId="77777777" w:rsidR="00376F3D" w:rsidRDefault="00376F3D" w:rsidP="00376F3D">
      <w:pPr>
        <w:pStyle w:val="Legenda"/>
      </w:pPr>
    </w:p>
    <w:p w14:paraId="799F1BA2" w14:textId="77777777" w:rsidR="00376F3D" w:rsidRDefault="00376F3D" w:rsidP="00376F3D">
      <w:pPr>
        <w:pStyle w:val="Legenda"/>
      </w:pPr>
      <w:del w:id="973" w:author="Ana Paula S" w:date="2014-09-22T21:32:00Z">
        <w:r w:rsidDel="00124951">
          <w:delText>Tabela 23 – UC18 – Editar Turma</w:delText>
        </w:r>
      </w:del>
    </w:p>
    <w:p w14:paraId="67F41740" w14:textId="77777777" w:rsidR="00124951" w:rsidRDefault="00124951" w:rsidP="00124951">
      <w:pPr>
        <w:pStyle w:val="Legenda"/>
        <w:keepNext/>
        <w:rPr>
          <w:ins w:id="974" w:author="Ana Paula S" w:date="2014-09-22T21:32:00Z"/>
        </w:rPr>
        <w:pPrChange w:id="975" w:author="Ana Paula S" w:date="2014-09-22T21:32:00Z">
          <w:pPr/>
        </w:pPrChange>
      </w:pPr>
      <w:ins w:id="976" w:author="Ana Paula S" w:date="2014-09-22T21:32:00Z">
        <w:r>
          <w:t xml:space="preserve">Tabela </w:t>
        </w:r>
        <w:r>
          <w:fldChar w:fldCharType="begin"/>
        </w:r>
        <w:r>
          <w:instrText xml:space="preserve"> SEQ Tabela \* ARABIC </w:instrText>
        </w:r>
      </w:ins>
      <w:r>
        <w:fldChar w:fldCharType="separate"/>
      </w:r>
      <w:ins w:id="977" w:author="Ana Paula S" w:date="2014-09-22T21:32:00Z">
        <w:r>
          <w:rPr>
            <w:noProof/>
          </w:rPr>
          <w:t>20</w:t>
        </w:r>
        <w:r>
          <w:fldChar w:fldCharType="end"/>
        </w:r>
        <w:r>
          <w:t xml:space="preserve">  </w:t>
        </w:r>
        <w:r w:rsidRPr="008D5A8D">
          <w:t>UC18 – Editar Turma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7C20703" w14:textId="77777777" w:rsidTr="000D3C52">
        <w:tc>
          <w:tcPr>
            <w:tcW w:w="2658" w:type="dxa"/>
            <w:shd w:val="clear" w:color="auto" w:fill="D9D9D9"/>
          </w:tcPr>
          <w:p w14:paraId="1A2CE6C4" w14:textId="77777777" w:rsidR="00376F3D" w:rsidRPr="003D4761" w:rsidRDefault="00376F3D" w:rsidP="000D3C52">
            <w:pPr>
              <w:rPr>
                <w:b/>
                <w:bCs/>
              </w:rPr>
            </w:pPr>
            <w:r>
              <w:rPr>
                <w:b/>
                <w:bCs/>
              </w:rPr>
              <w:t>Nome do C</w:t>
            </w:r>
            <w:r w:rsidRPr="003D4761">
              <w:rPr>
                <w:b/>
                <w:bCs/>
              </w:rPr>
              <w:t>aso de Uso:</w:t>
            </w:r>
          </w:p>
        </w:tc>
        <w:tc>
          <w:tcPr>
            <w:tcW w:w="6095" w:type="dxa"/>
          </w:tcPr>
          <w:p w14:paraId="479DB1FD" w14:textId="77777777" w:rsidR="00376F3D" w:rsidRPr="003D4761" w:rsidRDefault="00376F3D" w:rsidP="000D3C52">
            <w:r w:rsidRPr="003D4761">
              <w:t>UC</w:t>
            </w:r>
            <w:r>
              <w:t>18</w:t>
            </w:r>
            <w:r w:rsidRPr="003D4761">
              <w:t xml:space="preserve">- </w:t>
            </w:r>
            <w:r>
              <w:t>Editar turma</w:t>
            </w:r>
          </w:p>
        </w:tc>
      </w:tr>
      <w:tr w:rsidR="00376F3D" w:rsidRPr="003D4761" w14:paraId="3B8CD4FE" w14:textId="77777777" w:rsidTr="000D3C52">
        <w:tc>
          <w:tcPr>
            <w:tcW w:w="2658" w:type="dxa"/>
            <w:shd w:val="clear" w:color="auto" w:fill="D9D9D9"/>
          </w:tcPr>
          <w:p w14:paraId="3993B83C" w14:textId="77777777" w:rsidR="00376F3D" w:rsidRPr="003D4761" w:rsidRDefault="00376F3D" w:rsidP="000D3C52">
            <w:pPr>
              <w:rPr>
                <w:b/>
                <w:bCs/>
              </w:rPr>
            </w:pPr>
            <w:r w:rsidRPr="003D4761">
              <w:rPr>
                <w:b/>
                <w:bCs/>
              </w:rPr>
              <w:t>Resumo:</w:t>
            </w:r>
          </w:p>
        </w:tc>
        <w:tc>
          <w:tcPr>
            <w:tcW w:w="6095" w:type="dxa"/>
          </w:tcPr>
          <w:p w14:paraId="730FADD6" w14:textId="77777777" w:rsidR="00376F3D" w:rsidRPr="003D4761" w:rsidRDefault="00376F3D" w:rsidP="000D3C52">
            <w:pPr>
              <w:rPr>
                <w:color w:val="548DD4"/>
              </w:rPr>
            </w:pPr>
            <w:r>
              <w:t>Editar uma turma existente</w:t>
            </w:r>
          </w:p>
        </w:tc>
      </w:tr>
      <w:tr w:rsidR="00376F3D" w:rsidRPr="003D4761" w14:paraId="2B25EAB3" w14:textId="77777777" w:rsidTr="000D3C52">
        <w:tc>
          <w:tcPr>
            <w:tcW w:w="2658" w:type="dxa"/>
            <w:shd w:val="clear" w:color="auto" w:fill="D9D9D9"/>
          </w:tcPr>
          <w:p w14:paraId="24D3DDA1" w14:textId="77777777" w:rsidR="00376F3D" w:rsidRPr="003D4761" w:rsidRDefault="00376F3D" w:rsidP="000D3C52">
            <w:pPr>
              <w:rPr>
                <w:b/>
                <w:bCs/>
              </w:rPr>
            </w:pPr>
            <w:r w:rsidRPr="003D4761">
              <w:rPr>
                <w:b/>
                <w:bCs/>
              </w:rPr>
              <w:t>Ator Principal:</w:t>
            </w:r>
          </w:p>
        </w:tc>
        <w:tc>
          <w:tcPr>
            <w:tcW w:w="6095" w:type="dxa"/>
          </w:tcPr>
          <w:p w14:paraId="6EEA3CA8" w14:textId="77777777" w:rsidR="00376F3D" w:rsidRPr="00CB5E8D" w:rsidRDefault="00376F3D" w:rsidP="000D3C52">
            <w:r>
              <w:t>Secretaria</w:t>
            </w:r>
          </w:p>
        </w:tc>
      </w:tr>
      <w:tr w:rsidR="00376F3D" w:rsidRPr="003D4761" w14:paraId="0485074E" w14:textId="77777777" w:rsidTr="000D3C52">
        <w:tc>
          <w:tcPr>
            <w:tcW w:w="2658" w:type="dxa"/>
            <w:shd w:val="clear" w:color="auto" w:fill="D9D9D9"/>
          </w:tcPr>
          <w:p w14:paraId="68A99DA1" w14:textId="77777777" w:rsidR="00376F3D" w:rsidRPr="003D4761" w:rsidRDefault="00376F3D" w:rsidP="000D3C52">
            <w:pPr>
              <w:rPr>
                <w:b/>
                <w:bCs/>
              </w:rPr>
            </w:pPr>
            <w:r w:rsidRPr="003D4761">
              <w:rPr>
                <w:b/>
                <w:bCs/>
              </w:rPr>
              <w:t>Pré-condição</w:t>
            </w:r>
          </w:p>
        </w:tc>
        <w:tc>
          <w:tcPr>
            <w:tcW w:w="6095" w:type="dxa"/>
          </w:tcPr>
          <w:p w14:paraId="4E112A11" w14:textId="77777777" w:rsidR="00376F3D" w:rsidRDefault="00376F3D" w:rsidP="000D3C52">
            <w:commentRangeStart w:id="978"/>
            <w:r>
              <w:t>Turmas disponíveis para edição</w:t>
            </w:r>
            <w:commentRangeEnd w:id="978"/>
            <w:r w:rsidR="00664DA0">
              <w:rPr>
                <w:rStyle w:val="Refdecomentrio"/>
              </w:rPr>
              <w:commentReference w:id="978"/>
            </w:r>
          </w:p>
          <w:p w14:paraId="03879C54" w14:textId="77777777" w:rsidR="00376F3D" w:rsidRPr="00CB5E8D" w:rsidRDefault="00376F3D" w:rsidP="000D3C52">
            <w:r>
              <w:t>Secretaria logada</w:t>
            </w:r>
          </w:p>
        </w:tc>
      </w:tr>
      <w:tr w:rsidR="00376F3D" w:rsidRPr="003D4761" w14:paraId="6F2AD866" w14:textId="77777777" w:rsidTr="000D3C52">
        <w:tc>
          <w:tcPr>
            <w:tcW w:w="2658" w:type="dxa"/>
            <w:shd w:val="clear" w:color="auto" w:fill="D9D9D9"/>
          </w:tcPr>
          <w:p w14:paraId="7E75E511" w14:textId="77777777" w:rsidR="00376F3D" w:rsidRPr="003D4761" w:rsidRDefault="00376F3D" w:rsidP="000D3C52">
            <w:pPr>
              <w:rPr>
                <w:b/>
                <w:bCs/>
              </w:rPr>
            </w:pPr>
            <w:r w:rsidRPr="003D4761">
              <w:rPr>
                <w:b/>
                <w:bCs/>
              </w:rPr>
              <w:t>Pós-condição</w:t>
            </w:r>
          </w:p>
        </w:tc>
        <w:tc>
          <w:tcPr>
            <w:tcW w:w="6095" w:type="dxa"/>
          </w:tcPr>
          <w:p w14:paraId="0BE1C40D" w14:textId="77777777" w:rsidR="00376F3D" w:rsidRPr="00CB5E8D" w:rsidRDefault="00376F3D" w:rsidP="000D3C52">
            <w:r>
              <w:t>Turmas cadastradas</w:t>
            </w:r>
          </w:p>
        </w:tc>
      </w:tr>
      <w:tr w:rsidR="00376F3D" w:rsidRPr="003D4761" w14:paraId="59B56BB0" w14:textId="77777777" w:rsidTr="000D3C52">
        <w:tc>
          <w:tcPr>
            <w:tcW w:w="8753" w:type="dxa"/>
            <w:gridSpan w:val="2"/>
          </w:tcPr>
          <w:p w14:paraId="59BCAB4D" w14:textId="77777777" w:rsidR="00376F3D" w:rsidRDefault="00376F3D" w:rsidP="000D3C52">
            <w:pPr>
              <w:rPr>
                <w:b/>
                <w:bCs/>
              </w:rPr>
            </w:pPr>
          </w:p>
          <w:p w14:paraId="360498B1" w14:textId="77777777" w:rsidR="00376F3D" w:rsidRDefault="00376F3D" w:rsidP="000D3C52">
            <w:pPr>
              <w:rPr>
                <w:color w:val="548DD4"/>
              </w:rPr>
            </w:pPr>
            <w:r w:rsidRPr="003D4761">
              <w:rPr>
                <w:b/>
                <w:bCs/>
              </w:rPr>
              <w:t>Fluxo Principal</w:t>
            </w:r>
            <w:r w:rsidRPr="003D4761">
              <w:t xml:space="preserve">: </w:t>
            </w:r>
          </w:p>
          <w:p w14:paraId="69629178" w14:textId="77777777" w:rsidR="00376F3D" w:rsidRPr="00EB4F26" w:rsidRDefault="00376F3D" w:rsidP="000D3C52">
            <w:r w:rsidRPr="00EB4F26">
              <w:t xml:space="preserve">FP01 – Este caso de uso inicia quando </w:t>
            </w:r>
            <w:r>
              <w:t>a secretaria</w:t>
            </w:r>
            <w:r w:rsidRPr="00EB4F26">
              <w:t xml:space="preserve"> deseja </w:t>
            </w:r>
            <w:r>
              <w:t>editar turma</w:t>
            </w:r>
          </w:p>
          <w:p w14:paraId="05739A44" w14:textId="77777777" w:rsidR="00376F3D" w:rsidRDefault="00376F3D" w:rsidP="000D3C52">
            <w:r>
              <w:t>FP02 – Caso Secretaria seleciona a opção editar turma</w:t>
            </w:r>
          </w:p>
          <w:p w14:paraId="3EF1C4DF" w14:textId="77777777" w:rsidR="00376F3D" w:rsidRDefault="00376F3D" w:rsidP="000D3C52">
            <w:r>
              <w:t>FP03 – Sistema abre a solicitação do ID da turma</w:t>
            </w:r>
          </w:p>
          <w:p w14:paraId="5C1A7241" w14:textId="77777777" w:rsidR="00376F3D" w:rsidRDefault="00376F3D" w:rsidP="000D3C52">
            <w:r>
              <w:t>FP04 – Secretaria digita ID da turma desejada</w:t>
            </w:r>
          </w:p>
          <w:p w14:paraId="7D9E203F" w14:textId="77777777" w:rsidR="00376F3D" w:rsidRDefault="00376F3D" w:rsidP="000D3C52">
            <w:r>
              <w:t>FP05 – Sistema oferece dados registrados</w:t>
            </w:r>
          </w:p>
          <w:p w14:paraId="3647FBA9" w14:textId="77777777" w:rsidR="00376F3D" w:rsidRDefault="00376F3D" w:rsidP="000D3C52">
            <w:r>
              <w:t>FP06 – Secretaria realiza alterações</w:t>
            </w:r>
          </w:p>
          <w:p w14:paraId="028E5618" w14:textId="77777777" w:rsidR="00376F3D" w:rsidRDefault="00376F3D" w:rsidP="000D3C52">
            <w:r>
              <w:t>FP07 – Sistema verifica dados alterados</w:t>
            </w:r>
          </w:p>
          <w:p w14:paraId="29898613" w14:textId="77777777" w:rsidR="00376F3D" w:rsidRDefault="00376F3D" w:rsidP="000D3C52">
            <w:r>
              <w:t xml:space="preserve">FP08 – Secretaria envia alterações </w:t>
            </w:r>
          </w:p>
          <w:p w14:paraId="1BE958F4" w14:textId="77777777" w:rsidR="00376F3D" w:rsidRDefault="00376F3D" w:rsidP="000D3C52">
            <w:r>
              <w:t>FP09 – Sistema registra alterações no Banco de dados</w:t>
            </w:r>
          </w:p>
          <w:p w14:paraId="62064F25" w14:textId="77777777" w:rsidR="00376F3D" w:rsidRDefault="00376F3D" w:rsidP="000D3C52">
            <w:r>
              <w:t xml:space="preserve">FP10 – Sistema informa registro de alterações </w:t>
            </w:r>
          </w:p>
          <w:p w14:paraId="27173BB9" w14:textId="77777777" w:rsidR="00376F3D" w:rsidRDefault="00376F3D" w:rsidP="000D3C52">
            <w:r w:rsidRPr="003D4761">
              <w:rPr>
                <w:b/>
                <w:bCs/>
              </w:rPr>
              <w:t>Fluxo Alternativo:</w:t>
            </w:r>
          </w:p>
          <w:p w14:paraId="415AF6A8" w14:textId="77777777" w:rsidR="00376F3D" w:rsidRPr="003D4761" w:rsidRDefault="00376F3D" w:rsidP="000D3C52">
            <w:commentRangeStart w:id="979"/>
            <w:r>
              <w:t xml:space="preserve">Caso secretaria digite ID incorreto, sistema emite aviso de ID incorreto e abre opções </w:t>
            </w:r>
            <w:r>
              <w:lastRenderedPageBreak/>
              <w:t>para consultar lista de ID</w:t>
            </w:r>
            <w:commentRangeEnd w:id="979"/>
            <w:r w:rsidR="00664DA0">
              <w:rPr>
                <w:rStyle w:val="Refdecomentrio"/>
              </w:rPr>
              <w:commentReference w:id="979"/>
            </w:r>
          </w:p>
        </w:tc>
      </w:tr>
    </w:tbl>
    <w:p w14:paraId="1FF124EB" w14:textId="77777777" w:rsidR="00376F3D" w:rsidRDefault="00376F3D" w:rsidP="00376F3D">
      <w:pPr>
        <w:rPr>
          <w:u w:val="single"/>
        </w:rPr>
      </w:pPr>
    </w:p>
    <w:p w14:paraId="01220705" w14:textId="77777777" w:rsidR="00376F3D" w:rsidDel="00124951" w:rsidRDefault="00376F3D" w:rsidP="00376F3D">
      <w:pPr>
        <w:pStyle w:val="Legenda"/>
        <w:rPr>
          <w:del w:id="980" w:author="Ana Paula S" w:date="2014-09-22T21:32:00Z"/>
        </w:rPr>
      </w:pPr>
      <w:del w:id="981" w:author="Ana Paula S" w:date="2014-09-22T21:32:00Z">
        <w:r w:rsidDel="00124951">
          <w:delText xml:space="preserve">Tabela 24 – UC19 – </w:delText>
        </w:r>
        <w:r w:rsidRPr="00EF66CC" w:rsidDel="00124951">
          <w:delText>Visualizar</w:delText>
        </w:r>
        <w:r w:rsidDel="00124951">
          <w:delText xml:space="preserve"> Aluno</w:delText>
        </w:r>
      </w:del>
    </w:p>
    <w:p w14:paraId="1173EE69" w14:textId="77777777" w:rsidR="00376F3D" w:rsidRPr="00CA2946" w:rsidRDefault="00376F3D" w:rsidP="00376F3D"/>
    <w:p w14:paraId="278DF057" w14:textId="77777777" w:rsidR="00124951" w:rsidRDefault="00124951" w:rsidP="00124951">
      <w:pPr>
        <w:pStyle w:val="Legenda"/>
        <w:keepNext/>
        <w:rPr>
          <w:ins w:id="982" w:author="Ana Paula S" w:date="2014-09-22T21:33:00Z"/>
        </w:rPr>
        <w:pPrChange w:id="983" w:author="Ana Paula S" w:date="2014-09-22T21:33:00Z">
          <w:pPr/>
        </w:pPrChange>
      </w:pPr>
      <w:ins w:id="984" w:author="Ana Paula S" w:date="2014-09-22T21:33:00Z">
        <w:r>
          <w:t xml:space="preserve">Tabela </w:t>
        </w:r>
        <w:r>
          <w:fldChar w:fldCharType="begin"/>
        </w:r>
        <w:r>
          <w:instrText xml:space="preserve"> SEQ Tabela \* ARABIC </w:instrText>
        </w:r>
      </w:ins>
      <w:r>
        <w:fldChar w:fldCharType="separate"/>
      </w:r>
      <w:ins w:id="985" w:author="Ana Paula S" w:date="2014-09-22T21:33:00Z">
        <w:r>
          <w:rPr>
            <w:noProof/>
          </w:rPr>
          <w:t>21</w:t>
        </w:r>
        <w:r>
          <w:fldChar w:fldCharType="end"/>
        </w:r>
        <w:r>
          <w:t xml:space="preserve"> </w:t>
        </w:r>
        <w:r w:rsidRPr="00582C3F">
          <w:t>– UC19 – Visualizar Aluno</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43D3AEC" w14:textId="77777777" w:rsidTr="000D3C52">
        <w:tc>
          <w:tcPr>
            <w:tcW w:w="2658" w:type="dxa"/>
            <w:shd w:val="clear" w:color="auto" w:fill="D9D9D9"/>
          </w:tcPr>
          <w:p w14:paraId="0B49EF72" w14:textId="77777777" w:rsidR="00376F3D" w:rsidRPr="003D4761" w:rsidRDefault="00376F3D" w:rsidP="000D3C52">
            <w:pPr>
              <w:rPr>
                <w:b/>
                <w:bCs/>
              </w:rPr>
            </w:pPr>
            <w:r>
              <w:rPr>
                <w:b/>
                <w:bCs/>
              </w:rPr>
              <w:t>Nome do C</w:t>
            </w:r>
            <w:r w:rsidRPr="003D4761">
              <w:rPr>
                <w:b/>
                <w:bCs/>
              </w:rPr>
              <w:t>aso de Uso:</w:t>
            </w:r>
          </w:p>
        </w:tc>
        <w:tc>
          <w:tcPr>
            <w:tcW w:w="6095" w:type="dxa"/>
          </w:tcPr>
          <w:p w14:paraId="2E739C3A" w14:textId="77777777" w:rsidR="00376F3D" w:rsidRPr="003D4761" w:rsidRDefault="00376F3D" w:rsidP="000D3C52">
            <w:r>
              <w:t>UC19 – Visualizar Aluno</w:t>
            </w:r>
          </w:p>
        </w:tc>
      </w:tr>
      <w:tr w:rsidR="00376F3D" w:rsidRPr="003D4761" w14:paraId="7CC31908" w14:textId="77777777" w:rsidTr="000D3C52">
        <w:tc>
          <w:tcPr>
            <w:tcW w:w="2658" w:type="dxa"/>
            <w:shd w:val="clear" w:color="auto" w:fill="D9D9D9"/>
          </w:tcPr>
          <w:p w14:paraId="5C0A2365" w14:textId="77777777" w:rsidR="00376F3D" w:rsidRPr="003D4761" w:rsidRDefault="00376F3D" w:rsidP="000D3C52">
            <w:pPr>
              <w:rPr>
                <w:b/>
                <w:bCs/>
              </w:rPr>
            </w:pPr>
            <w:r w:rsidRPr="003D4761">
              <w:rPr>
                <w:b/>
                <w:bCs/>
              </w:rPr>
              <w:t>Resumo:</w:t>
            </w:r>
          </w:p>
        </w:tc>
        <w:tc>
          <w:tcPr>
            <w:tcW w:w="6095" w:type="dxa"/>
          </w:tcPr>
          <w:p w14:paraId="0BFCCFF8" w14:textId="77777777" w:rsidR="00376F3D" w:rsidRPr="003D4761" w:rsidRDefault="00376F3D" w:rsidP="000D3C52">
            <w:pPr>
              <w:rPr>
                <w:color w:val="548DD4"/>
              </w:rPr>
            </w:pPr>
            <w:r>
              <w:t>Realiza procedimento de consulta da matricula</w:t>
            </w:r>
          </w:p>
        </w:tc>
      </w:tr>
      <w:tr w:rsidR="00376F3D" w:rsidRPr="00CB5E8D" w14:paraId="1FF6E53D" w14:textId="77777777" w:rsidTr="000D3C52">
        <w:tc>
          <w:tcPr>
            <w:tcW w:w="2658" w:type="dxa"/>
            <w:shd w:val="clear" w:color="auto" w:fill="D9D9D9"/>
          </w:tcPr>
          <w:p w14:paraId="63A45418" w14:textId="77777777" w:rsidR="00376F3D" w:rsidRPr="003D4761" w:rsidRDefault="00376F3D" w:rsidP="000D3C52">
            <w:pPr>
              <w:rPr>
                <w:b/>
                <w:bCs/>
              </w:rPr>
            </w:pPr>
            <w:r w:rsidRPr="003D4761">
              <w:rPr>
                <w:b/>
                <w:bCs/>
              </w:rPr>
              <w:t>Ator Principal:</w:t>
            </w:r>
          </w:p>
        </w:tc>
        <w:tc>
          <w:tcPr>
            <w:tcW w:w="6095" w:type="dxa"/>
          </w:tcPr>
          <w:p w14:paraId="323B173A" w14:textId="77777777" w:rsidR="00376F3D" w:rsidRPr="00CB5E8D" w:rsidRDefault="00376F3D" w:rsidP="000D3C52">
            <w:r>
              <w:t>Secretaria</w:t>
            </w:r>
          </w:p>
        </w:tc>
      </w:tr>
      <w:tr w:rsidR="00376F3D" w:rsidRPr="00CB5E8D" w14:paraId="278E6F6D" w14:textId="77777777" w:rsidTr="000D3C52">
        <w:tc>
          <w:tcPr>
            <w:tcW w:w="2658" w:type="dxa"/>
            <w:shd w:val="clear" w:color="auto" w:fill="D9D9D9"/>
          </w:tcPr>
          <w:p w14:paraId="5DC50E7B" w14:textId="77777777" w:rsidR="00376F3D" w:rsidRPr="003D4761" w:rsidRDefault="00376F3D" w:rsidP="000D3C52">
            <w:pPr>
              <w:rPr>
                <w:b/>
                <w:bCs/>
              </w:rPr>
            </w:pPr>
            <w:r w:rsidRPr="003D4761">
              <w:rPr>
                <w:b/>
                <w:bCs/>
              </w:rPr>
              <w:t>Pré-condição</w:t>
            </w:r>
          </w:p>
        </w:tc>
        <w:tc>
          <w:tcPr>
            <w:tcW w:w="6095" w:type="dxa"/>
          </w:tcPr>
          <w:p w14:paraId="6BC95CCC" w14:textId="77777777" w:rsidR="00376F3D" w:rsidRDefault="00376F3D" w:rsidP="000D3C52">
            <w:r>
              <w:t>Turmas devem estar cadastradas</w:t>
            </w:r>
          </w:p>
          <w:p w14:paraId="26F9EF54" w14:textId="77777777" w:rsidR="00376F3D" w:rsidRDefault="00376F3D" w:rsidP="000D3C52">
            <w:r>
              <w:t>Apenas um único RA no sistema</w:t>
            </w:r>
          </w:p>
          <w:p w14:paraId="5D5F2EAC" w14:textId="77777777" w:rsidR="00376F3D" w:rsidRPr="00CB5E8D" w:rsidRDefault="00376F3D" w:rsidP="000D3C52">
            <w:r>
              <w:t>Secretaria deve estar logado</w:t>
            </w:r>
          </w:p>
        </w:tc>
      </w:tr>
      <w:tr w:rsidR="00376F3D" w:rsidRPr="00CB5E8D" w14:paraId="2AABB726" w14:textId="77777777" w:rsidTr="000D3C52">
        <w:tc>
          <w:tcPr>
            <w:tcW w:w="2658" w:type="dxa"/>
            <w:shd w:val="clear" w:color="auto" w:fill="D9D9D9"/>
          </w:tcPr>
          <w:p w14:paraId="1E557481" w14:textId="77777777" w:rsidR="00376F3D" w:rsidRPr="003D4761" w:rsidRDefault="00376F3D" w:rsidP="000D3C52">
            <w:pPr>
              <w:rPr>
                <w:b/>
                <w:bCs/>
              </w:rPr>
            </w:pPr>
            <w:r w:rsidRPr="003D4761">
              <w:rPr>
                <w:b/>
                <w:bCs/>
              </w:rPr>
              <w:t>Pós-condição</w:t>
            </w:r>
          </w:p>
        </w:tc>
        <w:tc>
          <w:tcPr>
            <w:tcW w:w="6095" w:type="dxa"/>
          </w:tcPr>
          <w:p w14:paraId="4F632C6A" w14:textId="77777777" w:rsidR="00376F3D" w:rsidRPr="00CB5E8D" w:rsidRDefault="00376F3D" w:rsidP="000D3C52">
            <w:commentRangeStart w:id="986"/>
            <w:r w:rsidRPr="00577207">
              <w:t xml:space="preserve">Banco de dados confirma </w:t>
            </w:r>
            <w:r>
              <w:t>informações</w:t>
            </w:r>
            <w:commentRangeEnd w:id="986"/>
            <w:r w:rsidR="00D8284F">
              <w:rPr>
                <w:rStyle w:val="Refdecomentrio"/>
              </w:rPr>
              <w:commentReference w:id="986"/>
            </w:r>
          </w:p>
        </w:tc>
      </w:tr>
      <w:tr w:rsidR="00376F3D" w:rsidRPr="003D4761" w14:paraId="42CECF01" w14:textId="77777777" w:rsidTr="000D3C52">
        <w:tc>
          <w:tcPr>
            <w:tcW w:w="8753" w:type="dxa"/>
            <w:gridSpan w:val="2"/>
          </w:tcPr>
          <w:p w14:paraId="189E0213" w14:textId="77777777" w:rsidR="00376F3D" w:rsidRDefault="00376F3D" w:rsidP="000D3C52">
            <w:pPr>
              <w:rPr>
                <w:b/>
                <w:bCs/>
              </w:rPr>
            </w:pPr>
          </w:p>
          <w:p w14:paraId="00C26182" w14:textId="77777777" w:rsidR="00376F3D" w:rsidRDefault="00376F3D" w:rsidP="000D3C52">
            <w:pPr>
              <w:rPr>
                <w:color w:val="548DD4"/>
              </w:rPr>
            </w:pPr>
            <w:r w:rsidRPr="003D4761">
              <w:rPr>
                <w:b/>
                <w:bCs/>
              </w:rPr>
              <w:t>Fluxo Principal</w:t>
            </w:r>
            <w:r w:rsidRPr="003D4761">
              <w:t xml:space="preserve">: </w:t>
            </w:r>
          </w:p>
          <w:p w14:paraId="3C235A18" w14:textId="77777777" w:rsidR="00376F3D" w:rsidRPr="00EB4F26" w:rsidRDefault="00376F3D" w:rsidP="000D3C52">
            <w:r w:rsidRPr="00EB4F26">
              <w:t xml:space="preserve">FP01 – Este caso de uso inicia quando </w:t>
            </w:r>
            <w:r>
              <w:t>a secretaria</w:t>
            </w:r>
            <w:r w:rsidRPr="00EB4F26">
              <w:t xml:space="preserve"> deseja </w:t>
            </w:r>
            <w:r>
              <w:t>visualizar aluno</w:t>
            </w:r>
          </w:p>
          <w:p w14:paraId="33442875" w14:textId="77777777" w:rsidR="00376F3D" w:rsidRDefault="00376F3D" w:rsidP="000D3C52">
            <w:r>
              <w:t xml:space="preserve">FP02 – Secretaria seleciona visualizar aluno </w:t>
            </w:r>
          </w:p>
          <w:p w14:paraId="58D0D85C" w14:textId="77777777" w:rsidR="00376F3D" w:rsidRDefault="00376F3D" w:rsidP="000D3C52">
            <w:r>
              <w:t xml:space="preserve">FP03 – Sistema oferece campo para digitar RA </w:t>
            </w:r>
          </w:p>
          <w:p w14:paraId="5F0922AD" w14:textId="77777777" w:rsidR="00376F3D" w:rsidRDefault="00376F3D" w:rsidP="000D3C52">
            <w:r>
              <w:t xml:space="preserve">FP04 – Secretaria digita RA do aluno que deseja consultar informações </w:t>
            </w:r>
          </w:p>
          <w:p w14:paraId="7C843E34" w14:textId="77777777" w:rsidR="00376F3D" w:rsidRDefault="00376F3D" w:rsidP="000D3C52">
            <w:r>
              <w:t>FP05 – Sistema abre tela com as informações do aluno compostas pelos seguintes atributos: Nome, RA, data de nascimento, endereço, nome do pai, nome da mãe, telefone de contato, foto e escola anterior, e turma atual.</w:t>
            </w:r>
          </w:p>
          <w:p w14:paraId="78535EA7" w14:textId="77777777" w:rsidR="00376F3D" w:rsidRDefault="00376F3D" w:rsidP="000D3C52">
            <w:pPr>
              <w:rPr>
                <w:b/>
                <w:bCs/>
              </w:rPr>
            </w:pPr>
            <w:r w:rsidRPr="003D4761">
              <w:rPr>
                <w:b/>
                <w:bCs/>
              </w:rPr>
              <w:t>Fluxo Alternativo:</w:t>
            </w:r>
          </w:p>
          <w:p w14:paraId="31631FFC" w14:textId="77777777" w:rsidR="00376F3D" w:rsidRPr="003D4761" w:rsidRDefault="00376F3D" w:rsidP="000D3C52">
            <w:commentRangeStart w:id="987"/>
            <w:r>
              <w:t>Caso secretaria digite RA incorreto, sistema emite aviso de RA incorreto e retorna para a opção FP03.</w:t>
            </w:r>
            <w:commentRangeEnd w:id="987"/>
            <w:r w:rsidR="00D8284F">
              <w:rPr>
                <w:rStyle w:val="Refdecomentrio"/>
              </w:rPr>
              <w:commentReference w:id="987"/>
            </w:r>
          </w:p>
        </w:tc>
      </w:tr>
    </w:tbl>
    <w:p w14:paraId="12E825A5" w14:textId="77777777" w:rsidR="00376F3D" w:rsidRDefault="00376F3D" w:rsidP="00376F3D">
      <w:pPr>
        <w:pStyle w:val="Legenda"/>
      </w:pPr>
    </w:p>
    <w:p w14:paraId="6EF8DAF8" w14:textId="77777777" w:rsidR="00124951" w:rsidRDefault="00124951" w:rsidP="00376F3D">
      <w:pPr>
        <w:pStyle w:val="Legenda"/>
        <w:rPr>
          <w:ins w:id="988" w:author="Ana Paula S" w:date="2014-09-22T21:33:00Z"/>
        </w:rPr>
      </w:pPr>
    </w:p>
    <w:p w14:paraId="5BF5467E" w14:textId="77777777" w:rsidR="00124951" w:rsidRDefault="00124951" w:rsidP="00376F3D">
      <w:pPr>
        <w:pStyle w:val="Legenda"/>
        <w:rPr>
          <w:ins w:id="989" w:author="Ana Paula S" w:date="2014-09-22T21:33:00Z"/>
        </w:rPr>
      </w:pPr>
    </w:p>
    <w:p w14:paraId="6B9E26EA" w14:textId="77777777" w:rsidR="00124951" w:rsidRDefault="00124951" w:rsidP="00376F3D">
      <w:pPr>
        <w:pStyle w:val="Legenda"/>
        <w:rPr>
          <w:ins w:id="990" w:author="Ana Paula S" w:date="2014-09-22T21:33:00Z"/>
        </w:rPr>
      </w:pPr>
    </w:p>
    <w:p w14:paraId="2D47C25D" w14:textId="77777777" w:rsidR="00124951" w:rsidRDefault="00124951" w:rsidP="00376F3D">
      <w:pPr>
        <w:pStyle w:val="Legenda"/>
        <w:rPr>
          <w:ins w:id="991" w:author="Ana Paula S" w:date="2014-09-22T21:33:00Z"/>
        </w:rPr>
      </w:pPr>
    </w:p>
    <w:p w14:paraId="34F83E3B" w14:textId="77777777" w:rsidR="00124951" w:rsidRDefault="00124951" w:rsidP="00376F3D">
      <w:pPr>
        <w:pStyle w:val="Legenda"/>
        <w:rPr>
          <w:ins w:id="992" w:author="Ana Paula S" w:date="2014-09-22T21:33:00Z"/>
        </w:rPr>
      </w:pPr>
    </w:p>
    <w:p w14:paraId="32782C1C" w14:textId="77777777" w:rsidR="00124951" w:rsidRDefault="00124951" w:rsidP="00376F3D">
      <w:pPr>
        <w:pStyle w:val="Legenda"/>
        <w:rPr>
          <w:ins w:id="993" w:author="Ana Paula S" w:date="2014-09-22T21:33:00Z"/>
        </w:rPr>
      </w:pPr>
    </w:p>
    <w:p w14:paraId="4740FD5F" w14:textId="77777777" w:rsidR="00376F3D" w:rsidRDefault="00376F3D" w:rsidP="00376F3D">
      <w:pPr>
        <w:pStyle w:val="Legenda"/>
      </w:pPr>
      <w:del w:id="994" w:author="Ana Paula S" w:date="2014-09-22T21:33:00Z">
        <w:r w:rsidDel="00124951">
          <w:delText xml:space="preserve">Tabela 25 – UC20 – </w:delText>
        </w:r>
        <w:r w:rsidRPr="00EF66CC" w:rsidDel="00124951">
          <w:delText>Visualizar</w:delText>
        </w:r>
        <w:r w:rsidDel="00124951">
          <w:delText xml:space="preserve"> Responsável</w:delText>
        </w:r>
      </w:del>
    </w:p>
    <w:p w14:paraId="2344FF21" w14:textId="77777777" w:rsidR="00124951" w:rsidRDefault="00124951" w:rsidP="00124951">
      <w:pPr>
        <w:pStyle w:val="Legenda"/>
        <w:keepNext/>
        <w:rPr>
          <w:ins w:id="995" w:author="Ana Paula S" w:date="2014-09-22T21:33:00Z"/>
        </w:rPr>
        <w:pPrChange w:id="996" w:author="Ana Paula S" w:date="2014-09-22T21:33:00Z">
          <w:pPr/>
        </w:pPrChange>
      </w:pPr>
      <w:ins w:id="997" w:author="Ana Paula S" w:date="2014-09-22T21:33:00Z">
        <w:r>
          <w:lastRenderedPageBreak/>
          <w:t xml:space="preserve">Tabela </w:t>
        </w:r>
        <w:r>
          <w:fldChar w:fldCharType="begin"/>
        </w:r>
        <w:r>
          <w:instrText xml:space="preserve"> SEQ Tabela \* ARABIC </w:instrText>
        </w:r>
      </w:ins>
      <w:r>
        <w:fldChar w:fldCharType="separate"/>
      </w:r>
      <w:ins w:id="998" w:author="Ana Paula S" w:date="2014-09-22T21:33:00Z">
        <w:r>
          <w:rPr>
            <w:noProof/>
          </w:rPr>
          <w:t>22</w:t>
        </w:r>
        <w:r>
          <w:fldChar w:fldCharType="end"/>
        </w:r>
        <w:r>
          <w:t xml:space="preserve">  </w:t>
        </w:r>
        <w:r w:rsidRPr="00F77A86">
          <w:t>UC20 – Visualizar Responsável</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134D97C1" w14:textId="77777777" w:rsidTr="000D3C52">
        <w:tc>
          <w:tcPr>
            <w:tcW w:w="2658" w:type="dxa"/>
            <w:shd w:val="clear" w:color="auto" w:fill="D9D9D9"/>
          </w:tcPr>
          <w:p w14:paraId="28FC51C2" w14:textId="77777777" w:rsidR="00376F3D" w:rsidRPr="003D4761" w:rsidRDefault="00376F3D" w:rsidP="000D3C52">
            <w:pPr>
              <w:rPr>
                <w:b/>
                <w:bCs/>
              </w:rPr>
            </w:pPr>
            <w:r>
              <w:rPr>
                <w:b/>
                <w:bCs/>
              </w:rPr>
              <w:t>Nome do C</w:t>
            </w:r>
            <w:r w:rsidRPr="003D4761">
              <w:rPr>
                <w:b/>
                <w:bCs/>
              </w:rPr>
              <w:t>aso de Uso:</w:t>
            </w:r>
          </w:p>
        </w:tc>
        <w:tc>
          <w:tcPr>
            <w:tcW w:w="6095" w:type="dxa"/>
          </w:tcPr>
          <w:p w14:paraId="72D93EDD" w14:textId="77777777" w:rsidR="00376F3D" w:rsidRPr="003D4761" w:rsidRDefault="00376F3D" w:rsidP="000D3C52">
            <w:r>
              <w:t>UC20 – Visualizar responsável</w:t>
            </w:r>
          </w:p>
        </w:tc>
      </w:tr>
      <w:tr w:rsidR="00376F3D" w:rsidRPr="003D4761" w14:paraId="0BD34177" w14:textId="77777777" w:rsidTr="000D3C52">
        <w:tc>
          <w:tcPr>
            <w:tcW w:w="2658" w:type="dxa"/>
            <w:shd w:val="clear" w:color="auto" w:fill="D9D9D9"/>
          </w:tcPr>
          <w:p w14:paraId="22C37725" w14:textId="77777777" w:rsidR="00376F3D" w:rsidRPr="003D4761" w:rsidRDefault="00376F3D" w:rsidP="000D3C52">
            <w:pPr>
              <w:rPr>
                <w:b/>
                <w:bCs/>
              </w:rPr>
            </w:pPr>
            <w:r w:rsidRPr="003D4761">
              <w:rPr>
                <w:b/>
                <w:bCs/>
              </w:rPr>
              <w:t>Resumo:</w:t>
            </w:r>
          </w:p>
        </w:tc>
        <w:tc>
          <w:tcPr>
            <w:tcW w:w="6095" w:type="dxa"/>
          </w:tcPr>
          <w:p w14:paraId="3FBE8A7A" w14:textId="77777777" w:rsidR="00376F3D" w:rsidRPr="003D4761" w:rsidRDefault="00376F3D" w:rsidP="000D3C52">
            <w:pPr>
              <w:rPr>
                <w:color w:val="548DD4"/>
              </w:rPr>
            </w:pPr>
            <w:r>
              <w:t xml:space="preserve">Realiza procedimento de consulta de responsáveis </w:t>
            </w:r>
          </w:p>
        </w:tc>
      </w:tr>
      <w:tr w:rsidR="00376F3D" w:rsidRPr="00CB5E8D" w14:paraId="419D511A" w14:textId="77777777" w:rsidTr="000D3C52">
        <w:tc>
          <w:tcPr>
            <w:tcW w:w="2658" w:type="dxa"/>
            <w:shd w:val="clear" w:color="auto" w:fill="D9D9D9"/>
          </w:tcPr>
          <w:p w14:paraId="42832F39" w14:textId="77777777" w:rsidR="00376F3D" w:rsidRPr="003D4761" w:rsidRDefault="00376F3D" w:rsidP="000D3C52">
            <w:pPr>
              <w:rPr>
                <w:b/>
                <w:bCs/>
              </w:rPr>
            </w:pPr>
            <w:r w:rsidRPr="003D4761">
              <w:rPr>
                <w:b/>
                <w:bCs/>
              </w:rPr>
              <w:t>Ator Principal:</w:t>
            </w:r>
          </w:p>
        </w:tc>
        <w:tc>
          <w:tcPr>
            <w:tcW w:w="6095" w:type="dxa"/>
          </w:tcPr>
          <w:p w14:paraId="3DB77200" w14:textId="77777777" w:rsidR="00376F3D" w:rsidRPr="00CB5E8D" w:rsidRDefault="00376F3D" w:rsidP="000D3C52">
            <w:r>
              <w:t>Secretaria</w:t>
            </w:r>
          </w:p>
        </w:tc>
      </w:tr>
      <w:tr w:rsidR="00376F3D" w:rsidRPr="00CB5E8D" w14:paraId="1B991A8A" w14:textId="77777777" w:rsidTr="000D3C52">
        <w:tc>
          <w:tcPr>
            <w:tcW w:w="2658" w:type="dxa"/>
            <w:shd w:val="clear" w:color="auto" w:fill="D9D9D9"/>
          </w:tcPr>
          <w:p w14:paraId="4B3D29E3" w14:textId="77777777" w:rsidR="00376F3D" w:rsidRPr="003D4761" w:rsidRDefault="00376F3D" w:rsidP="000D3C52">
            <w:pPr>
              <w:rPr>
                <w:b/>
                <w:bCs/>
              </w:rPr>
            </w:pPr>
            <w:r w:rsidRPr="003D4761">
              <w:rPr>
                <w:b/>
                <w:bCs/>
              </w:rPr>
              <w:t>Pré-condição</w:t>
            </w:r>
          </w:p>
        </w:tc>
        <w:tc>
          <w:tcPr>
            <w:tcW w:w="6095" w:type="dxa"/>
          </w:tcPr>
          <w:p w14:paraId="047CC255" w14:textId="77777777" w:rsidR="00376F3D" w:rsidRDefault="00376F3D" w:rsidP="000D3C52">
            <w:r>
              <w:t>Responsáveis devem estar cadastrados</w:t>
            </w:r>
          </w:p>
          <w:p w14:paraId="4137FAB0" w14:textId="77777777" w:rsidR="00376F3D" w:rsidRPr="00CB5E8D" w:rsidRDefault="00376F3D" w:rsidP="000D3C52">
            <w:r>
              <w:t>Secretaria deve estar logado</w:t>
            </w:r>
          </w:p>
        </w:tc>
      </w:tr>
      <w:tr w:rsidR="00376F3D" w:rsidRPr="00CB5E8D" w14:paraId="041CA670" w14:textId="77777777" w:rsidTr="000D3C52">
        <w:tc>
          <w:tcPr>
            <w:tcW w:w="2658" w:type="dxa"/>
            <w:shd w:val="clear" w:color="auto" w:fill="D9D9D9"/>
          </w:tcPr>
          <w:p w14:paraId="5B9BE97C" w14:textId="77777777" w:rsidR="00376F3D" w:rsidRPr="003D4761" w:rsidRDefault="00376F3D" w:rsidP="000D3C52">
            <w:pPr>
              <w:rPr>
                <w:b/>
                <w:bCs/>
              </w:rPr>
            </w:pPr>
            <w:r w:rsidRPr="003D4761">
              <w:rPr>
                <w:b/>
                <w:bCs/>
              </w:rPr>
              <w:t>Pós-condição</w:t>
            </w:r>
          </w:p>
        </w:tc>
        <w:tc>
          <w:tcPr>
            <w:tcW w:w="6095" w:type="dxa"/>
          </w:tcPr>
          <w:p w14:paraId="07593396" w14:textId="77777777" w:rsidR="00376F3D" w:rsidRPr="00CB5E8D" w:rsidRDefault="00376F3D" w:rsidP="000D3C52">
            <w:commentRangeStart w:id="999"/>
            <w:r>
              <w:t>Responsáveis exibido com sucesso</w:t>
            </w:r>
            <w:commentRangeEnd w:id="999"/>
            <w:r w:rsidR="00D8284F">
              <w:rPr>
                <w:rStyle w:val="Refdecomentrio"/>
              </w:rPr>
              <w:commentReference w:id="999"/>
            </w:r>
          </w:p>
        </w:tc>
      </w:tr>
      <w:tr w:rsidR="00376F3D" w:rsidRPr="003D4761" w14:paraId="5287795D" w14:textId="77777777" w:rsidTr="000D3C52">
        <w:tc>
          <w:tcPr>
            <w:tcW w:w="8753" w:type="dxa"/>
            <w:gridSpan w:val="2"/>
          </w:tcPr>
          <w:p w14:paraId="5A29B8DB" w14:textId="77777777" w:rsidR="00376F3D" w:rsidRDefault="00376F3D" w:rsidP="000D3C52">
            <w:pPr>
              <w:rPr>
                <w:b/>
                <w:bCs/>
              </w:rPr>
            </w:pPr>
          </w:p>
          <w:p w14:paraId="0DA57CCF" w14:textId="77777777" w:rsidR="00376F3D" w:rsidRDefault="00376F3D" w:rsidP="000D3C52">
            <w:pPr>
              <w:rPr>
                <w:color w:val="548DD4"/>
              </w:rPr>
            </w:pPr>
            <w:r w:rsidRPr="003D4761">
              <w:rPr>
                <w:b/>
                <w:bCs/>
              </w:rPr>
              <w:t>Fluxo Principal</w:t>
            </w:r>
            <w:r w:rsidRPr="003D4761">
              <w:t xml:space="preserve">: </w:t>
            </w:r>
          </w:p>
          <w:p w14:paraId="20B1BD1C" w14:textId="77777777" w:rsidR="00376F3D" w:rsidRDefault="00376F3D" w:rsidP="000D3C52">
            <w:r>
              <w:t>FP01 – Este caso de uso inicia-se quando a secretaria seleciona consultar responsável</w:t>
            </w:r>
          </w:p>
          <w:p w14:paraId="5DB09F94" w14:textId="77777777" w:rsidR="00376F3D" w:rsidRDefault="00376F3D" w:rsidP="000D3C52">
            <w:r>
              <w:t xml:space="preserve">FP02 – Sistema exibe o campo para digitar o responsável desejado </w:t>
            </w:r>
          </w:p>
          <w:p w14:paraId="5BE6EABF" w14:textId="77777777" w:rsidR="00376F3D" w:rsidRDefault="00376F3D" w:rsidP="000D3C52">
            <w:r>
              <w:t>FP03 – Sistema busca o responsável digitado</w:t>
            </w:r>
          </w:p>
          <w:p w14:paraId="44C89680" w14:textId="77777777" w:rsidR="00376F3D" w:rsidRDefault="00376F3D" w:rsidP="000D3C52">
            <w:r>
              <w:t>FP03.1 – Sistema exibe o responsável encontrado</w:t>
            </w:r>
          </w:p>
          <w:p w14:paraId="5E4282AA" w14:textId="77777777" w:rsidR="00376F3D" w:rsidRDefault="00376F3D" w:rsidP="000D3C52">
            <w:r>
              <w:t>FP04 – Secretaria seleciona o responsável</w:t>
            </w:r>
          </w:p>
          <w:p w14:paraId="389BAF9D" w14:textId="77777777" w:rsidR="00376F3D" w:rsidRDefault="00376F3D" w:rsidP="000D3C52">
            <w:r>
              <w:t>FP04.2 - Sistema abre formulário de cadastro do responsável selecionado, para visualização ou impressão.</w:t>
            </w:r>
          </w:p>
          <w:p w14:paraId="47ACFD8A" w14:textId="77777777" w:rsidR="00376F3D" w:rsidRPr="00817A45" w:rsidRDefault="00376F3D" w:rsidP="000D3C52">
            <w:pPr>
              <w:rPr>
                <w:b/>
                <w:bCs/>
              </w:rPr>
            </w:pPr>
            <w:commentRangeStart w:id="1000"/>
            <w:r w:rsidRPr="003D4761">
              <w:rPr>
                <w:b/>
                <w:bCs/>
              </w:rPr>
              <w:t>Fluxo Alternativo:</w:t>
            </w:r>
            <w:commentRangeEnd w:id="1000"/>
            <w:r w:rsidR="00D8284F">
              <w:rPr>
                <w:rStyle w:val="Refdecomentrio"/>
              </w:rPr>
              <w:commentReference w:id="1000"/>
            </w:r>
          </w:p>
        </w:tc>
      </w:tr>
    </w:tbl>
    <w:p w14:paraId="3247C3A5" w14:textId="77777777" w:rsidR="00376F3D" w:rsidRDefault="00376F3D" w:rsidP="00376F3D">
      <w:pPr>
        <w:pStyle w:val="Legenda"/>
      </w:pPr>
    </w:p>
    <w:p w14:paraId="06296923" w14:textId="77777777" w:rsidR="00376F3D" w:rsidDel="00124951" w:rsidRDefault="00376F3D" w:rsidP="00376F3D">
      <w:pPr>
        <w:pStyle w:val="Legenda"/>
        <w:rPr>
          <w:del w:id="1001" w:author="Ana Paula S" w:date="2014-09-22T21:34:00Z"/>
        </w:rPr>
      </w:pPr>
    </w:p>
    <w:p w14:paraId="7DB30F2B" w14:textId="77777777" w:rsidR="00376F3D" w:rsidRDefault="00376F3D" w:rsidP="00376F3D">
      <w:pPr>
        <w:pStyle w:val="Legenda"/>
      </w:pPr>
      <w:del w:id="1002" w:author="Ana Paula S" w:date="2014-09-22T21:34:00Z">
        <w:r w:rsidDel="00124951">
          <w:delText xml:space="preserve">Tabela 26 – UC21 – </w:delText>
        </w:r>
        <w:r w:rsidRPr="00EF66CC" w:rsidDel="00124951">
          <w:delText>Visualizar</w:delText>
        </w:r>
        <w:r w:rsidDel="00124951">
          <w:delText xml:space="preserve"> Professor</w:delText>
        </w:r>
      </w:del>
    </w:p>
    <w:p w14:paraId="5959F24F" w14:textId="77777777" w:rsidR="00124951" w:rsidRDefault="00124951" w:rsidP="00124951">
      <w:pPr>
        <w:pStyle w:val="Legenda"/>
        <w:keepNext/>
        <w:rPr>
          <w:ins w:id="1003" w:author="Ana Paula S" w:date="2014-09-22T21:34:00Z"/>
        </w:rPr>
        <w:pPrChange w:id="1004" w:author="Ana Paula S" w:date="2014-09-22T21:34:00Z">
          <w:pPr/>
        </w:pPrChange>
      </w:pPr>
      <w:ins w:id="1005" w:author="Ana Paula S" w:date="2014-09-22T21:34:00Z">
        <w:r>
          <w:t xml:space="preserve">Tabela </w:t>
        </w:r>
        <w:r>
          <w:fldChar w:fldCharType="begin"/>
        </w:r>
        <w:r>
          <w:instrText xml:space="preserve"> SEQ Tabela \* ARABIC </w:instrText>
        </w:r>
      </w:ins>
      <w:r>
        <w:fldChar w:fldCharType="separate"/>
      </w:r>
      <w:ins w:id="1006" w:author="Ana Paula S" w:date="2014-09-22T21:34:00Z">
        <w:r>
          <w:rPr>
            <w:noProof/>
          </w:rPr>
          <w:t>23</w:t>
        </w:r>
        <w:r>
          <w:fldChar w:fldCharType="end"/>
        </w:r>
        <w:r>
          <w:t xml:space="preserve"> </w:t>
        </w:r>
        <w:r w:rsidRPr="006F001B">
          <w:t>UC21 – Visualizar Professor</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D8B5A1D" w14:textId="77777777" w:rsidTr="000D3C52">
        <w:tc>
          <w:tcPr>
            <w:tcW w:w="2658" w:type="dxa"/>
            <w:shd w:val="clear" w:color="auto" w:fill="D9D9D9"/>
          </w:tcPr>
          <w:p w14:paraId="6AB1AD1E" w14:textId="77777777" w:rsidR="00376F3D" w:rsidRPr="003D4761" w:rsidRDefault="00376F3D" w:rsidP="000D3C52">
            <w:pPr>
              <w:rPr>
                <w:b/>
                <w:bCs/>
              </w:rPr>
            </w:pPr>
            <w:r>
              <w:rPr>
                <w:b/>
                <w:bCs/>
              </w:rPr>
              <w:t>Nome do C</w:t>
            </w:r>
            <w:r w:rsidRPr="003D4761">
              <w:rPr>
                <w:b/>
                <w:bCs/>
              </w:rPr>
              <w:t>aso de Uso:</w:t>
            </w:r>
          </w:p>
        </w:tc>
        <w:tc>
          <w:tcPr>
            <w:tcW w:w="6095" w:type="dxa"/>
          </w:tcPr>
          <w:p w14:paraId="3D4B51BB" w14:textId="77777777" w:rsidR="00376F3D" w:rsidRPr="003D4761" w:rsidRDefault="00376F3D" w:rsidP="000D3C52">
            <w:r>
              <w:t>UC21 – Visualizar Professor</w:t>
            </w:r>
          </w:p>
        </w:tc>
      </w:tr>
      <w:tr w:rsidR="00376F3D" w:rsidRPr="003D4761" w14:paraId="48222F8F" w14:textId="77777777" w:rsidTr="000D3C52">
        <w:tc>
          <w:tcPr>
            <w:tcW w:w="2658" w:type="dxa"/>
            <w:shd w:val="clear" w:color="auto" w:fill="D9D9D9"/>
          </w:tcPr>
          <w:p w14:paraId="360CC295" w14:textId="77777777" w:rsidR="00376F3D" w:rsidRPr="003D4761" w:rsidRDefault="00376F3D" w:rsidP="000D3C52">
            <w:pPr>
              <w:rPr>
                <w:b/>
                <w:bCs/>
              </w:rPr>
            </w:pPr>
            <w:r w:rsidRPr="003D4761">
              <w:rPr>
                <w:b/>
                <w:bCs/>
              </w:rPr>
              <w:t>Resumo:</w:t>
            </w:r>
          </w:p>
        </w:tc>
        <w:tc>
          <w:tcPr>
            <w:tcW w:w="6095" w:type="dxa"/>
          </w:tcPr>
          <w:p w14:paraId="2291A2E0" w14:textId="77777777" w:rsidR="00376F3D" w:rsidRPr="003D4761" w:rsidRDefault="00376F3D" w:rsidP="000D3C52">
            <w:pPr>
              <w:rPr>
                <w:color w:val="548DD4"/>
              </w:rPr>
            </w:pPr>
            <w:r>
              <w:t>Realiza procedimento de consulta de professores</w:t>
            </w:r>
          </w:p>
        </w:tc>
      </w:tr>
      <w:tr w:rsidR="00376F3D" w:rsidRPr="00CB5E8D" w14:paraId="6C1A0313" w14:textId="77777777" w:rsidTr="000D3C52">
        <w:tc>
          <w:tcPr>
            <w:tcW w:w="2658" w:type="dxa"/>
            <w:shd w:val="clear" w:color="auto" w:fill="D9D9D9"/>
          </w:tcPr>
          <w:p w14:paraId="62876607" w14:textId="77777777" w:rsidR="00376F3D" w:rsidRPr="003D4761" w:rsidRDefault="00376F3D" w:rsidP="000D3C52">
            <w:pPr>
              <w:rPr>
                <w:b/>
                <w:bCs/>
              </w:rPr>
            </w:pPr>
            <w:r w:rsidRPr="003D4761">
              <w:rPr>
                <w:b/>
                <w:bCs/>
              </w:rPr>
              <w:t>Ator Principal:</w:t>
            </w:r>
          </w:p>
        </w:tc>
        <w:tc>
          <w:tcPr>
            <w:tcW w:w="6095" w:type="dxa"/>
          </w:tcPr>
          <w:p w14:paraId="7F61F5A7" w14:textId="77777777" w:rsidR="00376F3D" w:rsidRPr="00CB5E8D" w:rsidRDefault="00376F3D" w:rsidP="000D3C52">
            <w:r>
              <w:t>Secretaria</w:t>
            </w:r>
          </w:p>
        </w:tc>
      </w:tr>
      <w:tr w:rsidR="00376F3D" w:rsidRPr="00CB5E8D" w14:paraId="777C573B" w14:textId="77777777" w:rsidTr="000D3C52">
        <w:tc>
          <w:tcPr>
            <w:tcW w:w="2658" w:type="dxa"/>
            <w:shd w:val="clear" w:color="auto" w:fill="D9D9D9"/>
          </w:tcPr>
          <w:p w14:paraId="3CF4D009" w14:textId="77777777" w:rsidR="00376F3D" w:rsidRPr="003D4761" w:rsidRDefault="00376F3D" w:rsidP="000D3C52">
            <w:pPr>
              <w:rPr>
                <w:b/>
                <w:bCs/>
              </w:rPr>
            </w:pPr>
            <w:r w:rsidRPr="003D4761">
              <w:rPr>
                <w:b/>
                <w:bCs/>
              </w:rPr>
              <w:t>Pré-condição</w:t>
            </w:r>
          </w:p>
        </w:tc>
        <w:tc>
          <w:tcPr>
            <w:tcW w:w="6095" w:type="dxa"/>
          </w:tcPr>
          <w:p w14:paraId="16DDC4E9" w14:textId="77777777" w:rsidR="00376F3D" w:rsidRDefault="00376F3D" w:rsidP="000D3C52">
            <w:r>
              <w:t>Professores devem estar cadastrados</w:t>
            </w:r>
          </w:p>
          <w:p w14:paraId="54D7D7BD" w14:textId="77777777" w:rsidR="00376F3D" w:rsidRPr="00CB5E8D" w:rsidRDefault="00376F3D" w:rsidP="000D3C52">
            <w:r>
              <w:t>Secretaria deve estar logado</w:t>
            </w:r>
          </w:p>
        </w:tc>
      </w:tr>
      <w:tr w:rsidR="00376F3D" w:rsidRPr="00CB5E8D" w14:paraId="66906BC1" w14:textId="77777777" w:rsidTr="000D3C52">
        <w:tc>
          <w:tcPr>
            <w:tcW w:w="2658" w:type="dxa"/>
            <w:shd w:val="clear" w:color="auto" w:fill="D9D9D9"/>
          </w:tcPr>
          <w:p w14:paraId="782B7003" w14:textId="77777777" w:rsidR="00376F3D" w:rsidRPr="003D4761" w:rsidRDefault="00376F3D" w:rsidP="000D3C52">
            <w:pPr>
              <w:rPr>
                <w:b/>
                <w:bCs/>
              </w:rPr>
            </w:pPr>
            <w:r w:rsidRPr="003D4761">
              <w:rPr>
                <w:b/>
                <w:bCs/>
              </w:rPr>
              <w:t>Pós-condição</w:t>
            </w:r>
          </w:p>
        </w:tc>
        <w:tc>
          <w:tcPr>
            <w:tcW w:w="6095" w:type="dxa"/>
          </w:tcPr>
          <w:p w14:paraId="35750D6A" w14:textId="77777777" w:rsidR="00376F3D" w:rsidRPr="00CB5E8D" w:rsidRDefault="00376F3D" w:rsidP="000D3C52">
            <w:commentRangeStart w:id="1007"/>
            <w:r>
              <w:t>Professor exibido com sucesso</w:t>
            </w:r>
            <w:commentRangeEnd w:id="1007"/>
            <w:r w:rsidR="00D8284F">
              <w:rPr>
                <w:rStyle w:val="Refdecomentrio"/>
              </w:rPr>
              <w:commentReference w:id="1007"/>
            </w:r>
          </w:p>
        </w:tc>
      </w:tr>
      <w:tr w:rsidR="00376F3D" w:rsidRPr="003D4761" w14:paraId="320C0D88" w14:textId="77777777" w:rsidTr="000D3C52">
        <w:tc>
          <w:tcPr>
            <w:tcW w:w="8753" w:type="dxa"/>
            <w:gridSpan w:val="2"/>
          </w:tcPr>
          <w:p w14:paraId="4D82B98F" w14:textId="77777777" w:rsidR="00376F3D" w:rsidRDefault="00376F3D" w:rsidP="000D3C52">
            <w:pPr>
              <w:rPr>
                <w:b/>
                <w:bCs/>
              </w:rPr>
            </w:pPr>
          </w:p>
          <w:p w14:paraId="2B1572C0" w14:textId="77777777" w:rsidR="00376F3D" w:rsidRDefault="00376F3D" w:rsidP="000D3C52">
            <w:pPr>
              <w:rPr>
                <w:color w:val="548DD4"/>
              </w:rPr>
            </w:pPr>
            <w:r w:rsidRPr="003D4761">
              <w:rPr>
                <w:b/>
                <w:bCs/>
              </w:rPr>
              <w:t>Fluxo Principal</w:t>
            </w:r>
            <w:r w:rsidRPr="003D4761">
              <w:t xml:space="preserve">: </w:t>
            </w:r>
          </w:p>
          <w:p w14:paraId="70DFF462" w14:textId="77777777" w:rsidR="00376F3D" w:rsidRDefault="00376F3D" w:rsidP="000D3C52">
            <w:r>
              <w:t>FP01 – Este caso de uso inicia-se quando a secretaria seleciona consultar professores</w:t>
            </w:r>
          </w:p>
          <w:p w14:paraId="5AAF3C20" w14:textId="77777777" w:rsidR="00376F3D" w:rsidRDefault="00376F3D" w:rsidP="000D3C52">
            <w:r>
              <w:t xml:space="preserve">FP02 – Sistema oferece opções de consultar lista ou professor </w:t>
            </w:r>
          </w:p>
          <w:p w14:paraId="0FA28074" w14:textId="77777777" w:rsidR="00376F3D" w:rsidRDefault="00376F3D" w:rsidP="000D3C52">
            <w:r>
              <w:t>FP03 – Caso Secretaria selecione consulta lista</w:t>
            </w:r>
          </w:p>
          <w:p w14:paraId="68269A09" w14:textId="77777777" w:rsidR="00376F3D" w:rsidRDefault="00376F3D" w:rsidP="000D3C52">
            <w:r>
              <w:t xml:space="preserve">FP03.1 – Sistema mostra todos os professores em ordem alfabética, com respectivas </w:t>
            </w:r>
            <w:r>
              <w:lastRenderedPageBreak/>
              <w:t>disciplinas e turmas atribuídas e carga horária de trabalho.</w:t>
            </w:r>
          </w:p>
          <w:p w14:paraId="2BF03871" w14:textId="77777777" w:rsidR="00376F3D" w:rsidRDefault="00376F3D" w:rsidP="000D3C52">
            <w:r>
              <w:t>FP04 – Caso Secretaria seleciona consultar professor</w:t>
            </w:r>
          </w:p>
          <w:p w14:paraId="39B2137A" w14:textId="77777777" w:rsidR="00376F3D" w:rsidRDefault="00376F3D" w:rsidP="000D3C52">
            <w:r>
              <w:t>FP04.1 – Sistema oferece opção de lista com nomes de professores em ordem alfabética com respectiva disciplina, para visualização ou impressão</w:t>
            </w:r>
          </w:p>
          <w:p w14:paraId="7FA213A5" w14:textId="77777777" w:rsidR="00376F3D" w:rsidRDefault="00376F3D" w:rsidP="000D3C52">
            <w:r>
              <w:t>FP04.2 – Secretaria seleciona o professor</w:t>
            </w:r>
          </w:p>
          <w:p w14:paraId="07D8A977" w14:textId="77777777" w:rsidR="00376F3D" w:rsidRDefault="00376F3D" w:rsidP="000D3C52">
            <w:r>
              <w:t>FP04.3 – Sistema abre formulário de cadastro do professor selecionado, para visualização ou impressão.</w:t>
            </w:r>
          </w:p>
          <w:p w14:paraId="1DE9EBE9" w14:textId="77777777" w:rsidR="00376F3D" w:rsidRPr="003D4761" w:rsidRDefault="00376F3D" w:rsidP="000D3C52">
            <w:commentRangeStart w:id="1008"/>
            <w:r w:rsidRPr="003D4761">
              <w:rPr>
                <w:b/>
                <w:bCs/>
              </w:rPr>
              <w:t>Fluxo Alternativo:</w:t>
            </w:r>
            <w:commentRangeEnd w:id="1008"/>
            <w:r w:rsidR="00D8284F">
              <w:rPr>
                <w:rStyle w:val="Refdecomentrio"/>
              </w:rPr>
              <w:commentReference w:id="1008"/>
            </w:r>
          </w:p>
        </w:tc>
      </w:tr>
    </w:tbl>
    <w:p w14:paraId="136FE39D" w14:textId="77777777" w:rsidR="00376F3D" w:rsidRDefault="00376F3D" w:rsidP="00376F3D">
      <w:pPr>
        <w:rPr>
          <w:u w:val="single"/>
        </w:rPr>
      </w:pPr>
    </w:p>
    <w:p w14:paraId="467BC345" w14:textId="77777777" w:rsidR="00376F3D" w:rsidRDefault="00376F3D" w:rsidP="00376F3D">
      <w:pPr>
        <w:rPr>
          <w:u w:val="single"/>
        </w:rPr>
      </w:pPr>
    </w:p>
    <w:p w14:paraId="14FF019D" w14:textId="77777777" w:rsidR="00376F3D" w:rsidRDefault="00376F3D" w:rsidP="00376F3D">
      <w:pPr>
        <w:pStyle w:val="Legenda"/>
      </w:pPr>
      <w:del w:id="1009" w:author="Ana Paula S" w:date="2014-09-22T21:34:00Z">
        <w:r w:rsidDel="00124951">
          <w:delText xml:space="preserve">Tabela 27 – UC22 – </w:delText>
        </w:r>
        <w:r w:rsidRPr="00EF66CC" w:rsidDel="00124951">
          <w:delText>Visualizar</w:delText>
        </w:r>
        <w:r w:rsidDel="00124951">
          <w:delText xml:space="preserve"> Turma</w:delText>
        </w:r>
      </w:del>
    </w:p>
    <w:p w14:paraId="15EDABD2" w14:textId="77777777" w:rsidR="00124951" w:rsidRDefault="00124951" w:rsidP="00124951">
      <w:pPr>
        <w:pStyle w:val="Legenda"/>
        <w:keepNext/>
        <w:rPr>
          <w:ins w:id="1010" w:author="Ana Paula S" w:date="2014-09-22T21:34:00Z"/>
        </w:rPr>
        <w:pPrChange w:id="1011" w:author="Ana Paula S" w:date="2014-09-22T21:34:00Z">
          <w:pPr/>
        </w:pPrChange>
      </w:pPr>
      <w:ins w:id="1012" w:author="Ana Paula S" w:date="2014-09-22T21:34:00Z">
        <w:r>
          <w:t xml:space="preserve">Tabela </w:t>
        </w:r>
        <w:r>
          <w:fldChar w:fldCharType="begin"/>
        </w:r>
        <w:r>
          <w:instrText xml:space="preserve"> SEQ Tabela \* ARABIC </w:instrText>
        </w:r>
      </w:ins>
      <w:r>
        <w:fldChar w:fldCharType="separate"/>
      </w:r>
      <w:ins w:id="1013" w:author="Ana Paula S" w:date="2014-09-22T21:34:00Z">
        <w:r>
          <w:rPr>
            <w:noProof/>
          </w:rPr>
          <w:t>24</w:t>
        </w:r>
        <w:r>
          <w:fldChar w:fldCharType="end"/>
        </w:r>
        <w:r>
          <w:t xml:space="preserve"> </w:t>
        </w:r>
        <w:r w:rsidRPr="004D5D0A">
          <w:t>UC22 – Visualizar Turma</w:t>
        </w:r>
      </w:ins>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64F1701B" w14:textId="77777777" w:rsidTr="000D3C52">
        <w:tc>
          <w:tcPr>
            <w:tcW w:w="2658" w:type="dxa"/>
            <w:shd w:val="clear" w:color="auto" w:fill="D9D9D9"/>
          </w:tcPr>
          <w:p w14:paraId="59E54B37" w14:textId="77777777" w:rsidR="00376F3D" w:rsidRPr="003D4761" w:rsidRDefault="00376F3D" w:rsidP="000D3C52">
            <w:pPr>
              <w:rPr>
                <w:b/>
                <w:bCs/>
              </w:rPr>
            </w:pPr>
            <w:r>
              <w:rPr>
                <w:b/>
                <w:bCs/>
              </w:rPr>
              <w:t>Nome do C</w:t>
            </w:r>
            <w:r w:rsidRPr="003D4761">
              <w:rPr>
                <w:b/>
                <w:bCs/>
              </w:rPr>
              <w:t>aso de Uso:</w:t>
            </w:r>
          </w:p>
        </w:tc>
        <w:tc>
          <w:tcPr>
            <w:tcW w:w="6095" w:type="dxa"/>
          </w:tcPr>
          <w:p w14:paraId="4C835219" w14:textId="77777777" w:rsidR="00376F3D" w:rsidRPr="003D4761" w:rsidRDefault="00376F3D" w:rsidP="000D3C52">
            <w:r w:rsidRPr="003D4761">
              <w:t>UC</w:t>
            </w:r>
            <w:r>
              <w:t>22 –Visualizar Turma</w:t>
            </w:r>
          </w:p>
        </w:tc>
      </w:tr>
      <w:tr w:rsidR="00376F3D" w:rsidRPr="003D4761" w14:paraId="4127ADE6" w14:textId="77777777" w:rsidTr="000D3C52">
        <w:tc>
          <w:tcPr>
            <w:tcW w:w="2658" w:type="dxa"/>
            <w:shd w:val="clear" w:color="auto" w:fill="D9D9D9"/>
          </w:tcPr>
          <w:p w14:paraId="1D66B2A6" w14:textId="77777777" w:rsidR="00376F3D" w:rsidRPr="003D4761" w:rsidRDefault="00376F3D" w:rsidP="000D3C52">
            <w:pPr>
              <w:rPr>
                <w:b/>
                <w:bCs/>
              </w:rPr>
            </w:pPr>
            <w:r w:rsidRPr="003D4761">
              <w:rPr>
                <w:b/>
                <w:bCs/>
              </w:rPr>
              <w:t>Resumo:</w:t>
            </w:r>
          </w:p>
        </w:tc>
        <w:tc>
          <w:tcPr>
            <w:tcW w:w="6095" w:type="dxa"/>
          </w:tcPr>
          <w:p w14:paraId="07E040EE" w14:textId="77777777" w:rsidR="00376F3D" w:rsidRPr="003D4761" w:rsidRDefault="00376F3D" w:rsidP="000D3C52">
            <w:pPr>
              <w:rPr>
                <w:color w:val="548DD4"/>
              </w:rPr>
            </w:pPr>
            <w:r>
              <w:t>Consultar uma turma existente</w:t>
            </w:r>
          </w:p>
        </w:tc>
      </w:tr>
      <w:tr w:rsidR="00376F3D" w:rsidRPr="003D4761" w14:paraId="3AA58C7A" w14:textId="77777777" w:rsidTr="000D3C52">
        <w:tc>
          <w:tcPr>
            <w:tcW w:w="2658" w:type="dxa"/>
            <w:shd w:val="clear" w:color="auto" w:fill="D9D9D9"/>
          </w:tcPr>
          <w:p w14:paraId="2A471651" w14:textId="77777777" w:rsidR="00376F3D" w:rsidRPr="003D4761" w:rsidRDefault="00376F3D" w:rsidP="000D3C52">
            <w:pPr>
              <w:rPr>
                <w:b/>
                <w:bCs/>
              </w:rPr>
            </w:pPr>
            <w:r w:rsidRPr="003D4761">
              <w:rPr>
                <w:b/>
                <w:bCs/>
              </w:rPr>
              <w:t>Ator Principal:</w:t>
            </w:r>
          </w:p>
        </w:tc>
        <w:tc>
          <w:tcPr>
            <w:tcW w:w="6095" w:type="dxa"/>
          </w:tcPr>
          <w:p w14:paraId="042FD907" w14:textId="77777777" w:rsidR="00376F3D" w:rsidRPr="00CB5E8D" w:rsidRDefault="00376F3D" w:rsidP="000D3C52">
            <w:r>
              <w:t>Secretaria</w:t>
            </w:r>
          </w:p>
        </w:tc>
      </w:tr>
      <w:tr w:rsidR="00376F3D" w:rsidRPr="003D4761" w14:paraId="47FAF296" w14:textId="77777777" w:rsidTr="000D3C52">
        <w:tc>
          <w:tcPr>
            <w:tcW w:w="2658" w:type="dxa"/>
            <w:shd w:val="clear" w:color="auto" w:fill="D9D9D9"/>
          </w:tcPr>
          <w:p w14:paraId="7C0B013A" w14:textId="77777777" w:rsidR="00376F3D" w:rsidRPr="003D4761" w:rsidRDefault="00376F3D" w:rsidP="000D3C52">
            <w:pPr>
              <w:rPr>
                <w:b/>
                <w:bCs/>
              </w:rPr>
            </w:pPr>
            <w:r w:rsidRPr="003D4761">
              <w:rPr>
                <w:b/>
                <w:bCs/>
              </w:rPr>
              <w:t>Pré-condição</w:t>
            </w:r>
          </w:p>
        </w:tc>
        <w:tc>
          <w:tcPr>
            <w:tcW w:w="6095" w:type="dxa"/>
          </w:tcPr>
          <w:p w14:paraId="4D3B1743" w14:textId="77777777" w:rsidR="00376F3D" w:rsidRDefault="00376F3D" w:rsidP="000D3C52">
            <w:r>
              <w:t>Turmas disponíveis para consulta</w:t>
            </w:r>
          </w:p>
          <w:p w14:paraId="6EF855A8" w14:textId="77777777" w:rsidR="00376F3D" w:rsidRPr="00CB5E8D" w:rsidRDefault="00376F3D" w:rsidP="000D3C52">
            <w:r>
              <w:t>Secretaria logada</w:t>
            </w:r>
          </w:p>
        </w:tc>
      </w:tr>
      <w:tr w:rsidR="00376F3D" w:rsidRPr="003D4761" w14:paraId="08349BBD" w14:textId="77777777" w:rsidTr="000D3C52">
        <w:tc>
          <w:tcPr>
            <w:tcW w:w="2658" w:type="dxa"/>
            <w:shd w:val="clear" w:color="auto" w:fill="D9D9D9"/>
          </w:tcPr>
          <w:p w14:paraId="01393558" w14:textId="77777777" w:rsidR="00376F3D" w:rsidRPr="003D4761" w:rsidRDefault="00376F3D" w:rsidP="000D3C52">
            <w:pPr>
              <w:rPr>
                <w:b/>
                <w:bCs/>
              </w:rPr>
            </w:pPr>
            <w:r w:rsidRPr="003D4761">
              <w:rPr>
                <w:b/>
                <w:bCs/>
              </w:rPr>
              <w:t>Pós-condição</w:t>
            </w:r>
          </w:p>
        </w:tc>
        <w:tc>
          <w:tcPr>
            <w:tcW w:w="6095" w:type="dxa"/>
          </w:tcPr>
          <w:p w14:paraId="0AC02413" w14:textId="77777777" w:rsidR="00376F3D" w:rsidRPr="00CB5E8D" w:rsidRDefault="00376F3D" w:rsidP="000D3C52">
            <w:r>
              <w:t>Turmas cadastradas</w:t>
            </w:r>
          </w:p>
        </w:tc>
      </w:tr>
      <w:tr w:rsidR="00376F3D" w:rsidRPr="003D4761" w14:paraId="73B2376A" w14:textId="77777777" w:rsidTr="000D3C52">
        <w:tc>
          <w:tcPr>
            <w:tcW w:w="8753" w:type="dxa"/>
            <w:gridSpan w:val="2"/>
          </w:tcPr>
          <w:p w14:paraId="65474E6E" w14:textId="77777777" w:rsidR="00376F3D" w:rsidRDefault="00376F3D" w:rsidP="000D3C52">
            <w:pPr>
              <w:rPr>
                <w:b/>
                <w:bCs/>
              </w:rPr>
            </w:pPr>
          </w:p>
          <w:p w14:paraId="7B98ACF5" w14:textId="77777777" w:rsidR="00376F3D" w:rsidRDefault="00376F3D" w:rsidP="000D3C52">
            <w:pPr>
              <w:rPr>
                <w:color w:val="548DD4"/>
              </w:rPr>
            </w:pPr>
            <w:r w:rsidRPr="003D4761">
              <w:rPr>
                <w:b/>
                <w:bCs/>
              </w:rPr>
              <w:t>Fluxo Principal</w:t>
            </w:r>
            <w:r w:rsidRPr="003D4761">
              <w:t xml:space="preserve">: </w:t>
            </w:r>
          </w:p>
          <w:p w14:paraId="2B30372E" w14:textId="77777777" w:rsidR="00376F3D" w:rsidRDefault="00376F3D" w:rsidP="000D3C52">
            <w:r>
              <w:t>FP01 – Este caso de uso inicia quando a secretaria deseja consultar turma</w:t>
            </w:r>
          </w:p>
          <w:p w14:paraId="73C1A312" w14:textId="77777777" w:rsidR="00376F3D" w:rsidRDefault="00376F3D" w:rsidP="000D3C52">
            <w:r>
              <w:t>FP02 – Caso Secretaria seleciona a opção consultar turma</w:t>
            </w:r>
          </w:p>
          <w:p w14:paraId="6699CEB1" w14:textId="77777777" w:rsidR="00376F3D" w:rsidRDefault="00376F3D" w:rsidP="000D3C52">
            <w:r>
              <w:t>FP03 – Sistema abre a solicitação do ID da turma</w:t>
            </w:r>
          </w:p>
          <w:p w14:paraId="359B3E88" w14:textId="77777777" w:rsidR="00376F3D" w:rsidRDefault="00376F3D" w:rsidP="000D3C52">
            <w:r>
              <w:t>FP04 – Secretaria digita ID da turma desejada</w:t>
            </w:r>
          </w:p>
          <w:p w14:paraId="1FBAC645" w14:textId="77777777" w:rsidR="00376F3D" w:rsidRDefault="00376F3D" w:rsidP="000D3C52">
            <w:r>
              <w:t>FP05 – Sistema exibe os dados registrados referente a turma</w:t>
            </w:r>
          </w:p>
          <w:p w14:paraId="5B54F6E4" w14:textId="77777777" w:rsidR="00376F3D" w:rsidRDefault="00376F3D" w:rsidP="000D3C52">
            <w:r w:rsidRPr="003D4761">
              <w:rPr>
                <w:b/>
                <w:bCs/>
              </w:rPr>
              <w:t>Fluxo Alternativo:</w:t>
            </w:r>
          </w:p>
          <w:p w14:paraId="65908103" w14:textId="77777777" w:rsidR="00376F3D" w:rsidRPr="003D4761" w:rsidRDefault="00376F3D" w:rsidP="000D3C52">
            <w:r>
              <w:t>Caso secretaria digite ID incorreto, sistema emite aviso de ID incorreto e abre opções para consultar lista de ID</w:t>
            </w:r>
          </w:p>
        </w:tc>
      </w:tr>
    </w:tbl>
    <w:p w14:paraId="1704C9DB" w14:textId="77777777" w:rsidR="00376F3D" w:rsidRDefault="00376F3D" w:rsidP="00376F3D"/>
    <w:p w14:paraId="2DC0A336" w14:textId="77777777" w:rsidR="004B4BAA" w:rsidRDefault="004B4BAA">
      <w:pPr>
        <w:rPr>
          <w:ins w:id="1014" w:author="Diney" w:date="2014-09-07T23:16:00Z"/>
          <w:del w:id="1015" w:author="lfernandobra" w:date="2014-09-14T14:46:00Z"/>
        </w:rPr>
        <w:pPrChange w:id="1016" w:author="Diney" w:date="2014-09-07T23:17:00Z">
          <w:pPr>
            <w:pStyle w:val="Legenda"/>
          </w:pPr>
        </w:pPrChange>
      </w:pPr>
    </w:p>
    <w:p w14:paraId="5242217D" w14:textId="77777777" w:rsidR="00704B98" w:rsidRDefault="00704B98">
      <w:pPr>
        <w:rPr>
          <w:ins w:id="1017" w:author="Diney" w:date="2014-09-07T23:17:00Z"/>
          <w:u w:val="single"/>
        </w:rPr>
      </w:pPr>
    </w:p>
    <w:p w14:paraId="4E0B8E34" w14:textId="77777777" w:rsidR="002278AD" w:rsidRDefault="002278AD">
      <w:pPr>
        <w:rPr>
          <w:ins w:id="1018" w:author="Diney" w:date="2014-09-07T23:17:00Z"/>
          <w:u w:val="single"/>
        </w:rPr>
      </w:pPr>
    </w:p>
    <w:p w14:paraId="2C5B39E8" w14:textId="77777777" w:rsidR="002278AD" w:rsidRDefault="002278AD">
      <w:pPr>
        <w:rPr>
          <w:ins w:id="1019" w:author="Diney" w:date="2014-09-07T23:17:00Z"/>
          <w:u w:val="single"/>
        </w:rPr>
      </w:pPr>
    </w:p>
    <w:p w14:paraId="42C94B07" w14:textId="77777777" w:rsidR="002278AD" w:rsidRDefault="002278AD">
      <w:pPr>
        <w:rPr>
          <w:ins w:id="1020" w:author="Diney" w:date="2014-09-07T23:17:00Z"/>
          <w:u w:val="single"/>
        </w:rPr>
      </w:pPr>
    </w:p>
    <w:p w14:paraId="3F502BE7" w14:textId="77777777" w:rsidR="002278AD" w:rsidRDefault="002278AD">
      <w:pPr>
        <w:rPr>
          <w:ins w:id="1021" w:author="Diney" w:date="2014-09-07T23:17:00Z"/>
          <w:u w:val="single"/>
        </w:rPr>
      </w:pPr>
    </w:p>
    <w:p w14:paraId="01B10707" w14:textId="77777777" w:rsidR="002278AD" w:rsidRDefault="002278AD">
      <w:pPr>
        <w:rPr>
          <w:ins w:id="1022" w:author="Diney" w:date="2014-09-07T23:17:00Z"/>
          <w:u w:val="single"/>
        </w:rPr>
      </w:pPr>
    </w:p>
    <w:p w14:paraId="7F673D4E" w14:textId="77777777" w:rsidR="002278AD" w:rsidRDefault="002278AD">
      <w:pPr>
        <w:rPr>
          <w:ins w:id="1023" w:author="Ana Paula S" w:date="2014-09-22T21:34:00Z"/>
          <w:u w:val="single"/>
        </w:rPr>
      </w:pPr>
    </w:p>
    <w:p w14:paraId="36A7C828" w14:textId="77777777" w:rsidR="00124951" w:rsidRDefault="00124951">
      <w:pPr>
        <w:rPr>
          <w:ins w:id="1024" w:author="Ana Paula S" w:date="2014-09-22T21:34:00Z"/>
          <w:u w:val="single"/>
        </w:rPr>
      </w:pPr>
    </w:p>
    <w:p w14:paraId="5DB689CF" w14:textId="77777777" w:rsidR="00124951" w:rsidRDefault="00124951">
      <w:pPr>
        <w:rPr>
          <w:ins w:id="1025" w:author="Ana Paula S" w:date="2014-09-22T21:34:00Z"/>
          <w:u w:val="single"/>
        </w:rPr>
      </w:pPr>
    </w:p>
    <w:p w14:paraId="3ED1BDE4" w14:textId="77777777" w:rsidR="00124951" w:rsidRDefault="00124951">
      <w:pPr>
        <w:rPr>
          <w:ins w:id="1026" w:author="Ana Paula S" w:date="2014-09-22T21:34:00Z"/>
          <w:u w:val="single"/>
        </w:rPr>
      </w:pPr>
    </w:p>
    <w:p w14:paraId="0F6E98B1" w14:textId="77777777" w:rsidR="00124951" w:rsidRDefault="00124951">
      <w:pPr>
        <w:rPr>
          <w:ins w:id="1027" w:author="Ana Paula S" w:date="2014-09-22T21:34:00Z"/>
          <w:u w:val="single"/>
        </w:rPr>
      </w:pPr>
    </w:p>
    <w:p w14:paraId="20E46F02" w14:textId="77777777" w:rsidR="00124951" w:rsidRDefault="00124951">
      <w:pPr>
        <w:rPr>
          <w:ins w:id="1028" w:author="Ana Paula S" w:date="2014-09-22T21:34:00Z"/>
          <w:u w:val="single"/>
        </w:rPr>
      </w:pPr>
    </w:p>
    <w:p w14:paraId="768355BF" w14:textId="77777777" w:rsidR="00124951" w:rsidRDefault="00124951">
      <w:pPr>
        <w:rPr>
          <w:ins w:id="1029" w:author="Ana Paula S" w:date="2014-09-22T21:34:00Z"/>
          <w:u w:val="single"/>
        </w:rPr>
      </w:pPr>
    </w:p>
    <w:p w14:paraId="277D7F2B" w14:textId="77777777" w:rsidR="00124951" w:rsidRDefault="00124951">
      <w:pPr>
        <w:rPr>
          <w:ins w:id="1030" w:author="Diney" w:date="2014-09-07T23:17:00Z"/>
          <w:u w:val="single"/>
        </w:rPr>
      </w:pPr>
    </w:p>
    <w:p w14:paraId="148454FD" w14:textId="77777777" w:rsidR="002278AD" w:rsidDel="007503E3" w:rsidRDefault="002278AD">
      <w:pPr>
        <w:rPr>
          <w:ins w:id="1031" w:author="Diney" w:date="2014-09-07T23:17:00Z"/>
          <w:del w:id="1032" w:author="lfernandobra" w:date="2014-09-14T14:54:00Z"/>
          <w:u w:val="single"/>
        </w:rPr>
      </w:pPr>
    </w:p>
    <w:p w14:paraId="33BD2283" w14:textId="77777777" w:rsidR="002278AD" w:rsidDel="007503E3" w:rsidRDefault="002278AD">
      <w:pPr>
        <w:rPr>
          <w:ins w:id="1033" w:author="Diney" w:date="2014-09-07T23:17:00Z"/>
          <w:del w:id="1034" w:author="lfernandobra" w:date="2014-09-14T14:54:00Z"/>
          <w:u w:val="single"/>
        </w:rPr>
      </w:pPr>
    </w:p>
    <w:p w14:paraId="79E1C2B2" w14:textId="77777777" w:rsidR="002278AD" w:rsidDel="007503E3" w:rsidRDefault="002278AD">
      <w:pPr>
        <w:rPr>
          <w:ins w:id="1035" w:author="Diney" w:date="2014-09-07T23:17:00Z"/>
          <w:del w:id="1036" w:author="lfernandobra" w:date="2014-09-14T14:54:00Z"/>
          <w:u w:val="single"/>
        </w:rPr>
      </w:pPr>
    </w:p>
    <w:p w14:paraId="64F70EF6" w14:textId="77777777" w:rsidR="002278AD" w:rsidDel="007503E3" w:rsidRDefault="002278AD">
      <w:pPr>
        <w:rPr>
          <w:ins w:id="1037" w:author="Diney" w:date="2014-09-07T23:17:00Z"/>
          <w:del w:id="1038" w:author="lfernandobra" w:date="2014-09-14T14:54:00Z"/>
          <w:u w:val="single"/>
        </w:rPr>
      </w:pPr>
    </w:p>
    <w:p w14:paraId="7505ED93" w14:textId="77777777" w:rsidR="002278AD" w:rsidDel="007503E3" w:rsidRDefault="002278AD">
      <w:pPr>
        <w:rPr>
          <w:ins w:id="1039" w:author="Diney" w:date="2014-09-07T23:17:00Z"/>
          <w:del w:id="1040" w:author="lfernandobra" w:date="2014-09-14T14:54:00Z"/>
          <w:u w:val="single"/>
        </w:rPr>
      </w:pPr>
    </w:p>
    <w:p w14:paraId="7F78040E" w14:textId="77777777" w:rsidR="002278AD" w:rsidDel="007503E3" w:rsidRDefault="002278AD">
      <w:pPr>
        <w:rPr>
          <w:ins w:id="1041" w:author="Diney" w:date="2014-09-07T23:17:00Z"/>
          <w:del w:id="1042" w:author="lfernandobra" w:date="2014-09-14T14:54:00Z"/>
          <w:u w:val="single"/>
        </w:rPr>
      </w:pPr>
    </w:p>
    <w:p w14:paraId="3A407D67" w14:textId="77777777" w:rsidR="002278AD" w:rsidDel="007503E3" w:rsidRDefault="002278AD">
      <w:pPr>
        <w:rPr>
          <w:ins w:id="1043" w:author="Diney" w:date="2014-09-07T23:17:00Z"/>
          <w:del w:id="1044" w:author="lfernandobra" w:date="2014-09-14T14:54:00Z"/>
          <w:u w:val="single"/>
        </w:rPr>
      </w:pPr>
    </w:p>
    <w:p w14:paraId="5717BD0C" w14:textId="77777777" w:rsidR="002278AD" w:rsidDel="007503E3" w:rsidRDefault="002278AD">
      <w:pPr>
        <w:rPr>
          <w:ins w:id="1045" w:author="Diney" w:date="2014-09-07T23:17:00Z"/>
          <w:del w:id="1046" w:author="lfernandobra" w:date="2014-09-14T14:54:00Z"/>
          <w:u w:val="single"/>
        </w:rPr>
      </w:pPr>
    </w:p>
    <w:p w14:paraId="44BC4D07" w14:textId="77777777" w:rsidR="002278AD" w:rsidDel="007503E3" w:rsidRDefault="002278AD">
      <w:pPr>
        <w:rPr>
          <w:ins w:id="1047" w:author="Diney" w:date="2014-09-07T23:17:00Z"/>
          <w:del w:id="1048" w:author="lfernandobra" w:date="2014-09-14T14:54:00Z"/>
          <w:u w:val="single"/>
        </w:rPr>
      </w:pPr>
    </w:p>
    <w:p w14:paraId="06E3CCF4" w14:textId="77777777" w:rsidR="002278AD" w:rsidDel="007503E3" w:rsidRDefault="002278AD">
      <w:pPr>
        <w:rPr>
          <w:ins w:id="1049" w:author="Diney" w:date="2014-09-07T23:17:00Z"/>
          <w:del w:id="1050" w:author="lfernandobra" w:date="2014-09-14T14:54:00Z"/>
          <w:u w:val="single"/>
        </w:rPr>
      </w:pPr>
    </w:p>
    <w:p w14:paraId="6C3A6416" w14:textId="77777777" w:rsidR="002278AD" w:rsidDel="007503E3" w:rsidRDefault="002278AD">
      <w:pPr>
        <w:rPr>
          <w:ins w:id="1051" w:author="Diney" w:date="2014-09-07T23:17:00Z"/>
          <w:del w:id="1052" w:author="lfernandobra" w:date="2014-09-14T14:54:00Z"/>
          <w:u w:val="single"/>
        </w:rPr>
      </w:pPr>
    </w:p>
    <w:p w14:paraId="171E89B8" w14:textId="77777777" w:rsidR="002278AD" w:rsidRPr="00466EB5" w:rsidRDefault="002278AD">
      <w:pPr>
        <w:rPr>
          <w:u w:val="single"/>
          <w:rPrChange w:id="1053" w:author="lfernandobra" w:date="2014-09-06T14:45:00Z">
            <w:rPr/>
          </w:rPrChange>
        </w:rPr>
      </w:pPr>
    </w:p>
    <w:p w14:paraId="099616B6" w14:textId="77777777" w:rsidR="00301E38" w:rsidRDefault="00516492">
      <w:pPr>
        <w:pStyle w:val="Ttulo2"/>
      </w:pPr>
      <w:bookmarkStart w:id="1054" w:name="_Toc399178768"/>
      <w:r>
        <w:lastRenderedPageBreak/>
        <w:t>Delimitando o Escopo do Sistema</w:t>
      </w:r>
      <w:bookmarkEnd w:id="1054"/>
    </w:p>
    <w:p w14:paraId="5DF206CD" w14:textId="77777777"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14:paraId="28FBD9A4" w14:textId="77777777"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14:paraId="60D92305" w14:textId="77777777" w:rsidR="009C2025" w:rsidRDefault="009C2025" w:rsidP="009C2025">
      <w:r>
        <w:t xml:space="preserve">          Por isso, os casos de usos selecionados para execução nesse semestre, com as páginas WEB, são os casos de uso de Ocorrência, </w:t>
      </w:r>
    </w:p>
    <w:p w14:paraId="05216ABC" w14:textId="77777777" w:rsidR="009C2025" w:rsidRDefault="009C2025" w:rsidP="009C2025">
      <w:r>
        <w:t xml:space="preserve">         Os casos de usos, de inserir, consultar, alterar e excluir Ocorrências deve ter acesso diário, quando os professores e gestores incluem informações dos alunos e fatos escolares, para que os pais e/ou responsáveis possam acessá-los também pela WEB, de qualquer lugar um acesso à internet.  </w:t>
      </w:r>
    </w:p>
    <w:p w14:paraId="6E0861B2" w14:textId="77777777" w:rsidR="009C2025" w:rsidRDefault="009C2025" w:rsidP="009C2025">
      <w:r>
        <w:tab/>
      </w:r>
      <w:commentRangeStart w:id="1055"/>
      <w:r>
        <w:t xml:space="preserve">O contexto do usuário utilizado nesses casos de uso, será a do professor e  do gestor que farão as inserções, alterações e exclusões de informações dos alunos, e do o contexto de aluno e pai/responsável que farão consultas pela WEB.  </w:t>
      </w:r>
      <w:commentRangeEnd w:id="1055"/>
      <w:r w:rsidR="00D8284F">
        <w:rPr>
          <w:rStyle w:val="Refdecomentrio"/>
        </w:rPr>
        <w:commentReference w:id="1055"/>
      </w:r>
    </w:p>
    <w:p w14:paraId="5298DABB" w14:textId="77777777" w:rsidR="009C2025" w:rsidRDefault="009C2025" w:rsidP="009C2025">
      <w:r>
        <w:t xml:space="preserve">           Os casos de uso sobre o boletim, que se referem a um registro que acontece a cada dois meses (bimestral), não permitirá demonstrar o grande dinamismo do projeto, portanto devendo ser inseridos apenas em período posterior. </w:t>
      </w:r>
    </w:p>
    <w:p w14:paraId="4D0C1585" w14:textId="77777777" w:rsidR="00825FD7" w:rsidRDefault="009C2025">
      <w:pPr>
        <w:rPr>
          <w:ins w:id="1056" w:author="Ana Paula S" w:date="2014-09-22T21:35:00Z"/>
        </w:rPr>
      </w:pPr>
      <w:r>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14:paraId="63A26422" w14:textId="77777777" w:rsidR="008553D5" w:rsidRDefault="008553D5">
      <w:pPr>
        <w:rPr>
          <w:ins w:id="1057" w:author="Ana Paula S" w:date="2014-09-22T21:35:00Z"/>
        </w:rPr>
      </w:pPr>
    </w:p>
    <w:p w14:paraId="67E85DDE" w14:textId="77777777" w:rsidR="008553D5" w:rsidRDefault="008553D5">
      <w:pPr>
        <w:rPr>
          <w:ins w:id="1058" w:author="Ana Paula S" w:date="2014-09-22T21:35:00Z"/>
        </w:rPr>
      </w:pPr>
    </w:p>
    <w:p w14:paraId="5865EE9B" w14:textId="77777777" w:rsidR="008553D5" w:rsidRDefault="008553D5">
      <w:pPr>
        <w:rPr>
          <w:ins w:id="1059" w:author="Ana Paula S" w:date="2014-09-22T21:35:00Z"/>
        </w:rPr>
      </w:pPr>
    </w:p>
    <w:p w14:paraId="597F8BCB" w14:textId="77777777" w:rsidR="008553D5" w:rsidRDefault="008553D5">
      <w:pPr>
        <w:rPr>
          <w:ins w:id="1060" w:author="Ana Paula S" w:date="2014-09-22T21:35:00Z"/>
        </w:rPr>
      </w:pPr>
    </w:p>
    <w:p w14:paraId="0D22E2A3" w14:textId="77777777" w:rsidR="008553D5" w:rsidRDefault="008553D5">
      <w:pPr>
        <w:rPr>
          <w:ins w:id="1061" w:author="Ana Paula S" w:date="2014-09-22T21:35:00Z"/>
        </w:rPr>
      </w:pPr>
    </w:p>
    <w:p w14:paraId="0E5D2C4F" w14:textId="77777777" w:rsidR="008553D5" w:rsidRDefault="008553D5"/>
    <w:p w14:paraId="277982CE" w14:textId="77777777" w:rsidR="00825FD7" w:rsidRDefault="00825FD7" w:rsidP="00825FD7">
      <w:pPr>
        <w:pStyle w:val="Legenda"/>
      </w:pPr>
      <w:bookmarkStart w:id="1062" w:name="_Toc348899627"/>
      <w:del w:id="1063" w:author="Ana Paula S" w:date="2014-09-22T21:35:00Z">
        <w:r w:rsidDel="008553D5">
          <w:lastRenderedPageBreak/>
          <w:delText xml:space="preserve">Tabela </w:delText>
        </w:r>
        <w:r w:rsidR="00CB02DC" w:rsidDel="008553D5">
          <w:fldChar w:fldCharType="begin"/>
        </w:r>
        <w:r w:rsidR="006C723A" w:rsidDel="008553D5">
          <w:delInstrText xml:space="preserve"> SEQ Tabela \* ARABIC </w:delInstrText>
        </w:r>
        <w:r w:rsidR="00CB02DC" w:rsidDel="008553D5">
          <w:fldChar w:fldCharType="separate"/>
        </w:r>
      </w:del>
      <w:del w:id="1064" w:author="Ana Paula S" w:date="2014-09-22T21:17:00Z">
        <w:r w:rsidR="00D8284F" w:rsidDel="00572016">
          <w:rPr>
            <w:noProof/>
          </w:rPr>
          <w:delText>4</w:delText>
        </w:r>
      </w:del>
      <w:del w:id="1065" w:author="Ana Paula S" w:date="2014-09-22T21:35:00Z">
        <w:r w:rsidR="00CB02DC" w:rsidDel="008553D5">
          <w:rPr>
            <w:noProof/>
          </w:rPr>
          <w:fldChar w:fldCharType="end"/>
        </w:r>
        <w:r w:rsidDel="008553D5">
          <w:delText xml:space="preserve"> Escopo do Sistema</w:delText>
        </w:r>
      </w:del>
      <w:bookmarkEnd w:id="1062"/>
    </w:p>
    <w:p w14:paraId="7B9BE3D6" w14:textId="77777777" w:rsidR="008553D5" w:rsidRDefault="008553D5" w:rsidP="008553D5">
      <w:pPr>
        <w:pStyle w:val="Legenda"/>
        <w:keepNext/>
        <w:rPr>
          <w:ins w:id="1066" w:author="Ana Paula S" w:date="2014-09-22T21:35:00Z"/>
        </w:rPr>
        <w:pPrChange w:id="1067" w:author="Ana Paula S" w:date="2014-09-22T21:35:00Z">
          <w:pPr/>
        </w:pPrChange>
      </w:pPr>
      <w:ins w:id="1068" w:author="Ana Paula S" w:date="2014-09-22T21:35:00Z">
        <w:r>
          <w:t xml:space="preserve">Tabela </w:t>
        </w:r>
        <w:r>
          <w:fldChar w:fldCharType="begin"/>
        </w:r>
        <w:r>
          <w:instrText xml:space="preserve"> SEQ Tabela \* ARABIC </w:instrText>
        </w:r>
      </w:ins>
      <w:r>
        <w:fldChar w:fldCharType="separate"/>
      </w:r>
      <w:ins w:id="1069" w:author="Ana Paula S" w:date="2014-09-22T21:35:00Z">
        <w:r>
          <w:rPr>
            <w:noProof/>
          </w:rPr>
          <w:t>25</w:t>
        </w:r>
        <w:r>
          <w:fldChar w:fldCharType="end"/>
        </w:r>
        <w:r>
          <w:t xml:space="preserve"> </w:t>
        </w:r>
        <w:r w:rsidRPr="0016454D">
          <w:t>Escopo do Sistema</w:t>
        </w:r>
      </w:ins>
    </w:p>
    <w:tbl>
      <w:tblPr>
        <w:tblW w:w="9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7"/>
        <w:gridCol w:w="5875"/>
        <w:gridCol w:w="986"/>
      </w:tblGrid>
      <w:tr w:rsidR="009C2025" w14:paraId="0D0275E1" w14:textId="77777777" w:rsidTr="00F760B4">
        <w:tc>
          <w:tcPr>
            <w:tcW w:w="2497" w:type="dxa"/>
            <w:shd w:val="solid" w:color="auto" w:fill="auto"/>
          </w:tcPr>
          <w:p w14:paraId="26808221" w14:textId="77777777" w:rsidR="009C2025" w:rsidRDefault="009C2025" w:rsidP="00CA2946">
            <w:r>
              <w:t>Caso de Uso</w:t>
            </w:r>
          </w:p>
        </w:tc>
        <w:tc>
          <w:tcPr>
            <w:tcW w:w="5875" w:type="dxa"/>
            <w:shd w:val="solid" w:color="auto" w:fill="auto"/>
          </w:tcPr>
          <w:p w14:paraId="2B0CE95B" w14:textId="77777777" w:rsidR="009C2025" w:rsidRDefault="009C2025" w:rsidP="00CA2946">
            <w:r>
              <w:t xml:space="preserve">Razão da Escolha </w:t>
            </w:r>
          </w:p>
        </w:tc>
        <w:tc>
          <w:tcPr>
            <w:tcW w:w="986" w:type="dxa"/>
            <w:shd w:val="solid" w:color="auto" w:fill="auto"/>
          </w:tcPr>
          <w:p w14:paraId="296118D5" w14:textId="77777777" w:rsidR="009C2025" w:rsidRDefault="009C2025" w:rsidP="00CA2946">
            <w:r>
              <w:t>Impl</w:t>
            </w:r>
          </w:p>
        </w:tc>
      </w:tr>
      <w:tr w:rsidR="009C2025" w14:paraId="392B9F41" w14:textId="77777777" w:rsidTr="00F760B4">
        <w:tc>
          <w:tcPr>
            <w:tcW w:w="2497" w:type="dxa"/>
          </w:tcPr>
          <w:p w14:paraId="3270EBB1" w14:textId="77777777" w:rsidR="009C2025" w:rsidRPr="002E04A2" w:rsidRDefault="009C2025" w:rsidP="00CA2946">
            <w:r>
              <w:t>Cadastrar Ocorrência</w:t>
            </w:r>
          </w:p>
        </w:tc>
        <w:tc>
          <w:tcPr>
            <w:tcW w:w="5875" w:type="dxa"/>
          </w:tcPr>
          <w:p w14:paraId="310EAC8F" w14:textId="77777777" w:rsidR="009C2025" w:rsidRPr="002E04A2" w:rsidRDefault="009C2025" w:rsidP="00CA2946">
            <w:r>
              <w:t>Permite exercitar ações diárias do professor e consulta dos pais e/ou responsáveis.</w:t>
            </w:r>
          </w:p>
        </w:tc>
        <w:tc>
          <w:tcPr>
            <w:tcW w:w="986" w:type="dxa"/>
          </w:tcPr>
          <w:p w14:paraId="1AFEB9D3" w14:textId="77777777" w:rsidR="009C2025" w:rsidRDefault="009C2025" w:rsidP="00CA2946">
            <w:r>
              <w:t>Sim</w:t>
            </w:r>
          </w:p>
        </w:tc>
      </w:tr>
      <w:tr w:rsidR="009C2025" w14:paraId="332ACC75" w14:textId="77777777" w:rsidTr="00F760B4">
        <w:trPr>
          <w:trHeight w:val="433"/>
        </w:trPr>
        <w:tc>
          <w:tcPr>
            <w:tcW w:w="2497" w:type="dxa"/>
          </w:tcPr>
          <w:p w14:paraId="59896504" w14:textId="77777777" w:rsidR="009C2025" w:rsidRDefault="009C2025" w:rsidP="00CA2946">
            <w:r>
              <w:t>Editar Ocorrência</w:t>
            </w:r>
          </w:p>
        </w:tc>
        <w:tc>
          <w:tcPr>
            <w:tcW w:w="5875" w:type="dxa"/>
          </w:tcPr>
          <w:p w14:paraId="06F53395" w14:textId="77777777" w:rsidR="009C2025" w:rsidRPr="002E04A2" w:rsidRDefault="009C2025" w:rsidP="00CA2946">
            <w:r>
              <w:t>Permite exercitar ações de recuperar uma informação inserida pelo próprio professor e registrar alteração no banco de dados</w:t>
            </w:r>
          </w:p>
        </w:tc>
        <w:tc>
          <w:tcPr>
            <w:tcW w:w="986" w:type="dxa"/>
          </w:tcPr>
          <w:p w14:paraId="07C8888A" w14:textId="77777777" w:rsidR="009C2025" w:rsidRDefault="009C2025" w:rsidP="00CA2946">
            <w:r>
              <w:t>Sim</w:t>
            </w:r>
          </w:p>
        </w:tc>
      </w:tr>
      <w:tr w:rsidR="009C2025" w14:paraId="3AC0A33B" w14:textId="77777777" w:rsidTr="00F760B4">
        <w:tc>
          <w:tcPr>
            <w:tcW w:w="2497" w:type="dxa"/>
          </w:tcPr>
          <w:p w14:paraId="0BF2726F" w14:textId="77777777" w:rsidR="009C2025" w:rsidRDefault="009C2025" w:rsidP="00CA2946">
            <w:r>
              <w:t>Consultar Ocorrência</w:t>
            </w:r>
          </w:p>
        </w:tc>
        <w:tc>
          <w:tcPr>
            <w:tcW w:w="5875" w:type="dxa"/>
          </w:tcPr>
          <w:p w14:paraId="6F1CBC33" w14:textId="77777777" w:rsidR="009C2025" w:rsidRDefault="009C2025" w:rsidP="00CA2946">
            <w:r>
              <w:t>Permite exercitar ações dos pais e/ou responsáveis, diariamente ou quando desejar</w:t>
            </w:r>
          </w:p>
        </w:tc>
        <w:tc>
          <w:tcPr>
            <w:tcW w:w="986" w:type="dxa"/>
          </w:tcPr>
          <w:p w14:paraId="3C6CF35A" w14:textId="77777777" w:rsidR="009C2025" w:rsidRDefault="009C2025" w:rsidP="00CA2946">
            <w:r>
              <w:t>Sim</w:t>
            </w:r>
          </w:p>
        </w:tc>
      </w:tr>
      <w:tr w:rsidR="009C2025" w14:paraId="5C56FA96" w14:textId="77777777" w:rsidTr="00F760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97"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B42D89E" w14:textId="77777777" w:rsidR="009C2025" w:rsidRDefault="009C2025" w:rsidP="00CA2946">
            <w:pPr>
              <w:pStyle w:val="yiv3554605634msonormal"/>
              <w:spacing w:before="0" w:beforeAutospacing="0" w:after="0" w:afterAutospacing="0"/>
            </w:pPr>
            <w:r>
              <w:t>Cadastrar Turma</w:t>
            </w:r>
          </w:p>
        </w:tc>
        <w:tc>
          <w:tcPr>
            <w:tcW w:w="5875" w:type="dxa"/>
            <w:tcBorders>
              <w:top w:val="nil"/>
              <w:left w:val="nil"/>
              <w:bottom w:val="single" w:sz="8" w:space="0" w:color="000000"/>
              <w:right w:val="single" w:sz="8" w:space="0" w:color="000000"/>
            </w:tcBorders>
            <w:tcMar>
              <w:top w:w="0" w:type="dxa"/>
              <w:left w:w="108" w:type="dxa"/>
              <w:bottom w:w="0" w:type="dxa"/>
              <w:right w:w="108" w:type="dxa"/>
            </w:tcMar>
            <w:hideMark/>
          </w:tcPr>
          <w:p w14:paraId="1E7CD222" w14:textId="77777777" w:rsidR="009C2025" w:rsidRDefault="008263BE" w:rsidP="00CA2946">
            <w:pPr>
              <w:pStyle w:val="yiv3554605634msonormal"/>
              <w:spacing w:before="0" w:beforeAutospacing="0" w:after="0" w:afterAutospacing="0"/>
            </w:pPr>
            <w:r>
              <w:t>Permite que o s</w:t>
            </w:r>
            <w:r w:rsidR="009C2025">
              <w:t xml:space="preserve">istema organize </w:t>
            </w:r>
            <w:del w:id="1070" w:author="Ana Paula S" w:date="2014-09-22T21:35:00Z">
              <w:r w:rsidR="009C2025" w:rsidRPr="008553D5" w:rsidDel="008553D5">
                <w:rPr>
                  <w:rPrChange w:id="1071" w:author="Ana Paula S" w:date="2014-09-22T21:35:00Z">
                    <w:rPr/>
                  </w:rPrChange>
                </w:rPr>
                <w:delText>os inform</w:delText>
              </w:r>
              <w:bookmarkStart w:id="1072" w:name="_GoBack"/>
              <w:bookmarkEnd w:id="1072"/>
              <w:r w:rsidR="009C2025" w:rsidRPr="008553D5" w:rsidDel="008553D5">
                <w:rPr>
                  <w:rPrChange w:id="1073" w:author="Ana Paula S" w:date="2014-09-22T21:35:00Z">
                    <w:rPr/>
                  </w:rPrChange>
                </w:rPr>
                <w:delText>ações</w:delText>
              </w:r>
            </w:del>
            <w:ins w:id="1074" w:author="Ana Paula S" w:date="2014-09-22T21:35:00Z">
              <w:r w:rsidR="008553D5" w:rsidRPr="008553D5">
                <w:rPr>
                  <w:rPrChange w:id="1075" w:author="Ana Paula S" w:date="2014-09-22T21:35:00Z">
                    <w:rPr/>
                  </w:rPrChange>
                </w:rPr>
                <w:t>as</w:t>
              </w:r>
              <w:r w:rsidR="008553D5">
                <w:t xml:space="preserve"> informações</w:t>
              </w:r>
            </w:ins>
            <w:r w:rsidR="009C2025">
              <w:t xml:space="preserve"> dos alunos.</w:t>
            </w:r>
          </w:p>
        </w:tc>
        <w:tc>
          <w:tcPr>
            <w:tcW w:w="986" w:type="dxa"/>
            <w:tcBorders>
              <w:top w:val="nil"/>
              <w:left w:val="nil"/>
              <w:bottom w:val="single" w:sz="8" w:space="0" w:color="000000"/>
              <w:right w:val="single" w:sz="8" w:space="0" w:color="000000"/>
            </w:tcBorders>
            <w:tcMar>
              <w:top w:w="0" w:type="dxa"/>
              <w:left w:w="108" w:type="dxa"/>
              <w:bottom w:w="0" w:type="dxa"/>
              <w:right w:w="108" w:type="dxa"/>
            </w:tcMar>
            <w:hideMark/>
          </w:tcPr>
          <w:p w14:paraId="359626B0" w14:textId="77777777" w:rsidR="009C2025" w:rsidRDefault="009C2025" w:rsidP="00CA2946">
            <w:pPr>
              <w:pStyle w:val="yiv3554605634msonormal"/>
              <w:spacing w:before="0" w:beforeAutospacing="0" w:after="0" w:afterAutospacing="0"/>
            </w:pPr>
            <w:r>
              <w:t>Sim</w:t>
            </w:r>
          </w:p>
        </w:tc>
      </w:tr>
      <w:tr w:rsidR="009C2025" w14:paraId="7D4EA837" w14:textId="77777777" w:rsidTr="00F760B4">
        <w:tc>
          <w:tcPr>
            <w:tcW w:w="2497" w:type="dxa"/>
          </w:tcPr>
          <w:p w14:paraId="0FD845BB" w14:textId="77777777" w:rsidR="009C2025" w:rsidRDefault="009C2025" w:rsidP="00CA2946">
            <w:pPr>
              <w:pStyle w:val="yiv3554605634msonormal"/>
              <w:spacing w:before="0" w:beforeAutospacing="0" w:after="0" w:afterAutospacing="0"/>
            </w:pPr>
            <w:r>
              <w:t>Cadastrar Aluno</w:t>
            </w:r>
          </w:p>
        </w:tc>
        <w:tc>
          <w:tcPr>
            <w:tcW w:w="5875" w:type="dxa"/>
          </w:tcPr>
          <w:p w14:paraId="76F7C65C" w14:textId="77777777" w:rsidR="009C2025" w:rsidRDefault="00344136" w:rsidP="00CA2946">
            <w:pPr>
              <w:pStyle w:val="yiv3554605634msonormal"/>
              <w:spacing w:before="0" w:beforeAutospacing="0" w:after="0" w:afterAutospacing="0"/>
            </w:pPr>
            <w:r>
              <w:t>Permite exercitar o banc</w:t>
            </w:r>
            <w:r w:rsidR="009C2025">
              <w:t xml:space="preserve">o de dados do sistema. </w:t>
            </w:r>
          </w:p>
        </w:tc>
        <w:tc>
          <w:tcPr>
            <w:tcW w:w="986" w:type="dxa"/>
          </w:tcPr>
          <w:p w14:paraId="1A81B6CD" w14:textId="77777777" w:rsidR="009C2025" w:rsidRDefault="009C2025" w:rsidP="00CA2946">
            <w:pPr>
              <w:pStyle w:val="yiv3554605634msonormal"/>
              <w:spacing w:before="0" w:beforeAutospacing="0" w:after="0" w:afterAutospacing="0"/>
            </w:pPr>
            <w:r>
              <w:t>Sim</w:t>
            </w:r>
          </w:p>
        </w:tc>
      </w:tr>
    </w:tbl>
    <w:p w14:paraId="4D984CB3" w14:textId="77777777" w:rsidR="004B4BAA" w:rsidRDefault="004B4BAA"/>
    <w:p w14:paraId="66C35FA4" w14:textId="77777777" w:rsidR="00301E38" w:rsidRDefault="00301E38" w:rsidP="002C0578"/>
    <w:p w14:paraId="70391701" w14:textId="77777777" w:rsidR="00542C64" w:rsidRDefault="00301E38" w:rsidP="00542C64">
      <w:pPr>
        <w:pStyle w:val="Ttulo2"/>
      </w:pPr>
      <w:bookmarkStart w:id="1076" w:name="_Toc399178769"/>
      <w:r>
        <w:t>An</w:t>
      </w:r>
      <w:r w:rsidR="00873A33">
        <w:t>á</w:t>
      </w:r>
      <w:r>
        <w:t xml:space="preserve">lise de Contexto </w:t>
      </w:r>
      <w:r w:rsidR="00E33A2A">
        <w:t>do Usuário</w:t>
      </w:r>
      <w:bookmarkEnd w:id="1076"/>
    </w:p>
    <w:p w14:paraId="593467F0" w14:textId="77777777" w:rsidR="004B4BAA" w:rsidRDefault="00542C64">
      <w:r>
        <w:t>Análise foi realizada junto ao</w:t>
      </w:r>
      <w:r w:rsidR="00F760B4">
        <w:t>s</w:t>
      </w:r>
      <w:r>
        <w:t xml:space="preserve"> usuários através da análise de </w:t>
      </w:r>
      <w:del w:id="1077" w:author="Ana Paula S" w:date="2014-09-22T21:35:00Z">
        <w:r w:rsidDel="008553D5">
          <w:delText>competidores ,ao</w:delText>
        </w:r>
      </w:del>
      <w:ins w:id="1078" w:author="Ana Paula S" w:date="2014-09-22T21:35:00Z">
        <w:r w:rsidR="008553D5">
          <w:t>competidores, ao</w:t>
        </w:r>
      </w:ins>
      <w:r>
        <w:t xml:space="preserve"> qual temos como exemplo para criação do nosso projeto. O concorrente em questão é o site de educação do estado de São Paulo.</w:t>
      </w:r>
    </w:p>
    <w:p w14:paraId="4A8455A7" w14:textId="77777777" w:rsidR="00873A33" w:rsidRPr="006C7D88" w:rsidRDefault="00873A33" w:rsidP="00873A33">
      <w:pPr>
        <w:rPr>
          <w:b/>
        </w:rPr>
      </w:pPr>
      <w:r w:rsidRPr="006C7D88">
        <w:rPr>
          <w:b/>
        </w:rPr>
        <w:t>3.5.1. Técnica 1</w:t>
      </w:r>
    </w:p>
    <w:p w14:paraId="51D6BDFC" w14:textId="77777777" w:rsidR="00873A33" w:rsidRPr="006C7D88" w:rsidRDefault="00873A33" w:rsidP="00873A33">
      <w:r w:rsidRPr="006C7D88">
        <w:tab/>
        <w:t>Descrição do funcionamento da 1ª técnica escolhida.</w:t>
      </w:r>
    </w:p>
    <w:p w14:paraId="36434FFA" w14:textId="77777777" w:rsidR="00873A33" w:rsidRPr="00873A33" w:rsidRDefault="00873A33" w:rsidP="00873A33">
      <w:pPr>
        <w:ind w:left="709"/>
        <w:rPr>
          <w:color w:val="FF0000"/>
        </w:rPr>
      </w:pPr>
    </w:p>
    <w:p w14:paraId="4F600515" w14:textId="77777777" w:rsidR="00873A33" w:rsidRPr="006C7D88" w:rsidRDefault="00873A33" w:rsidP="00873A33">
      <w:pPr>
        <w:ind w:left="709"/>
        <w:rPr>
          <w:b/>
        </w:rPr>
      </w:pPr>
      <w:r w:rsidRPr="006C7D88">
        <w:rPr>
          <w:b/>
        </w:rPr>
        <w:t>Metodologia</w:t>
      </w:r>
    </w:p>
    <w:p w14:paraId="31AFD99C" w14:textId="77777777" w:rsidR="00542C64" w:rsidRDefault="00542C64" w:rsidP="00873A33">
      <w:pPr>
        <w:ind w:left="709"/>
        <w:rPr>
          <w:i/>
          <w:color w:val="0000FF"/>
        </w:rPr>
      </w:pPr>
      <w:r>
        <w:rPr>
          <w:i/>
          <w:color w:val="0000FF"/>
        </w:rPr>
        <w:t>A técnica utilizada foi uma entrevista com usuários do sistema concorrente, onde foi levantada questões de usabilidade e praticidade no dia á dia.</w:t>
      </w:r>
    </w:p>
    <w:p w14:paraId="423C0D7D" w14:textId="77777777" w:rsidR="00873A33" w:rsidRPr="006C7D88" w:rsidDel="00542C64" w:rsidRDefault="00873A33" w:rsidP="00873A33">
      <w:pPr>
        <w:ind w:left="709"/>
        <w:rPr>
          <w:del w:id="1079" w:author="lfernandobra" w:date="2014-09-14T17:39:00Z"/>
          <w:i/>
          <w:color w:val="0000FF"/>
        </w:rPr>
      </w:pPr>
      <w:del w:id="1080" w:author="lfernandobra" w:date="2014-09-14T17:39:00Z">
        <w:r w:rsidRPr="006C7D88" w:rsidDel="00542C64">
          <w:rPr>
            <w:i/>
            <w:color w:val="0000FF"/>
          </w:rPr>
          <w:delText xml:space="preserve">Descrever </w:delText>
        </w:r>
        <w:r w:rsidRPr="006C7D88" w:rsidDel="00542C64">
          <w:rPr>
            <w:b/>
            <w:i/>
            <w:color w:val="0000FF"/>
          </w:rPr>
          <w:delText>como</w:delText>
        </w:r>
        <w:r w:rsidRPr="006C7D88" w:rsidDel="00542C64">
          <w:rPr>
            <w:i/>
            <w:color w:val="0000FF"/>
          </w:rPr>
          <w:delText xml:space="preserve"> a técnica foi aplicada (por exemplo, qual questionário aplicado, qual roteiro desenvolvido, como a observação foi feita, como os usuários foram escolhidos, como os questionários foram enviados, quantos foram enviados, quantos foram respondidos, etc.).</w:delText>
        </w:r>
      </w:del>
    </w:p>
    <w:p w14:paraId="14DE49C2" w14:textId="77777777" w:rsidR="00873A33" w:rsidRPr="006C7D88" w:rsidRDefault="00873A33" w:rsidP="00873A33">
      <w:pPr>
        <w:ind w:left="709"/>
      </w:pPr>
    </w:p>
    <w:p w14:paraId="2EC046AF" w14:textId="77777777" w:rsidR="00873A33" w:rsidRPr="006C7D88" w:rsidRDefault="00873A33" w:rsidP="00873A33">
      <w:pPr>
        <w:ind w:left="709"/>
        <w:rPr>
          <w:b/>
        </w:rPr>
      </w:pPr>
      <w:r w:rsidRPr="006C7D88">
        <w:rPr>
          <w:b/>
        </w:rPr>
        <w:t>Dados Coletados</w:t>
      </w:r>
    </w:p>
    <w:p w14:paraId="21646BB0" w14:textId="77777777" w:rsidR="00873A33" w:rsidRPr="006C7D88" w:rsidRDefault="00542C64" w:rsidP="00873A33">
      <w:pPr>
        <w:ind w:left="709"/>
        <w:rPr>
          <w:i/>
          <w:color w:val="0000FF"/>
        </w:rPr>
      </w:pPr>
      <w:ins w:id="1081" w:author="lfernandobra" w:date="2014-09-14T17:37:00Z">
        <w:r>
          <w:rPr>
            <w:i/>
            <w:color w:val="0000FF"/>
          </w:rPr>
          <w:t>Os dados levantados foram referentes a visualização do ponto de vista do ator Professor</w:t>
        </w:r>
      </w:ins>
      <w:ins w:id="1082" w:author="lfernandobra" w:date="2014-09-14T17:38:00Z">
        <w:r>
          <w:rPr>
            <w:i/>
            <w:color w:val="0000FF"/>
          </w:rPr>
          <w:t>, ao qual concluimos um modo a focar a usabilidade .</w:t>
        </w:r>
      </w:ins>
      <w:del w:id="1083" w:author="lfernandobra" w:date="2014-09-14T17:39:00Z">
        <w:r w:rsidR="00873A33" w:rsidRPr="006C7D88" w:rsidDel="00542C64">
          <w:rPr>
            <w:i/>
            <w:color w:val="0000FF"/>
          </w:rPr>
          <w:delText>Apresentar detalhadamente os dados coletados na aplicação da técnica e suas conclusões.</w:delText>
        </w:r>
      </w:del>
    </w:p>
    <w:p w14:paraId="2483F6B0" w14:textId="77777777" w:rsidR="00873A33" w:rsidRPr="006C7D88" w:rsidRDefault="00873A33" w:rsidP="00873A33"/>
    <w:p w14:paraId="759B76CE" w14:textId="77777777" w:rsidR="00873A33" w:rsidRPr="006C7D88" w:rsidRDefault="00873A33" w:rsidP="00873A33">
      <w:pPr>
        <w:rPr>
          <w:b/>
        </w:rPr>
      </w:pPr>
      <w:r w:rsidRPr="006C7D88">
        <w:rPr>
          <w:b/>
        </w:rPr>
        <w:t>3.5.2. Técnica 2</w:t>
      </w:r>
    </w:p>
    <w:p w14:paraId="6829B7DE" w14:textId="77777777" w:rsidR="00873A33" w:rsidRPr="006C7D88" w:rsidRDefault="00873A33" w:rsidP="00873A33">
      <w:r w:rsidRPr="006C7D88">
        <w:tab/>
        <w:t>Descrição do funcionamento da 2ª técnica escolhida.</w:t>
      </w:r>
    </w:p>
    <w:p w14:paraId="237FA361" w14:textId="77777777" w:rsidR="00873A33" w:rsidRPr="006C7D88" w:rsidRDefault="00873A33" w:rsidP="00873A33">
      <w:pPr>
        <w:ind w:left="709"/>
      </w:pPr>
    </w:p>
    <w:p w14:paraId="72AB9102" w14:textId="77777777" w:rsidR="00873A33" w:rsidRPr="006C7D88" w:rsidRDefault="00873A33" w:rsidP="00873A33">
      <w:pPr>
        <w:ind w:left="709"/>
        <w:rPr>
          <w:b/>
        </w:rPr>
      </w:pPr>
      <w:r w:rsidRPr="006C7D88">
        <w:rPr>
          <w:b/>
        </w:rPr>
        <w:t>Metodologia</w:t>
      </w:r>
    </w:p>
    <w:p w14:paraId="3AE6F296" w14:textId="77777777" w:rsidR="00873A33" w:rsidRPr="006C7D88" w:rsidRDefault="00873A33" w:rsidP="00873A33">
      <w:pPr>
        <w:ind w:left="709"/>
        <w:rPr>
          <w:rFonts w:ascii="Verdana" w:hAnsi="Verdana"/>
          <w:i/>
          <w:color w:val="0000FF"/>
        </w:rPr>
      </w:pPr>
      <w:r w:rsidRPr="006C7D88">
        <w:rPr>
          <w:i/>
          <w:color w:val="0000FF"/>
        </w:rPr>
        <w:lastRenderedPageBreak/>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14:paraId="48F53DE2" w14:textId="77777777" w:rsidR="00873A33" w:rsidRPr="00873A33" w:rsidRDefault="00873A33" w:rsidP="00873A33">
      <w:pPr>
        <w:ind w:left="709"/>
        <w:rPr>
          <w:color w:val="FF0000"/>
        </w:rPr>
      </w:pPr>
    </w:p>
    <w:p w14:paraId="0353D555" w14:textId="77777777" w:rsidR="00873A33" w:rsidRPr="006C7D88" w:rsidRDefault="00873A33" w:rsidP="00873A33">
      <w:pPr>
        <w:ind w:left="709"/>
        <w:rPr>
          <w:b/>
        </w:rPr>
      </w:pPr>
      <w:r w:rsidRPr="006C7D88">
        <w:rPr>
          <w:b/>
        </w:rPr>
        <w:t>Dados Coletados</w:t>
      </w:r>
    </w:p>
    <w:p w14:paraId="422BC345" w14:textId="77777777"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14:paraId="23EEFA0C" w14:textId="77777777" w:rsidR="00301E38" w:rsidRPr="006C7D88" w:rsidRDefault="00301E38" w:rsidP="00784EC4"/>
    <w:p w14:paraId="21FB6FE2" w14:textId="77777777" w:rsidR="00301E38" w:rsidRDefault="00301E38">
      <w:pPr>
        <w:pStyle w:val="Ttulo1"/>
        <w:pageBreakBefore/>
      </w:pPr>
      <w:bookmarkStart w:id="1084" w:name="_Toc399178770"/>
      <w:r>
        <w:lastRenderedPageBreak/>
        <w:t>Projeto do Software</w:t>
      </w:r>
      <w:bookmarkEnd w:id="1084"/>
    </w:p>
    <w:p w14:paraId="45FFFC8E" w14:textId="77777777" w:rsidR="006249C4" w:rsidRDefault="006249C4" w:rsidP="00C32227">
      <w:pPr>
        <w:pStyle w:val="Ttulo2"/>
      </w:pPr>
      <w:bookmarkStart w:id="1085" w:name="_Toc399178771"/>
      <w:r>
        <w:t>Arquitetura de Software</w:t>
      </w:r>
      <w:bookmarkEnd w:id="1085"/>
    </w:p>
    <w:p w14:paraId="0888AA0F" w14:textId="77777777"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14:paraId="7DF0A616" w14:textId="77777777"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14:paraId="14209361" w14:textId="77777777" w:rsidR="00A66EE8" w:rsidRDefault="00A66EE8" w:rsidP="00A17039">
      <w:pPr>
        <w:rPr>
          <w:color w:val="0000FF"/>
        </w:rPr>
      </w:pPr>
      <w:r>
        <w:rPr>
          <w:color w:val="0000FF"/>
        </w:rPr>
        <w:t>Exemplo de camadas: Apresentação, com páginas JSP; Controle, com Servlets; e Modelo com classes de acesso a dados.</w:t>
      </w:r>
    </w:p>
    <w:p w14:paraId="40C2AD9B" w14:textId="77777777" w:rsidR="00A17039" w:rsidRDefault="00A17039" w:rsidP="00A17039">
      <w:pPr>
        <w:rPr>
          <w:color w:val="0000FF"/>
        </w:rPr>
      </w:pPr>
    </w:p>
    <w:p w14:paraId="078AE416" w14:textId="77777777" w:rsidR="00A17039" w:rsidRDefault="00A17039" w:rsidP="00A17039">
      <w:pPr>
        <w:pStyle w:val="Ttulo3"/>
      </w:pPr>
      <w:bookmarkStart w:id="1086" w:name="_Toc399178772"/>
      <w:r>
        <w:t>Realização de Casos de Uso</w:t>
      </w:r>
      <w:bookmarkEnd w:id="1086"/>
    </w:p>
    <w:p w14:paraId="765CCC1F" w14:textId="77777777" w:rsidR="00A17039" w:rsidRDefault="00A17039" w:rsidP="00A17039">
      <w:pPr>
        <w:rPr>
          <w:color w:val="0000FF"/>
        </w:rPr>
      </w:pPr>
      <w:r>
        <w:rPr>
          <w:color w:val="0000FF"/>
        </w:rPr>
        <w:t xml:space="preserve">Neste tópico, </w:t>
      </w:r>
      <w:r w:rsidR="00D026F6">
        <w:rPr>
          <w:color w:val="0000FF"/>
        </w:rPr>
        <w:t xml:space="preserve">cada </w:t>
      </w:r>
      <w:r>
        <w:rPr>
          <w:color w:val="0000FF"/>
        </w:rPr>
        <w:t>caso de uso que fazparte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14:paraId="610FC0F0" w14:textId="77777777" w:rsidR="007B51AB" w:rsidRDefault="007B51AB" w:rsidP="00A17039">
      <w:pPr>
        <w:rPr>
          <w:color w:val="0000FF"/>
        </w:rPr>
      </w:pPr>
      <w:r>
        <w:rPr>
          <w:color w:val="0000FF"/>
        </w:rPr>
        <w:t>Exemplo:</w:t>
      </w:r>
    </w:p>
    <w:p w14:paraId="3469A4CF" w14:textId="77777777" w:rsidR="00D8284F" w:rsidRDefault="00D8284F" w:rsidP="00A17039">
      <w:pPr>
        <w:rPr>
          <w:color w:val="0000FF"/>
        </w:rPr>
      </w:pPr>
      <w:r>
        <w:rPr>
          <w:color w:val="0000FF"/>
        </w:rPr>
        <w:t>Usar diagrama de colaboração ou diagrama de sequencia UML para demonstrar a interação entre as classes e páginas Web, demonstrando a arquitetura implementada.</w:t>
      </w:r>
    </w:p>
    <w:p w14:paraId="53E46912" w14:textId="77777777" w:rsidR="006249C4" w:rsidRDefault="006249C4" w:rsidP="006249C4">
      <w:pPr>
        <w:rPr>
          <w:color w:val="0000FF"/>
        </w:rPr>
      </w:pPr>
    </w:p>
    <w:p w14:paraId="7C9FC980" w14:textId="77777777" w:rsidR="00C32227" w:rsidRPr="00093402" w:rsidRDefault="00C32227" w:rsidP="00C32227">
      <w:pPr>
        <w:pStyle w:val="Ttulo2"/>
      </w:pPr>
      <w:bookmarkStart w:id="1087" w:name="_Toc399178773"/>
      <w:commentRangeStart w:id="1088"/>
      <w:r w:rsidRPr="00093402">
        <w:rPr>
          <w:i/>
        </w:rPr>
        <w:t>Guidelines</w:t>
      </w:r>
      <w:r w:rsidRPr="00093402">
        <w:t xml:space="preserve"> de </w:t>
      </w:r>
      <w:r w:rsidR="00E06D5D" w:rsidRPr="00093402">
        <w:t>Interface</w:t>
      </w:r>
      <w:commentRangeEnd w:id="1088"/>
      <w:r w:rsidR="00C25891">
        <w:rPr>
          <w:rStyle w:val="Refdecomentrio"/>
          <w:rFonts w:cs="Times New Roman"/>
          <w:b w:val="0"/>
          <w:bCs w:val="0"/>
        </w:rPr>
        <w:commentReference w:id="1088"/>
      </w:r>
      <w:bookmarkEnd w:id="1087"/>
    </w:p>
    <w:p w14:paraId="19023E45" w14:textId="77777777"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E06D5D" w14:paraId="6A010AB4" w14:textId="77777777" w:rsidTr="00591961">
        <w:tc>
          <w:tcPr>
            <w:tcW w:w="3120" w:type="dxa"/>
          </w:tcPr>
          <w:p w14:paraId="061B9FD5" w14:textId="77777777" w:rsidR="00E06D5D" w:rsidRPr="00E06D5D" w:rsidRDefault="00E06D5D">
            <w:pPr>
              <w:rPr>
                <w:rStyle w:val="Forte"/>
                <w:b w:val="0"/>
                <w:sz w:val="22"/>
                <w:szCs w:val="22"/>
              </w:rPr>
            </w:pPr>
            <w:r w:rsidRPr="00E06D5D">
              <w:rPr>
                <w:rStyle w:val="Forte"/>
                <w:b w:val="0"/>
                <w:i/>
                <w:sz w:val="22"/>
                <w:szCs w:val="22"/>
              </w:rPr>
              <w:t xml:space="preserve">Guideline </w:t>
            </w:r>
            <w:ins w:id="1089" w:author="lfernandobra" w:date="2014-09-14T17:46:00Z">
              <w:r w:rsidR="005B3C94">
                <w:rPr>
                  <w:rStyle w:val="Forte"/>
                  <w:b w:val="0"/>
                  <w:i/>
                  <w:sz w:val="22"/>
                  <w:szCs w:val="22"/>
                </w:rPr>
                <w:t>1</w:t>
              </w:r>
            </w:ins>
            <w:r w:rsidRPr="00E06D5D">
              <w:rPr>
                <w:rStyle w:val="Forte"/>
                <w:b w:val="0"/>
                <w:sz w:val="22"/>
                <w:szCs w:val="22"/>
              </w:rPr>
              <w:t>:</w:t>
            </w:r>
          </w:p>
        </w:tc>
        <w:tc>
          <w:tcPr>
            <w:tcW w:w="4251" w:type="dxa"/>
          </w:tcPr>
          <w:p w14:paraId="6CCF5BC8" w14:textId="77777777" w:rsidR="00E06D5D" w:rsidRPr="00093402" w:rsidRDefault="005B3C94" w:rsidP="00591961">
            <w:pPr>
              <w:rPr>
                <w:rStyle w:val="Forte"/>
                <w:b w:val="0"/>
                <w:i/>
                <w:sz w:val="22"/>
                <w:szCs w:val="22"/>
              </w:rPr>
            </w:pPr>
            <w:r>
              <w:rPr>
                <w:rStyle w:val="Forte"/>
                <w:b w:val="0"/>
                <w:i/>
                <w:sz w:val="22"/>
                <w:szCs w:val="22"/>
              </w:rPr>
              <w:t>Menu de imersão</w:t>
            </w:r>
          </w:p>
        </w:tc>
      </w:tr>
      <w:tr w:rsidR="00E06D5D" w:rsidRPr="00E06D5D" w14:paraId="6C44947E" w14:textId="77777777" w:rsidTr="00591961">
        <w:tc>
          <w:tcPr>
            <w:tcW w:w="3120" w:type="dxa"/>
          </w:tcPr>
          <w:p w14:paraId="45048FC1" w14:textId="77777777" w:rsidR="00E06D5D" w:rsidRPr="00E06D5D" w:rsidRDefault="00E06D5D" w:rsidP="00591961">
            <w:pPr>
              <w:rPr>
                <w:rStyle w:val="Forte"/>
                <w:b w:val="0"/>
                <w:sz w:val="22"/>
                <w:szCs w:val="22"/>
              </w:rPr>
            </w:pPr>
            <w:r w:rsidRPr="00E06D5D">
              <w:rPr>
                <w:rStyle w:val="Forte"/>
                <w:b w:val="0"/>
                <w:sz w:val="22"/>
                <w:szCs w:val="22"/>
              </w:rPr>
              <w:t>Exemplo:</w:t>
            </w:r>
          </w:p>
        </w:tc>
        <w:tc>
          <w:tcPr>
            <w:tcW w:w="4251" w:type="dxa"/>
          </w:tcPr>
          <w:p w14:paraId="5B0BBC53" w14:textId="77777777" w:rsidR="00E06D5D" w:rsidRPr="005B3C94" w:rsidRDefault="00CB02DC">
            <w:pPr>
              <w:rPr>
                <w:rStyle w:val="Forte"/>
                <w:b w:val="0"/>
                <w:sz w:val="22"/>
                <w:szCs w:val="22"/>
              </w:rPr>
            </w:pPr>
            <w:r w:rsidRPr="00CB02DC">
              <w:rPr>
                <w:rStyle w:val="Forte"/>
                <w:b w:val="0"/>
                <w:i/>
                <w:sz w:val="22"/>
                <w:szCs w:val="22"/>
              </w:rPr>
              <w:t>O menu deve ficar imerso no conteúdo que é oferecido, ocupando um espaço mínimo da tela, porém estando sempre visível para o usuário</w:t>
            </w:r>
          </w:p>
        </w:tc>
      </w:tr>
      <w:tr w:rsidR="00E06D5D" w:rsidRPr="00E06D5D" w14:paraId="4F1C153F" w14:textId="77777777" w:rsidTr="00591961">
        <w:tc>
          <w:tcPr>
            <w:tcW w:w="3120" w:type="dxa"/>
          </w:tcPr>
          <w:p w14:paraId="1E018589" w14:textId="77777777" w:rsidR="00E06D5D" w:rsidRPr="00E06D5D" w:rsidRDefault="00E06D5D" w:rsidP="00591961">
            <w:pPr>
              <w:rPr>
                <w:rStyle w:val="Forte"/>
                <w:b w:val="0"/>
                <w:sz w:val="22"/>
                <w:szCs w:val="22"/>
              </w:rPr>
            </w:pPr>
            <w:r w:rsidRPr="00E06D5D">
              <w:rPr>
                <w:rStyle w:val="Forte"/>
                <w:b w:val="0"/>
                <w:sz w:val="22"/>
                <w:szCs w:val="22"/>
              </w:rPr>
              <w:t>Exceção (se houver):</w:t>
            </w:r>
          </w:p>
        </w:tc>
        <w:tc>
          <w:tcPr>
            <w:tcW w:w="4251" w:type="dxa"/>
          </w:tcPr>
          <w:p w14:paraId="3B6C91A4" w14:textId="77777777" w:rsidR="00E06D5D" w:rsidRPr="00093402" w:rsidRDefault="00E06D5D" w:rsidP="00591961">
            <w:pPr>
              <w:rPr>
                <w:rStyle w:val="Forte"/>
                <w:b w:val="0"/>
                <w:color w:val="0000FF"/>
                <w:sz w:val="22"/>
                <w:szCs w:val="22"/>
              </w:rPr>
            </w:pPr>
          </w:p>
        </w:tc>
      </w:tr>
      <w:tr w:rsidR="00E06D5D" w:rsidRPr="00E06D5D" w14:paraId="3CFCB9B3" w14:textId="77777777" w:rsidTr="00591961">
        <w:tc>
          <w:tcPr>
            <w:tcW w:w="3120" w:type="dxa"/>
          </w:tcPr>
          <w:p w14:paraId="0367F578" w14:textId="77777777" w:rsidR="00E06D5D" w:rsidRPr="00E06D5D" w:rsidRDefault="00E06D5D" w:rsidP="00591961">
            <w:pPr>
              <w:rPr>
                <w:rStyle w:val="Forte"/>
                <w:b w:val="0"/>
                <w:sz w:val="22"/>
                <w:szCs w:val="22"/>
              </w:rPr>
            </w:pPr>
            <w:r w:rsidRPr="00E06D5D">
              <w:rPr>
                <w:rStyle w:val="Forte"/>
                <w:b w:val="0"/>
                <w:sz w:val="22"/>
                <w:szCs w:val="22"/>
              </w:rPr>
              <w:t>Justificativa:</w:t>
            </w:r>
          </w:p>
        </w:tc>
        <w:tc>
          <w:tcPr>
            <w:tcW w:w="4251" w:type="dxa"/>
          </w:tcPr>
          <w:p w14:paraId="4640BF6E" w14:textId="77777777" w:rsidR="00E06D5D" w:rsidRPr="00FA1ACA" w:rsidRDefault="00CB02DC" w:rsidP="00591961">
            <w:pPr>
              <w:rPr>
                <w:rStyle w:val="Forte"/>
                <w:b w:val="0"/>
                <w:sz w:val="22"/>
                <w:szCs w:val="22"/>
              </w:rPr>
            </w:pPr>
            <w:r w:rsidRPr="00CB02DC">
              <w:rPr>
                <w:rStyle w:val="Forte"/>
                <w:b w:val="0"/>
                <w:i/>
                <w:sz w:val="22"/>
                <w:szCs w:val="22"/>
              </w:rPr>
              <w:t xml:space="preserve">O objetivo é permitir que o usuário fique centrado no conteúdo relevante e obter um </w:t>
            </w:r>
            <w:r w:rsidRPr="00CB02DC">
              <w:rPr>
                <w:rStyle w:val="Forte"/>
                <w:b w:val="0"/>
                <w:i/>
                <w:sz w:val="22"/>
                <w:szCs w:val="22"/>
              </w:rPr>
              <w:lastRenderedPageBreak/>
              <w:t>aumento no foco, melhor desempenho na ordem de leitura, nas ações que lhe sejam exigidas ou destinadas e na visualização de um número maior ou mais detalhado de informações</w:t>
            </w:r>
          </w:p>
        </w:tc>
      </w:tr>
    </w:tbl>
    <w:p w14:paraId="466CE098" w14:textId="77777777" w:rsidR="00E06D5D"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E06D5D" w14:paraId="20ABC17E" w14:textId="77777777" w:rsidTr="00435E0A">
        <w:tc>
          <w:tcPr>
            <w:tcW w:w="3120" w:type="dxa"/>
          </w:tcPr>
          <w:p w14:paraId="59F0F584" w14:textId="77777777" w:rsidR="005B3C94" w:rsidRPr="00E06D5D" w:rsidRDefault="005B3C94">
            <w:pPr>
              <w:rPr>
                <w:rStyle w:val="Forte"/>
                <w:b w:val="0"/>
                <w:sz w:val="22"/>
                <w:szCs w:val="22"/>
              </w:rPr>
            </w:pPr>
            <w:r w:rsidRPr="00E06D5D">
              <w:rPr>
                <w:rStyle w:val="Forte"/>
                <w:b w:val="0"/>
                <w:i/>
                <w:sz w:val="22"/>
                <w:szCs w:val="22"/>
              </w:rPr>
              <w:t xml:space="preserve">Guideline </w:t>
            </w:r>
            <w:r w:rsidR="009A43F7">
              <w:rPr>
                <w:rStyle w:val="Forte"/>
                <w:b w:val="0"/>
                <w:i/>
                <w:sz w:val="22"/>
                <w:szCs w:val="22"/>
              </w:rPr>
              <w:t>2</w:t>
            </w:r>
            <w:r w:rsidRPr="00E06D5D">
              <w:rPr>
                <w:rStyle w:val="Forte"/>
                <w:b w:val="0"/>
                <w:sz w:val="22"/>
                <w:szCs w:val="22"/>
              </w:rPr>
              <w:t>:</w:t>
            </w:r>
          </w:p>
        </w:tc>
        <w:tc>
          <w:tcPr>
            <w:tcW w:w="4251" w:type="dxa"/>
          </w:tcPr>
          <w:p w14:paraId="0C07C20A" w14:textId="77777777" w:rsidR="005B3C94" w:rsidRPr="00093402" w:rsidRDefault="009A43F7" w:rsidP="00435E0A">
            <w:pPr>
              <w:rPr>
                <w:rStyle w:val="Forte"/>
                <w:b w:val="0"/>
                <w:i/>
                <w:sz w:val="22"/>
                <w:szCs w:val="22"/>
              </w:rPr>
            </w:pPr>
            <w:r w:rsidRPr="009A43F7">
              <w:rPr>
                <w:rStyle w:val="Forte"/>
                <w:b w:val="0"/>
                <w:i/>
                <w:sz w:val="22"/>
                <w:szCs w:val="22"/>
              </w:rPr>
              <w:t>Consistência e padrões</w:t>
            </w:r>
          </w:p>
        </w:tc>
      </w:tr>
      <w:tr w:rsidR="005B3C94" w:rsidRPr="00E06D5D" w14:paraId="17EEB461" w14:textId="77777777" w:rsidTr="00435E0A">
        <w:tc>
          <w:tcPr>
            <w:tcW w:w="3120" w:type="dxa"/>
          </w:tcPr>
          <w:p w14:paraId="782AB9AA" w14:textId="77777777" w:rsidR="005B3C94" w:rsidRPr="00E06D5D" w:rsidRDefault="005B3C94" w:rsidP="00435E0A">
            <w:pPr>
              <w:rPr>
                <w:rStyle w:val="Forte"/>
                <w:b w:val="0"/>
                <w:sz w:val="22"/>
                <w:szCs w:val="22"/>
              </w:rPr>
            </w:pPr>
            <w:r w:rsidRPr="00E06D5D">
              <w:rPr>
                <w:rStyle w:val="Forte"/>
                <w:b w:val="0"/>
                <w:sz w:val="22"/>
                <w:szCs w:val="22"/>
              </w:rPr>
              <w:t>Exemplo:</w:t>
            </w:r>
          </w:p>
        </w:tc>
        <w:tc>
          <w:tcPr>
            <w:tcW w:w="4251" w:type="dxa"/>
          </w:tcPr>
          <w:p w14:paraId="1A21A61F" w14:textId="77777777" w:rsidR="005B3C94" w:rsidRPr="009A43F7" w:rsidRDefault="00CB02DC" w:rsidP="00435E0A">
            <w:pPr>
              <w:rPr>
                <w:rStyle w:val="Forte"/>
                <w:b w:val="0"/>
                <w:sz w:val="22"/>
                <w:szCs w:val="22"/>
              </w:rPr>
            </w:pPr>
            <w:r w:rsidRPr="00CB02DC">
              <w:rPr>
                <w:rStyle w:val="Forte"/>
                <w:b w:val="0"/>
                <w:i/>
                <w:sz w:val="22"/>
                <w:szCs w:val="22"/>
              </w:rPr>
              <w:t>Todas as telas devem manter o mesmo padrão da tela inicial</w:t>
            </w:r>
          </w:p>
        </w:tc>
      </w:tr>
      <w:tr w:rsidR="005B3C94" w:rsidRPr="00E06D5D" w14:paraId="62222A31" w14:textId="77777777" w:rsidTr="00435E0A">
        <w:tc>
          <w:tcPr>
            <w:tcW w:w="3120" w:type="dxa"/>
          </w:tcPr>
          <w:p w14:paraId="3B8A9ACC" w14:textId="77777777" w:rsidR="005B3C94" w:rsidRPr="00E06D5D" w:rsidRDefault="005B3C94" w:rsidP="00435E0A">
            <w:pPr>
              <w:rPr>
                <w:rStyle w:val="Forte"/>
                <w:b w:val="0"/>
                <w:sz w:val="22"/>
                <w:szCs w:val="22"/>
              </w:rPr>
            </w:pPr>
            <w:r w:rsidRPr="00E06D5D">
              <w:rPr>
                <w:rStyle w:val="Forte"/>
                <w:b w:val="0"/>
                <w:sz w:val="22"/>
                <w:szCs w:val="22"/>
              </w:rPr>
              <w:t>Exceção (se houver):</w:t>
            </w:r>
          </w:p>
        </w:tc>
        <w:tc>
          <w:tcPr>
            <w:tcW w:w="4251" w:type="dxa"/>
          </w:tcPr>
          <w:p w14:paraId="4F61485E" w14:textId="77777777" w:rsidR="005B3C94" w:rsidRPr="009A43F7" w:rsidRDefault="005B3C94" w:rsidP="00435E0A">
            <w:pPr>
              <w:rPr>
                <w:rStyle w:val="Forte"/>
                <w:b w:val="0"/>
                <w:sz w:val="22"/>
                <w:szCs w:val="22"/>
              </w:rPr>
            </w:pPr>
          </w:p>
        </w:tc>
      </w:tr>
      <w:tr w:rsidR="009A43F7" w:rsidRPr="009A43F7" w14:paraId="268C7CD1" w14:textId="77777777" w:rsidTr="00435E0A">
        <w:tc>
          <w:tcPr>
            <w:tcW w:w="3120" w:type="dxa"/>
          </w:tcPr>
          <w:p w14:paraId="53B99728" w14:textId="77777777" w:rsidR="005B3C94" w:rsidRPr="00E06D5D" w:rsidRDefault="005B3C94" w:rsidP="00435E0A">
            <w:pPr>
              <w:rPr>
                <w:rStyle w:val="Forte"/>
                <w:b w:val="0"/>
                <w:sz w:val="22"/>
                <w:szCs w:val="22"/>
              </w:rPr>
            </w:pPr>
            <w:r w:rsidRPr="00E06D5D">
              <w:rPr>
                <w:rStyle w:val="Forte"/>
                <w:b w:val="0"/>
                <w:sz w:val="22"/>
                <w:szCs w:val="22"/>
              </w:rPr>
              <w:t>Justificativa:</w:t>
            </w:r>
          </w:p>
        </w:tc>
        <w:tc>
          <w:tcPr>
            <w:tcW w:w="4251" w:type="dxa"/>
          </w:tcPr>
          <w:p w14:paraId="11E8AEF4" w14:textId="77777777" w:rsidR="005B3C94" w:rsidRPr="009A43F7" w:rsidRDefault="00CB02DC" w:rsidP="00435E0A">
            <w:pPr>
              <w:rPr>
                <w:rStyle w:val="Forte"/>
                <w:b w:val="0"/>
                <w:sz w:val="22"/>
                <w:szCs w:val="22"/>
              </w:rPr>
            </w:pPr>
            <w:r w:rsidRPr="00CB02DC">
              <w:rPr>
                <w:rStyle w:val="Forte"/>
                <w:b w:val="0"/>
                <w:i/>
                <w:sz w:val="22"/>
                <w:szCs w:val="22"/>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14:paraId="769D1DE9" w14:textId="77777777" w:rsidR="005B3C94"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E06D5D" w14:paraId="2F873C59" w14:textId="77777777" w:rsidTr="00435E0A">
        <w:tc>
          <w:tcPr>
            <w:tcW w:w="3120" w:type="dxa"/>
          </w:tcPr>
          <w:p w14:paraId="0491787F" w14:textId="77777777" w:rsidR="009A43F7" w:rsidRPr="00E06D5D" w:rsidRDefault="009A43F7">
            <w:pPr>
              <w:rPr>
                <w:rStyle w:val="Forte"/>
                <w:b w:val="0"/>
                <w:sz w:val="22"/>
                <w:szCs w:val="22"/>
              </w:rPr>
            </w:pPr>
            <w:r w:rsidRPr="00E06D5D">
              <w:rPr>
                <w:rStyle w:val="Forte"/>
                <w:b w:val="0"/>
                <w:i/>
                <w:sz w:val="22"/>
                <w:szCs w:val="22"/>
              </w:rPr>
              <w:t xml:space="preserve">Guideline </w:t>
            </w:r>
            <w:r>
              <w:rPr>
                <w:rStyle w:val="Forte"/>
                <w:b w:val="0"/>
                <w:i/>
                <w:sz w:val="22"/>
                <w:szCs w:val="22"/>
              </w:rPr>
              <w:t>3</w:t>
            </w:r>
            <w:r w:rsidRPr="00E06D5D">
              <w:rPr>
                <w:rStyle w:val="Forte"/>
                <w:b w:val="0"/>
                <w:sz w:val="22"/>
                <w:szCs w:val="22"/>
              </w:rPr>
              <w:t>:</w:t>
            </w:r>
          </w:p>
        </w:tc>
        <w:tc>
          <w:tcPr>
            <w:tcW w:w="4251" w:type="dxa"/>
          </w:tcPr>
          <w:p w14:paraId="5BC8558F" w14:textId="77777777" w:rsidR="009A43F7" w:rsidRPr="00093402" w:rsidRDefault="009A43F7" w:rsidP="00435E0A">
            <w:pPr>
              <w:rPr>
                <w:rStyle w:val="Forte"/>
                <w:b w:val="0"/>
                <w:i/>
                <w:sz w:val="22"/>
                <w:szCs w:val="22"/>
              </w:rPr>
            </w:pPr>
            <w:r w:rsidRPr="009A43F7">
              <w:rPr>
                <w:rStyle w:val="Forte"/>
                <w:b w:val="0"/>
                <w:i/>
                <w:sz w:val="22"/>
                <w:szCs w:val="22"/>
              </w:rPr>
              <w:t>Prevenção de erros</w:t>
            </w:r>
          </w:p>
        </w:tc>
      </w:tr>
      <w:tr w:rsidR="009A43F7" w:rsidRPr="00E06D5D" w14:paraId="4EFA9C9E" w14:textId="77777777" w:rsidTr="00435E0A">
        <w:tc>
          <w:tcPr>
            <w:tcW w:w="3120" w:type="dxa"/>
          </w:tcPr>
          <w:p w14:paraId="7222DD4C" w14:textId="77777777" w:rsidR="009A43F7" w:rsidRPr="00E06D5D" w:rsidRDefault="009A43F7" w:rsidP="00435E0A">
            <w:pPr>
              <w:rPr>
                <w:rStyle w:val="Forte"/>
                <w:b w:val="0"/>
                <w:sz w:val="22"/>
                <w:szCs w:val="22"/>
              </w:rPr>
            </w:pPr>
            <w:r w:rsidRPr="00E06D5D">
              <w:rPr>
                <w:rStyle w:val="Forte"/>
                <w:b w:val="0"/>
                <w:sz w:val="22"/>
                <w:szCs w:val="22"/>
              </w:rPr>
              <w:t>Exemplo:</w:t>
            </w:r>
          </w:p>
        </w:tc>
        <w:tc>
          <w:tcPr>
            <w:tcW w:w="4251" w:type="dxa"/>
          </w:tcPr>
          <w:p w14:paraId="3E90AAF0" w14:textId="77777777" w:rsidR="009A43F7" w:rsidRPr="009A43F7" w:rsidRDefault="00CB02DC" w:rsidP="00435E0A">
            <w:pPr>
              <w:rPr>
                <w:rStyle w:val="Forte"/>
                <w:b w:val="0"/>
                <w:sz w:val="22"/>
                <w:szCs w:val="22"/>
              </w:rPr>
            </w:pPr>
            <w:r w:rsidRPr="00CB02DC">
              <w:rPr>
                <w:rStyle w:val="Forte"/>
                <w:b w:val="0"/>
                <w:i/>
                <w:sz w:val="22"/>
                <w:szCs w:val="22"/>
              </w:rPr>
              <w:t>Por causa de algum dado digitado incorreto  num cadastro, não for possível inseri-lo e ocorrer erro, o sistema deve retornar a tela de cadastro, informar precisamente o erro, permitir ao usuário corrigir o dado sem que seja preciso preencher todas as informações novamente</w:t>
            </w:r>
          </w:p>
        </w:tc>
      </w:tr>
      <w:tr w:rsidR="009A43F7" w:rsidRPr="00E06D5D" w14:paraId="4CDCACC4" w14:textId="77777777" w:rsidTr="00435E0A">
        <w:tc>
          <w:tcPr>
            <w:tcW w:w="3120" w:type="dxa"/>
          </w:tcPr>
          <w:p w14:paraId="7F5734A8" w14:textId="77777777" w:rsidR="009A43F7" w:rsidRPr="00E06D5D" w:rsidRDefault="009A43F7" w:rsidP="00435E0A">
            <w:pPr>
              <w:rPr>
                <w:rStyle w:val="Forte"/>
                <w:b w:val="0"/>
                <w:sz w:val="22"/>
                <w:szCs w:val="22"/>
              </w:rPr>
            </w:pPr>
            <w:r w:rsidRPr="00E06D5D">
              <w:rPr>
                <w:rStyle w:val="Forte"/>
                <w:b w:val="0"/>
                <w:sz w:val="22"/>
                <w:szCs w:val="22"/>
              </w:rPr>
              <w:t>Exceção (se houver):</w:t>
            </w:r>
          </w:p>
        </w:tc>
        <w:tc>
          <w:tcPr>
            <w:tcW w:w="4251" w:type="dxa"/>
          </w:tcPr>
          <w:p w14:paraId="4F8C1A60" w14:textId="77777777" w:rsidR="009A43F7" w:rsidRPr="009A43F7" w:rsidRDefault="009A43F7" w:rsidP="00435E0A">
            <w:pPr>
              <w:rPr>
                <w:rStyle w:val="Forte"/>
                <w:b w:val="0"/>
                <w:sz w:val="22"/>
                <w:szCs w:val="22"/>
              </w:rPr>
            </w:pPr>
          </w:p>
        </w:tc>
      </w:tr>
      <w:tr w:rsidR="009A43F7" w:rsidRPr="00E06D5D" w14:paraId="7E1077E6" w14:textId="77777777" w:rsidTr="00435E0A">
        <w:tc>
          <w:tcPr>
            <w:tcW w:w="3120" w:type="dxa"/>
          </w:tcPr>
          <w:p w14:paraId="48DCB784" w14:textId="77777777" w:rsidR="009A43F7" w:rsidRPr="00E06D5D" w:rsidRDefault="009A43F7" w:rsidP="00435E0A">
            <w:pPr>
              <w:rPr>
                <w:rStyle w:val="Forte"/>
                <w:b w:val="0"/>
                <w:sz w:val="22"/>
                <w:szCs w:val="22"/>
              </w:rPr>
            </w:pPr>
            <w:r w:rsidRPr="00E06D5D">
              <w:rPr>
                <w:rStyle w:val="Forte"/>
                <w:b w:val="0"/>
                <w:sz w:val="22"/>
                <w:szCs w:val="22"/>
              </w:rPr>
              <w:t>Justificativa:</w:t>
            </w:r>
          </w:p>
        </w:tc>
        <w:tc>
          <w:tcPr>
            <w:tcW w:w="4251" w:type="dxa"/>
          </w:tcPr>
          <w:p w14:paraId="56791466" w14:textId="77777777" w:rsidR="009A43F7" w:rsidRPr="009A43F7" w:rsidRDefault="00CB02DC" w:rsidP="00435E0A">
            <w:pPr>
              <w:rPr>
                <w:rStyle w:val="Forte"/>
                <w:b w:val="0"/>
                <w:sz w:val="22"/>
                <w:szCs w:val="22"/>
              </w:rPr>
            </w:pPr>
            <w:commentRangeStart w:id="1090"/>
            <w:r w:rsidRPr="00CB02DC">
              <w:rPr>
                <w:rStyle w:val="Forte"/>
                <w:b w:val="0"/>
                <w:i/>
                <w:sz w:val="22"/>
                <w:szCs w:val="22"/>
              </w:rPr>
              <w:t>Deve-se tentar evitar que ocorram erros, mas caso ocorram deve-se ser corrigidos sem que o usuário perca tempo e atividades executadas</w:t>
            </w:r>
            <w:commentRangeEnd w:id="1090"/>
            <w:r w:rsidR="00C25891">
              <w:rPr>
                <w:rStyle w:val="Refdecomentrio"/>
              </w:rPr>
              <w:commentReference w:id="1090"/>
            </w:r>
          </w:p>
        </w:tc>
      </w:tr>
    </w:tbl>
    <w:p w14:paraId="58D4B381" w14:textId="77777777" w:rsidR="009A43F7" w:rsidRPr="00E06D5D" w:rsidDel="009A43F7" w:rsidRDefault="009A43F7" w:rsidP="00C32227">
      <w:pPr>
        <w:rPr>
          <w:del w:id="1091" w:author="lfernandobra" w:date="2014-09-14T17:56:00Z"/>
          <w:color w:val="FF0000"/>
        </w:rPr>
      </w:pPr>
    </w:p>
    <w:p w14:paraId="72F74CED" w14:textId="77777777" w:rsidR="00C32227" w:rsidRDefault="00C32227" w:rsidP="00C32227">
      <w:pPr>
        <w:rPr>
          <w:ins w:id="1092" w:author="lfernandobra" w:date="2014-09-14T17:56:00Z"/>
        </w:rPr>
      </w:pPr>
    </w:p>
    <w:p w14:paraId="144F23F9" w14:textId="77777777" w:rsidR="009A43F7" w:rsidRDefault="009A43F7" w:rsidP="00C32227">
      <w:pPr>
        <w:rPr>
          <w:ins w:id="1093" w:author="lfernandobra" w:date="2014-09-14T17:56:00Z"/>
        </w:rPr>
      </w:pPr>
    </w:p>
    <w:p w14:paraId="3B23D54F" w14:textId="77777777" w:rsidR="009A43F7" w:rsidRPr="00C32227" w:rsidRDefault="009A43F7" w:rsidP="00C32227"/>
    <w:p w14:paraId="68BB06F9" w14:textId="77777777" w:rsidR="00301E38" w:rsidRDefault="00301E38">
      <w:pPr>
        <w:pStyle w:val="Ttulo2"/>
      </w:pPr>
      <w:bookmarkStart w:id="1094" w:name="_Toc399178774"/>
      <w:commentRangeStart w:id="1095"/>
      <w:r>
        <w:lastRenderedPageBreak/>
        <w:t>Protótipo das telas</w:t>
      </w:r>
      <w:commentRangeEnd w:id="1095"/>
      <w:r w:rsidR="007479BE">
        <w:rPr>
          <w:rStyle w:val="Refdecomentrio"/>
          <w:rFonts w:cs="Times New Roman"/>
          <w:b w:val="0"/>
          <w:bCs w:val="0"/>
        </w:rPr>
        <w:commentReference w:id="1095"/>
      </w:r>
      <w:bookmarkEnd w:id="1094"/>
    </w:p>
    <w:p w14:paraId="6A075F0A" w14:textId="77777777" w:rsidR="00301E38" w:rsidRPr="00093402" w:rsidRDefault="00301E38" w:rsidP="002C0578">
      <w:pPr>
        <w:rPr>
          <w:color w:val="0000FF"/>
        </w:rPr>
      </w:pPr>
      <w:r w:rsidRPr="00725F5C">
        <w:rPr>
          <w:color w:val="0000FF"/>
        </w:rPr>
        <w:t>Deverá ser desenvolvido e documentado o protótipo das telas, considerando-se os aspectos de ergonomia e usabilidade.</w:t>
      </w:r>
      <w:r w:rsidR="00E06D5D" w:rsidRPr="008F62B9">
        <w:rPr>
          <w:color w:val="0000FF"/>
        </w:rPr>
        <w:t xml:space="preserve">As informações e o formato para preenchimento deste subitem são fornecidas pela </w:t>
      </w:r>
      <w:r w:rsidR="00E06D5D" w:rsidRPr="00093402">
        <w:rPr>
          <w:color w:val="0000FF"/>
        </w:rPr>
        <w:t>disciplina “Interação Humano Computador”</w:t>
      </w:r>
    </w:p>
    <w:p w14:paraId="37D5E1A5" w14:textId="77777777" w:rsidR="00BF53DF" w:rsidRPr="00725F5C" w:rsidRDefault="00BF53DF" w:rsidP="002C0578">
      <w:pPr>
        <w:rPr>
          <w:color w:val="0000FF"/>
        </w:rPr>
      </w:pPr>
    </w:p>
    <w:p w14:paraId="233E36B5" w14:textId="77777777" w:rsidR="00301E38" w:rsidRPr="00E06D5D" w:rsidRDefault="00301E38" w:rsidP="00E06D5D">
      <w:pPr>
        <w:pStyle w:val="Ttulo3"/>
        <w:spacing w:after="0" w:line="360" w:lineRule="auto"/>
        <w:rPr>
          <w:szCs w:val="24"/>
        </w:rPr>
      </w:pPr>
      <w:bookmarkStart w:id="1096" w:name="_Toc399178775"/>
      <w:r w:rsidRPr="00E06D5D">
        <w:rPr>
          <w:szCs w:val="24"/>
        </w:rPr>
        <w:t>Baixa Fidelidade</w:t>
      </w:r>
      <w:bookmarkEnd w:id="1096"/>
    </w:p>
    <w:p w14:paraId="24C58756" w14:textId="77777777" w:rsidR="00EE51EB" w:rsidRPr="00E06D5D" w:rsidRDefault="004B4BAA" w:rsidP="00E06D5D">
      <w:pPr>
        <w:rPr>
          <w:color w:val="FF0000"/>
        </w:rPr>
      </w:pPr>
      <w:ins w:id="1097" w:author="Ana Paula S" w:date="2014-09-14T17:15:00Z">
        <w:r>
          <w:rPr>
            <w:noProof/>
            <w:color w:val="FF0000"/>
            <w:rPrChange w:id="1098" w:author="Unknown">
              <w:rPr>
                <w:noProof/>
              </w:rPr>
            </w:rPrChange>
          </w:rPr>
          <w:drawing>
            <wp:inline distT="0" distB="0" distL="0" distR="0" wp14:anchorId="183DC84D" wp14:editId="1539F363">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48E5AFF4" w14:textId="77777777" w:rsidR="00301E38" w:rsidRPr="008F62B9" w:rsidRDefault="00301E38" w:rsidP="00E06D5D">
      <w:pPr>
        <w:rPr>
          <w:color w:val="0000FF"/>
        </w:rPr>
      </w:pPr>
    </w:p>
    <w:p w14:paraId="2E9C08F2" w14:textId="77777777" w:rsidR="00301E38" w:rsidRDefault="004B4BAA" w:rsidP="002C0578">
      <w:pPr>
        <w:rPr>
          <w:ins w:id="1099" w:author="Ana Paula S" w:date="2014-09-14T17:16:00Z"/>
        </w:rPr>
      </w:pPr>
      <w:ins w:id="1100" w:author="Ana Paula S" w:date="2014-09-14T17:16:00Z">
        <w:r>
          <w:rPr>
            <w:noProof/>
          </w:rPr>
          <w:lastRenderedPageBreak/>
          <w:drawing>
            <wp:inline distT="0" distB="0" distL="0" distR="0" wp14:anchorId="6B3AE664" wp14:editId="4DA58AD4">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330FF592" w14:textId="77777777" w:rsidR="000D3C52" w:rsidRDefault="000D3C52" w:rsidP="002C0578">
      <w:pPr>
        <w:rPr>
          <w:ins w:id="1101" w:author="Ana Paula S" w:date="2014-09-14T17:16:00Z"/>
        </w:rPr>
      </w:pPr>
    </w:p>
    <w:p w14:paraId="064CAAB9" w14:textId="77777777" w:rsidR="000D3C52" w:rsidRDefault="004B4BAA" w:rsidP="002C0578">
      <w:pPr>
        <w:rPr>
          <w:ins w:id="1102" w:author="Ana Paula S" w:date="2014-09-14T17:17:00Z"/>
        </w:rPr>
      </w:pPr>
      <w:ins w:id="1103" w:author="Ana Paula S" w:date="2014-09-14T17:17:00Z">
        <w:r>
          <w:rPr>
            <w:noProof/>
          </w:rPr>
          <w:drawing>
            <wp:inline distT="0" distB="0" distL="0" distR="0" wp14:anchorId="62CBD4A2" wp14:editId="40A94117">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463E3607" w14:textId="77777777" w:rsidR="000D3C52" w:rsidRDefault="000D3C52" w:rsidP="002C0578">
      <w:pPr>
        <w:rPr>
          <w:ins w:id="1104" w:author="Ana Paula S" w:date="2014-09-14T17:17:00Z"/>
          <w:noProof/>
        </w:rPr>
      </w:pPr>
    </w:p>
    <w:p w14:paraId="5BAB7492" w14:textId="77777777" w:rsidR="000D3C52" w:rsidRDefault="004B4BAA" w:rsidP="002C0578">
      <w:pPr>
        <w:rPr>
          <w:ins w:id="1105" w:author="Ana Paula S" w:date="2014-09-14T17:17:00Z"/>
        </w:rPr>
      </w:pPr>
      <w:ins w:id="1106" w:author="Ana Paula S" w:date="2014-09-14T17:17:00Z">
        <w:r>
          <w:rPr>
            <w:noProof/>
          </w:rPr>
          <w:drawing>
            <wp:inline distT="0" distB="0" distL="0" distR="0" wp14:anchorId="3832DAF5" wp14:editId="1206CD69">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5BA3F08F" w14:textId="77777777" w:rsidR="000D3C52" w:rsidRDefault="000D3C52" w:rsidP="002C0578">
      <w:pPr>
        <w:rPr>
          <w:ins w:id="1107" w:author="Ana Paula S" w:date="2014-09-14T17:18:00Z"/>
          <w:noProof/>
        </w:rPr>
      </w:pPr>
    </w:p>
    <w:p w14:paraId="3B5090E4" w14:textId="77777777" w:rsidR="000D3C52" w:rsidRDefault="000D3C52" w:rsidP="002C0578">
      <w:pPr>
        <w:rPr>
          <w:ins w:id="1108" w:author="Ana Paula S" w:date="2014-09-14T17:18:00Z"/>
          <w:noProof/>
        </w:rPr>
      </w:pPr>
    </w:p>
    <w:p w14:paraId="1CD346BC" w14:textId="77777777" w:rsidR="000D3C52" w:rsidRDefault="004B4BAA" w:rsidP="002C0578">
      <w:pPr>
        <w:rPr>
          <w:ins w:id="1109" w:author="Ana Paula S" w:date="2014-09-14T17:18:00Z"/>
        </w:rPr>
      </w:pPr>
      <w:ins w:id="1110" w:author="Ana Paula S" w:date="2014-09-14T17:18:00Z">
        <w:r>
          <w:rPr>
            <w:noProof/>
          </w:rPr>
          <w:lastRenderedPageBreak/>
          <w:drawing>
            <wp:inline distT="0" distB="0" distL="0" distR="0" wp14:anchorId="2A02F7E8" wp14:editId="4EED530D">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704D4DD8" w14:textId="77777777" w:rsidR="000D3C52" w:rsidRDefault="004B4BAA" w:rsidP="002C0578">
      <w:pPr>
        <w:rPr>
          <w:ins w:id="1111" w:author="Ana Paula S" w:date="2014-09-14T17:18:00Z"/>
        </w:rPr>
      </w:pPr>
      <w:ins w:id="1112" w:author="Ana Paula S" w:date="2014-09-14T17:18:00Z">
        <w:r>
          <w:rPr>
            <w:noProof/>
          </w:rPr>
          <w:drawing>
            <wp:inline distT="0" distB="0" distL="0" distR="0" wp14:anchorId="0197F66A" wp14:editId="3DD4E812">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60B05678" w14:textId="77777777" w:rsidR="000D3C52" w:rsidRDefault="004B4BAA" w:rsidP="002C0578">
      <w:pPr>
        <w:rPr>
          <w:ins w:id="1113" w:author="Ana Paula S" w:date="2014-09-14T17:18:00Z"/>
        </w:rPr>
      </w:pPr>
      <w:ins w:id="1114" w:author="Ana Paula S" w:date="2014-09-14T17:18:00Z">
        <w:r>
          <w:rPr>
            <w:noProof/>
          </w:rPr>
          <w:lastRenderedPageBreak/>
          <w:drawing>
            <wp:inline distT="0" distB="0" distL="0" distR="0" wp14:anchorId="2BD7D0C9" wp14:editId="11717096">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ins>
    </w:p>
    <w:p w14:paraId="67F2354C" w14:textId="77777777" w:rsidR="000D3C52" w:rsidRDefault="000D3C52" w:rsidP="002C0578"/>
    <w:p w14:paraId="51F3A08A" w14:textId="77777777" w:rsidR="00301E38" w:rsidRDefault="00301E38">
      <w:pPr>
        <w:pStyle w:val="Ttulo3"/>
      </w:pPr>
      <w:bookmarkStart w:id="1115" w:name="_Toc399178776"/>
      <w:r>
        <w:t>Alta Fidelidade</w:t>
      </w:r>
      <w:bookmarkEnd w:id="1115"/>
    </w:p>
    <w:p w14:paraId="0A62B89C"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0850F06C"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2424181B"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17BD987B"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5F8F63E6" w14:textId="77777777" w:rsidR="00301E38" w:rsidRDefault="00301E38" w:rsidP="002C0578"/>
    <w:p w14:paraId="1AF857C2" w14:textId="77777777" w:rsidR="00301E38" w:rsidRDefault="00301E38">
      <w:pPr>
        <w:pStyle w:val="Ttulo2"/>
      </w:pPr>
      <w:bookmarkStart w:id="1116" w:name="_Toc399178777"/>
      <w:r>
        <w:lastRenderedPageBreak/>
        <w:t>Projeto do Banco de Dados</w:t>
      </w:r>
      <w:bookmarkEnd w:id="1116"/>
    </w:p>
    <w:p w14:paraId="444B61DA"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1AF5C0C3" w14:textId="77777777" w:rsidR="00535365" w:rsidRPr="00D53748" w:rsidRDefault="00535365" w:rsidP="00784EC4"/>
    <w:p w14:paraId="60F0C723" w14:textId="77777777" w:rsidR="00535365" w:rsidRPr="00D53748" w:rsidRDefault="00535365" w:rsidP="00535365">
      <w:pPr>
        <w:pStyle w:val="Ttulo3"/>
      </w:pPr>
      <w:bookmarkStart w:id="1117" w:name="_Toc269829200"/>
      <w:bookmarkStart w:id="1118" w:name="_Toc399178778"/>
      <w:r w:rsidRPr="00D53748">
        <w:t>Modelo Conceitual</w:t>
      </w:r>
      <w:bookmarkEnd w:id="1117"/>
      <w:bookmarkEnd w:id="1118"/>
    </w:p>
    <w:p w14:paraId="101482CD" w14:textId="77777777" w:rsidR="00535365" w:rsidRDefault="00535365" w:rsidP="002C0578"/>
    <w:p w14:paraId="7DEABA53" w14:textId="77777777" w:rsidR="00535365" w:rsidRPr="000E0E05" w:rsidRDefault="00535365" w:rsidP="002C0578">
      <w:pPr>
        <w:rPr>
          <w:color w:val="0000FF"/>
        </w:rPr>
      </w:pPr>
      <w:r w:rsidRPr="000E0E05">
        <w:rPr>
          <w:color w:val="0000FF"/>
        </w:rPr>
        <w:t>O modelo conceitual requisitado é o modelo segundo a notação do Peter Chen.</w:t>
      </w:r>
    </w:p>
    <w:p w14:paraId="30FB09C6" w14:textId="77777777" w:rsidR="00535365" w:rsidRDefault="00535365" w:rsidP="002C0578"/>
    <w:p w14:paraId="29B2C214" w14:textId="77777777" w:rsidR="00535365" w:rsidRPr="00D53748" w:rsidRDefault="00535365" w:rsidP="002C0578"/>
    <w:p w14:paraId="49CC483D" w14:textId="77777777" w:rsidR="00535365" w:rsidRDefault="00296EE9" w:rsidP="002C0578">
      <w:pPr>
        <w:rPr>
          <w:sz w:val="22"/>
        </w:rPr>
      </w:pPr>
      <w:r>
        <w:rPr>
          <w:noProof/>
          <w:sz w:val="22"/>
        </w:rPr>
        <w:drawing>
          <wp:inline distT="0" distB="0" distL="0" distR="0" wp14:anchorId="47F8DB7F" wp14:editId="31096909">
            <wp:extent cx="4695190" cy="355790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4695190" cy="3557905"/>
                    </a:xfrm>
                    <a:prstGeom prst="rect">
                      <a:avLst/>
                    </a:prstGeom>
                    <a:noFill/>
                    <a:ln w="9525">
                      <a:noFill/>
                      <a:miter lim="800000"/>
                      <a:headEnd/>
                      <a:tailEnd/>
                    </a:ln>
                  </pic:spPr>
                </pic:pic>
              </a:graphicData>
            </a:graphic>
          </wp:inline>
        </w:drawing>
      </w:r>
    </w:p>
    <w:p w14:paraId="3CFC373C" w14:textId="77777777" w:rsidR="00535365" w:rsidRPr="002C0578" w:rsidRDefault="00535365" w:rsidP="002C0578">
      <w:pPr>
        <w:pStyle w:val="Legenda"/>
      </w:pPr>
      <w:bookmarkStart w:id="1119" w:name="_Toc269988822"/>
      <w:bookmarkStart w:id="1120" w:name="_Toc348899600"/>
      <w:r w:rsidRPr="002C0578">
        <w:t xml:space="preserve">Figura </w:t>
      </w:r>
      <w:r w:rsidR="00CB02DC">
        <w:fldChar w:fldCharType="begin"/>
      </w:r>
      <w:r w:rsidR="006C723A">
        <w:instrText xml:space="preserve"> SEQ Figura \* ARABIC </w:instrText>
      </w:r>
      <w:r w:rsidR="00CB02DC">
        <w:fldChar w:fldCharType="separate"/>
      </w:r>
      <w:r w:rsidR="00D8284F">
        <w:rPr>
          <w:noProof/>
        </w:rPr>
        <w:t>1</w:t>
      </w:r>
      <w:r w:rsidR="00CB02DC">
        <w:fldChar w:fldCharType="end"/>
      </w:r>
      <w:r w:rsidRPr="002C0578">
        <w:t xml:space="preserve"> - Diagrama Entidade Relacionamento gerado pela ferramenta brModelo v. 2.0</w:t>
      </w:r>
      <w:bookmarkEnd w:id="1119"/>
      <w:bookmarkEnd w:id="1120"/>
    </w:p>
    <w:p w14:paraId="32DFC1EE" w14:textId="77777777" w:rsidR="00535365" w:rsidRPr="00D53748" w:rsidRDefault="00535365" w:rsidP="002C0578"/>
    <w:p w14:paraId="4D1F85BA" w14:textId="77777777" w:rsidR="00535365" w:rsidRPr="00D53748" w:rsidRDefault="00535365" w:rsidP="002C0578">
      <w:pPr>
        <w:pStyle w:val="Ttulo3"/>
      </w:pPr>
      <w:bookmarkStart w:id="1121" w:name="_Toc399178779"/>
      <w:r>
        <w:t>Modelo Lógico</w:t>
      </w:r>
      <w:bookmarkEnd w:id="1121"/>
    </w:p>
    <w:p w14:paraId="4D5A083C" w14:textId="77777777" w:rsidR="00535365" w:rsidRDefault="00535365" w:rsidP="002C0578"/>
    <w:p w14:paraId="11FAD392" w14:textId="77777777" w:rsidR="00535365" w:rsidRPr="00D53748" w:rsidRDefault="00535365" w:rsidP="002C0578"/>
    <w:p w14:paraId="5E933F7C" w14:textId="77777777" w:rsidR="00535365" w:rsidRPr="00D53748" w:rsidRDefault="00296EE9" w:rsidP="002C0578">
      <w:r>
        <w:rPr>
          <w:noProof/>
        </w:rPr>
        <w:lastRenderedPageBreak/>
        <w:drawing>
          <wp:inline distT="0" distB="0" distL="0" distR="0" wp14:anchorId="510F4633" wp14:editId="5204FAC0">
            <wp:extent cx="5580380" cy="2514600"/>
            <wp:effectExtent l="1905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5580380" cy="2514600"/>
                    </a:xfrm>
                    <a:prstGeom prst="rect">
                      <a:avLst/>
                    </a:prstGeom>
                    <a:noFill/>
                    <a:ln w="9525">
                      <a:noFill/>
                      <a:miter lim="800000"/>
                      <a:headEnd/>
                      <a:tailEnd/>
                    </a:ln>
                  </pic:spPr>
                </pic:pic>
              </a:graphicData>
            </a:graphic>
          </wp:inline>
        </w:drawing>
      </w:r>
    </w:p>
    <w:p w14:paraId="51F761C5" w14:textId="77777777" w:rsidR="00535365" w:rsidRPr="00D53748" w:rsidRDefault="00535365" w:rsidP="002C0578"/>
    <w:p w14:paraId="1A6EA7B9" w14:textId="77777777" w:rsidR="00535365" w:rsidRPr="002C0578" w:rsidRDefault="00535365" w:rsidP="002C0578">
      <w:pPr>
        <w:pStyle w:val="Legenda"/>
      </w:pPr>
      <w:bookmarkStart w:id="1122" w:name="_Toc269988823"/>
      <w:bookmarkStart w:id="1123" w:name="_Toc348899601"/>
      <w:r w:rsidRPr="002C0578">
        <w:t xml:space="preserve">Figura </w:t>
      </w:r>
      <w:r w:rsidR="00CB02DC" w:rsidRPr="002C0578">
        <w:fldChar w:fldCharType="begin"/>
      </w:r>
      <w:r w:rsidRPr="002C0578">
        <w:instrText xml:space="preserve"> SEQ Figura \* ARABIC </w:instrText>
      </w:r>
      <w:r w:rsidR="00CB02DC" w:rsidRPr="002C0578">
        <w:fldChar w:fldCharType="separate"/>
      </w:r>
      <w:r w:rsidR="00D8284F">
        <w:rPr>
          <w:noProof/>
        </w:rPr>
        <w:t>2</w:t>
      </w:r>
      <w:r w:rsidR="00CB02DC" w:rsidRPr="002C0578">
        <w:fldChar w:fldCharType="end"/>
      </w:r>
      <w:r w:rsidRPr="002C0578">
        <w:t>3 - Modelo Lógico</w:t>
      </w:r>
      <w:bookmarkEnd w:id="1122"/>
      <w:bookmarkEnd w:id="1123"/>
    </w:p>
    <w:p w14:paraId="22251FED" w14:textId="77777777" w:rsidR="00301E38" w:rsidRDefault="00301E38">
      <w:pPr>
        <w:pStyle w:val="Ttulo2"/>
      </w:pPr>
      <w:bookmarkStart w:id="1124" w:name="_Toc399178780"/>
      <w:r>
        <w:t>Inspeção de Usabilidade</w:t>
      </w:r>
      <w:bookmarkEnd w:id="1124"/>
    </w:p>
    <w:p w14:paraId="05469806" w14:textId="77777777" w:rsidR="00301E38" w:rsidRDefault="00301E38"/>
    <w:p w14:paraId="0042D841"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1F6EE053" w14:textId="77777777" w:rsidR="00093402" w:rsidRDefault="00093402" w:rsidP="00325588">
      <w:pPr>
        <w:pStyle w:val="Legenda"/>
        <w:rPr>
          <w:highlight w:val="yellow"/>
        </w:rPr>
      </w:pPr>
    </w:p>
    <w:p w14:paraId="7BA09828" w14:textId="77777777" w:rsidR="00C85DEC" w:rsidRPr="006B2E40" w:rsidRDefault="00325588" w:rsidP="00325588">
      <w:pPr>
        <w:pStyle w:val="Legenda"/>
        <w:rPr>
          <w:highlight w:val="yellow"/>
        </w:rPr>
      </w:pPr>
      <w:bookmarkStart w:id="1125" w:name="_Toc348899628"/>
      <w:r w:rsidRPr="00AD1364">
        <w:t xml:space="preserve">Tabela </w:t>
      </w:r>
      <w:r w:rsidR="00CB02DC" w:rsidRPr="00AD1364">
        <w:fldChar w:fldCharType="begin"/>
      </w:r>
      <w:r w:rsidR="006C723A" w:rsidRPr="00AD1364">
        <w:instrText xml:space="preserve"> SEQ Tabela \* ARABIC </w:instrText>
      </w:r>
      <w:r w:rsidR="00CB02DC" w:rsidRPr="00AD1364">
        <w:fldChar w:fldCharType="separate"/>
      </w:r>
      <w:ins w:id="1126" w:author="Ana Paula S" w:date="2014-09-22T21:17:00Z">
        <w:r w:rsidR="00572016">
          <w:rPr>
            <w:noProof/>
          </w:rPr>
          <w:t>6</w:t>
        </w:r>
      </w:ins>
      <w:del w:id="1127" w:author="Ana Paula S" w:date="2014-09-22T21:17:00Z">
        <w:r w:rsidR="00D8284F" w:rsidDel="00572016">
          <w:rPr>
            <w:noProof/>
          </w:rPr>
          <w:delText>5</w:delText>
        </w:r>
      </w:del>
      <w:r w:rsidR="00CB02DC" w:rsidRPr="00AD1364">
        <w:rPr>
          <w:noProof/>
        </w:rPr>
        <w:fldChar w:fldCharType="end"/>
      </w:r>
      <w:r w:rsidR="00093402" w:rsidRPr="00AD1364">
        <w:t>Relação</w:t>
      </w:r>
      <w:r w:rsidR="00093402" w:rsidRPr="00093402">
        <w:t xml:space="preserve"> de Problemas Encontrados</w:t>
      </w:r>
      <w:bookmarkEnd w:id="1125"/>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61026B32"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AFA341C"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BAE007F"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D55D84F"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158362E"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0233059"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40FC826B"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4D74518"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4182691C"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43072446"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040767C0" w14:textId="77777777" w:rsidR="006B2E40" w:rsidRPr="00511532" w:rsidRDefault="006B2E40" w:rsidP="00591961">
            <w:pPr>
              <w:spacing w:line="240" w:lineRule="auto"/>
              <w:rPr>
                <w:b/>
                <w:sz w:val="20"/>
                <w:szCs w:val="20"/>
              </w:rPr>
            </w:pPr>
            <w:r w:rsidRPr="00511532">
              <w:rPr>
                <w:b/>
                <w:sz w:val="20"/>
                <w:szCs w:val="20"/>
              </w:rPr>
              <w:t> </w:t>
            </w:r>
          </w:p>
          <w:p w14:paraId="2B23EDD1" w14:textId="77777777" w:rsidR="006B2E40" w:rsidRPr="00511532" w:rsidRDefault="006B2E40" w:rsidP="00591961">
            <w:pPr>
              <w:spacing w:line="240" w:lineRule="auto"/>
              <w:rPr>
                <w:b/>
                <w:sz w:val="20"/>
                <w:szCs w:val="20"/>
              </w:rPr>
            </w:pPr>
            <w:r w:rsidRPr="00511532">
              <w:rPr>
                <w:b/>
                <w:sz w:val="20"/>
                <w:szCs w:val="20"/>
              </w:rPr>
              <w:t> </w:t>
            </w:r>
          </w:p>
          <w:p w14:paraId="1C674631"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64CB2305"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2241AB0"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2E20A748"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35BE4ABA"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604585AE"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66264252"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02A6ED15"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00B71D9" w14:textId="77777777" w:rsidR="006B2E40" w:rsidRDefault="006B2E40" w:rsidP="00591961">
            <w:pPr>
              <w:spacing w:line="225" w:lineRule="atLeast"/>
              <w:jc w:val="center"/>
              <w:rPr>
                <w:b/>
                <w:bCs/>
                <w:sz w:val="20"/>
                <w:szCs w:val="20"/>
              </w:rPr>
            </w:pPr>
            <w:r w:rsidRPr="00D2687E">
              <w:rPr>
                <w:b/>
                <w:bCs/>
                <w:sz w:val="20"/>
                <w:szCs w:val="20"/>
              </w:rPr>
              <w:t> </w:t>
            </w:r>
          </w:p>
          <w:p w14:paraId="321B756A"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62742658"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1CEFD8B6" w14:textId="77777777" w:rsidR="006B2E40" w:rsidRPr="00511532" w:rsidRDefault="006B2E40" w:rsidP="00591961">
            <w:pPr>
              <w:spacing w:line="225" w:lineRule="atLeast"/>
              <w:rPr>
                <w:b/>
                <w:sz w:val="20"/>
                <w:szCs w:val="20"/>
              </w:rPr>
            </w:pPr>
            <w:r w:rsidRPr="00511532">
              <w:rPr>
                <w:b/>
                <w:sz w:val="20"/>
                <w:szCs w:val="20"/>
              </w:rPr>
              <w:t> </w:t>
            </w:r>
          </w:p>
          <w:p w14:paraId="38597052" w14:textId="77777777" w:rsidR="006B2E40" w:rsidRPr="00511532" w:rsidRDefault="006B2E40" w:rsidP="00591961">
            <w:pPr>
              <w:spacing w:line="225" w:lineRule="atLeast"/>
              <w:rPr>
                <w:b/>
                <w:sz w:val="20"/>
                <w:szCs w:val="20"/>
              </w:rPr>
            </w:pPr>
            <w:r w:rsidRPr="00511532">
              <w:rPr>
                <w:b/>
                <w:sz w:val="20"/>
                <w:szCs w:val="20"/>
              </w:rPr>
              <w:t> </w:t>
            </w:r>
          </w:p>
          <w:p w14:paraId="5A36C816"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4A0EBE2B"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8E1E01F"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6C5FE685"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361B6451"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53E455C2"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79BAE79D"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125460B5"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2C5F0F8F"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2A25D3A"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19DF393D"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23A3915C"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550C32BD"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50035EF7"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3D31A37"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5E4B505"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42015303"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47DA7DE5"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241C91EF"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77174C32"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4DF57DC3"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4A19A27" w14:textId="77777777" w:rsidR="006B2E40" w:rsidRPr="00D2687E" w:rsidRDefault="006B2E40" w:rsidP="00591961">
            <w:pPr>
              <w:spacing w:line="240" w:lineRule="auto"/>
              <w:jc w:val="center"/>
              <w:rPr>
                <w:b/>
                <w:bCs/>
                <w:sz w:val="20"/>
                <w:szCs w:val="20"/>
              </w:rPr>
            </w:pPr>
            <w:r>
              <w:rPr>
                <w:b/>
                <w:bCs/>
                <w:sz w:val="20"/>
                <w:szCs w:val="20"/>
              </w:rPr>
              <w:lastRenderedPageBreak/>
              <w:t>3</w:t>
            </w:r>
          </w:p>
        </w:tc>
        <w:tc>
          <w:tcPr>
            <w:tcW w:w="3586" w:type="dxa"/>
            <w:tcBorders>
              <w:top w:val="outset" w:sz="6" w:space="0" w:color="auto"/>
              <w:left w:val="outset" w:sz="6" w:space="0" w:color="auto"/>
              <w:bottom w:val="outset" w:sz="6" w:space="0" w:color="auto"/>
              <w:right w:val="outset" w:sz="6" w:space="0" w:color="auto"/>
            </w:tcBorders>
            <w:hideMark/>
          </w:tcPr>
          <w:p w14:paraId="26A3B2C5"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710DF8EB"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401348E8"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3EE0B7B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0888B79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DE69334"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71AA2B46"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284B0029"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6051F5BE"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434D537D"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09ED9B0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FF87CF0"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7ADDF5E6"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302F7C5B"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28C27604"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473651D1"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2DB5084D"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B60A4FE"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45A69B7C"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23A7BD97"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7520FFA7"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0DFC938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396B62C5"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50C2C6B"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0F10D26D"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13655300"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312DF1B4"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A9E63E7" w14:textId="77777777" w:rsidR="006B2E40" w:rsidRPr="00D2687E" w:rsidRDefault="006B2E40" w:rsidP="00591961">
            <w:pPr>
              <w:spacing w:line="240" w:lineRule="auto"/>
              <w:jc w:val="center"/>
              <w:rPr>
                <w:sz w:val="20"/>
                <w:szCs w:val="20"/>
              </w:rPr>
            </w:pPr>
          </w:p>
        </w:tc>
      </w:tr>
      <w:tr w:rsidR="006B2E40" w:rsidRPr="00D2687E" w14:paraId="472060A1"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7B8EED7"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3CAF8EB0"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3601D4F3"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7F532E0A"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351A2594" w14:textId="77777777" w:rsidR="006B2E40" w:rsidRPr="00D2687E" w:rsidRDefault="006B2E40" w:rsidP="00591961">
            <w:pPr>
              <w:spacing w:line="240" w:lineRule="auto"/>
              <w:jc w:val="center"/>
              <w:rPr>
                <w:sz w:val="20"/>
                <w:szCs w:val="20"/>
              </w:rPr>
            </w:pPr>
          </w:p>
        </w:tc>
      </w:tr>
      <w:tr w:rsidR="006B2E40" w:rsidRPr="00D2687E" w14:paraId="52938DF5"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027CD5D"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51FE508F"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24656DBF"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622FEC29"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383CE70" w14:textId="77777777" w:rsidR="006B2E40" w:rsidRPr="00D2687E" w:rsidRDefault="006B2E40" w:rsidP="00591961">
            <w:pPr>
              <w:spacing w:line="240" w:lineRule="auto"/>
              <w:jc w:val="center"/>
              <w:rPr>
                <w:sz w:val="20"/>
                <w:szCs w:val="20"/>
              </w:rPr>
            </w:pPr>
          </w:p>
        </w:tc>
      </w:tr>
      <w:tr w:rsidR="006B2E40" w:rsidRPr="00D2687E" w14:paraId="7FEA2609"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1B9BFBB"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4DFD2699"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3BEA83C"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4448B873"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34D8E586" w14:textId="77777777" w:rsidR="006B2E40" w:rsidRPr="00D2687E" w:rsidRDefault="006B2E40" w:rsidP="00591961">
            <w:pPr>
              <w:spacing w:line="240" w:lineRule="auto"/>
              <w:jc w:val="center"/>
              <w:rPr>
                <w:sz w:val="20"/>
                <w:szCs w:val="20"/>
              </w:rPr>
            </w:pPr>
          </w:p>
        </w:tc>
      </w:tr>
    </w:tbl>
    <w:p w14:paraId="54C217BC" w14:textId="77777777" w:rsidR="00301E38" w:rsidRDefault="00301E38" w:rsidP="002C0578"/>
    <w:p w14:paraId="351579DD" w14:textId="77777777" w:rsidR="00301E38" w:rsidRDefault="00A17039">
      <w:pPr>
        <w:pStyle w:val="Ttulo1"/>
        <w:pageBreakBefore/>
      </w:pPr>
      <w:bookmarkStart w:id="1128" w:name="_Toc399178781"/>
      <w:r>
        <w:lastRenderedPageBreak/>
        <w:t>Configuração</w:t>
      </w:r>
      <w:bookmarkEnd w:id="1128"/>
    </w:p>
    <w:p w14:paraId="13F0E2B6"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1B362847"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07B3DC33"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1A13510B" w14:textId="77777777" w:rsidR="005B2582" w:rsidRDefault="005B2582" w:rsidP="002C0578">
      <w:pPr>
        <w:rPr>
          <w:color w:val="0000FF"/>
        </w:rPr>
      </w:pPr>
      <w:r>
        <w:rPr>
          <w:color w:val="0000FF"/>
        </w:rPr>
        <w:t xml:space="preserve">Os tópicos abaixo apresentam um exemplo de descrição da descrição </w:t>
      </w:r>
      <w:commentRangeStart w:id="1129"/>
      <w:r>
        <w:rPr>
          <w:color w:val="0000FF"/>
        </w:rPr>
        <w:t>necessária</w:t>
      </w:r>
      <w:commentRangeEnd w:id="1129"/>
      <w:r>
        <w:rPr>
          <w:rStyle w:val="Refdecomentrio"/>
        </w:rPr>
        <w:commentReference w:id="1129"/>
      </w:r>
      <w:r>
        <w:rPr>
          <w:color w:val="0000FF"/>
        </w:rPr>
        <w:t>.</w:t>
      </w:r>
    </w:p>
    <w:p w14:paraId="7218D588" w14:textId="77777777" w:rsidR="005B2582" w:rsidRPr="005B2582" w:rsidRDefault="005B2582" w:rsidP="002C0578"/>
    <w:p w14:paraId="3DC4A7A3" w14:textId="77777777" w:rsidR="005B2582" w:rsidRDefault="005B2582" w:rsidP="005B2582">
      <w:pPr>
        <w:pStyle w:val="Ttulo2"/>
      </w:pPr>
      <w:bookmarkStart w:id="1130" w:name="_Toc358128397"/>
      <w:bookmarkStart w:id="1131" w:name="_Toc399178782"/>
      <w:r>
        <w:t>Requisitos Mínimos de Hardware</w:t>
      </w:r>
      <w:bookmarkEnd w:id="1130"/>
      <w:bookmarkEnd w:id="1131"/>
    </w:p>
    <w:p w14:paraId="3C5FDAFA" w14:textId="77777777" w:rsidR="005B2582" w:rsidRDefault="005B2582" w:rsidP="005B2582">
      <w:pPr>
        <w:ind w:left="432"/>
        <w:rPr>
          <w:color w:val="0000FF"/>
        </w:rPr>
      </w:pPr>
      <w:r>
        <w:rPr>
          <w:color w:val="0000FF"/>
        </w:rPr>
        <w:t>[Apresente uma descrição do hardware mínimo para execução de seu sistema. Considere exemplo abaixo.]</w:t>
      </w:r>
    </w:p>
    <w:p w14:paraId="44607C97"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4498898B"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2AE1676C"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2449707B"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14:paraId="306CD4C8" w14:textId="77777777" w:rsidR="005B2582" w:rsidRDefault="005B2582" w:rsidP="005B2582">
      <w:pPr>
        <w:ind w:left="360"/>
      </w:pPr>
    </w:p>
    <w:p w14:paraId="5A2BDC0A" w14:textId="77777777" w:rsidR="005B2582" w:rsidRDefault="005B2582" w:rsidP="005B2582">
      <w:pPr>
        <w:pStyle w:val="Ttulo2"/>
      </w:pPr>
      <w:bookmarkStart w:id="1132" w:name="_Toc358128398"/>
      <w:bookmarkStart w:id="1133" w:name="_Toc399178783"/>
      <w:r>
        <w:t>Requisitos Mínimos de Software</w:t>
      </w:r>
      <w:bookmarkEnd w:id="1132"/>
      <w:bookmarkEnd w:id="1133"/>
    </w:p>
    <w:p w14:paraId="5FA54E3D" w14:textId="77777777" w:rsidR="005B2582" w:rsidRDefault="005B2582" w:rsidP="005B2582">
      <w:pPr>
        <w:ind w:left="432"/>
        <w:rPr>
          <w:color w:val="0000FF"/>
        </w:rPr>
      </w:pPr>
      <w:r>
        <w:rPr>
          <w:color w:val="0000FF"/>
        </w:rPr>
        <w:t>[Apresente uma descrição do sotware mínimo para execução de seu sistema. Considere exemplo abaixo.]</w:t>
      </w:r>
    </w:p>
    <w:p w14:paraId="63B7557F"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0B57D317"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4349C6B0"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005823A9"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505CB614" w14:textId="77777777" w:rsidR="005B2582" w:rsidRPr="005B2582" w:rsidRDefault="005B2582" w:rsidP="005B2582">
      <w:pPr>
        <w:ind w:left="360"/>
        <w:rPr>
          <w:color w:val="0000FF"/>
        </w:rPr>
      </w:pPr>
    </w:p>
    <w:p w14:paraId="0FC1F323" w14:textId="77777777" w:rsidR="005B2582" w:rsidRDefault="005B2582" w:rsidP="005B2582">
      <w:pPr>
        <w:pStyle w:val="Ttulo2"/>
      </w:pPr>
      <w:bookmarkStart w:id="1134" w:name="_Toc358128399"/>
      <w:bookmarkStart w:id="1135" w:name="_Toc399178784"/>
      <w:r>
        <w:t>Guia de instalação do sistema</w:t>
      </w:r>
      <w:bookmarkEnd w:id="1134"/>
      <w:bookmarkEnd w:id="1135"/>
    </w:p>
    <w:p w14:paraId="1E994DB9" w14:textId="77777777" w:rsidR="005B2582" w:rsidRDefault="005B2582" w:rsidP="005B2582">
      <w:pPr>
        <w:ind w:left="432"/>
        <w:rPr>
          <w:color w:val="0000FF"/>
        </w:rPr>
      </w:pPr>
      <w:r>
        <w:rPr>
          <w:color w:val="0000FF"/>
        </w:rPr>
        <w:t>[Apresente uma descrição dos passos para a instalação de seu sistema. Considere exemplo abaixo.]</w:t>
      </w:r>
    </w:p>
    <w:p w14:paraId="7A477B09"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2347F76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1AEA7931"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14:paraId="303819AE"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733DE99F" w14:textId="77777777" w:rsidR="005B2582" w:rsidRPr="005B2582" w:rsidRDefault="005B2582" w:rsidP="005B2582">
      <w:pPr>
        <w:pStyle w:val="PargrafodaLista"/>
        <w:ind w:left="792"/>
        <w:rPr>
          <w:rFonts w:ascii="Times New Roman" w:hAnsi="Times New Roman" w:cs="Times New Roman"/>
          <w:color w:val="0000FF"/>
          <w:sz w:val="24"/>
          <w:szCs w:val="24"/>
        </w:rPr>
      </w:pPr>
    </w:p>
    <w:p w14:paraId="2938688E"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740FE9B9"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14:paraId="21864BC1" w14:textId="77777777" w:rsidR="005B2582" w:rsidRPr="005B2582" w:rsidRDefault="005B2582" w:rsidP="005B2582">
      <w:pPr>
        <w:pStyle w:val="PargrafodaLista"/>
        <w:ind w:left="792"/>
        <w:rPr>
          <w:rFonts w:ascii="Times New Roman" w:hAnsi="Times New Roman" w:cs="Times New Roman"/>
          <w:color w:val="0000FF"/>
          <w:sz w:val="24"/>
          <w:szCs w:val="24"/>
        </w:rPr>
      </w:pPr>
    </w:p>
    <w:p w14:paraId="3814F42B"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16E7F349"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14:paraId="5B6CECF1" w14:textId="77777777" w:rsidR="005B2582" w:rsidRPr="005B2582" w:rsidRDefault="005B2582" w:rsidP="005B2582">
      <w:pPr>
        <w:pStyle w:val="PargrafodaLista"/>
        <w:ind w:left="792"/>
        <w:rPr>
          <w:rFonts w:ascii="Times New Roman" w:hAnsi="Times New Roman" w:cs="Times New Roman"/>
          <w:color w:val="0000FF"/>
          <w:sz w:val="24"/>
          <w:szCs w:val="24"/>
        </w:rPr>
      </w:pPr>
    </w:p>
    <w:p w14:paraId="7CCAC6F1"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0A3F1340"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30D22FEE" w14:textId="77777777" w:rsidR="00301E38" w:rsidRDefault="00301E38" w:rsidP="002C0578"/>
    <w:p w14:paraId="0A858159" w14:textId="77777777" w:rsidR="00301E38" w:rsidRDefault="00301E38">
      <w:pPr>
        <w:pStyle w:val="Ttulo1"/>
        <w:pageBreakBefore/>
      </w:pPr>
      <w:bookmarkStart w:id="1136" w:name="_Toc269327113"/>
      <w:bookmarkStart w:id="1137" w:name="_Toc269327236"/>
      <w:bookmarkStart w:id="1138" w:name="_Toc399178785"/>
      <w:r>
        <w:lastRenderedPageBreak/>
        <w:t>C</w:t>
      </w:r>
      <w:bookmarkEnd w:id="1136"/>
      <w:bookmarkEnd w:id="1137"/>
      <w:r>
        <w:t>onclusão</w:t>
      </w:r>
      <w:bookmarkEnd w:id="1138"/>
    </w:p>
    <w:p w14:paraId="3EBFFC8A"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6647FF5D" w14:textId="77777777" w:rsidR="00F96C8F" w:rsidRDefault="00F96C8F" w:rsidP="002C0578">
      <w:pPr>
        <w:rPr>
          <w:color w:val="0000FF"/>
        </w:rPr>
      </w:pPr>
    </w:p>
    <w:p w14:paraId="731C8CB1"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294E5072" w14:textId="77777777" w:rsidR="00F96C8F" w:rsidRDefault="00F96C8F" w:rsidP="002C0578">
      <w:pPr>
        <w:rPr>
          <w:color w:val="0000FF"/>
        </w:rPr>
      </w:pPr>
    </w:p>
    <w:p w14:paraId="3C70FFDA" w14:textId="77777777" w:rsidR="00F96C8F" w:rsidRDefault="00301E38" w:rsidP="002C0578">
      <w:pPr>
        <w:rPr>
          <w:color w:val="0000FF"/>
        </w:rPr>
      </w:pPr>
      <w:r w:rsidRPr="000E0E05">
        <w:rPr>
          <w:color w:val="0000FF"/>
        </w:rPr>
        <w:t>Não se permite a inclusão de dados novos nesse capítulo.</w:t>
      </w:r>
    </w:p>
    <w:p w14:paraId="56143140" w14:textId="77777777" w:rsidR="00F96C8F" w:rsidRDefault="00F96C8F" w:rsidP="002C0578">
      <w:pPr>
        <w:rPr>
          <w:color w:val="0000FF"/>
        </w:rPr>
      </w:pPr>
    </w:p>
    <w:p w14:paraId="5FB24308" w14:textId="77777777" w:rsidR="00F96C8F" w:rsidRDefault="00F96C8F" w:rsidP="002C0578">
      <w:pPr>
        <w:rPr>
          <w:color w:val="0000FF"/>
        </w:rPr>
      </w:pPr>
    </w:p>
    <w:p w14:paraId="54C2817E" w14:textId="77777777" w:rsidR="00F40F8E" w:rsidRDefault="00F40F8E" w:rsidP="002C0578">
      <w:pPr>
        <w:rPr>
          <w:color w:val="0000FF"/>
        </w:rPr>
      </w:pPr>
    </w:p>
    <w:p w14:paraId="44EE94B7" w14:textId="77777777" w:rsidR="00F40F8E" w:rsidRPr="000E0E05" w:rsidRDefault="00F40F8E" w:rsidP="002C0578">
      <w:pPr>
        <w:rPr>
          <w:color w:val="0000FF"/>
        </w:rPr>
        <w:sectPr w:rsidR="00F40F8E" w:rsidRPr="000E0E05" w:rsidSect="00D32F11">
          <w:headerReference w:type="default" r:id="rId30"/>
          <w:footerReference w:type="default" r:id="rId31"/>
          <w:headerReference w:type="first" r:id="rId32"/>
          <w:pgSz w:w="11907" w:h="16840" w:code="9"/>
          <w:pgMar w:top="1701" w:right="1134" w:bottom="1134" w:left="1418" w:header="1134" w:footer="0" w:gutter="0"/>
          <w:pgNumType w:start="1"/>
          <w:cols w:space="720"/>
          <w:docGrid w:linePitch="326"/>
        </w:sectPr>
      </w:pPr>
    </w:p>
    <w:p w14:paraId="0FCC176F" w14:textId="77777777" w:rsidR="00D32F11" w:rsidRPr="00D32F11" w:rsidRDefault="00D32F11" w:rsidP="00D32F11">
      <w:pPr>
        <w:pStyle w:val="Ttulo1"/>
        <w:pageBreakBefore/>
        <w:ind w:left="431" w:hanging="431"/>
      </w:pPr>
      <w:bookmarkStart w:id="1139" w:name="_Toc283537221"/>
      <w:bookmarkStart w:id="1140" w:name="_Toc296795852"/>
      <w:bookmarkStart w:id="1141" w:name="_Toc301444698"/>
      <w:bookmarkStart w:id="1142" w:name="_Toc399178786"/>
      <w:r w:rsidRPr="00D32F11">
        <w:lastRenderedPageBreak/>
        <w:t>Bibliografia</w:t>
      </w:r>
      <w:bookmarkEnd w:id="1139"/>
      <w:bookmarkEnd w:id="1140"/>
      <w:bookmarkEnd w:id="1141"/>
      <w:bookmarkEnd w:id="1142"/>
    </w:p>
    <w:p w14:paraId="23ABC6D5" w14:textId="77777777"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14:paraId="0FF79420"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27FA52B0" w14:textId="77777777" w:rsidR="00D32F11" w:rsidRPr="00EA564D" w:rsidRDefault="00D32F11" w:rsidP="00D32F11">
      <w:pPr>
        <w:pStyle w:val="Bibliografia"/>
        <w:ind w:left="340" w:hanging="340"/>
      </w:pPr>
    </w:p>
    <w:p w14:paraId="4942F338" w14:textId="77777777" w:rsidR="00D32F11" w:rsidRPr="00EA564D" w:rsidRDefault="00D32F11" w:rsidP="00D32F11"/>
    <w:p w14:paraId="2879778C" w14:textId="77777777" w:rsidR="00F40F8E" w:rsidRDefault="00F40F8E" w:rsidP="00F40F8E">
      <w:pPr>
        <w:rPr>
          <w:color w:val="0000FF"/>
        </w:rPr>
      </w:pPr>
    </w:p>
    <w:p w14:paraId="56EC0548" w14:textId="77777777" w:rsidR="00301E38" w:rsidRDefault="00301E38" w:rsidP="002C0578"/>
    <w:p w14:paraId="379389AD" w14:textId="77777777" w:rsidR="00301E38" w:rsidRDefault="00301E38" w:rsidP="002C0578"/>
    <w:p w14:paraId="3215889E" w14:textId="77777777" w:rsidR="00301E38" w:rsidRDefault="00301E38" w:rsidP="002C0578"/>
    <w:p w14:paraId="7F26D5E8" w14:textId="77777777" w:rsidR="00FC40EE" w:rsidRDefault="00FC40EE">
      <w:pPr>
        <w:sectPr w:rsidR="00FC40EE">
          <w:headerReference w:type="first" r:id="rId33"/>
          <w:footerReference w:type="first" r:id="rId34"/>
          <w:pgSz w:w="11907" w:h="16840" w:code="9"/>
          <w:pgMar w:top="1701" w:right="1134" w:bottom="1134" w:left="1701" w:header="1134" w:footer="0" w:gutter="0"/>
          <w:cols w:space="720"/>
          <w:titlePg/>
        </w:sectPr>
      </w:pPr>
    </w:p>
    <w:p w14:paraId="0FE9348C" w14:textId="77777777" w:rsidR="00301E38" w:rsidRDefault="00396A14">
      <w:pPr>
        <w:pStyle w:val="Ttulo1"/>
      </w:pPr>
      <w:bookmarkStart w:id="1143" w:name="_Toc399178787"/>
      <w:r>
        <w:lastRenderedPageBreak/>
        <w:t>Anexo</w:t>
      </w:r>
      <w:r w:rsidR="00301E38">
        <w:t xml:space="preserve"> A</w:t>
      </w:r>
      <w:bookmarkEnd w:id="1143"/>
    </w:p>
    <w:p w14:paraId="00919DBA" w14:textId="77777777" w:rsidR="006E59BA" w:rsidRDefault="006E59BA" w:rsidP="006E59BA"/>
    <w:p w14:paraId="6D5CAB41" w14:textId="77777777" w:rsidR="006E59BA" w:rsidRDefault="006E59BA" w:rsidP="006E59BA"/>
    <w:p w14:paraId="1722CFC8" w14:textId="77777777" w:rsidR="006E59BA" w:rsidRDefault="006E59BA" w:rsidP="006E59BA"/>
    <w:p w14:paraId="2D89F1B7" w14:textId="77777777" w:rsidR="006E59BA" w:rsidRDefault="006E59BA" w:rsidP="006E59BA"/>
    <w:p w14:paraId="200ACCF4" w14:textId="77777777" w:rsidR="006E59BA" w:rsidRDefault="006E59BA" w:rsidP="006E59BA"/>
    <w:p w14:paraId="59656D74" w14:textId="77777777" w:rsidR="006E59BA" w:rsidRDefault="006E59BA" w:rsidP="006E59BA"/>
    <w:p w14:paraId="2324D98D" w14:textId="77777777" w:rsidR="006E59BA" w:rsidRDefault="006E59BA" w:rsidP="006E59BA"/>
    <w:p w14:paraId="57BACAF7"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29" w:author="admlab" w:date="2014-08-25T18:14:00Z" w:initials="a">
    <w:p w14:paraId="24148AFE" w14:textId="77777777" w:rsidR="00124951" w:rsidRDefault="00124951">
      <w:pPr>
        <w:pStyle w:val="Textodecomentrio"/>
      </w:pPr>
      <w:r>
        <w:rPr>
          <w:rStyle w:val="Refdecomentrio"/>
        </w:rPr>
        <w:annotationRef/>
      </w:r>
      <w:r>
        <w:t>Melhor separar as ocorrências de outras atividades. As ocorrências aqui diz respeito a mau comportamento, tarefa incompleta ou não entregue ou coisas do tipo? Inclusive é melhor deixar esse termo bem claro no começo do documento.</w:t>
      </w:r>
    </w:p>
  </w:comment>
  <w:comment w:id="345" w:author="admlab" w:date="2014-09-08T18:32:00Z" w:initials="a">
    <w:p w14:paraId="4324F3B0" w14:textId="77777777" w:rsidR="00124951" w:rsidRDefault="00124951">
      <w:pPr>
        <w:pStyle w:val="Textodecomentrio"/>
      </w:pPr>
      <w:r>
        <w:rPr>
          <w:rStyle w:val="Refdecomentrio"/>
        </w:rPr>
        <w:annotationRef/>
      </w:r>
      <w:r>
        <w:t>Quebrar o parágrafo em partes menores.</w:t>
      </w:r>
    </w:p>
  </w:comment>
  <w:comment w:id="355" w:author="admlab" w:date="2014-09-01T18:56:00Z" w:initials="a">
    <w:p w14:paraId="7BA5705D" w14:textId="77777777" w:rsidR="00124951" w:rsidRDefault="00124951">
      <w:pPr>
        <w:pStyle w:val="Textodecomentrio"/>
      </w:pPr>
      <w:r>
        <w:rPr>
          <w:rStyle w:val="Refdecomentrio"/>
        </w:rPr>
        <w:annotationRef/>
      </w:r>
      <w:r>
        <w:t>typo</w:t>
      </w:r>
    </w:p>
  </w:comment>
  <w:comment w:id="716" w:author="admlab" w:date="2014-09-15T18:13:00Z" w:initials="a">
    <w:p w14:paraId="14D4A04A" w14:textId="77777777" w:rsidR="00124951" w:rsidRDefault="00124951">
      <w:pPr>
        <w:pStyle w:val="Textodecomentrio"/>
      </w:pPr>
      <w:r>
        <w:rPr>
          <w:rStyle w:val="Refdecomentrio"/>
        </w:rPr>
        <w:annotationRef/>
      </w:r>
      <w:r>
        <w:t>Manter formatação inicial em lista ao invés de tabela.</w:t>
      </w:r>
    </w:p>
  </w:comment>
  <w:comment w:id="848" w:author="admlab" w:date="2014-09-14T14:47:00Z" w:initials="a">
    <w:p w14:paraId="3C15FE24" w14:textId="77777777" w:rsidR="00124951" w:rsidRDefault="00124951" w:rsidP="00376F3D">
      <w:pPr>
        <w:pStyle w:val="Textodecomentrio"/>
      </w:pPr>
      <w:r>
        <w:rPr>
          <w:rStyle w:val="Refdecomentrio"/>
        </w:rPr>
        <w:annotationRef/>
      </w:r>
      <w:r>
        <w:t>Pós condição deve ser especificada quando muda estado do sistema. Não é o caso deste.</w:t>
      </w:r>
    </w:p>
  </w:comment>
  <w:comment w:id="849" w:author="admlab" w:date="2014-09-14T14:47:00Z" w:initials="a">
    <w:p w14:paraId="32C37AF4" w14:textId="77777777" w:rsidR="00124951" w:rsidRDefault="00124951" w:rsidP="00376F3D">
      <w:pPr>
        <w:pStyle w:val="Textodecomentrio"/>
      </w:pPr>
      <w:r>
        <w:rPr>
          <w:rStyle w:val="Refdecomentrio"/>
        </w:rPr>
        <w:annotationRef/>
      </w:r>
      <w:r>
        <w:t>A forma de acesso ao boletim é igual para o aluno, professor e pais? Poderia disponibilizar uma página com os boletins os quais o usuário tem acesso. Se for aluno, somente o dele é exibido.</w:t>
      </w:r>
    </w:p>
  </w:comment>
  <w:comment w:id="860" w:author="admlab" w:date="2014-09-14T14:47:00Z" w:initials="a">
    <w:p w14:paraId="1050AE3F" w14:textId="77777777" w:rsidR="00124951" w:rsidRDefault="00124951" w:rsidP="00376F3D">
      <w:pPr>
        <w:pStyle w:val="Textodecomentrio"/>
      </w:pPr>
      <w:r>
        <w:rPr>
          <w:rStyle w:val="Refdecomentrio"/>
        </w:rPr>
        <w:annotationRef/>
      </w:r>
      <w:r>
        <w:t>Pós condição deve ser especificada quando muda estado do sistema. Não é o caso deste.</w:t>
      </w:r>
    </w:p>
  </w:comment>
  <w:comment w:id="861" w:author="admlab" w:date="2014-09-14T14:47:00Z" w:initials="a">
    <w:p w14:paraId="023964EE" w14:textId="77777777" w:rsidR="00124951" w:rsidRDefault="00124951" w:rsidP="00376F3D">
      <w:pPr>
        <w:pStyle w:val="Textodecomentrio"/>
      </w:pPr>
      <w:r>
        <w:rPr>
          <w:rStyle w:val="Refdecomentrio"/>
        </w:rPr>
        <w:annotationRef/>
      </w:r>
      <w:r>
        <w:t>E se não houver tarefa?</w:t>
      </w:r>
    </w:p>
  </w:comment>
  <w:comment w:id="880" w:author="admlab" w:date="2014-09-14T14:47:00Z" w:initials="a">
    <w:p w14:paraId="6EE1C138" w14:textId="77777777" w:rsidR="00124951" w:rsidRDefault="00124951" w:rsidP="00376F3D">
      <w:pPr>
        <w:pStyle w:val="Textodecomentrio"/>
      </w:pPr>
      <w:r>
        <w:rPr>
          <w:rStyle w:val="Refdecomentrio"/>
        </w:rPr>
        <w:annotationRef/>
      </w:r>
      <w:r>
        <w:t>Pós condição deve ser especificada quando muda estado do sistema. Não é o caso deste.</w:t>
      </w:r>
    </w:p>
  </w:comment>
  <w:comment w:id="943" w:author="admlab" w:date="2014-09-15T18:21:00Z" w:initials="a">
    <w:p w14:paraId="65BE7B7A" w14:textId="77777777" w:rsidR="00124951" w:rsidRDefault="00124951">
      <w:pPr>
        <w:pStyle w:val="Textodecomentrio"/>
      </w:pPr>
      <w:r>
        <w:rPr>
          <w:rStyle w:val="Refdecomentrio"/>
        </w:rPr>
        <w:annotationRef/>
      </w:r>
      <w:r>
        <w:t>É uma ou várias turmas?</w:t>
      </w:r>
    </w:p>
  </w:comment>
  <w:comment w:id="944" w:author="admlab" w:date="2014-09-15T18:22:00Z" w:initials="a">
    <w:p w14:paraId="5793EB15" w14:textId="77777777" w:rsidR="00124951" w:rsidRDefault="00124951">
      <w:pPr>
        <w:pStyle w:val="Textodecomentrio"/>
      </w:pPr>
      <w:r>
        <w:rPr>
          <w:rStyle w:val="Refdecomentrio"/>
        </w:rPr>
        <w:annotationRef/>
      </w:r>
      <w:r>
        <w:t>Onde isso ocorre?</w:t>
      </w:r>
    </w:p>
  </w:comment>
  <w:comment w:id="950" w:author="admlab" w:date="2014-09-15T18:23:00Z" w:initials="a">
    <w:p w14:paraId="60AE76D1" w14:textId="77777777" w:rsidR="00124951" w:rsidRDefault="00124951">
      <w:pPr>
        <w:pStyle w:val="Textodecomentrio"/>
      </w:pPr>
      <w:r>
        <w:rPr>
          <w:rStyle w:val="Refdecomentrio"/>
        </w:rPr>
        <w:annotationRef/>
      </w:r>
      <w:r>
        <w:t>Na verdade a idéia aqui é o "RA único" no sistema e não "único RA".</w:t>
      </w:r>
    </w:p>
  </w:comment>
  <w:comment w:id="963" w:author="admlab" w:date="2014-09-15T18:24:00Z" w:initials="a">
    <w:p w14:paraId="2011293D" w14:textId="77777777" w:rsidR="00124951" w:rsidRDefault="00124951">
      <w:pPr>
        <w:pStyle w:val="Textodecomentrio"/>
      </w:pPr>
      <w:r>
        <w:rPr>
          <w:rStyle w:val="Refdecomentrio"/>
        </w:rPr>
        <w:annotationRef/>
      </w:r>
      <w:r>
        <w:t>dados atualizados</w:t>
      </w:r>
    </w:p>
  </w:comment>
  <w:comment w:id="964" w:author="admlab" w:date="2014-09-15T18:24:00Z" w:initials="a">
    <w:p w14:paraId="4D67BF8F" w14:textId="77777777" w:rsidR="00124951" w:rsidRDefault="00124951">
      <w:pPr>
        <w:pStyle w:val="Textodecomentrio"/>
      </w:pPr>
      <w:r>
        <w:rPr>
          <w:rStyle w:val="Refdecomentrio"/>
        </w:rPr>
        <w:annotationRef/>
      </w:r>
      <w:r>
        <w:t>Como a secretaria chega no aluno? RA, busca?</w:t>
      </w:r>
    </w:p>
  </w:comment>
  <w:comment w:id="965" w:author="admlab" w:date="2014-09-15T18:25:00Z" w:initials="a">
    <w:p w14:paraId="202CA5D8" w14:textId="77777777" w:rsidR="00124951" w:rsidRDefault="00124951">
      <w:pPr>
        <w:pStyle w:val="Textodecomentrio"/>
      </w:pPr>
      <w:r>
        <w:rPr>
          <w:rStyle w:val="Refdecomentrio"/>
        </w:rPr>
        <w:annotationRef/>
      </w:r>
      <w:r>
        <w:t>Nenhumfluxi alternativo?</w:t>
      </w:r>
    </w:p>
  </w:comment>
  <w:comment w:id="972" w:author="admlab" w:date="2014-09-15T18:25:00Z" w:initials="a">
    <w:p w14:paraId="6BE32196" w14:textId="77777777" w:rsidR="00124951" w:rsidRDefault="00124951">
      <w:pPr>
        <w:pStyle w:val="Textodecomentrio"/>
      </w:pPr>
      <w:r>
        <w:rPr>
          <w:rStyle w:val="Refdecomentrio"/>
        </w:rPr>
        <w:annotationRef/>
      </w:r>
      <w:r>
        <w:t>dados atualizados</w:t>
      </w:r>
    </w:p>
  </w:comment>
  <w:comment w:id="978" w:author="admlab" w:date="2014-09-15T18:26:00Z" w:initials="a">
    <w:p w14:paraId="038C7AB2" w14:textId="77777777" w:rsidR="00124951" w:rsidRDefault="00124951">
      <w:pPr>
        <w:pStyle w:val="Textodecomentrio"/>
      </w:pPr>
      <w:r>
        <w:rPr>
          <w:rStyle w:val="Refdecomentrio"/>
        </w:rPr>
        <w:annotationRef/>
      </w:r>
      <w:r>
        <w:t>Não necessário</w:t>
      </w:r>
    </w:p>
  </w:comment>
  <w:comment w:id="979" w:author="admlab" w:date="2014-09-15T18:26:00Z" w:initials="a">
    <w:p w14:paraId="3F4BB43D" w14:textId="77777777" w:rsidR="00124951" w:rsidRDefault="00124951">
      <w:pPr>
        <w:pStyle w:val="Textodecomentrio"/>
      </w:pPr>
      <w:r>
        <w:rPr>
          <w:rStyle w:val="Refdecomentrio"/>
        </w:rPr>
        <w:annotationRef/>
      </w:r>
      <w:r>
        <w:t>É de qual passo do fluxo principal?</w:t>
      </w:r>
    </w:p>
  </w:comment>
  <w:comment w:id="986" w:author="admlab" w:date="2014-09-15T18:33:00Z" w:initials="a">
    <w:p w14:paraId="564E5D21" w14:textId="77777777" w:rsidR="00124951" w:rsidRDefault="00124951">
      <w:pPr>
        <w:pStyle w:val="Textodecomentrio"/>
      </w:pPr>
      <w:r>
        <w:rPr>
          <w:rStyle w:val="Refdecomentrio"/>
        </w:rPr>
        <w:annotationRef/>
      </w:r>
      <w:r>
        <w:t>Na verdade é nennhum</w:t>
      </w:r>
    </w:p>
  </w:comment>
  <w:comment w:id="987" w:author="admlab" w:date="2014-09-15T18:34:00Z" w:initials="a">
    <w:p w14:paraId="17579415" w14:textId="77777777" w:rsidR="00124951" w:rsidRDefault="00124951">
      <w:pPr>
        <w:pStyle w:val="Textodecomentrio"/>
      </w:pPr>
      <w:r>
        <w:rPr>
          <w:rStyle w:val="Refdecomentrio"/>
        </w:rPr>
        <w:annotationRef/>
      </w:r>
      <w:r>
        <w:t>E se o RA for correto, mas não existir?</w:t>
      </w:r>
    </w:p>
  </w:comment>
  <w:comment w:id="999" w:author="admlab" w:date="2014-09-15T18:33:00Z" w:initials="a">
    <w:p w14:paraId="15D89BFC" w14:textId="77777777" w:rsidR="00124951" w:rsidRDefault="00124951">
      <w:pPr>
        <w:pStyle w:val="Textodecomentrio"/>
      </w:pPr>
      <w:r>
        <w:rPr>
          <w:rStyle w:val="Refdecomentrio"/>
        </w:rPr>
        <w:annotationRef/>
      </w:r>
      <w:r>
        <w:t>Na verdade é nennhum</w:t>
      </w:r>
    </w:p>
  </w:comment>
  <w:comment w:id="1000" w:author="admlab" w:date="2014-09-15T18:34:00Z" w:initials="a">
    <w:p w14:paraId="31E4C86C" w14:textId="77777777" w:rsidR="00124951" w:rsidRDefault="00124951">
      <w:pPr>
        <w:pStyle w:val="Textodecomentrio"/>
      </w:pPr>
      <w:r>
        <w:rPr>
          <w:rStyle w:val="Refdecomentrio"/>
        </w:rPr>
        <w:annotationRef/>
      </w:r>
      <w:r>
        <w:t>E se o responsável não for achado?</w:t>
      </w:r>
    </w:p>
  </w:comment>
  <w:comment w:id="1007" w:author="admlab" w:date="2014-09-15T18:33:00Z" w:initials="a">
    <w:p w14:paraId="30E9A1B7" w14:textId="77777777" w:rsidR="00124951" w:rsidRDefault="00124951">
      <w:pPr>
        <w:pStyle w:val="Textodecomentrio"/>
      </w:pPr>
      <w:r>
        <w:rPr>
          <w:rStyle w:val="Refdecomentrio"/>
        </w:rPr>
        <w:annotationRef/>
      </w:r>
      <w:r>
        <w:t>Na verdade é nennhum</w:t>
      </w:r>
    </w:p>
  </w:comment>
  <w:comment w:id="1008" w:author="admlab" w:date="2014-09-15T18:34:00Z" w:initials="a">
    <w:p w14:paraId="0DEDB217" w14:textId="77777777" w:rsidR="00124951" w:rsidRDefault="00124951">
      <w:pPr>
        <w:pStyle w:val="Textodecomentrio"/>
      </w:pPr>
      <w:r>
        <w:rPr>
          <w:rStyle w:val="Refdecomentrio"/>
        </w:rPr>
        <w:annotationRef/>
      </w:r>
      <w:r>
        <w:t>E se ainda não tiver professor cadastrado?</w:t>
      </w:r>
    </w:p>
  </w:comment>
  <w:comment w:id="1055" w:author="admlab" w:date="2014-09-15T18:36:00Z" w:initials="a">
    <w:p w14:paraId="72D5D034" w14:textId="77777777" w:rsidR="00124951" w:rsidRDefault="00124951">
      <w:pPr>
        <w:pStyle w:val="Textodecomentrio"/>
      </w:pPr>
      <w:r>
        <w:rPr>
          <w:rStyle w:val="Refdecomentrio"/>
        </w:rPr>
        <w:annotationRef/>
      </w:r>
      <w:r>
        <w:t>corrigir texto</w:t>
      </w:r>
    </w:p>
  </w:comment>
  <w:comment w:id="1088" w:author="admlab" w:date="2014-09-15T18:40:00Z" w:initials="a">
    <w:p w14:paraId="0FA14F68" w14:textId="77777777" w:rsidR="00124951" w:rsidRDefault="00124951">
      <w:pPr>
        <w:pStyle w:val="Textodecomentrio"/>
      </w:pPr>
      <w:r>
        <w:rPr>
          <w:rStyle w:val="Refdecomentrio"/>
        </w:rPr>
        <w:annotationRef/>
      </w:r>
      <w:r>
        <w:t>Incluir item sobre layout responsivo do site. Ele deve se adequar ao tamanho do dispositivo.</w:t>
      </w:r>
    </w:p>
  </w:comment>
  <w:comment w:id="1090" w:author="admlab" w:date="2014-09-15T18:39:00Z" w:initials="a">
    <w:p w14:paraId="3A700DA4" w14:textId="77777777" w:rsidR="00124951" w:rsidRDefault="00124951">
      <w:pPr>
        <w:pStyle w:val="Textodecomentrio"/>
      </w:pPr>
      <w:r>
        <w:rPr>
          <w:rStyle w:val="Refdecomentrio"/>
        </w:rPr>
        <w:annotationRef/>
      </w:r>
      <w:r>
        <w:t>E quanto a indicação de erros para o usuário?</w:t>
      </w:r>
    </w:p>
  </w:comment>
  <w:comment w:id="1095" w:author="admlab" w:date="2014-09-15T18:43:00Z" w:initials="a">
    <w:p w14:paraId="77C823A4" w14:textId="77777777" w:rsidR="00124951" w:rsidRDefault="00124951">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129" w:author="H&amp;G" w:date="2013-06-16T08:40:00Z" w:initials="h&amp;g">
    <w:p w14:paraId="540C4D54" w14:textId="77777777" w:rsidR="00124951" w:rsidRDefault="00124951">
      <w:pPr>
        <w:pStyle w:val="Textodecomentrio"/>
      </w:pPr>
      <w:r>
        <w:rPr>
          <w:rStyle w:val="Refdecomentrio"/>
        </w:rPr>
        <w:annotationRef/>
      </w:r>
      <w:r>
        <w:t xml:space="preserve">Prof João. </w:t>
      </w:r>
    </w:p>
    <w:p w14:paraId="76FF6801" w14:textId="77777777" w:rsidR="00124951" w:rsidRDefault="00124951">
      <w:pPr>
        <w:pStyle w:val="Textodecomentrio"/>
      </w:pPr>
      <w:r>
        <w:t>WEB:</w:t>
      </w:r>
    </w:p>
    <w:p w14:paraId="3F45DC0F" w14:textId="77777777" w:rsidR="00124951" w:rsidRDefault="00124951">
      <w:pPr>
        <w:pStyle w:val="Textodecomentrio"/>
      </w:pPr>
    </w:p>
    <w:p w14:paraId="7618024A" w14:textId="77777777" w:rsidR="00124951" w:rsidRDefault="00124951">
      <w:pPr>
        <w:pStyle w:val="Textodecomentrio"/>
      </w:pPr>
      <w:r>
        <w:t>Boa parte dos trabalhos continham os itens 5.1, 5.2 e 5.3 abaixo, alguns não !!!</w:t>
      </w:r>
    </w:p>
    <w:p w14:paraId="121CBEBB" w14:textId="77777777" w:rsidR="00124951" w:rsidRDefault="00124951">
      <w:pPr>
        <w:pStyle w:val="Textodecomentrio"/>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8AFE" w15:done="0"/>
  <w15:commentEx w15:paraId="4324F3B0" w15:done="0"/>
  <w15:commentEx w15:paraId="7BA5705D" w15:done="0"/>
  <w15:commentEx w15:paraId="14D4A04A" w15:done="0"/>
  <w15:commentEx w15:paraId="3C15FE24" w15:done="0"/>
  <w15:commentEx w15:paraId="32C37AF4" w15:done="0"/>
  <w15:commentEx w15:paraId="1050AE3F" w15:done="0"/>
  <w15:commentEx w15:paraId="023964EE" w15:done="0"/>
  <w15:commentEx w15:paraId="6EE1C138" w15:done="0"/>
  <w15:commentEx w15:paraId="65BE7B7A" w15:done="0"/>
  <w15:commentEx w15:paraId="5793EB15" w15:done="0"/>
  <w15:commentEx w15:paraId="60AE76D1" w15:done="0"/>
  <w15:commentEx w15:paraId="2011293D" w15:done="0"/>
  <w15:commentEx w15:paraId="4D67BF8F" w15:done="0"/>
  <w15:commentEx w15:paraId="202CA5D8" w15:done="0"/>
  <w15:commentEx w15:paraId="6BE32196" w15:done="0"/>
  <w15:commentEx w15:paraId="038C7AB2" w15:done="0"/>
  <w15:commentEx w15:paraId="3F4BB43D" w15:done="0"/>
  <w15:commentEx w15:paraId="564E5D21" w15:done="0"/>
  <w15:commentEx w15:paraId="17579415" w15:done="0"/>
  <w15:commentEx w15:paraId="15D89BFC" w15:done="0"/>
  <w15:commentEx w15:paraId="31E4C86C" w15:done="0"/>
  <w15:commentEx w15:paraId="30E9A1B7" w15:done="0"/>
  <w15:commentEx w15:paraId="0DEDB217" w15:done="0"/>
  <w15:commentEx w15:paraId="72D5D034" w15:done="0"/>
  <w15:commentEx w15:paraId="0FA14F68" w15:done="0"/>
  <w15:commentEx w15:paraId="3A700DA4" w15:done="0"/>
  <w15:commentEx w15:paraId="77C823A4" w15:done="0"/>
  <w15:commentEx w15:paraId="121CBE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BAA315" w14:textId="77777777" w:rsidR="00C32786" w:rsidRDefault="00C32786">
      <w:r>
        <w:separator/>
      </w:r>
    </w:p>
  </w:endnote>
  <w:endnote w:type="continuationSeparator" w:id="0">
    <w:p w14:paraId="4CC2F33B" w14:textId="77777777" w:rsidR="00C32786" w:rsidRDefault="00C3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14556" w14:textId="77777777" w:rsidR="00124951" w:rsidRDefault="00124951"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DD3CD9">
      <w:rPr>
        <w:noProof/>
      </w:rPr>
      <w:t>18</w:t>
    </w:r>
    <w:r>
      <w:rPr>
        <w:noProof/>
      </w:rPr>
      <w:fldChar w:fldCharType="end"/>
    </w:r>
  </w:p>
  <w:p w14:paraId="534DAD56" w14:textId="77777777" w:rsidR="00124951" w:rsidRPr="00931C9A" w:rsidRDefault="00124951">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FF48A" w14:textId="77777777" w:rsidR="00124951" w:rsidRDefault="00124951"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8553D5">
      <w:rPr>
        <w:noProof/>
      </w:rPr>
      <w:t>51</w:t>
    </w:r>
    <w:r>
      <w:rPr>
        <w:noProof/>
      </w:rPr>
      <w:fldChar w:fldCharType="end"/>
    </w:r>
  </w:p>
  <w:p w14:paraId="543534AA" w14:textId="77777777" w:rsidR="00124951" w:rsidRDefault="0012495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2B91C0" w14:textId="77777777" w:rsidR="00C32786" w:rsidRDefault="00C32786">
      <w:r>
        <w:separator/>
      </w:r>
    </w:p>
  </w:footnote>
  <w:footnote w:type="continuationSeparator" w:id="0">
    <w:p w14:paraId="1D9A5702" w14:textId="77777777" w:rsidR="00C32786" w:rsidRDefault="00C327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36A64" w14:textId="77777777" w:rsidR="00124951" w:rsidRDefault="00124951">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F256534" w14:textId="77777777" w:rsidR="00124951" w:rsidRDefault="00124951">
    <w:pPr>
      <w:pStyle w:val="Cabealho"/>
      <w:framePr w:wrap="auto" w:vAnchor="text" w:hAnchor="margin" w:xAlign="right" w:y="1"/>
      <w:ind w:right="360"/>
      <w:rPr>
        <w:rStyle w:val="Nmerodepgina"/>
      </w:rPr>
    </w:pPr>
  </w:p>
  <w:p w14:paraId="08A864CB" w14:textId="77777777" w:rsidR="00124951" w:rsidRDefault="00124951">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90FB9" w14:textId="77777777" w:rsidR="00124951" w:rsidRDefault="00124951">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69A289" w14:textId="77777777" w:rsidR="00124951" w:rsidRDefault="00124951">
    <w:pPr>
      <w:pStyle w:val="Cabealho"/>
      <w:framePr w:wrap="auto" w:vAnchor="text" w:hAnchor="margin" w:xAlign="right" w:y="1"/>
      <w:jc w:val="right"/>
      <w:rPr>
        <w:rStyle w:val="Nmerodepgina"/>
        <w:color w:val="000000"/>
      </w:rPr>
    </w:pPr>
  </w:p>
  <w:p w14:paraId="188D2F53" w14:textId="77777777" w:rsidR="00124951" w:rsidRDefault="00124951">
    <w:pPr>
      <w:pStyle w:val="Cabealho"/>
      <w:framePr w:wrap="auto" w:vAnchor="text" w:hAnchor="margin" w:xAlign="right" w:y="1"/>
      <w:ind w:right="360"/>
      <w:rPr>
        <w:rStyle w:val="Nmerodepgina"/>
      </w:rPr>
    </w:pPr>
  </w:p>
  <w:p w14:paraId="7B5D368D" w14:textId="77777777" w:rsidR="00124951" w:rsidRDefault="00124951">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1E477" w14:textId="77777777" w:rsidR="00124951" w:rsidRDefault="00124951">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AE41A8" w14:textId="77777777" w:rsidR="00124951" w:rsidRDefault="00124951">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91A25" w14:textId="77777777" w:rsidR="00124951" w:rsidRPr="00931C9A" w:rsidRDefault="00124951"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45C97" w14:textId="77777777" w:rsidR="00124951" w:rsidRPr="00931C9A" w:rsidRDefault="00124951"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6E4267D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a Paula S">
    <w15:presenceInfo w15:providerId="Windows Live" w15:userId="8432538d9a9351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trackRevision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5554D"/>
    <w:rsid w:val="00056C32"/>
    <w:rsid w:val="00061102"/>
    <w:rsid w:val="000671E4"/>
    <w:rsid w:val="0007542C"/>
    <w:rsid w:val="00084D49"/>
    <w:rsid w:val="00092B4A"/>
    <w:rsid w:val="00093402"/>
    <w:rsid w:val="000B1B20"/>
    <w:rsid w:val="000D2ECF"/>
    <w:rsid w:val="000D3C52"/>
    <w:rsid w:val="000D457C"/>
    <w:rsid w:val="000D6F8F"/>
    <w:rsid w:val="000E0E05"/>
    <w:rsid w:val="000E1F39"/>
    <w:rsid w:val="000F6F94"/>
    <w:rsid w:val="00102415"/>
    <w:rsid w:val="00116781"/>
    <w:rsid w:val="0012260D"/>
    <w:rsid w:val="00124951"/>
    <w:rsid w:val="00124A45"/>
    <w:rsid w:val="00130B58"/>
    <w:rsid w:val="00147A1D"/>
    <w:rsid w:val="00186131"/>
    <w:rsid w:val="001863AA"/>
    <w:rsid w:val="001A395E"/>
    <w:rsid w:val="001A4E22"/>
    <w:rsid w:val="001B2DB6"/>
    <w:rsid w:val="001D22D1"/>
    <w:rsid w:val="001F2CDB"/>
    <w:rsid w:val="001F356B"/>
    <w:rsid w:val="001F756D"/>
    <w:rsid w:val="001F7824"/>
    <w:rsid w:val="0020255E"/>
    <w:rsid w:val="00205F65"/>
    <w:rsid w:val="0021287F"/>
    <w:rsid w:val="00222D56"/>
    <w:rsid w:val="002240FA"/>
    <w:rsid w:val="002278AD"/>
    <w:rsid w:val="00233592"/>
    <w:rsid w:val="00241E11"/>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C4812"/>
    <w:rsid w:val="002E2BF3"/>
    <w:rsid w:val="002E4D75"/>
    <w:rsid w:val="002E52F1"/>
    <w:rsid w:val="002E5FE3"/>
    <w:rsid w:val="002E66D1"/>
    <w:rsid w:val="002E728A"/>
    <w:rsid w:val="002F4090"/>
    <w:rsid w:val="002F62F4"/>
    <w:rsid w:val="002F7232"/>
    <w:rsid w:val="00301E38"/>
    <w:rsid w:val="003127BE"/>
    <w:rsid w:val="003150C6"/>
    <w:rsid w:val="00321209"/>
    <w:rsid w:val="003234FD"/>
    <w:rsid w:val="00325588"/>
    <w:rsid w:val="00344136"/>
    <w:rsid w:val="00344174"/>
    <w:rsid w:val="00362B18"/>
    <w:rsid w:val="003662F9"/>
    <w:rsid w:val="00366693"/>
    <w:rsid w:val="003751B1"/>
    <w:rsid w:val="00376F3D"/>
    <w:rsid w:val="00393DA9"/>
    <w:rsid w:val="00396A14"/>
    <w:rsid w:val="003A0215"/>
    <w:rsid w:val="003B47B9"/>
    <w:rsid w:val="003C1447"/>
    <w:rsid w:val="003C7286"/>
    <w:rsid w:val="003D109B"/>
    <w:rsid w:val="003D260C"/>
    <w:rsid w:val="003D4761"/>
    <w:rsid w:val="003F1A67"/>
    <w:rsid w:val="003F2298"/>
    <w:rsid w:val="003F2FEE"/>
    <w:rsid w:val="003F3709"/>
    <w:rsid w:val="004076D5"/>
    <w:rsid w:val="0041728C"/>
    <w:rsid w:val="00426C1D"/>
    <w:rsid w:val="0042729C"/>
    <w:rsid w:val="00432CE1"/>
    <w:rsid w:val="00434852"/>
    <w:rsid w:val="00435E0A"/>
    <w:rsid w:val="00451158"/>
    <w:rsid w:val="00454C69"/>
    <w:rsid w:val="004632D1"/>
    <w:rsid w:val="004644A6"/>
    <w:rsid w:val="0046461D"/>
    <w:rsid w:val="00466EB5"/>
    <w:rsid w:val="00467A3C"/>
    <w:rsid w:val="00471D3F"/>
    <w:rsid w:val="004762D3"/>
    <w:rsid w:val="004912E1"/>
    <w:rsid w:val="004A114B"/>
    <w:rsid w:val="004A2827"/>
    <w:rsid w:val="004A456F"/>
    <w:rsid w:val="004B4BAA"/>
    <w:rsid w:val="004B5286"/>
    <w:rsid w:val="004B5E80"/>
    <w:rsid w:val="004B76E7"/>
    <w:rsid w:val="004B7BC2"/>
    <w:rsid w:val="004C5D07"/>
    <w:rsid w:val="004D25F9"/>
    <w:rsid w:val="004D2F1F"/>
    <w:rsid w:val="004E4411"/>
    <w:rsid w:val="004E7429"/>
    <w:rsid w:val="0050732B"/>
    <w:rsid w:val="0051085D"/>
    <w:rsid w:val="00511EEA"/>
    <w:rsid w:val="00516492"/>
    <w:rsid w:val="00516937"/>
    <w:rsid w:val="00531BC4"/>
    <w:rsid w:val="00535365"/>
    <w:rsid w:val="00536500"/>
    <w:rsid w:val="0054253E"/>
    <w:rsid w:val="00542C64"/>
    <w:rsid w:val="005449FB"/>
    <w:rsid w:val="00556F32"/>
    <w:rsid w:val="00562058"/>
    <w:rsid w:val="00572016"/>
    <w:rsid w:val="00575563"/>
    <w:rsid w:val="0058450A"/>
    <w:rsid w:val="00591961"/>
    <w:rsid w:val="00593C37"/>
    <w:rsid w:val="005A0CF0"/>
    <w:rsid w:val="005A335E"/>
    <w:rsid w:val="005B2394"/>
    <w:rsid w:val="005B2582"/>
    <w:rsid w:val="005B3C94"/>
    <w:rsid w:val="005B4D84"/>
    <w:rsid w:val="005B504C"/>
    <w:rsid w:val="005D61A9"/>
    <w:rsid w:val="005E7AB9"/>
    <w:rsid w:val="005F0468"/>
    <w:rsid w:val="005F50CB"/>
    <w:rsid w:val="00601586"/>
    <w:rsid w:val="00602AC7"/>
    <w:rsid w:val="00603FCD"/>
    <w:rsid w:val="006249C4"/>
    <w:rsid w:val="0062793E"/>
    <w:rsid w:val="00633928"/>
    <w:rsid w:val="00634CB8"/>
    <w:rsid w:val="00635554"/>
    <w:rsid w:val="00642998"/>
    <w:rsid w:val="00644B59"/>
    <w:rsid w:val="00650476"/>
    <w:rsid w:val="006606FF"/>
    <w:rsid w:val="00662019"/>
    <w:rsid w:val="00664DA0"/>
    <w:rsid w:val="00683548"/>
    <w:rsid w:val="0069149F"/>
    <w:rsid w:val="006A069F"/>
    <w:rsid w:val="006B2E40"/>
    <w:rsid w:val="006B6AB0"/>
    <w:rsid w:val="006C4D7B"/>
    <w:rsid w:val="006C723A"/>
    <w:rsid w:val="006C7D88"/>
    <w:rsid w:val="006D044E"/>
    <w:rsid w:val="006D1E19"/>
    <w:rsid w:val="006D5321"/>
    <w:rsid w:val="006E59BA"/>
    <w:rsid w:val="00704B98"/>
    <w:rsid w:val="00707C1E"/>
    <w:rsid w:val="00725F5C"/>
    <w:rsid w:val="00725F6B"/>
    <w:rsid w:val="00726253"/>
    <w:rsid w:val="00732A6F"/>
    <w:rsid w:val="007479BE"/>
    <w:rsid w:val="007500F8"/>
    <w:rsid w:val="007503E3"/>
    <w:rsid w:val="00767A8B"/>
    <w:rsid w:val="00771660"/>
    <w:rsid w:val="00784EC4"/>
    <w:rsid w:val="00786B62"/>
    <w:rsid w:val="00795196"/>
    <w:rsid w:val="007B17A6"/>
    <w:rsid w:val="007B51AB"/>
    <w:rsid w:val="007D0FFC"/>
    <w:rsid w:val="007D4476"/>
    <w:rsid w:val="007D484A"/>
    <w:rsid w:val="007D519F"/>
    <w:rsid w:val="007F2903"/>
    <w:rsid w:val="007F3D09"/>
    <w:rsid w:val="007F5BC9"/>
    <w:rsid w:val="00807707"/>
    <w:rsid w:val="008123A3"/>
    <w:rsid w:val="00814A28"/>
    <w:rsid w:val="00821F7E"/>
    <w:rsid w:val="00825FD7"/>
    <w:rsid w:val="008263BE"/>
    <w:rsid w:val="00852BF8"/>
    <w:rsid w:val="00854E5F"/>
    <w:rsid w:val="00855034"/>
    <w:rsid w:val="008553D5"/>
    <w:rsid w:val="00862CC5"/>
    <w:rsid w:val="00864318"/>
    <w:rsid w:val="00870B15"/>
    <w:rsid w:val="00872F50"/>
    <w:rsid w:val="00873A33"/>
    <w:rsid w:val="00891D04"/>
    <w:rsid w:val="008950B8"/>
    <w:rsid w:val="008A140C"/>
    <w:rsid w:val="008B47CF"/>
    <w:rsid w:val="008B5F89"/>
    <w:rsid w:val="008C484F"/>
    <w:rsid w:val="008C6915"/>
    <w:rsid w:val="008C6C94"/>
    <w:rsid w:val="008D2D6A"/>
    <w:rsid w:val="008D4BBE"/>
    <w:rsid w:val="008D5521"/>
    <w:rsid w:val="008D7241"/>
    <w:rsid w:val="008E7C6C"/>
    <w:rsid w:val="008F0315"/>
    <w:rsid w:val="008F3B3D"/>
    <w:rsid w:val="008F62B9"/>
    <w:rsid w:val="00901922"/>
    <w:rsid w:val="009047CD"/>
    <w:rsid w:val="00907066"/>
    <w:rsid w:val="00931C9A"/>
    <w:rsid w:val="009378AD"/>
    <w:rsid w:val="009652DF"/>
    <w:rsid w:val="00976E9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A02670"/>
    <w:rsid w:val="00A17039"/>
    <w:rsid w:val="00A21756"/>
    <w:rsid w:val="00A278B1"/>
    <w:rsid w:val="00A33A86"/>
    <w:rsid w:val="00A33B2E"/>
    <w:rsid w:val="00A41C46"/>
    <w:rsid w:val="00A46585"/>
    <w:rsid w:val="00A57D79"/>
    <w:rsid w:val="00A66EE8"/>
    <w:rsid w:val="00A93F0F"/>
    <w:rsid w:val="00A96874"/>
    <w:rsid w:val="00AA5CE9"/>
    <w:rsid w:val="00AB4EFF"/>
    <w:rsid w:val="00AD1364"/>
    <w:rsid w:val="00AD4971"/>
    <w:rsid w:val="00AE1535"/>
    <w:rsid w:val="00AE33D1"/>
    <w:rsid w:val="00AE4362"/>
    <w:rsid w:val="00AF26BE"/>
    <w:rsid w:val="00AF2FC6"/>
    <w:rsid w:val="00AF3AA1"/>
    <w:rsid w:val="00B002EA"/>
    <w:rsid w:val="00B01726"/>
    <w:rsid w:val="00B01CBD"/>
    <w:rsid w:val="00B046ED"/>
    <w:rsid w:val="00B10308"/>
    <w:rsid w:val="00B1040D"/>
    <w:rsid w:val="00B10CE8"/>
    <w:rsid w:val="00B136DC"/>
    <w:rsid w:val="00B22EC8"/>
    <w:rsid w:val="00B25680"/>
    <w:rsid w:val="00B327CF"/>
    <w:rsid w:val="00B37F95"/>
    <w:rsid w:val="00B444CA"/>
    <w:rsid w:val="00B44E6D"/>
    <w:rsid w:val="00B6376F"/>
    <w:rsid w:val="00B71CEA"/>
    <w:rsid w:val="00B8751C"/>
    <w:rsid w:val="00B879CE"/>
    <w:rsid w:val="00BA04CA"/>
    <w:rsid w:val="00BB3488"/>
    <w:rsid w:val="00BB4096"/>
    <w:rsid w:val="00BB74A3"/>
    <w:rsid w:val="00BC05DD"/>
    <w:rsid w:val="00BC634E"/>
    <w:rsid w:val="00BE58CB"/>
    <w:rsid w:val="00BE7AA4"/>
    <w:rsid w:val="00BF10CB"/>
    <w:rsid w:val="00BF3E92"/>
    <w:rsid w:val="00BF53DF"/>
    <w:rsid w:val="00C0084F"/>
    <w:rsid w:val="00C06FDA"/>
    <w:rsid w:val="00C07EEC"/>
    <w:rsid w:val="00C10A58"/>
    <w:rsid w:val="00C16DF9"/>
    <w:rsid w:val="00C177D0"/>
    <w:rsid w:val="00C20E81"/>
    <w:rsid w:val="00C25891"/>
    <w:rsid w:val="00C25C85"/>
    <w:rsid w:val="00C31BDA"/>
    <w:rsid w:val="00C32227"/>
    <w:rsid w:val="00C32786"/>
    <w:rsid w:val="00C33F65"/>
    <w:rsid w:val="00C343F9"/>
    <w:rsid w:val="00C36C27"/>
    <w:rsid w:val="00C42AEF"/>
    <w:rsid w:val="00C468C7"/>
    <w:rsid w:val="00C5369E"/>
    <w:rsid w:val="00C6115E"/>
    <w:rsid w:val="00C62FFD"/>
    <w:rsid w:val="00C66509"/>
    <w:rsid w:val="00C84620"/>
    <w:rsid w:val="00C85DEC"/>
    <w:rsid w:val="00CA07A2"/>
    <w:rsid w:val="00CA2946"/>
    <w:rsid w:val="00CA2978"/>
    <w:rsid w:val="00CA7942"/>
    <w:rsid w:val="00CB02DC"/>
    <w:rsid w:val="00CC7E54"/>
    <w:rsid w:val="00CD6154"/>
    <w:rsid w:val="00CE116A"/>
    <w:rsid w:val="00CE3DEE"/>
    <w:rsid w:val="00CF1972"/>
    <w:rsid w:val="00CF2723"/>
    <w:rsid w:val="00CF2C95"/>
    <w:rsid w:val="00D01E7D"/>
    <w:rsid w:val="00D026F6"/>
    <w:rsid w:val="00D10A2B"/>
    <w:rsid w:val="00D14FBC"/>
    <w:rsid w:val="00D22A72"/>
    <w:rsid w:val="00D25E8D"/>
    <w:rsid w:val="00D32F11"/>
    <w:rsid w:val="00D3703D"/>
    <w:rsid w:val="00D400CE"/>
    <w:rsid w:val="00D40BF3"/>
    <w:rsid w:val="00D61D6B"/>
    <w:rsid w:val="00D64EF2"/>
    <w:rsid w:val="00D73345"/>
    <w:rsid w:val="00D7611F"/>
    <w:rsid w:val="00D76A13"/>
    <w:rsid w:val="00D8284F"/>
    <w:rsid w:val="00D93CBC"/>
    <w:rsid w:val="00D95434"/>
    <w:rsid w:val="00DA02F6"/>
    <w:rsid w:val="00DA5463"/>
    <w:rsid w:val="00DA5E8A"/>
    <w:rsid w:val="00DA6250"/>
    <w:rsid w:val="00DB3AA1"/>
    <w:rsid w:val="00DD1806"/>
    <w:rsid w:val="00DD3CD9"/>
    <w:rsid w:val="00DD71F1"/>
    <w:rsid w:val="00DE0071"/>
    <w:rsid w:val="00DE7977"/>
    <w:rsid w:val="00DF4745"/>
    <w:rsid w:val="00E06D5D"/>
    <w:rsid w:val="00E1145A"/>
    <w:rsid w:val="00E14A2B"/>
    <w:rsid w:val="00E14C61"/>
    <w:rsid w:val="00E14DD1"/>
    <w:rsid w:val="00E1629D"/>
    <w:rsid w:val="00E33A2A"/>
    <w:rsid w:val="00E34723"/>
    <w:rsid w:val="00E357C3"/>
    <w:rsid w:val="00E370D6"/>
    <w:rsid w:val="00E47531"/>
    <w:rsid w:val="00E54F96"/>
    <w:rsid w:val="00E55D36"/>
    <w:rsid w:val="00E60B36"/>
    <w:rsid w:val="00E6584A"/>
    <w:rsid w:val="00E6719B"/>
    <w:rsid w:val="00E67F26"/>
    <w:rsid w:val="00E73B64"/>
    <w:rsid w:val="00E776E4"/>
    <w:rsid w:val="00E83139"/>
    <w:rsid w:val="00E9228C"/>
    <w:rsid w:val="00E94141"/>
    <w:rsid w:val="00E95892"/>
    <w:rsid w:val="00EA58ED"/>
    <w:rsid w:val="00EA69D8"/>
    <w:rsid w:val="00EB2A6B"/>
    <w:rsid w:val="00EB2B21"/>
    <w:rsid w:val="00EB30C4"/>
    <w:rsid w:val="00EB4C5D"/>
    <w:rsid w:val="00EC0ABE"/>
    <w:rsid w:val="00EC2A4F"/>
    <w:rsid w:val="00EC5A93"/>
    <w:rsid w:val="00ED7990"/>
    <w:rsid w:val="00EE51EB"/>
    <w:rsid w:val="00EE5B08"/>
    <w:rsid w:val="00EF6243"/>
    <w:rsid w:val="00EF66CC"/>
    <w:rsid w:val="00F04DAE"/>
    <w:rsid w:val="00F05159"/>
    <w:rsid w:val="00F05E15"/>
    <w:rsid w:val="00F2583E"/>
    <w:rsid w:val="00F26BC9"/>
    <w:rsid w:val="00F3012A"/>
    <w:rsid w:val="00F3047B"/>
    <w:rsid w:val="00F32123"/>
    <w:rsid w:val="00F34F52"/>
    <w:rsid w:val="00F35B7E"/>
    <w:rsid w:val="00F40F8E"/>
    <w:rsid w:val="00F4729F"/>
    <w:rsid w:val="00F53152"/>
    <w:rsid w:val="00F5748F"/>
    <w:rsid w:val="00F6503E"/>
    <w:rsid w:val="00F7426C"/>
    <w:rsid w:val="00F760B4"/>
    <w:rsid w:val="00F8485C"/>
    <w:rsid w:val="00F856C3"/>
    <w:rsid w:val="00F969C5"/>
    <w:rsid w:val="00F96C8F"/>
    <w:rsid w:val="00FA12B8"/>
    <w:rsid w:val="00FA1ACA"/>
    <w:rsid w:val="00FA7A60"/>
    <w:rsid w:val="00FB1106"/>
    <w:rsid w:val="00FB543D"/>
    <w:rsid w:val="00FC317C"/>
    <w:rsid w:val="00FC40EE"/>
    <w:rsid w:val="00FD31E4"/>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B96A00"/>
  <w15:docId w15:val="{E2CB1AF7-D81B-4937-878E-A0A7B3077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432CE1"/>
    <w:pPr>
      <w:tabs>
        <w:tab w:val="left" w:pos="540"/>
        <w:tab w:val="left" w:pos="1260"/>
      </w:tabs>
      <w:autoSpaceDE w:val="0"/>
      <w:autoSpaceDN w:val="0"/>
      <w:spacing w:after="120" w:line="240" w:lineRule="atLeast"/>
      <w:jc w:val="left"/>
    </w:pPr>
    <w:rPr>
      <w:i/>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eader" Target="header6.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Word_Document1.docx"/><Relationship Id="rId23" Type="http://schemas.openxmlformats.org/officeDocument/2006/relationships/image" Target="media/image9.png"/><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5.xml"/><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7EF25FC0-0487-4A56-B053-A725B1D9B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1</Pages>
  <Words>10085</Words>
  <Characters>54461</Characters>
  <Application>Microsoft Office Word</Application>
  <DocSecurity>0</DocSecurity>
  <Lines>453</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64418</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Ana Paula S</cp:lastModifiedBy>
  <cp:revision>370</cp:revision>
  <cp:lastPrinted>2014-09-15T21:32:00Z</cp:lastPrinted>
  <dcterms:created xsi:type="dcterms:W3CDTF">2014-07-24T11:30:00Z</dcterms:created>
  <dcterms:modified xsi:type="dcterms:W3CDTF">2014-09-23T00:46:00Z</dcterms:modified>
  <cp:category>IBTA</cp:category>
</cp:coreProperties>
</file>