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Default Extension="gif" ContentType="image/gif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F76" w:rsidRDefault="00590206" w:rsidP="00E17F76">
      <w:pPr>
        <w:pStyle w:val="Corpodetexto2"/>
        <w:rPr>
          <w:sz w:val="28"/>
          <w:szCs w:val="28"/>
        </w:rPr>
      </w:pPr>
      <w:r>
        <w:rPr>
          <w:noProof/>
          <w:sz w:val="28"/>
          <w:szCs w:val="28"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ECtc8w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 w:rsidRPr="00E0771C">
        <w:rPr>
          <w:sz w:val="28"/>
          <w:szCs w:val="28"/>
        </w:rPr>
        <w:t>FACULDADE</w:t>
      </w:r>
      <w:r w:rsidR="00001041">
        <w:rPr>
          <w:sz w:val="28"/>
          <w:szCs w:val="28"/>
        </w:rPr>
        <w:t xml:space="preserve">DE TECNOLOGIA </w:t>
      </w:r>
      <w:r w:rsidR="00A33A86" w:rsidRPr="00E0771C">
        <w:rPr>
          <w:sz w:val="28"/>
          <w:szCs w:val="28"/>
        </w:rPr>
        <w:t>IBTA</w:t>
      </w:r>
    </w:p>
    <w:p w:rsidR="00E17F76" w:rsidRDefault="00301E38" w:rsidP="00E17F76">
      <w:pPr>
        <w:pStyle w:val="Corpodetexto2"/>
        <w:rPr>
          <w:sz w:val="28"/>
          <w:szCs w:val="28"/>
        </w:rPr>
      </w:pPr>
      <w:r w:rsidRPr="00E0771C">
        <w:rPr>
          <w:sz w:val="28"/>
          <w:szCs w:val="28"/>
        </w:rPr>
        <w:br/>
      </w:r>
      <w:r w:rsidR="00E17F76">
        <w:rPr>
          <w:sz w:val="28"/>
          <w:szCs w:val="28"/>
        </w:rPr>
        <w:t>PROJETO INTEGRADOR EM GESTÃO DE PROJETOS</w:t>
      </w:r>
    </w:p>
    <w:p w:rsidR="00671397" w:rsidRPr="000F54E3" w:rsidRDefault="00E17F76" w:rsidP="00E17F76">
      <w:pPr>
        <w:widowControl w:val="0"/>
        <w:jc w:val="right"/>
      </w:pPr>
      <w:r w:rsidRPr="00E0771C">
        <w:rPr>
          <w:sz w:val="28"/>
          <w:szCs w:val="28"/>
        </w:rPr>
        <w:br/>
      </w:r>
      <w:r w:rsidR="000F54E3" w:rsidRPr="000F54E3">
        <w:t xml:space="preserve">Ana Paula </w:t>
      </w:r>
      <w:r w:rsidR="00301E38" w:rsidRPr="000F54E3">
        <w:rPr>
          <w:b/>
        </w:rPr>
        <w:t>S</w:t>
      </w:r>
      <w:r w:rsidR="000F54E3" w:rsidRPr="000F54E3">
        <w:rPr>
          <w:b/>
        </w:rPr>
        <w:t>IQUEIRA</w:t>
      </w:r>
    </w:p>
    <w:p w:rsidR="00671397" w:rsidRPr="000F54E3" w:rsidRDefault="000F54E3">
      <w:pPr>
        <w:widowControl w:val="0"/>
        <w:jc w:val="right"/>
        <w:rPr>
          <w:b/>
          <w:bCs/>
        </w:rPr>
      </w:pPr>
      <w:r w:rsidRPr="000F54E3">
        <w:t xml:space="preserve">Luis Fernando </w:t>
      </w:r>
      <w:r w:rsidRPr="000F54E3">
        <w:rPr>
          <w:b/>
          <w:bCs/>
        </w:rPr>
        <w:t>BRANDÃO</w:t>
      </w:r>
    </w:p>
    <w:p w:rsidR="00671397" w:rsidRPr="000F54E3" w:rsidRDefault="000F54E3">
      <w:pPr>
        <w:widowControl w:val="0"/>
        <w:jc w:val="right"/>
        <w:rPr>
          <w:b/>
          <w:bCs/>
        </w:rPr>
      </w:pPr>
      <w:r w:rsidRPr="000F54E3">
        <w:t xml:space="preserve">Luiza Helena </w:t>
      </w:r>
      <w:r w:rsidRPr="000F54E3">
        <w:rPr>
          <w:b/>
          <w:bCs/>
        </w:rPr>
        <w:t>FAVARETTO</w:t>
      </w:r>
    </w:p>
    <w:p w:rsidR="00671397" w:rsidRPr="000F54E3" w:rsidRDefault="000F54E3" w:rsidP="00671397">
      <w:pPr>
        <w:widowControl w:val="0"/>
        <w:jc w:val="right"/>
        <w:rPr>
          <w:b/>
          <w:bCs/>
        </w:rPr>
      </w:pPr>
      <w:proofErr w:type="spellStart"/>
      <w:r w:rsidRPr="000F54E3">
        <w:t>Waldinei</w:t>
      </w:r>
      <w:proofErr w:type="spellEnd"/>
      <w:r w:rsidRPr="000F54E3">
        <w:t xml:space="preserve"> </w:t>
      </w:r>
      <w:r w:rsidRPr="000F54E3">
        <w:rPr>
          <w:b/>
          <w:bCs/>
          <w:color w:val="000000"/>
        </w:rPr>
        <w:t>PEREIRA DA SILVA</w:t>
      </w:r>
    </w:p>
    <w:p w:rsidR="00301E38" w:rsidRPr="00BD311A" w:rsidRDefault="00301E38">
      <w:pPr>
        <w:widowControl w:val="0"/>
        <w:jc w:val="right"/>
        <w:rPr>
          <w:color w:val="FF0000"/>
        </w:rPr>
      </w:pPr>
    </w:p>
    <w:p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:rsidR="000F54E3" w:rsidRDefault="000F54E3" w:rsidP="000F54E3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GAED - GERENCIADOR DE ATIVIDADES ESCOLAR DIGITAL: Gerenciamento de tarefas, ocorrências e boletins de </w:t>
      </w:r>
      <w:proofErr w:type="gramStart"/>
      <w:r>
        <w:rPr>
          <w:sz w:val="28"/>
          <w:szCs w:val="28"/>
        </w:rPr>
        <w:t>alunos</w:t>
      </w:r>
      <w:proofErr w:type="gramEnd"/>
    </w:p>
    <w:p w:rsidR="002F0E7A" w:rsidRDefault="00301E38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2F0E7A" w:rsidRDefault="002F0E7A">
      <w:pPr>
        <w:widowControl w:val="0"/>
        <w:jc w:val="center"/>
        <w:rPr>
          <w:sz w:val="28"/>
          <w:szCs w:val="28"/>
        </w:rPr>
      </w:pPr>
    </w:p>
    <w:p w:rsidR="00301E38" w:rsidRPr="00BD311A" w:rsidRDefault="00301E38">
      <w:pPr>
        <w:widowControl w:val="0"/>
        <w:jc w:val="center"/>
        <w:rPr>
          <w:color w:val="0000FF"/>
          <w:sz w:val="28"/>
          <w:szCs w:val="28"/>
        </w:rPr>
      </w:pPr>
      <w:r>
        <w:rPr>
          <w:sz w:val="28"/>
          <w:szCs w:val="28"/>
        </w:rPr>
        <w:br/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 w:rsidSect="003E691D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0"/>
          <w:cols w:space="720"/>
          <w:vAlign w:val="both"/>
          <w:titlePg/>
        </w:sectPr>
      </w:pPr>
      <w:r>
        <w:lastRenderedPageBreak/>
        <w:t>CAMPINAS</w:t>
      </w:r>
      <w:r>
        <w:br/>
      </w:r>
      <w:r w:rsidR="000F54E3" w:rsidRPr="000F54E3">
        <w:t>2015</w:t>
      </w:r>
    </w:p>
    <w:p w:rsidR="0091175B" w:rsidRPr="00BD311A" w:rsidRDefault="000F54E3" w:rsidP="0091175B">
      <w:pPr>
        <w:widowControl w:val="0"/>
        <w:spacing w:before="100" w:beforeAutospacing="1" w:after="100" w:afterAutospacing="1"/>
        <w:jc w:val="center"/>
        <w:rPr>
          <w:b/>
          <w:bCs/>
          <w:color w:val="FF0000"/>
          <w:sz w:val="28"/>
          <w:szCs w:val="28"/>
        </w:rPr>
      </w:pPr>
      <w:r>
        <w:rPr>
          <w:color w:val="000000"/>
        </w:rPr>
        <w:lastRenderedPageBreak/>
        <w:t xml:space="preserve">Ana Paula </w:t>
      </w:r>
      <w:r w:rsidRPr="000F54E3">
        <w:rPr>
          <w:b/>
          <w:bCs/>
          <w:color w:val="000000"/>
        </w:rPr>
        <w:t>SIQUEIRA</w:t>
      </w:r>
      <w:r w:rsidRPr="009378AD">
        <w:rPr>
          <w:bCs/>
          <w:color w:val="000000"/>
        </w:rPr>
        <w:br/>
      </w:r>
      <w:r>
        <w:rPr>
          <w:color w:val="000000"/>
        </w:rPr>
        <w:t xml:space="preserve">Luis Fernando </w:t>
      </w:r>
      <w:r w:rsidRPr="000F54E3">
        <w:rPr>
          <w:b/>
          <w:bCs/>
          <w:color w:val="000000"/>
        </w:rPr>
        <w:t>BRANDÃO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Luiza Helena </w:t>
      </w:r>
      <w:r w:rsidRPr="000F54E3">
        <w:rPr>
          <w:b/>
          <w:bCs/>
          <w:color w:val="000000"/>
        </w:rPr>
        <w:t>FAVARETTO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 w:rsidRPr="000F54E3">
        <w:rPr>
          <w:b/>
          <w:bCs/>
          <w:color w:val="000000"/>
        </w:rPr>
        <w:t>PEREIRA DA SILVA</w:t>
      </w:r>
      <w:r w:rsidRPr="009378AD">
        <w:rPr>
          <w:color w:val="000000"/>
        </w:rPr>
        <w:br/>
      </w:r>
    </w:p>
    <w:p w:rsidR="00301E38" w:rsidRDefault="00301E38">
      <w:pPr>
        <w:jc w:val="center"/>
      </w:pPr>
    </w:p>
    <w:p w:rsidR="00301E38" w:rsidRDefault="000F54E3">
      <w:pPr>
        <w:jc w:val="center"/>
        <w:rPr>
          <w:b/>
          <w:bCs/>
          <w:color w:val="000000"/>
        </w:rPr>
      </w:pPr>
      <w:r>
        <w:rPr>
          <w:sz w:val="28"/>
          <w:szCs w:val="28"/>
        </w:rPr>
        <w:t>GAED - GERENCIADOR DE ATIVIDADES ESCOLAR DIGITAL</w:t>
      </w:r>
      <w:r w:rsidR="00702C9A" w:rsidRPr="00BD311A">
        <w:rPr>
          <w:color w:val="FF0000"/>
          <w:sz w:val="28"/>
          <w:szCs w:val="28"/>
        </w:rPr>
        <w:br/>
      </w:r>
    </w:p>
    <w:p w:rsidR="00E17F76" w:rsidRDefault="00B10CE8" w:rsidP="00E17F76">
      <w:pPr>
        <w:widowControl w:val="0"/>
        <w:ind w:left="3960"/>
      </w:pPr>
      <w:r>
        <w:br/>
      </w:r>
      <w:r w:rsidR="00301E38">
        <w:br/>
      </w:r>
      <w:r w:rsidR="00301E38">
        <w:br/>
      </w:r>
      <w:r w:rsidR="00E17F76">
        <w:t>Trabalho de Conclusão de Módulo apresentado à Faculdade IBTA para obtenção do título de Gerente de Projetos de Desenvolvimento de Sistemas de Informação.</w:t>
      </w:r>
    </w:p>
    <w:p w:rsidR="0091175B" w:rsidRDefault="0091175B" w:rsidP="00E17F76">
      <w:pPr>
        <w:widowControl w:val="0"/>
        <w:ind w:left="3960"/>
      </w:pPr>
    </w:p>
    <w:p w:rsidR="00301E38" w:rsidRDefault="00301E38" w:rsidP="0091175B">
      <w:pPr>
        <w:widowControl w:val="0"/>
      </w:pPr>
      <w:r>
        <w:br/>
        <w:t xml:space="preserve">Aprovado em </w:t>
      </w:r>
      <w:proofErr w:type="spellStart"/>
      <w:r w:rsidR="0091175B">
        <w:rPr>
          <w:color w:val="FF0000"/>
        </w:rPr>
        <w:t>dd</w:t>
      </w:r>
      <w:proofErr w:type="spellEnd"/>
      <w:r w:rsidR="0091175B">
        <w:rPr>
          <w:color w:val="FF0000"/>
        </w:rPr>
        <w:t>/mm/</w:t>
      </w:r>
      <w:proofErr w:type="spellStart"/>
      <w:r w:rsidR="0091175B">
        <w:rPr>
          <w:color w:val="FF0000"/>
        </w:rPr>
        <w:t>aaaa</w:t>
      </w:r>
      <w:proofErr w:type="spellEnd"/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</w:r>
      <w:r w:rsidR="00E17F76" w:rsidRPr="00E17F76">
        <w:t xml:space="preserve">Prof. Esp. Anselmo </w:t>
      </w:r>
      <w:proofErr w:type="spellStart"/>
      <w:r w:rsidR="00E17F76" w:rsidRPr="00E17F76">
        <w:t>Lotufo</w:t>
      </w:r>
      <w:proofErr w:type="spellEnd"/>
      <w:r w:rsidR="00E17F76" w:rsidRPr="00E17F76">
        <w:t xml:space="preserve"> </w:t>
      </w:r>
      <w:proofErr w:type="spellStart"/>
      <w:r w:rsidR="00E17F76" w:rsidRPr="00E17F76">
        <w:t>Conejo</w:t>
      </w:r>
      <w:proofErr w:type="spellEnd"/>
      <w:r>
        <w:br/>
      </w:r>
      <w:r w:rsidR="00A33A86">
        <w:t xml:space="preserve">Faculdade </w:t>
      </w:r>
      <w:r w:rsidR="007F352A">
        <w:t xml:space="preserve">de Tecnologia </w:t>
      </w:r>
      <w:r w:rsidR="00A33A86">
        <w:t>IBTA</w:t>
      </w:r>
    </w:p>
    <w:p w:rsidR="00301E38" w:rsidRDefault="00301E38">
      <w:pPr>
        <w:jc w:val="center"/>
      </w:pPr>
    </w:p>
    <w:p w:rsidR="00E61772" w:rsidRDefault="00301E38" w:rsidP="00E61772">
      <w:pPr>
        <w:spacing w:line="240" w:lineRule="auto"/>
        <w:jc w:val="center"/>
      </w:pPr>
      <w:r>
        <w:t>_________________________________________________________</w:t>
      </w:r>
      <w:r>
        <w:br/>
      </w:r>
      <w:proofErr w:type="gramStart"/>
      <w:r w:rsidR="00E61772">
        <w:t>Prof.</w:t>
      </w:r>
      <w:proofErr w:type="gramEnd"/>
      <w:r w:rsidR="00001041" w:rsidRPr="0091175B">
        <w:rPr>
          <w:color w:val="FF0000"/>
        </w:rPr>
        <w:t>(</w:t>
      </w:r>
      <w:proofErr w:type="spellStart"/>
      <w:r w:rsidR="00001041">
        <w:rPr>
          <w:color w:val="FF0000"/>
        </w:rPr>
        <w:t>Esp</w:t>
      </w:r>
      <w:proofErr w:type="spellEnd"/>
      <w:r w:rsidR="00001041">
        <w:rPr>
          <w:color w:val="FF0000"/>
        </w:rPr>
        <w:t>/MS/</w:t>
      </w:r>
      <w:proofErr w:type="spellStart"/>
      <w:r w:rsidR="00001041" w:rsidRPr="0091175B">
        <w:rPr>
          <w:color w:val="FF0000"/>
        </w:rPr>
        <w:t>Dr</w:t>
      </w:r>
      <w:proofErr w:type="spellEnd"/>
      <w:r w:rsidR="00001041" w:rsidRPr="0091175B">
        <w:rPr>
          <w:color w:val="FF0000"/>
        </w:rPr>
        <w:t>)</w:t>
      </w:r>
      <w:r w:rsidR="00E61772" w:rsidRPr="00BD311A">
        <w:rPr>
          <w:color w:val="FF0000"/>
        </w:rPr>
        <w:t>Fulano de Tal</w:t>
      </w:r>
      <w:r w:rsidR="00E61772">
        <w:br/>
        <w:t xml:space="preserve">Faculdade </w:t>
      </w:r>
      <w:r w:rsidR="007F352A">
        <w:t xml:space="preserve">de Tecnologia </w:t>
      </w:r>
      <w:r w:rsidR="00E61772">
        <w:t>IBTA</w:t>
      </w:r>
    </w:p>
    <w:p w:rsidR="00E17F76" w:rsidRDefault="00E17F76">
      <w:pPr>
        <w:spacing w:line="240" w:lineRule="auto"/>
        <w:jc w:val="left"/>
      </w:pPr>
      <w:r>
        <w:br w:type="page"/>
      </w:r>
    </w:p>
    <w:p w:rsidR="00301E38" w:rsidRDefault="00301E38">
      <w:pPr>
        <w:spacing w:line="240" w:lineRule="auto"/>
        <w:jc w:val="center"/>
        <w:sectPr w:rsidR="00301E38" w:rsidSect="003E691D">
          <w:headerReference w:type="default" r:id="rId10"/>
          <w:pgSz w:w="11907" w:h="16840" w:code="9"/>
          <w:pgMar w:top="1701" w:right="1134" w:bottom="1134" w:left="1701" w:header="1134" w:footer="0" w:gutter="0"/>
          <w:pgNumType w:start="0"/>
          <w:cols w:space="720"/>
          <w:vAlign w:val="both"/>
          <w:titlePg/>
        </w:sect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>LISTA DE ILUSTRAÇÕES</w:t>
      </w: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FD2372" w:rsidRDefault="00590206">
      <w:pPr>
        <w:pStyle w:val="ndicedeilustraes"/>
        <w:tabs>
          <w:tab w:val="right" w:leader="dot" w:pos="9269"/>
        </w:tabs>
        <w:rPr>
          <w:ins w:id="0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ins w:id="1" w:author="User" w:date="2015-04-05T17:30:00Z">
        <w:r w:rsidR="00FD2372" w:rsidRPr="00A91FFE">
          <w:rPr>
            <w:rStyle w:val="Hyperlink"/>
            <w:noProof/>
          </w:rPr>
          <w:fldChar w:fldCharType="begin"/>
        </w:r>
        <w:r w:rsidR="00FD2372" w:rsidRPr="00A91FFE">
          <w:rPr>
            <w:rStyle w:val="Hyperlink"/>
            <w:noProof/>
          </w:rPr>
          <w:instrText xml:space="preserve"> </w:instrText>
        </w:r>
        <w:r w:rsidR="00FD2372">
          <w:rPr>
            <w:noProof/>
          </w:rPr>
          <w:instrText>HYPERLINK \l "_Toc416018379"</w:instrText>
        </w:r>
        <w:r w:rsidR="00FD2372" w:rsidRPr="00A91FFE">
          <w:rPr>
            <w:rStyle w:val="Hyperlink"/>
            <w:noProof/>
          </w:rPr>
          <w:instrText xml:space="preserve"> </w:instrText>
        </w:r>
        <w:r w:rsidR="00FD2372" w:rsidRPr="00A91FFE">
          <w:rPr>
            <w:rStyle w:val="Hyperlink"/>
            <w:noProof/>
          </w:rPr>
        </w:r>
        <w:r w:rsidR="00FD2372" w:rsidRPr="00A91FFE">
          <w:rPr>
            <w:rStyle w:val="Hyperlink"/>
            <w:noProof/>
          </w:rPr>
          <w:fldChar w:fldCharType="separate"/>
        </w:r>
        <w:r w:rsidR="00FD2372" w:rsidRPr="00A91FFE">
          <w:rPr>
            <w:rStyle w:val="Hyperlink"/>
            <w:noProof/>
          </w:rPr>
          <w:t>Figura 1- Grupo de Processos do PMBoK</w:t>
        </w:r>
        <w:r w:rsidR="00FD2372">
          <w:rPr>
            <w:noProof/>
            <w:webHidden/>
          </w:rPr>
          <w:tab/>
        </w:r>
        <w:r w:rsidR="00FD2372">
          <w:rPr>
            <w:noProof/>
            <w:webHidden/>
          </w:rPr>
          <w:fldChar w:fldCharType="begin"/>
        </w:r>
        <w:r w:rsidR="00FD2372">
          <w:rPr>
            <w:noProof/>
            <w:webHidden/>
          </w:rPr>
          <w:instrText xml:space="preserve"> PAGEREF _Toc416018379 \h </w:instrText>
        </w:r>
        <w:r w:rsidR="00FD2372">
          <w:rPr>
            <w:noProof/>
            <w:webHidden/>
          </w:rPr>
        </w:r>
      </w:ins>
      <w:r w:rsidR="00FD2372">
        <w:rPr>
          <w:noProof/>
          <w:webHidden/>
        </w:rPr>
        <w:fldChar w:fldCharType="separate"/>
      </w:r>
      <w:ins w:id="2" w:author="User" w:date="2015-04-05T17:30:00Z">
        <w:r w:rsidR="00FD2372">
          <w:rPr>
            <w:noProof/>
            <w:webHidden/>
          </w:rPr>
          <w:t>19</w:t>
        </w:r>
        <w:r w:rsidR="00FD2372">
          <w:rPr>
            <w:noProof/>
            <w:webHidden/>
          </w:rPr>
          <w:fldChar w:fldCharType="end"/>
        </w:r>
        <w:r w:rsidR="00FD2372"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3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4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"_Toc416018380"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2 - Ciclo de vida de um projeto PMBok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" w:author="User" w:date="2015-04-05T17:3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6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7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"_Toc416018381"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3 - Grupo de Áreas de Conhecimento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" w:author="User" w:date="2015-04-05T17:3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9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10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"_Toc416018382"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4 - Conceito de Equilíbrio no Gerenciamento de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" w:author="User" w:date="2015-04-05T17:3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2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13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"_Toc416018383"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5 - Ciclo do 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" w:author="User" w:date="2015-04-05T17:3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5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16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"_Toc416018384"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6 - WBS - Estrutura Analítica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User" w:date="2015-04-05T17:3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8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19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"_Toc416018385"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7 - Diagrama de Caso de Uso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User" w:date="2015-04-05T17:30:00Z"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21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22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"_Toc416018386"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8 - Diagrama de Caso de Uso do Responsável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User" w:date="2015-04-05T17:30:00Z"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24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25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"_Toc416018387"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9 - Diagrama de Caso de Uso -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User" w:date="2015-04-05T17:30:00Z"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27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28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"_Toc416018388"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10 - Diagrama de Caso de Uso -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User" w:date="2015-04-05T17:30:00Z"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30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31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"_Toc416018389"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11 - Diagrama de Caso de Uso Gestor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_Toc416018389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" w:author="User" w:date="2015-04-05T17:30:00Z"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33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34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"_Toc416018390"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12 - Diagrama Entidade Relacionamento gerado pela ferramenta brModelo v. 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_Toc416018390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" w:author="User" w:date="2015-04-05T17:30:00Z"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36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37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"_Toc416018391"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13-Arquitetura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_Toc416018391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" w:author="User" w:date="2015-04-05T17:30:00Z"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39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ins w:id="40" w:author="User" w:date="2015-04-05T17:30:00Z">
        <w:r w:rsidRPr="00A91FFE">
          <w:rPr>
            <w:rStyle w:val="Hyperlink"/>
            <w:noProof/>
          </w:rPr>
          <w:fldChar w:fldCharType="begin"/>
        </w:r>
        <w:r w:rsidRPr="00A91FFE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"_Toc416018392"</w:instrText>
        </w:r>
        <w:r w:rsidRPr="00A91FFE">
          <w:rPr>
            <w:rStyle w:val="Hyperlink"/>
            <w:noProof/>
          </w:rPr>
          <w:instrText xml:space="preserve"> </w:instrText>
        </w:r>
        <w:r w:rsidRPr="00A91FFE">
          <w:rPr>
            <w:rStyle w:val="Hyperlink"/>
            <w:noProof/>
          </w:rPr>
        </w:r>
        <w:r w:rsidRPr="00A91FFE">
          <w:rPr>
            <w:rStyle w:val="Hyperlink"/>
            <w:noProof/>
          </w:rPr>
          <w:fldChar w:fldCharType="separate"/>
        </w:r>
        <w:r w:rsidRPr="00A91FFE">
          <w:rPr>
            <w:rStyle w:val="Hyperlink"/>
            <w:noProof/>
          </w:rPr>
          <w:t>Figura 14 - Modelo Lógico de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_Toc416018392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" w:author="User" w:date="2015-04-05T17:30:00Z"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  <w:r w:rsidRPr="00A91FFE">
          <w:rPr>
            <w:rStyle w:val="Hyperlink"/>
            <w:noProof/>
          </w:rPr>
          <w:fldChar w:fldCharType="end"/>
        </w:r>
      </w:ins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42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43" w:author="User" w:date="2015-04-05T17:30:00Z">
        <w:r w:rsidRPr="00FD2372" w:rsidDel="00FD2372">
          <w:rPr>
            <w:noProof/>
            <w:rPrChange w:id="44" w:author="User" w:date="2015-04-05T17:30:00Z">
              <w:rPr>
                <w:rStyle w:val="Hyperlink"/>
                <w:noProof/>
              </w:rPr>
            </w:rPrChange>
          </w:rPr>
          <w:delText>Figura 1 - Diagrama de Caso de Uso do Aluno</w:delText>
        </w:r>
        <w:r w:rsidDel="00FD2372">
          <w:rPr>
            <w:noProof/>
            <w:webHidden/>
          </w:rPr>
          <w:tab/>
          <w:delText>29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45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46" w:author="User" w:date="2015-04-05T17:30:00Z">
        <w:r w:rsidRPr="00FD2372" w:rsidDel="00FD2372">
          <w:rPr>
            <w:noProof/>
            <w:rPrChange w:id="47" w:author="User" w:date="2015-04-05T17:30:00Z">
              <w:rPr>
                <w:rStyle w:val="Hyperlink"/>
                <w:noProof/>
              </w:rPr>
            </w:rPrChange>
          </w:rPr>
          <w:delText>Figura 2 - Diagrama de Caso de Uso do Responsável</w:delText>
        </w:r>
        <w:r w:rsidDel="00FD2372">
          <w:rPr>
            <w:noProof/>
            <w:webHidden/>
          </w:rPr>
          <w:tab/>
          <w:delText>30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48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49" w:author="User" w:date="2015-04-05T17:30:00Z">
        <w:r w:rsidRPr="00FD2372" w:rsidDel="00FD2372">
          <w:rPr>
            <w:noProof/>
            <w:rPrChange w:id="50" w:author="User" w:date="2015-04-05T17:30:00Z">
              <w:rPr>
                <w:rStyle w:val="Hyperlink"/>
                <w:noProof/>
              </w:rPr>
            </w:rPrChange>
          </w:rPr>
          <w:delText>Figura 3 - Diagrama de Caso de Uso - Professor</w:delText>
        </w:r>
        <w:r w:rsidDel="00FD2372">
          <w:rPr>
            <w:noProof/>
            <w:webHidden/>
          </w:rPr>
          <w:tab/>
          <w:delText>31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51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52" w:author="User" w:date="2015-04-05T17:30:00Z">
        <w:r w:rsidRPr="00FD2372" w:rsidDel="00FD2372">
          <w:rPr>
            <w:noProof/>
            <w:rPrChange w:id="53" w:author="User" w:date="2015-04-05T17:30:00Z">
              <w:rPr>
                <w:rStyle w:val="Hyperlink"/>
                <w:noProof/>
              </w:rPr>
            </w:rPrChange>
          </w:rPr>
          <w:delText>Figura 4 - Diagrama de Caso de Uso - Secretaria</w:delText>
        </w:r>
        <w:r w:rsidDel="00FD2372">
          <w:rPr>
            <w:noProof/>
            <w:webHidden/>
          </w:rPr>
          <w:tab/>
          <w:delText>32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54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55" w:author="User" w:date="2015-04-05T17:30:00Z">
        <w:r w:rsidRPr="00FD2372" w:rsidDel="00FD2372">
          <w:rPr>
            <w:noProof/>
            <w:rPrChange w:id="56" w:author="User" w:date="2015-04-05T17:30:00Z">
              <w:rPr>
                <w:rStyle w:val="Hyperlink"/>
                <w:noProof/>
              </w:rPr>
            </w:rPrChange>
          </w:rPr>
          <w:delText>Figura 5 - Diagrama de Caso de Uso Gestor</w:delText>
        </w:r>
        <w:r w:rsidDel="00FD2372">
          <w:rPr>
            <w:noProof/>
            <w:webHidden/>
          </w:rPr>
          <w:tab/>
          <w:delText>33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57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58" w:author="User" w:date="2015-04-05T17:30:00Z">
        <w:r w:rsidRPr="00FD2372" w:rsidDel="00FD2372">
          <w:rPr>
            <w:noProof/>
            <w:rPrChange w:id="59" w:author="User" w:date="2015-04-05T17:30:00Z">
              <w:rPr>
                <w:rStyle w:val="Hyperlink"/>
                <w:noProof/>
              </w:rPr>
            </w:rPrChange>
          </w:rPr>
          <w:delText>Figura 6 - Diagrama Entidade Relacionamento gerado pela ferramenta brModelo v. 2.0</w:delText>
        </w:r>
        <w:r w:rsidDel="00FD2372">
          <w:rPr>
            <w:noProof/>
            <w:webHidden/>
          </w:rPr>
          <w:tab/>
          <w:delText>36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60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61" w:author="User" w:date="2015-04-05T17:30:00Z">
        <w:r w:rsidRPr="00FD2372" w:rsidDel="00FD2372">
          <w:rPr>
            <w:noProof/>
            <w:rPrChange w:id="62" w:author="User" w:date="2015-04-05T17:30:00Z">
              <w:rPr>
                <w:rStyle w:val="Hyperlink"/>
                <w:noProof/>
              </w:rPr>
            </w:rPrChange>
          </w:rPr>
          <w:delText>Figura 7-Arquitetura do Sistema</w:delText>
        </w:r>
        <w:r w:rsidDel="00FD2372">
          <w:rPr>
            <w:noProof/>
            <w:webHidden/>
          </w:rPr>
          <w:tab/>
          <w:delText>37</w:delText>
        </w:r>
      </w:del>
    </w:p>
    <w:p w:rsidR="00B14DBF" w:rsidDel="00FD2372" w:rsidRDefault="00B14DBF">
      <w:pPr>
        <w:pStyle w:val="ndicedeilustraes"/>
        <w:tabs>
          <w:tab w:val="right" w:leader="dot" w:pos="9269"/>
        </w:tabs>
        <w:rPr>
          <w:del w:id="63" w:author="User" w:date="2015-04-05T17:30:00Z"/>
          <w:rFonts w:asciiTheme="minorHAnsi" w:eastAsiaTheme="minorEastAsia" w:hAnsiTheme="minorHAnsi" w:cstheme="minorBidi"/>
          <w:noProof/>
          <w:sz w:val="22"/>
          <w:szCs w:val="22"/>
        </w:rPr>
      </w:pPr>
      <w:del w:id="64" w:author="User" w:date="2015-04-05T17:30:00Z">
        <w:r w:rsidRPr="00FD2372" w:rsidDel="00FD2372">
          <w:rPr>
            <w:noProof/>
            <w:rPrChange w:id="65" w:author="User" w:date="2015-04-05T17:30:00Z">
              <w:rPr>
                <w:rStyle w:val="Hyperlink"/>
                <w:noProof/>
              </w:rPr>
            </w:rPrChange>
          </w:rPr>
          <w:delText>Figura 8 - Modelo Lógico de Banco de Dados</w:delText>
        </w:r>
        <w:r w:rsidDel="00FD2372">
          <w:rPr>
            <w:noProof/>
            <w:webHidden/>
          </w:rPr>
          <w:tab/>
          <w:delText>39</w:delText>
        </w:r>
      </w:del>
    </w:p>
    <w:p w:rsidR="00301E38" w:rsidRDefault="00590206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66" w:name="_Toc6508669"/>
      <w:bookmarkStart w:id="67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66"/>
      <w:bookmarkEnd w:id="67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FD2372" w:rsidRDefault="00590206">
      <w:pPr>
        <w:pStyle w:val="ndicedeilustraes"/>
        <w:tabs>
          <w:tab w:val="right" w:leader="dot" w:pos="9269"/>
        </w:tabs>
        <w:rPr>
          <w:ins w:id="68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ins w:id="69" w:author="User" w:date="2015-04-05T17:32:00Z">
        <w:r w:rsidR="00FD2372">
          <w:rPr>
            <w:noProof/>
          </w:rPr>
          <w:t xml:space="preserve">Tabela 1 - Registro dos </w:t>
        </w:r>
        <w:r w:rsidR="00FD2372" w:rsidRPr="005261C4">
          <w:rPr>
            <w:i/>
            <w:noProof/>
          </w:rPr>
          <w:t>Stakeholders</w:t>
        </w:r>
        <w:r w:rsidR="00FD2372">
          <w:rPr>
            <w:noProof/>
          </w:rPr>
          <w:tab/>
        </w:r>
        <w:r w:rsidR="00FD2372">
          <w:rPr>
            <w:noProof/>
          </w:rPr>
          <w:fldChar w:fldCharType="begin"/>
        </w:r>
        <w:r w:rsidR="00FD2372">
          <w:rPr>
            <w:noProof/>
          </w:rPr>
          <w:instrText xml:space="preserve"> PAGEREF _Toc416018515 \h </w:instrText>
        </w:r>
        <w:r w:rsidR="00FD2372">
          <w:rPr>
            <w:noProof/>
          </w:rPr>
        </w:r>
      </w:ins>
      <w:r w:rsidR="00FD2372">
        <w:rPr>
          <w:noProof/>
        </w:rPr>
        <w:fldChar w:fldCharType="separate"/>
      </w:r>
      <w:ins w:id="70" w:author="User" w:date="2015-04-05T17:32:00Z">
        <w:r w:rsidR="00FD2372">
          <w:rPr>
            <w:noProof/>
          </w:rPr>
          <w:t>27</w:t>
        </w:r>
        <w:r w:rsidR="00FD2372"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71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72" w:author="User" w:date="2015-04-05T17:32:00Z">
        <w:r>
          <w:rPr>
            <w:noProof/>
          </w:rPr>
          <w:t>Tabela 2- Matriz de Responsabilidade RACI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_Toc416018516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3" w:author="User" w:date="2015-04-05T17:32:00Z">
        <w:r>
          <w:rPr>
            <w:noProof/>
          </w:rPr>
          <w:t>45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74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75" w:author="User" w:date="2015-04-05T17:32:00Z">
        <w:r>
          <w:rPr>
            <w:noProof/>
          </w:rPr>
          <w:t>Tabela 4 - Matriz de Riscos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_Toc416018517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6" w:author="User" w:date="2015-04-05T17:32:00Z">
        <w:r>
          <w:rPr>
            <w:noProof/>
          </w:rPr>
          <w:t>47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77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78" w:author="User" w:date="2015-04-05T17:32:00Z">
        <w:r>
          <w:rPr>
            <w:noProof/>
          </w:rPr>
          <w:t>Tabela 6 - Principais Necessidades dos Usuários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_Toc416018518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9" w:author="User" w:date="2015-04-05T17:32:00Z">
        <w:r>
          <w:rPr>
            <w:noProof/>
          </w:rPr>
          <w:t>52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80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81" w:author="User" w:date="2015-04-05T17:32:00Z">
        <w:r>
          <w:rPr>
            <w:noProof/>
          </w:rPr>
          <w:t>Tabela 6 - Requisitos Funcionais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_Toc416018519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2" w:author="User" w:date="2015-04-05T17:32:00Z">
        <w:r>
          <w:rPr>
            <w:noProof/>
          </w:rPr>
          <w:t>56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83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84" w:author="User" w:date="2015-04-05T17:32:00Z">
        <w:r>
          <w:rPr>
            <w:noProof/>
          </w:rPr>
          <w:t>Tabela 7 - Atores presentes no sistema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5" w:author="User" w:date="2015-04-05T17:32:00Z">
        <w:r>
          <w:rPr>
            <w:noProof/>
          </w:rPr>
          <w:t>63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86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87" w:author="User" w:date="2015-04-05T17:32:00Z">
        <w:r>
          <w:rPr>
            <w:noProof/>
          </w:rPr>
          <w:t>Tabela 8 - UC01 – Login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8" w:author="User" w:date="2015-04-05T17:32:00Z">
        <w:r>
          <w:rPr>
            <w:noProof/>
          </w:rPr>
          <w:t>64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89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90" w:author="User" w:date="2015-04-05T17:32:00Z">
        <w:r>
          <w:rPr>
            <w:noProof/>
          </w:rPr>
          <w:t>Tabela 9 – UC02 – Configurar Bimestre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1" w:author="User" w:date="2015-04-05T17:32:00Z">
        <w:r>
          <w:rPr>
            <w:noProof/>
          </w:rPr>
          <w:t>65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92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93" w:author="User" w:date="2015-04-05T17:32:00Z">
        <w:r>
          <w:rPr>
            <w:noProof/>
          </w:rPr>
          <w:t>Tabela 10 – UC03 – Criar Boletim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4" w:author="User" w:date="2015-04-05T17:32:00Z">
        <w:r>
          <w:rPr>
            <w:noProof/>
          </w:rPr>
          <w:t>66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95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96" w:author="User" w:date="2015-04-05T17:32:00Z">
        <w:r>
          <w:rPr>
            <w:noProof/>
          </w:rPr>
          <w:t>Tabela 11 – UC04 – Inserir Notas/Faltas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7" w:author="User" w:date="2015-04-05T17:32:00Z">
        <w:r>
          <w:rPr>
            <w:noProof/>
          </w:rPr>
          <w:t>67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98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99" w:author="User" w:date="2015-04-05T17:32:00Z">
        <w:r>
          <w:rPr>
            <w:noProof/>
          </w:rPr>
          <w:t>Tabela 12 - UC05 – Visualizar Boletim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0" w:author="User" w:date="2015-04-05T17:32:00Z">
        <w:r>
          <w:rPr>
            <w:noProof/>
          </w:rPr>
          <w:t>68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01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02" w:author="User" w:date="2015-04-05T17:32:00Z">
        <w:r>
          <w:rPr>
            <w:noProof/>
          </w:rPr>
          <w:t>Tabela 13 - UC06 – Alterar Notas/Faltas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3" w:author="User" w:date="2015-04-05T17:32:00Z">
        <w:r>
          <w:rPr>
            <w:noProof/>
          </w:rPr>
          <w:t>69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04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05" w:author="User" w:date="2015-04-05T17:32:00Z">
        <w:r>
          <w:rPr>
            <w:noProof/>
          </w:rPr>
          <w:t>Tabela 14 - UC07 – Criar Tarefas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6" w:author="User" w:date="2015-04-05T17:32:00Z">
        <w:r>
          <w:rPr>
            <w:noProof/>
          </w:rPr>
          <w:t>70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07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08" w:author="User" w:date="2015-04-05T17:32:00Z">
        <w:r>
          <w:rPr>
            <w:noProof/>
          </w:rPr>
          <w:t>Tabela 15 - UC08 – Alterar Tarefas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9" w:author="User" w:date="2015-04-05T17:32:00Z">
        <w:r>
          <w:rPr>
            <w:noProof/>
          </w:rPr>
          <w:t>71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10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11" w:author="User" w:date="2015-04-05T17:32:00Z">
        <w:r>
          <w:rPr>
            <w:noProof/>
          </w:rPr>
          <w:t>Tabela 16 -  UC09 – Visualizar Tarefas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_Toc416018529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2" w:author="User" w:date="2015-04-05T17:32:00Z">
        <w:r>
          <w:rPr>
            <w:noProof/>
          </w:rPr>
          <w:t>72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13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14" w:author="User" w:date="2015-04-05T17:32:00Z">
        <w:r>
          <w:rPr>
            <w:noProof/>
          </w:rPr>
          <w:t>Tabela 17 - UC10 – Excluir Tarefas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5" w:author="User" w:date="2015-04-05T17:32:00Z">
        <w:r>
          <w:rPr>
            <w:noProof/>
          </w:rPr>
          <w:t>73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16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17" w:author="User" w:date="2015-04-05T17:32:00Z">
        <w:r>
          <w:rPr>
            <w:noProof/>
          </w:rPr>
          <w:t>Tabela 18 - UC11 – Cadastrar Ocorrência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8" w:author="User" w:date="2015-04-05T17:32:00Z">
        <w:r>
          <w:rPr>
            <w:noProof/>
          </w:rPr>
          <w:t>73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19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20" w:author="User" w:date="2015-04-05T17:32:00Z">
        <w:r>
          <w:rPr>
            <w:noProof/>
          </w:rPr>
          <w:t>Tabela 19 - UC12 – Alterar Ocorrência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1" w:author="User" w:date="2015-04-05T17:32:00Z">
        <w:r>
          <w:rPr>
            <w:noProof/>
          </w:rPr>
          <w:t>74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22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23" w:author="User" w:date="2015-04-05T17:32:00Z">
        <w:r>
          <w:rPr>
            <w:noProof/>
          </w:rPr>
          <w:t>Tabela 20 - UC13– Visualizar Ocorrência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4" w:author="User" w:date="2015-04-05T17:32:00Z">
        <w:r>
          <w:rPr>
            <w:noProof/>
          </w:rPr>
          <w:t>75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25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26" w:author="User" w:date="2015-04-05T17:32:00Z">
        <w:r>
          <w:rPr>
            <w:noProof/>
          </w:rPr>
          <w:t>Tabela 21 -  UC14 – Cadastrar Aluno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7" w:author="User" w:date="2015-04-05T17:32:00Z">
        <w:r>
          <w:rPr>
            <w:noProof/>
          </w:rPr>
          <w:t>76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28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29" w:author="User" w:date="2015-04-05T17:32:00Z">
        <w:r>
          <w:rPr>
            <w:noProof/>
          </w:rPr>
          <w:t>Tabela 22 - UC15 – Cadastrar Responsável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0" w:author="User" w:date="2015-04-05T17:32:00Z">
        <w:r>
          <w:rPr>
            <w:noProof/>
          </w:rPr>
          <w:t>77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31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32" w:author="User" w:date="2015-04-05T17:32:00Z">
        <w:r>
          <w:rPr>
            <w:noProof/>
          </w:rPr>
          <w:t>Tabela 23 - UC16 – Cadastrar Professor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3" w:author="User" w:date="2015-04-05T17:32:00Z">
        <w:r>
          <w:rPr>
            <w:noProof/>
          </w:rPr>
          <w:t>78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34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35" w:author="User" w:date="2015-04-05T17:32:00Z">
        <w:r>
          <w:rPr>
            <w:noProof/>
          </w:rPr>
          <w:t>Tabela 24 - UC17 – Cadastrar Gestor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6" w:author="User" w:date="2015-04-05T17:32:00Z">
        <w:r>
          <w:rPr>
            <w:noProof/>
          </w:rPr>
          <w:t>79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37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38" w:author="User" w:date="2015-04-05T17:32:00Z">
        <w:r>
          <w:rPr>
            <w:noProof/>
          </w:rPr>
          <w:t>Tabela 25 - UC18 – Cadastrar Gestor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9" w:author="User" w:date="2015-04-05T17:32:00Z">
        <w:r>
          <w:rPr>
            <w:noProof/>
          </w:rPr>
          <w:t>80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40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41" w:author="User" w:date="2015-04-05T17:32:00Z">
        <w:r>
          <w:rPr>
            <w:noProof/>
          </w:rPr>
          <w:t>Tabela 26 - UC19 – Cadastrar Turma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_Toc416018539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2" w:author="User" w:date="2015-04-05T17:32:00Z">
        <w:r>
          <w:rPr>
            <w:noProof/>
          </w:rPr>
          <w:t>81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43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44" w:author="User" w:date="2015-04-05T17:32:00Z">
        <w:r>
          <w:rPr>
            <w:noProof/>
          </w:rPr>
          <w:t>Tabela 27 - UC20 – Alocar Turma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_Toc416018540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5" w:author="User" w:date="2015-04-05T17:32:00Z">
        <w:r>
          <w:rPr>
            <w:noProof/>
          </w:rPr>
          <w:t>82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46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47" w:author="User" w:date="2015-04-05T17:32:00Z">
        <w:r>
          <w:rPr>
            <w:noProof/>
          </w:rPr>
          <w:t>Tabela 28 - UC21 – Alterar Turma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_Toc416018541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8" w:author="User" w:date="2015-04-05T17:32:00Z">
        <w:r>
          <w:rPr>
            <w:noProof/>
          </w:rPr>
          <w:t>83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49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50" w:author="User" w:date="2015-04-05T17:32:00Z">
        <w:r>
          <w:rPr>
            <w:noProof/>
          </w:rPr>
          <w:t>Tabela 29- Escopo do Sistema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_Toc416018542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1" w:author="User" w:date="2015-04-05T17:32:00Z">
        <w:r>
          <w:rPr>
            <w:noProof/>
          </w:rPr>
          <w:t>84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52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53" w:author="User" w:date="2015-04-05T17:32:00Z">
        <w:r>
          <w:rPr>
            <w:noProof/>
          </w:rPr>
          <w:t>Tabela 30 - Modelo para descrição das Tabelas do Banco de Dados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_Toc416018543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4" w:author="User" w:date="2015-04-05T17:32:00Z">
        <w:r>
          <w:rPr>
            <w:noProof/>
          </w:rPr>
          <w:t>95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55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56" w:author="User" w:date="2015-04-05T17:32:00Z">
        <w:r>
          <w:rPr>
            <w:noProof/>
          </w:rPr>
          <w:t>Tabela 31 - Modelo para Planejamento e Execução dos Testes Unitários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_Toc416018544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7" w:author="User" w:date="2015-04-05T17:32:00Z">
        <w:r>
          <w:rPr>
            <w:noProof/>
          </w:rPr>
          <w:t>96</w:t>
        </w:r>
        <w:r>
          <w:rPr>
            <w:noProof/>
          </w:rPr>
          <w:fldChar w:fldCharType="end"/>
        </w:r>
      </w:ins>
    </w:p>
    <w:p w:rsidR="00FD2372" w:rsidRDefault="00FD2372">
      <w:pPr>
        <w:pStyle w:val="ndicedeilustraes"/>
        <w:tabs>
          <w:tab w:val="right" w:leader="dot" w:pos="9269"/>
        </w:tabs>
        <w:rPr>
          <w:ins w:id="158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ins w:id="159" w:author="User" w:date="2015-04-05T17:32:00Z">
        <w:r>
          <w:rPr>
            <w:noProof/>
          </w:rPr>
          <w:t>Tabela 32 - Modelo para Planejamento e Execução dos Testes Integrados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_Toc416018545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0" w:author="User" w:date="2015-04-05T17:32:00Z">
        <w:r>
          <w:rPr>
            <w:noProof/>
          </w:rPr>
          <w:t>97</w:t>
        </w:r>
        <w:r>
          <w:rPr>
            <w:noProof/>
          </w:rPr>
          <w:fldChar w:fldCharType="end"/>
        </w:r>
      </w:ins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61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62" w:author="User" w:date="2015-04-05T17:32:00Z">
        <w:r w:rsidDel="00FD2372">
          <w:rPr>
            <w:noProof/>
          </w:rPr>
          <w:delText>Tabela 1-Principais Necessidades dos Usuários</w:delText>
        </w:r>
        <w:r w:rsidDel="00FD2372">
          <w:rPr>
            <w:noProof/>
          </w:rPr>
          <w:tab/>
        </w:r>
      </w:del>
      <w:del w:id="163" w:author="User" w:date="2015-04-05T17:31:00Z">
        <w:r w:rsidDel="00FD2372">
          <w:rPr>
            <w:noProof/>
          </w:rPr>
          <w:delText>27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64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65" w:author="User" w:date="2015-04-05T17:32:00Z">
        <w:r w:rsidDel="00FD2372">
          <w:rPr>
            <w:noProof/>
          </w:rPr>
          <w:delText>Tabela 2 - Atores presentes no sistema</w:delText>
        </w:r>
        <w:r w:rsidDel="00FD2372">
          <w:rPr>
            <w:noProof/>
          </w:rPr>
          <w:tab/>
        </w:r>
      </w:del>
      <w:del w:id="166" w:author="User" w:date="2015-04-05T17:31:00Z">
        <w:r w:rsidDel="00FD2372">
          <w:rPr>
            <w:noProof/>
          </w:rPr>
          <w:delText>34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67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68" w:author="User" w:date="2015-04-05T17:32:00Z">
        <w:r w:rsidDel="00FD2372">
          <w:rPr>
            <w:noProof/>
          </w:rPr>
          <w:delText>Tabela 3 - UC01 – Login</w:delText>
        </w:r>
        <w:r w:rsidDel="00FD2372">
          <w:rPr>
            <w:noProof/>
          </w:rPr>
          <w:tab/>
        </w:r>
      </w:del>
      <w:del w:id="169" w:author="User" w:date="2015-04-05T17:31:00Z">
        <w:r w:rsidDel="00FD2372">
          <w:rPr>
            <w:noProof/>
          </w:rPr>
          <w:delText>35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70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71" w:author="User" w:date="2015-04-05T17:32:00Z">
        <w:r w:rsidDel="00FD2372">
          <w:rPr>
            <w:noProof/>
          </w:rPr>
          <w:delText>Tabela 4 – UC02 – Configurar Bimestre</w:delText>
        </w:r>
        <w:r w:rsidDel="00FD2372">
          <w:rPr>
            <w:noProof/>
          </w:rPr>
          <w:tab/>
        </w:r>
      </w:del>
      <w:del w:id="172" w:author="User" w:date="2015-04-05T17:31:00Z">
        <w:r w:rsidDel="00FD2372">
          <w:rPr>
            <w:noProof/>
          </w:rPr>
          <w:delText>36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73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74" w:author="User" w:date="2015-04-05T17:32:00Z">
        <w:r w:rsidDel="00FD2372">
          <w:rPr>
            <w:noProof/>
          </w:rPr>
          <w:delText>Tabela 5 – UC03 – Criar Boletim</w:delText>
        </w:r>
        <w:r w:rsidDel="00FD2372">
          <w:rPr>
            <w:noProof/>
          </w:rPr>
          <w:tab/>
        </w:r>
      </w:del>
      <w:del w:id="175" w:author="User" w:date="2015-04-05T17:31:00Z">
        <w:r w:rsidDel="00FD2372">
          <w:rPr>
            <w:noProof/>
          </w:rPr>
          <w:delText>37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76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77" w:author="User" w:date="2015-04-05T17:32:00Z">
        <w:r w:rsidDel="00FD2372">
          <w:rPr>
            <w:noProof/>
          </w:rPr>
          <w:lastRenderedPageBreak/>
          <w:delText>Tabela 6 – UC04 – Inserir Notas/Faltas</w:delText>
        </w:r>
        <w:r w:rsidDel="00FD2372">
          <w:rPr>
            <w:noProof/>
          </w:rPr>
          <w:tab/>
        </w:r>
      </w:del>
      <w:del w:id="178" w:author="User" w:date="2015-04-05T17:31:00Z">
        <w:r w:rsidDel="00FD2372">
          <w:rPr>
            <w:noProof/>
          </w:rPr>
          <w:delText>38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79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80" w:author="User" w:date="2015-04-05T17:32:00Z">
        <w:r w:rsidDel="00FD2372">
          <w:rPr>
            <w:noProof/>
          </w:rPr>
          <w:delText>Tabela 7 - UC05 – Visualizar Boletim</w:delText>
        </w:r>
        <w:r w:rsidDel="00FD2372">
          <w:rPr>
            <w:noProof/>
          </w:rPr>
          <w:tab/>
        </w:r>
      </w:del>
      <w:del w:id="181" w:author="User" w:date="2015-04-05T17:31:00Z">
        <w:r w:rsidDel="00FD2372">
          <w:rPr>
            <w:noProof/>
          </w:rPr>
          <w:delText>39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82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83" w:author="User" w:date="2015-04-05T17:32:00Z">
        <w:r w:rsidDel="00FD2372">
          <w:rPr>
            <w:noProof/>
          </w:rPr>
          <w:delText>Tabela 8 - UC06 – Alterar Notas/Faltas</w:delText>
        </w:r>
        <w:r w:rsidDel="00FD2372">
          <w:rPr>
            <w:noProof/>
          </w:rPr>
          <w:tab/>
        </w:r>
      </w:del>
      <w:del w:id="184" w:author="User" w:date="2015-04-05T17:31:00Z">
        <w:r w:rsidDel="00FD2372">
          <w:rPr>
            <w:noProof/>
          </w:rPr>
          <w:delText>40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85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86" w:author="User" w:date="2015-04-05T17:32:00Z">
        <w:r w:rsidDel="00FD2372">
          <w:rPr>
            <w:noProof/>
          </w:rPr>
          <w:delText>Tabela 9 - UC07 – Criar Tarefas</w:delText>
        </w:r>
        <w:r w:rsidDel="00FD2372">
          <w:rPr>
            <w:noProof/>
          </w:rPr>
          <w:tab/>
        </w:r>
      </w:del>
      <w:del w:id="187" w:author="User" w:date="2015-04-05T17:31:00Z">
        <w:r w:rsidDel="00FD2372">
          <w:rPr>
            <w:noProof/>
          </w:rPr>
          <w:delText>41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88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89" w:author="User" w:date="2015-04-05T17:32:00Z">
        <w:r w:rsidDel="00FD2372">
          <w:rPr>
            <w:noProof/>
          </w:rPr>
          <w:delText>Tabela 10 - UC08 – Alterar Tarefas</w:delText>
        </w:r>
        <w:r w:rsidDel="00FD2372">
          <w:rPr>
            <w:noProof/>
          </w:rPr>
          <w:tab/>
        </w:r>
      </w:del>
      <w:del w:id="190" w:author="User" w:date="2015-04-05T17:31:00Z">
        <w:r w:rsidDel="00FD2372">
          <w:rPr>
            <w:noProof/>
          </w:rPr>
          <w:delText>42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91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92" w:author="User" w:date="2015-04-05T17:32:00Z">
        <w:r w:rsidDel="00FD2372">
          <w:rPr>
            <w:noProof/>
          </w:rPr>
          <w:delText>Tabela 11 -  UC09 – Visualizar Tarefas</w:delText>
        </w:r>
        <w:r w:rsidDel="00FD2372">
          <w:rPr>
            <w:noProof/>
          </w:rPr>
          <w:tab/>
        </w:r>
      </w:del>
      <w:del w:id="193" w:author="User" w:date="2015-04-05T17:31:00Z">
        <w:r w:rsidDel="00FD2372">
          <w:rPr>
            <w:noProof/>
          </w:rPr>
          <w:delText>43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94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95" w:author="User" w:date="2015-04-05T17:32:00Z">
        <w:r w:rsidDel="00FD2372">
          <w:rPr>
            <w:noProof/>
          </w:rPr>
          <w:delText>Tabela 12 - UC10 – Excluir Tarefas</w:delText>
        </w:r>
        <w:r w:rsidDel="00FD2372">
          <w:rPr>
            <w:noProof/>
          </w:rPr>
          <w:tab/>
        </w:r>
      </w:del>
      <w:del w:id="196" w:author="User" w:date="2015-04-05T17:31:00Z">
        <w:r w:rsidDel="00FD2372">
          <w:rPr>
            <w:noProof/>
          </w:rPr>
          <w:delText>44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197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198" w:author="User" w:date="2015-04-05T17:32:00Z">
        <w:r w:rsidDel="00FD2372">
          <w:rPr>
            <w:noProof/>
          </w:rPr>
          <w:delText>Tabela 13 - UC11 – Cadastrar Ocorrência</w:delText>
        </w:r>
        <w:r w:rsidDel="00FD2372">
          <w:rPr>
            <w:noProof/>
          </w:rPr>
          <w:tab/>
        </w:r>
      </w:del>
      <w:del w:id="199" w:author="User" w:date="2015-04-05T17:31:00Z">
        <w:r w:rsidDel="00FD2372">
          <w:rPr>
            <w:noProof/>
          </w:rPr>
          <w:delText>44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00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01" w:author="User" w:date="2015-04-05T17:32:00Z">
        <w:r w:rsidDel="00FD2372">
          <w:rPr>
            <w:noProof/>
          </w:rPr>
          <w:delText>Tabela 14 - UC12 – Alterar Ocorrência</w:delText>
        </w:r>
        <w:r w:rsidDel="00FD2372">
          <w:rPr>
            <w:noProof/>
          </w:rPr>
          <w:tab/>
        </w:r>
      </w:del>
      <w:del w:id="202" w:author="User" w:date="2015-04-05T17:31:00Z">
        <w:r w:rsidDel="00FD2372">
          <w:rPr>
            <w:noProof/>
          </w:rPr>
          <w:delText>45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03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04" w:author="User" w:date="2015-04-05T17:32:00Z">
        <w:r w:rsidDel="00FD2372">
          <w:rPr>
            <w:noProof/>
          </w:rPr>
          <w:delText>Tabela 15 - UC13– Visualizar Ocorrência</w:delText>
        </w:r>
        <w:r w:rsidDel="00FD2372">
          <w:rPr>
            <w:noProof/>
          </w:rPr>
          <w:tab/>
        </w:r>
      </w:del>
      <w:del w:id="205" w:author="User" w:date="2015-04-05T17:31:00Z">
        <w:r w:rsidDel="00FD2372">
          <w:rPr>
            <w:noProof/>
          </w:rPr>
          <w:delText>46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06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07" w:author="User" w:date="2015-04-05T17:32:00Z">
        <w:r w:rsidDel="00FD2372">
          <w:rPr>
            <w:noProof/>
          </w:rPr>
          <w:delText>Tabela 16 -  UC14 – Cadastrar Aluno</w:delText>
        </w:r>
        <w:r w:rsidDel="00FD2372">
          <w:rPr>
            <w:noProof/>
          </w:rPr>
          <w:tab/>
        </w:r>
      </w:del>
      <w:del w:id="208" w:author="User" w:date="2015-04-05T17:31:00Z">
        <w:r w:rsidDel="00FD2372">
          <w:rPr>
            <w:noProof/>
          </w:rPr>
          <w:delText>47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09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10" w:author="User" w:date="2015-04-05T17:32:00Z">
        <w:r w:rsidDel="00FD2372">
          <w:rPr>
            <w:noProof/>
          </w:rPr>
          <w:delText>Tabela 17 - UC15 – Cadastrar Responsável</w:delText>
        </w:r>
        <w:r w:rsidDel="00FD2372">
          <w:rPr>
            <w:noProof/>
          </w:rPr>
          <w:tab/>
        </w:r>
      </w:del>
      <w:del w:id="211" w:author="User" w:date="2015-04-05T17:31:00Z">
        <w:r w:rsidDel="00FD2372">
          <w:rPr>
            <w:noProof/>
          </w:rPr>
          <w:delText>48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12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13" w:author="User" w:date="2015-04-05T17:32:00Z">
        <w:r w:rsidDel="00FD2372">
          <w:rPr>
            <w:noProof/>
          </w:rPr>
          <w:delText>Tabela 18 - UC16 – Cadastrar Professor</w:delText>
        </w:r>
        <w:r w:rsidDel="00FD2372">
          <w:rPr>
            <w:noProof/>
          </w:rPr>
          <w:tab/>
        </w:r>
      </w:del>
      <w:del w:id="214" w:author="User" w:date="2015-04-05T17:31:00Z">
        <w:r w:rsidDel="00FD2372">
          <w:rPr>
            <w:noProof/>
          </w:rPr>
          <w:delText>49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15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16" w:author="User" w:date="2015-04-05T17:32:00Z">
        <w:r w:rsidDel="00FD2372">
          <w:rPr>
            <w:noProof/>
          </w:rPr>
          <w:delText>Tabela 19 - UC17 – Cadastrar Gestor</w:delText>
        </w:r>
        <w:r w:rsidDel="00FD2372">
          <w:rPr>
            <w:noProof/>
          </w:rPr>
          <w:tab/>
        </w:r>
      </w:del>
      <w:del w:id="217" w:author="User" w:date="2015-04-05T17:31:00Z">
        <w:r w:rsidDel="00FD2372">
          <w:rPr>
            <w:noProof/>
          </w:rPr>
          <w:delText>50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18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19" w:author="User" w:date="2015-04-05T17:32:00Z">
        <w:r w:rsidDel="00FD2372">
          <w:rPr>
            <w:noProof/>
          </w:rPr>
          <w:delText>Tabela 20 - UC18 – Cadastrar Gestor</w:delText>
        </w:r>
        <w:r w:rsidDel="00FD2372">
          <w:rPr>
            <w:noProof/>
          </w:rPr>
          <w:tab/>
        </w:r>
      </w:del>
      <w:del w:id="220" w:author="User" w:date="2015-04-05T17:31:00Z">
        <w:r w:rsidDel="00FD2372">
          <w:rPr>
            <w:noProof/>
          </w:rPr>
          <w:delText>51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21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22" w:author="User" w:date="2015-04-05T17:32:00Z">
        <w:r w:rsidDel="00FD2372">
          <w:rPr>
            <w:noProof/>
          </w:rPr>
          <w:delText>Tabela 21 - UC19 – Cadastrar Turma</w:delText>
        </w:r>
        <w:r w:rsidDel="00FD2372">
          <w:rPr>
            <w:noProof/>
          </w:rPr>
          <w:tab/>
        </w:r>
      </w:del>
      <w:del w:id="223" w:author="User" w:date="2015-04-05T17:31:00Z">
        <w:r w:rsidDel="00FD2372">
          <w:rPr>
            <w:noProof/>
          </w:rPr>
          <w:delText>52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24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25" w:author="User" w:date="2015-04-05T17:32:00Z">
        <w:r w:rsidDel="00FD2372">
          <w:rPr>
            <w:noProof/>
          </w:rPr>
          <w:delText>Tabela 22 - UC20 – Alocar Turma</w:delText>
        </w:r>
        <w:r w:rsidDel="00FD2372">
          <w:rPr>
            <w:noProof/>
          </w:rPr>
          <w:tab/>
        </w:r>
      </w:del>
      <w:del w:id="226" w:author="User" w:date="2015-04-05T17:31:00Z">
        <w:r w:rsidDel="00FD2372">
          <w:rPr>
            <w:noProof/>
          </w:rPr>
          <w:delText>53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27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28" w:author="User" w:date="2015-04-05T17:32:00Z">
        <w:r w:rsidDel="00FD2372">
          <w:rPr>
            <w:noProof/>
          </w:rPr>
          <w:delText>Tabela 23 - UC21 – Alterar Turma</w:delText>
        </w:r>
        <w:r w:rsidDel="00FD2372">
          <w:rPr>
            <w:noProof/>
          </w:rPr>
          <w:tab/>
        </w:r>
      </w:del>
      <w:del w:id="229" w:author="User" w:date="2015-04-05T17:31:00Z">
        <w:r w:rsidDel="00FD2372">
          <w:rPr>
            <w:noProof/>
          </w:rPr>
          <w:delText>54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30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31" w:author="User" w:date="2015-04-05T17:32:00Z">
        <w:r w:rsidDel="00FD2372">
          <w:rPr>
            <w:noProof/>
          </w:rPr>
          <w:delText>Tabela 24- Escopo do Sistema</w:delText>
        </w:r>
        <w:r w:rsidDel="00FD2372">
          <w:rPr>
            <w:noProof/>
          </w:rPr>
          <w:tab/>
        </w:r>
      </w:del>
      <w:del w:id="232" w:author="User" w:date="2015-04-05T17:31:00Z">
        <w:r w:rsidDel="00FD2372">
          <w:rPr>
            <w:noProof/>
          </w:rPr>
          <w:delText>55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33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34" w:author="User" w:date="2015-04-05T17:32:00Z">
        <w:r w:rsidDel="00FD2372">
          <w:rPr>
            <w:noProof/>
          </w:rPr>
          <w:delText>Tabela 25 - Modelo para descrição das Tabelas do Banco de Dados</w:delText>
        </w:r>
        <w:r w:rsidDel="00FD2372">
          <w:rPr>
            <w:noProof/>
          </w:rPr>
          <w:tab/>
        </w:r>
      </w:del>
      <w:del w:id="235" w:author="User" w:date="2015-04-05T17:31:00Z">
        <w:r w:rsidDel="00FD2372">
          <w:rPr>
            <w:noProof/>
          </w:rPr>
          <w:delText>60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36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37" w:author="User" w:date="2015-04-05T17:32:00Z">
        <w:r w:rsidDel="00FD2372">
          <w:rPr>
            <w:noProof/>
          </w:rPr>
          <w:delText>Tabela 26 - Modelo para Planejamento e Execução dos Testes Unitários</w:delText>
        </w:r>
        <w:r w:rsidDel="00FD2372">
          <w:rPr>
            <w:noProof/>
          </w:rPr>
          <w:tab/>
        </w:r>
      </w:del>
      <w:del w:id="238" w:author="User" w:date="2015-04-05T17:31:00Z">
        <w:r w:rsidDel="00FD2372">
          <w:rPr>
            <w:noProof/>
          </w:rPr>
          <w:delText>61</w:delText>
        </w:r>
      </w:del>
    </w:p>
    <w:p w:rsidR="00787681" w:rsidDel="00FD2372" w:rsidRDefault="00787681">
      <w:pPr>
        <w:pStyle w:val="ndicedeilustraes"/>
        <w:tabs>
          <w:tab w:val="right" w:leader="dot" w:pos="9269"/>
        </w:tabs>
        <w:rPr>
          <w:del w:id="239" w:author="User" w:date="2015-04-05T17:32:00Z"/>
          <w:rFonts w:asciiTheme="minorHAnsi" w:eastAsiaTheme="minorEastAsia" w:hAnsiTheme="minorHAnsi" w:cstheme="minorBidi"/>
          <w:noProof/>
          <w:sz w:val="22"/>
          <w:szCs w:val="22"/>
        </w:rPr>
      </w:pPr>
      <w:del w:id="240" w:author="User" w:date="2015-04-05T17:32:00Z">
        <w:r w:rsidDel="00FD2372">
          <w:rPr>
            <w:noProof/>
          </w:rPr>
          <w:delText>Tabela 27 - Modelo para Planejamento e Execução dos Testes Integrados</w:delText>
        </w:r>
        <w:r w:rsidDel="00FD2372">
          <w:rPr>
            <w:noProof/>
          </w:rPr>
          <w:tab/>
        </w:r>
      </w:del>
      <w:del w:id="241" w:author="User" w:date="2015-04-05T17:31:00Z">
        <w:r w:rsidDel="00FD2372">
          <w:rPr>
            <w:noProof/>
          </w:rPr>
          <w:delText>62</w:delText>
        </w:r>
      </w:del>
    </w:p>
    <w:p w:rsidR="00301E38" w:rsidRDefault="00590206">
      <w:pPr>
        <w:spacing w:line="240" w:lineRule="auto"/>
        <w:jc w:val="left"/>
        <w:rPr>
          <w:b/>
          <w:bCs/>
        </w:rPr>
      </w:pPr>
      <w:r w:rsidRPr="00E94141">
        <w:rPr>
          <w:b/>
          <w:bCs/>
        </w:rPr>
        <w:fldChar w:fldCharType="end"/>
      </w:r>
      <w:bookmarkStart w:id="242" w:name="_Toc38805115"/>
      <w:r w:rsidR="00301E38"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242"/>
      <w:r>
        <w:rPr>
          <w:b/>
          <w:bCs/>
        </w:rPr>
        <w:t>ABREVIATURAS E SIGLAS</w:t>
      </w:r>
    </w:p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EA1324" w:rsidRPr="002F62F4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2F62F4" w:rsidRDefault="00EA1324" w:rsidP="00BF0BF7">
            <w:pPr>
              <w:rPr>
                <w:color w:val="0000FF"/>
              </w:rPr>
            </w:pPr>
            <w:r>
              <w:t>GAED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2F62F4" w:rsidRDefault="00EA1324" w:rsidP="00BF0BF7">
            <w:pPr>
              <w:rPr>
                <w:color w:val="0000FF"/>
              </w:rPr>
            </w:pPr>
            <w:r>
              <w:t>Gerenciamento de Atividades Escolar Digital</w:t>
            </w:r>
          </w:p>
        </w:tc>
      </w:tr>
      <w:tr w:rsidR="00EA1324" w:rsidRPr="00FD2372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EA1324" w:rsidRDefault="00EA1324" w:rsidP="00BF0BF7">
            <w:r>
              <w:t>RA</w:t>
            </w:r>
          </w:p>
          <w:p w:rsidR="00EA1324" w:rsidRPr="005B135D" w:rsidRDefault="00EA1324" w:rsidP="00BF0BF7">
            <w:pPr>
              <w:rPr>
                <w:i/>
                <w:color w:val="0000FF"/>
              </w:rPr>
            </w:pPr>
            <w:r w:rsidRPr="005B135D">
              <w:rPr>
                <w:i/>
              </w:rP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227268" w:rsidRDefault="00EA1324" w:rsidP="00BF0BF7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EA1324" w:rsidRPr="00A27206" w:rsidRDefault="00EA1324" w:rsidP="00BF0BF7">
            <w:pPr>
              <w:rPr>
                <w:color w:val="0000FF"/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EA1324" w:rsidRPr="003D4761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3D4761" w:rsidRDefault="00EA1324" w:rsidP="00BF0BF7"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EA1324" w:rsidRPr="003D4761" w:rsidRDefault="00EA1324" w:rsidP="00BF0BF7"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Pr="00E87D50">
              <w:rPr>
                <w:lang w:val="en-US"/>
              </w:rPr>
              <w:t>sica</w:t>
            </w:r>
            <w:proofErr w:type="spellEnd"/>
          </w:p>
        </w:tc>
      </w:tr>
    </w:tbl>
    <w:p w:rsidR="00317F6E" w:rsidRPr="00FE3975" w:rsidRDefault="00317F6E">
      <w:pPr>
        <w:rPr>
          <w:color w:val="FF0000"/>
        </w:rPr>
      </w:pPr>
    </w:p>
    <w:p w:rsidR="005607DD" w:rsidRPr="005607DD" w:rsidRDefault="005607DD">
      <w:pPr>
        <w:rPr>
          <w:color w:val="FF0000"/>
        </w:rPr>
      </w:pPr>
    </w:p>
    <w:p w:rsidR="00301E38" w:rsidRDefault="00301E38">
      <w:pPr>
        <w:sectPr w:rsidR="00301E3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FD2372" w:rsidRDefault="00590206">
      <w:pPr>
        <w:pStyle w:val="Sumrio1"/>
        <w:rPr>
          <w:ins w:id="243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590206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590206">
        <w:rPr>
          <w:rFonts w:ascii="Times New Roman" w:hAnsi="Times New Roman" w:cs="Times New Roman"/>
          <w:sz w:val="24"/>
          <w:szCs w:val="24"/>
        </w:rPr>
        <w:fldChar w:fldCharType="separate"/>
      </w:r>
      <w:ins w:id="244" w:author="User" w:date="2015-04-05T17:32:00Z">
        <w:r w:rsidR="00FD2372" w:rsidRPr="003F77AB">
          <w:rPr>
            <w:rStyle w:val="Hyperlink"/>
            <w:noProof/>
          </w:rPr>
          <w:fldChar w:fldCharType="begin"/>
        </w:r>
        <w:r w:rsidR="00FD2372" w:rsidRPr="003F77AB">
          <w:rPr>
            <w:rStyle w:val="Hyperlink"/>
            <w:noProof/>
          </w:rPr>
          <w:instrText xml:space="preserve"> </w:instrText>
        </w:r>
        <w:r w:rsidR="00FD2372">
          <w:rPr>
            <w:noProof/>
          </w:rPr>
          <w:instrText>HYPERLINK \l "_Toc416018452"</w:instrText>
        </w:r>
        <w:r w:rsidR="00FD2372" w:rsidRPr="003F77AB">
          <w:rPr>
            <w:rStyle w:val="Hyperlink"/>
            <w:noProof/>
          </w:rPr>
          <w:instrText xml:space="preserve"> </w:instrText>
        </w:r>
        <w:r w:rsidR="00FD2372" w:rsidRPr="003F77AB">
          <w:rPr>
            <w:rStyle w:val="Hyperlink"/>
            <w:noProof/>
          </w:rPr>
        </w:r>
        <w:r w:rsidR="00FD2372" w:rsidRPr="003F77AB">
          <w:rPr>
            <w:rStyle w:val="Hyperlink"/>
            <w:noProof/>
          </w:rPr>
          <w:fldChar w:fldCharType="separate"/>
        </w:r>
        <w:r w:rsidR="00FD2372" w:rsidRPr="003F77AB">
          <w:rPr>
            <w:rStyle w:val="Hyperlink"/>
            <w:noProof/>
          </w:rPr>
          <w:t>1</w:t>
        </w:r>
        <w:r w:rsidR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D2372" w:rsidRPr="003F77AB">
          <w:rPr>
            <w:rStyle w:val="Hyperlink"/>
            <w:noProof/>
          </w:rPr>
          <w:t>Introdução</w:t>
        </w:r>
        <w:r w:rsidR="00FD2372">
          <w:rPr>
            <w:noProof/>
            <w:webHidden/>
          </w:rPr>
          <w:tab/>
        </w:r>
        <w:r w:rsidR="00FD2372">
          <w:rPr>
            <w:noProof/>
            <w:webHidden/>
          </w:rPr>
          <w:fldChar w:fldCharType="begin"/>
        </w:r>
        <w:r w:rsidR="00FD2372">
          <w:rPr>
            <w:noProof/>
            <w:webHidden/>
          </w:rPr>
          <w:instrText xml:space="preserve"> PAGEREF _Toc416018452 \h </w:instrText>
        </w:r>
        <w:r w:rsidR="00FD2372">
          <w:rPr>
            <w:noProof/>
            <w:webHidden/>
          </w:rPr>
        </w:r>
      </w:ins>
      <w:r w:rsidR="00FD2372">
        <w:rPr>
          <w:noProof/>
          <w:webHidden/>
        </w:rPr>
        <w:fldChar w:fldCharType="separate"/>
      </w:r>
      <w:ins w:id="245" w:author="User" w:date="2015-04-05T17:32:00Z">
        <w:r w:rsidR="00FD2372">
          <w:rPr>
            <w:noProof/>
            <w:webHidden/>
          </w:rPr>
          <w:t>15</w:t>
        </w:r>
        <w:r w:rsidR="00FD2372">
          <w:rPr>
            <w:noProof/>
            <w:webHidden/>
          </w:rPr>
          <w:fldChar w:fldCharType="end"/>
        </w:r>
        <w:r w:rsidR="00FD2372"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24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247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Apresentação do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48" w:author="User" w:date="2015-04-05T17:32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249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250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1" w:author="User" w:date="2015-04-05T17:32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252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253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"_Toc416018455"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4" w:author="User" w:date="2015-04-05T17:32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255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256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"_Toc416018456"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Gerenciamento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7" w:author="User" w:date="2015-04-05T17:32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258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259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"_Toc416018457"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Grupo de Processos de INICIAÇÃO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0" w:author="User" w:date="2015-04-05T17:32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6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62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"_Toc416018458"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Detalhamento dos 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3" w:author="User" w:date="2015-04-05T17:32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264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265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"_Toc416018459"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Grupo de Processos de PLANEJAMENTO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_Toc416018459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6" w:author="User" w:date="2015-04-05T17:32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6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68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"_Toc416018461"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DECLARAÇÃO DO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9" w:author="User" w:date="2015-04-05T17:32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70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71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"_Toc416018462"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DO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72" w:author="User" w:date="2015-04-05T17:32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73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74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DO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75" w:author="User" w:date="2015-04-05T17:32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7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77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DOS CUSTOS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78" w:author="User" w:date="2015-04-05T17:32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79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80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"_Toc416018465"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DA QUALIDADE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81" w:author="User" w:date="2015-04-05T17:32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8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83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"_Toc416018466"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DOS 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84" w:author="User" w:date="2015-04-05T17:32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285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286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"_Toc416018467"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DAS COMUNICAÇÕES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87" w:author="User" w:date="2015-04-05T17:32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88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89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"_Toc416018469"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DOS RISCOS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_Toc416018469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0" w:author="User" w:date="2015-04-05T17:32:00Z"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9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92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"_Toc416018470"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GERENCIAMENTO DAS AQUISIÇÕES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3" w:author="User" w:date="2015-04-05T17:32:00Z"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94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95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"_Toc416018471"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CRONOGRAMA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6" w:author="User" w:date="2015-04-05T17:32:00Z"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29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298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"_Toc416018472"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REGISTRO DOS RISCOS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9" w:author="User" w:date="2015-04-05T17:32:00Z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00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01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Grupo de Processos de 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02" w:author="User" w:date="2015-04-05T17:32:00Z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03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04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Grupo de Processos de MONITORAMENTO 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05" w:author="User" w:date="2015-04-05T17:32:00Z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0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07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"_Toc416018475"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Grupo de Processos de ENCERRAMENTO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08" w:author="User" w:date="2015-04-05T17:32:00Z"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309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310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"_Toc416018476"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Desenvolvimento do Sistema de 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11" w:author="User" w:date="2015-04-05T17:32:00Z"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12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13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"_Toc416018477"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Produtos da Etapa de ANALISE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14" w:author="User" w:date="2015-04-05T17:32:00Z"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15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16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"_Toc416018478"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17" w:author="User" w:date="2015-04-05T17:32:00Z"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18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19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"_Toc416018479"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Resumo das Principais Necessidades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0" w:author="User" w:date="2015-04-05T17:32:00Z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2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22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"_Toc416018480"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3" w:author="User" w:date="2015-04-05T17:32:00Z"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24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25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"_Toc416018481"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6" w:author="User" w:date="2015-04-05T17:32:00Z"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2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28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"_Toc416018482"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RequisitosFuncionais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9" w:author="User" w:date="2015-04-05T17:32:00Z"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30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31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2" w:author="User" w:date="2015-04-05T17:32:00Z"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33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34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5" w:author="User" w:date="2015-04-05T17:32:00Z"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3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37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"_Toc416018485"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8" w:author="User" w:date="2015-04-05T17:32:00Z"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39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40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"_Toc416018486"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41" w:author="User" w:date="2015-04-05T17:32:00Z"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440"/>
          <w:tab w:val="right" w:leader="dot" w:pos="9269"/>
        </w:tabs>
        <w:rPr>
          <w:ins w:id="34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43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"_Toc416018487"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Delimitação do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44" w:author="User" w:date="2015-04-05T17:32:00Z"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440"/>
          <w:tab w:val="right" w:leader="dot" w:pos="9269"/>
        </w:tabs>
        <w:rPr>
          <w:ins w:id="345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46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"_Toc416018488"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Análise dos Dados- Modelo Conceitual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47" w:author="User" w:date="2015-04-05T17:32:00Z"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440"/>
          <w:tab w:val="right" w:leader="dot" w:pos="9269"/>
        </w:tabs>
        <w:rPr>
          <w:ins w:id="348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49" w:author="User" w:date="2015-04-05T17:32:00Z">
        <w:r w:rsidRPr="003F77AB">
          <w:rPr>
            <w:rStyle w:val="Hyperlink"/>
            <w:noProof/>
          </w:rPr>
          <w:lastRenderedPageBreak/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"_Toc416018489"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_Toc416018489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0" w:author="User" w:date="2015-04-05T17:32:00Z"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440"/>
          <w:tab w:val="right" w:leader="dot" w:pos="9269"/>
        </w:tabs>
        <w:rPr>
          <w:ins w:id="35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52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"_Toc416018490"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3.1.13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Protótipo das Telas - Baixa Fidelidade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3" w:author="User" w:date="2015-04-05T17:32:00Z"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54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55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"_Toc416018491"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 xml:space="preserve">Produtos da Etapa de </w:t>
        </w:r>
        <w:r w:rsidRPr="003F77AB">
          <w:rPr>
            <w:rStyle w:val="Hyperlink"/>
            <w:i/>
            <w:noProof/>
            <w:lang w:val="fr-FR"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6" w:author="User" w:date="2015-04-05T17:32:00Z"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5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58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"_Toc416018492"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9" w:author="User" w:date="2015-04-05T17:32:00Z"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60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61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Tecnologias utilizadas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2" w:author="User" w:date="2015-04-05T17:32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63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64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Protótipo das Telas- Alta Fidelidade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5" w:author="User" w:date="2015-04-05T17:32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6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67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"_Toc416018495"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Diagrama de Sequencia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8" w:author="User" w:date="2015-04-05T17:32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69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70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"_Toc416018496"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71" w:author="User" w:date="2015-04-05T17:32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7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73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"_Toc416018497"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74" w:author="User" w:date="2015-04-05T17:32:00Z"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75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76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"_Toc416018498"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3.2.7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Projeto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77" w:author="User" w:date="2015-04-05T17:32:00Z"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78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79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"_Toc416018499"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Produtos da Etapa de CODIFICAÇÃO 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_Toc416018499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0" w:author="User" w:date="2015-04-05T17:32:00Z"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8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82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"_Toc416018500"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Relação dos Artefatos ou Componentes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3" w:author="User" w:date="2015-04-05T17:32:00Z"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84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85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"_Toc416018501"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Planejamento e Execução dos Testes Unitários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6" w:author="User" w:date="2015-04-05T17:32:00Z"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2"/>
        <w:tabs>
          <w:tab w:val="left" w:pos="720"/>
          <w:tab w:val="right" w:leader="dot" w:pos="9269"/>
        </w:tabs>
        <w:rPr>
          <w:ins w:id="387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ins w:id="388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"_Toc416018502"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  <w:lang w:val="fr-FR"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  <w:lang w:val="fr-FR"/>
          </w:rPr>
          <w:t>Produtos da Etapa de TESTES INTEGRADOS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9" w:author="User" w:date="2015-04-05T17:32:00Z"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90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91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Relação das Integrações e Interfaces com outros Sistemas e Aplicativos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2" w:author="User" w:date="2015-04-05T17:32:00Z"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393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394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3.4.2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Planejamento e Execução dos Testes Integrados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5" w:author="User" w:date="2015-04-05T17:32:00Z"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396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397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"_Toc416018505"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Plano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8" w:author="User" w:date="2015-04-05T17:32:00Z"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399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400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"_Toc416018506"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01" w:author="User" w:date="2015-04-05T17:32:00Z"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402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403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"_Toc416018507"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F77AB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04" w:author="User" w:date="2015-04-05T17:32:00Z"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405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406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"_Toc416018508"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F77AB">
          <w:rPr>
            <w:rStyle w:val="Hyperlink"/>
            <w:rFonts w:ascii="Verdana" w:hAnsi="Verdana"/>
            <w:noProof/>
          </w:rPr>
          <w:t>IBTA/Metrocamp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07" w:author="User" w:date="2015-04-05T17:32:00Z"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408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409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"_Toc416018509"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b/>
            <w:noProof/>
          </w:rPr>
          <w:t>7.1.1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rFonts w:ascii="Verdana" w:hAnsi="Verdana"/>
            <w:b/>
            <w:noProof/>
          </w:rPr>
          <w:t>(Project Charter)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_Toc416018509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0" w:author="User" w:date="2015-04-05T17:32:00Z"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41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412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"_Toc416018510"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7.1.2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rFonts w:ascii="Verdana" w:hAnsi="Verdana"/>
            <w:b/>
            <w:noProof/>
          </w:rPr>
          <w:t>Gestão de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_Toc416018510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3" w:author="User" w:date="2015-04-05T17:32:00Z"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414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415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"_Toc416018511"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7.1.3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rFonts w:ascii="Verdana" w:hAnsi="Verdana"/>
            <w:b/>
            <w:noProof/>
          </w:rPr>
          <w:t xml:space="preserve">Projeto: </w:t>
        </w:r>
        <w:r w:rsidRPr="003F77AB">
          <w:rPr>
            <w:rStyle w:val="Hyperlink"/>
            <w:rFonts w:ascii="Verdana" w:hAnsi="Verdana"/>
            <w:noProof/>
          </w:rPr>
          <w:t>GAED – Gerenciamento de Atividades Escolares Digital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_Toc416018511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6" w:author="User" w:date="2015-04-05T17:32:00Z"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3"/>
        <w:tabs>
          <w:tab w:val="left" w:pos="1200"/>
          <w:tab w:val="right" w:leader="dot" w:pos="9269"/>
        </w:tabs>
        <w:rPr>
          <w:ins w:id="41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ins w:id="418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"_Toc416018512"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b/>
            <w:bCs/>
            <w:noProof/>
          </w:rPr>
          <w:t>7.1.4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F77AB">
          <w:rPr>
            <w:rStyle w:val="Hyperlink"/>
            <w:rFonts w:ascii="Verdana" w:hAnsi="Verdana"/>
            <w:b/>
            <w:bCs/>
            <w:noProof/>
          </w:rPr>
          <w:t xml:space="preserve">Data: </w:t>
        </w:r>
        <w:r w:rsidRPr="003F77AB">
          <w:rPr>
            <w:rStyle w:val="Hyperlink"/>
            <w:rFonts w:ascii="Verdana" w:hAnsi="Verdana"/>
            <w:bCs/>
            <w:noProof/>
          </w:rPr>
          <w:t>17/03/2015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_Toc416018512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9" w:author="User" w:date="2015-04-05T17:32:00Z"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420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421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"_Toc416018513"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 xml:space="preserve">ANEXO A –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_Toc416018513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2" w:author="User" w:date="2015-04-05T17:32:00Z"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FD2372" w:rsidRDefault="00FD2372">
      <w:pPr>
        <w:pStyle w:val="Sumrio1"/>
        <w:rPr>
          <w:ins w:id="423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ins w:id="424" w:author="User" w:date="2015-04-05T17:32:00Z">
        <w:r w:rsidRPr="003F77AB">
          <w:rPr>
            <w:rStyle w:val="Hyperlink"/>
            <w:noProof/>
          </w:rPr>
          <w:fldChar w:fldCharType="begin"/>
        </w:r>
        <w:r w:rsidRPr="003F77A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"_Toc416018514"</w:instrText>
        </w:r>
        <w:r w:rsidRPr="003F77AB">
          <w:rPr>
            <w:rStyle w:val="Hyperlink"/>
            <w:noProof/>
          </w:rPr>
          <w:instrText xml:space="preserve"> </w:instrText>
        </w:r>
        <w:r w:rsidRPr="003F77AB">
          <w:rPr>
            <w:rStyle w:val="Hyperlink"/>
            <w:noProof/>
          </w:rPr>
        </w:r>
        <w:r w:rsidRPr="003F77AB">
          <w:rPr>
            <w:rStyle w:val="Hyperlink"/>
            <w:noProof/>
          </w:rPr>
          <w:fldChar w:fldCharType="separate"/>
        </w:r>
        <w:r w:rsidRPr="003F77AB">
          <w:rPr>
            <w:rStyle w:val="Hyperlink"/>
            <w:noProof/>
          </w:rPr>
          <w:t>ANEXO B - Nome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_Toc416018514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5" w:author="User" w:date="2015-04-05T17:32:00Z"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  <w:r w:rsidRPr="003F77AB">
          <w:rPr>
            <w:rStyle w:val="Hyperlink"/>
            <w:noProof/>
          </w:rPr>
          <w:fldChar w:fldCharType="end"/>
        </w:r>
      </w:ins>
    </w:p>
    <w:p w:rsidR="00B14DBF" w:rsidDel="00FD2372" w:rsidRDefault="00B14DBF">
      <w:pPr>
        <w:pStyle w:val="Sumrio1"/>
        <w:rPr>
          <w:del w:id="426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427" w:author="User" w:date="2015-04-05T17:32:00Z">
        <w:r w:rsidRPr="00FD2372" w:rsidDel="00FD2372">
          <w:rPr>
            <w:rFonts w:ascii="Times New Roman" w:hAnsi="Times New Roman" w:cs="Times New Roman"/>
            <w:noProof/>
            <w:rPrChange w:id="428" w:author="User" w:date="2015-04-05T17:32:00Z">
              <w:rPr>
                <w:rStyle w:val="Hyperlink"/>
                <w:noProof/>
              </w:rPr>
            </w:rPrChange>
          </w:rPr>
          <w:delText>1</w:delText>
        </w:r>
        <w:r w:rsidDel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29" w:author="User" w:date="2015-04-05T17:32:00Z">
              <w:rPr>
                <w:rStyle w:val="Hyperlink"/>
                <w:noProof/>
              </w:rPr>
            </w:rPrChange>
          </w:rPr>
          <w:delText>Introdução</w:delText>
        </w:r>
        <w:r w:rsidDel="00FD2372">
          <w:rPr>
            <w:noProof/>
            <w:webHidden/>
          </w:rPr>
          <w:tab/>
        </w:r>
        <w:r w:rsidR="00FD2372" w:rsidDel="00FD2372">
          <w:rPr>
            <w:noProof/>
            <w:webHidden/>
          </w:rPr>
          <w:delText>15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430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431" w:author="User" w:date="2015-04-05T17:32:00Z">
        <w:r w:rsidRPr="00FD2372" w:rsidDel="00FD2372">
          <w:rPr>
            <w:rFonts w:ascii="Times New Roman" w:hAnsi="Times New Roman" w:cs="Times New Roman"/>
            <w:noProof/>
            <w:rPrChange w:id="432" w:author="User" w:date="2015-04-05T17:32:00Z">
              <w:rPr>
                <w:rStyle w:val="Hyperlink"/>
                <w:noProof/>
              </w:rPr>
            </w:rPrChange>
          </w:rPr>
          <w:delText>1.1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33" w:author="User" w:date="2015-04-05T17:32:00Z">
              <w:rPr>
                <w:rStyle w:val="Hyperlink"/>
                <w:noProof/>
              </w:rPr>
            </w:rPrChange>
          </w:rPr>
          <w:delText>Apresentação do Tema</w:delText>
        </w:r>
        <w:r w:rsidDel="00FD2372">
          <w:rPr>
            <w:noProof/>
            <w:webHidden/>
          </w:rPr>
          <w:tab/>
        </w:r>
        <w:r w:rsidR="00FD2372" w:rsidDel="00FD2372">
          <w:rPr>
            <w:noProof/>
            <w:webHidden/>
          </w:rPr>
          <w:delText>15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434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435" w:author="User" w:date="2015-04-05T17:32:00Z">
        <w:r w:rsidRPr="00FD2372" w:rsidDel="00FD2372">
          <w:rPr>
            <w:rFonts w:ascii="Times New Roman" w:hAnsi="Times New Roman" w:cs="Times New Roman"/>
            <w:noProof/>
            <w:rPrChange w:id="436" w:author="User" w:date="2015-04-05T17:32:00Z">
              <w:rPr>
                <w:rStyle w:val="Hyperlink"/>
                <w:noProof/>
              </w:rPr>
            </w:rPrChange>
          </w:rPr>
          <w:delText>1.2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37" w:author="User" w:date="2015-04-05T17:32:00Z">
              <w:rPr>
                <w:rStyle w:val="Hyperlink"/>
                <w:noProof/>
              </w:rPr>
            </w:rPrChange>
          </w:rPr>
          <w:delText>Objetivos</w:delText>
        </w:r>
        <w:r w:rsidDel="00FD2372">
          <w:rPr>
            <w:noProof/>
            <w:webHidden/>
          </w:rPr>
          <w:tab/>
        </w:r>
        <w:r w:rsidR="00FD2372" w:rsidDel="00FD2372">
          <w:rPr>
            <w:noProof/>
            <w:webHidden/>
          </w:rPr>
          <w:delText>16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438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439" w:author="User" w:date="2015-04-05T17:32:00Z">
        <w:r w:rsidRPr="00FD2372" w:rsidDel="00FD2372">
          <w:rPr>
            <w:rFonts w:ascii="Times New Roman" w:hAnsi="Times New Roman" w:cs="Times New Roman"/>
            <w:noProof/>
            <w:rPrChange w:id="440" w:author="User" w:date="2015-04-05T17:32:00Z">
              <w:rPr>
                <w:rStyle w:val="Hyperlink"/>
                <w:noProof/>
              </w:rPr>
            </w:rPrChange>
          </w:rPr>
          <w:delText>1.3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41" w:author="User" w:date="2015-04-05T17:32:00Z">
              <w:rPr>
                <w:rStyle w:val="Hyperlink"/>
                <w:noProof/>
              </w:rPr>
            </w:rPrChange>
          </w:rPr>
          <w:delText>Justificativa</w:delText>
        </w:r>
        <w:r w:rsidDel="00FD2372">
          <w:rPr>
            <w:noProof/>
            <w:webHidden/>
          </w:rPr>
          <w:tab/>
        </w:r>
        <w:r w:rsidR="00FD2372" w:rsidDel="00FD2372">
          <w:rPr>
            <w:noProof/>
            <w:webHidden/>
          </w:rPr>
          <w:delText>17</w:delText>
        </w:r>
      </w:del>
    </w:p>
    <w:p w:rsidR="00B14DBF" w:rsidDel="00FD2372" w:rsidRDefault="00B14DBF">
      <w:pPr>
        <w:pStyle w:val="Sumrio1"/>
        <w:rPr>
          <w:del w:id="442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443" w:author="User" w:date="2015-04-05T17:32:00Z">
        <w:r w:rsidRPr="00FD2372" w:rsidDel="00FD2372">
          <w:rPr>
            <w:rFonts w:ascii="Times New Roman" w:hAnsi="Times New Roman" w:cs="Times New Roman"/>
            <w:noProof/>
            <w:rPrChange w:id="444" w:author="User" w:date="2015-04-05T17:32:00Z">
              <w:rPr>
                <w:rStyle w:val="Hyperlink"/>
                <w:noProof/>
              </w:rPr>
            </w:rPrChange>
          </w:rPr>
          <w:delText>2</w:delText>
        </w:r>
        <w:r w:rsidDel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45" w:author="User" w:date="2015-04-05T17:32:00Z">
              <w:rPr>
                <w:rStyle w:val="Hyperlink"/>
                <w:noProof/>
              </w:rPr>
            </w:rPrChange>
          </w:rPr>
          <w:delText>Gerenciamento do Projeto</w:delText>
        </w:r>
        <w:r w:rsidDel="00FD2372">
          <w:rPr>
            <w:noProof/>
            <w:webHidden/>
          </w:rPr>
          <w:tab/>
        </w:r>
        <w:r w:rsidR="00FD2372" w:rsidDel="00FD2372">
          <w:rPr>
            <w:noProof/>
            <w:webHidden/>
          </w:rPr>
          <w:delText>19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44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447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448" w:author="User" w:date="2015-04-05T17:32:00Z">
              <w:rPr>
                <w:rStyle w:val="Hyperlink"/>
                <w:noProof/>
                <w:lang w:val="fr-FR"/>
              </w:rPr>
            </w:rPrChange>
          </w:rPr>
          <w:delText>2.1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449" w:author="User" w:date="2015-04-05T17:32:00Z">
              <w:rPr>
                <w:rStyle w:val="Hyperlink"/>
                <w:noProof/>
                <w:lang w:val="fr-FR"/>
              </w:rPr>
            </w:rPrChange>
          </w:rPr>
          <w:delText>Grupo de Processos de INICIAÇÃO</w:delText>
        </w:r>
        <w:r w:rsidDel="00FD2372">
          <w:rPr>
            <w:noProof/>
            <w:webHidden/>
          </w:rPr>
          <w:tab/>
        </w:r>
      </w:del>
      <w:del w:id="450" w:author="User" w:date="2015-04-05T17:31:00Z">
        <w:r w:rsidDel="00FD2372">
          <w:rPr>
            <w:noProof/>
            <w:webHidden/>
          </w:rPr>
          <w:delText>19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5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52" w:author="User" w:date="2015-04-05T17:32:00Z">
        <w:r w:rsidRPr="00FD2372" w:rsidDel="00FD2372">
          <w:rPr>
            <w:rFonts w:ascii="Times New Roman" w:hAnsi="Times New Roman" w:cs="Times New Roman"/>
            <w:noProof/>
            <w:rPrChange w:id="453" w:author="User" w:date="2015-04-05T17:32:00Z">
              <w:rPr>
                <w:rStyle w:val="Hyperlink"/>
                <w:noProof/>
              </w:rPr>
            </w:rPrChange>
          </w:rPr>
          <w:delText>2.1.1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54" w:author="User" w:date="2015-04-05T17:32:00Z">
              <w:rPr>
                <w:rStyle w:val="Hyperlink"/>
                <w:noProof/>
              </w:rPr>
            </w:rPrChange>
          </w:rPr>
          <w:delText>Detalhamento dos Stakeholders</w:delText>
        </w:r>
        <w:r w:rsidDel="00FD2372">
          <w:rPr>
            <w:noProof/>
            <w:webHidden/>
          </w:rPr>
          <w:tab/>
        </w:r>
      </w:del>
      <w:del w:id="455" w:author="User" w:date="2015-04-05T17:31:00Z">
        <w:r w:rsidDel="00FD2372">
          <w:rPr>
            <w:noProof/>
            <w:webHidden/>
          </w:rPr>
          <w:delText>19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45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457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458" w:author="User" w:date="2015-04-05T17:32:00Z">
              <w:rPr>
                <w:rStyle w:val="Hyperlink"/>
                <w:noProof/>
                <w:lang w:val="fr-FR"/>
              </w:rPr>
            </w:rPrChange>
          </w:rPr>
          <w:delText>2.2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459" w:author="User" w:date="2015-04-05T17:32:00Z">
              <w:rPr>
                <w:rStyle w:val="Hyperlink"/>
                <w:noProof/>
                <w:lang w:val="fr-FR"/>
              </w:rPr>
            </w:rPrChange>
          </w:rPr>
          <w:delText>Grupo de Processos de PLANEJAMENTO</w:delText>
        </w:r>
        <w:r w:rsidDel="00FD2372">
          <w:rPr>
            <w:noProof/>
            <w:webHidden/>
          </w:rPr>
          <w:tab/>
        </w:r>
      </w:del>
      <w:del w:id="460" w:author="User" w:date="2015-04-05T17:31:00Z">
        <w:r w:rsidDel="00FD2372">
          <w:rPr>
            <w:noProof/>
            <w:webHidden/>
          </w:rPr>
          <w:delText>20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6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62" w:author="User" w:date="2015-04-05T17:32:00Z">
        <w:r w:rsidRPr="00FD2372" w:rsidDel="00FD2372">
          <w:rPr>
            <w:rFonts w:ascii="Times New Roman" w:hAnsi="Times New Roman" w:cs="Times New Roman"/>
            <w:noProof/>
            <w:rPrChange w:id="463" w:author="User" w:date="2015-04-05T17:32:00Z">
              <w:rPr>
                <w:rStyle w:val="Hyperlink"/>
                <w:noProof/>
              </w:rPr>
            </w:rPrChange>
          </w:rPr>
          <w:lastRenderedPageBreak/>
          <w:delText>2.2.1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64" w:author="User" w:date="2015-04-05T17:32:00Z">
              <w:rPr>
                <w:rStyle w:val="Hyperlink"/>
                <w:noProof/>
              </w:rPr>
            </w:rPrChange>
          </w:rPr>
          <w:delText>DECLARAÇÃO DO ESCOPO</w:delText>
        </w:r>
        <w:r w:rsidDel="00FD2372">
          <w:rPr>
            <w:noProof/>
            <w:webHidden/>
          </w:rPr>
          <w:tab/>
        </w:r>
      </w:del>
      <w:del w:id="465" w:author="User" w:date="2015-04-05T17:31:00Z">
        <w:r w:rsidDel="00FD2372">
          <w:rPr>
            <w:noProof/>
            <w:webHidden/>
          </w:rPr>
          <w:delText>20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6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67" w:author="User" w:date="2015-04-05T17:32:00Z">
        <w:r w:rsidRPr="00FD2372" w:rsidDel="00FD2372">
          <w:rPr>
            <w:rFonts w:ascii="Times New Roman" w:hAnsi="Times New Roman" w:cs="Times New Roman"/>
            <w:noProof/>
            <w:rPrChange w:id="468" w:author="User" w:date="2015-04-05T17:32:00Z">
              <w:rPr>
                <w:rStyle w:val="Hyperlink"/>
                <w:noProof/>
              </w:rPr>
            </w:rPrChange>
          </w:rPr>
          <w:delText>2.2.2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69" w:author="User" w:date="2015-04-05T17:32:00Z">
              <w:rPr>
                <w:rStyle w:val="Hyperlink"/>
                <w:noProof/>
              </w:rPr>
            </w:rPrChange>
          </w:rPr>
          <w:delText>PLANO DE GERENCIAMENTO DO ESCOPO</w:delText>
        </w:r>
        <w:r w:rsidDel="00FD2372">
          <w:rPr>
            <w:noProof/>
            <w:webHidden/>
          </w:rPr>
          <w:tab/>
        </w:r>
      </w:del>
      <w:del w:id="470" w:author="User" w:date="2015-04-05T17:31:00Z">
        <w:r w:rsidDel="00FD2372">
          <w:rPr>
            <w:noProof/>
            <w:webHidden/>
          </w:rPr>
          <w:delText>20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7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72" w:author="User" w:date="2015-04-05T17:32:00Z">
        <w:r w:rsidRPr="00FD2372" w:rsidDel="00FD2372">
          <w:rPr>
            <w:rFonts w:ascii="Times New Roman" w:hAnsi="Times New Roman" w:cs="Times New Roman"/>
            <w:noProof/>
            <w:rPrChange w:id="473" w:author="User" w:date="2015-04-05T17:32:00Z">
              <w:rPr>
                <w:rStyle w:val="Hyperlink"/>
                <w:noProof/>
              </w:rPr>
            </w:rPrChange>
          </w:rPr>
          <w:delText>2.2.3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74" w:author="User" w:date="2015-04-05T17:32:00Z">
              <w:rPr>
                <w:rStyle w:val="Hyperlink"/>
                <w:noProof/>
              </w:rPr>
            </w:rPrChange>
          </w:rPr>
          <w:delText>PLANO DE GERENCIAMENTO DO TEMPO</w:delText>
        </w:r>
        <w:r w:rsidDel="00FD2372">
          <w:rPr>
            <w:noProof/>
            <w:webHidden/>
          </w:rPr>
          <w:tab/>
        </w:r>
      </w:del>
      <w:del w:id="475" w:author="User" w:date="2015-04-05T17:31:00Z">
        <w:r w:rsidDel="00FD2372">
          <w:rPr>
            <w:noProof/>
            <w:webHidden/>
          </w:rPr>
          <w:delText>21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7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77" w:author="User" w:date="2015-04-05T17:32:00Z">
        <w:r w:rsidRPr="00FD2372" w:rsidDel="00FD2372">
          <w:rPr>
            <w:rFonts w:ascii="Times New Roman" w:hAnsi="Times New Roman" w:cs="Times New Roman"/>
            <w:noProof/>
            <w:rPrChange w:id="478" w:author="User" w:date="2015-04-05T17:32:00Z">
              <w:rPr>
                <w:rStyle w:val="Hyperlink"/>
                <w:noProof/>
              </w:rPr>
            </w:rPrChange>
          </w:rPr>
          <w:delText>2.2.4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79" w:author="User" w:date="2015-04-05T17:32:00Z">
              <w:rPr>
                <w:rStyle w:val="Hyperlink"/>
                <w:noProof/>
              </w:rPr>
            </w:rPrChange>
          </w:rPr>
          <w:delText>PLANO DE GERENCIAMENTO DOS CUSTOS</w:delText>
        </w:r>
        <w:r w:rsidDel="00FD2372">
          <w:rPr>
            <w:noProof/>
            <w:webHidden/>
          </w:rPr>
          <w:tab/>
        </w:r>
      </w:del>
      <w:del w:id="480" w:author="User" w:date="2015-04-05T17:31:00Z">
        <w:r w:rsidDel="00FD2372">
          <w:rPr>
            <w:noProof/>
            <w:webHidden/>
          </w:rPr>
          <w:delText>21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8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82" w:author="User" w:date="2015-04-05T17:32:00Z">
        <w:r w:rsidRPr="00FD2372" w:rsidDel="00FD2372">
          <w:rPr>
            <w:rFonts w:ascii="Times New Roman" w:hAnsi="Times New Roman" w:cs="Times New Roman"/>
            <w:noProof/>
            <w:rPrChange w:id="483" w:author="User" w:date="2015-04-05T17:32:00Z">
              <w:rPr>
                <w:rStyle w:val="Hyperlink"/>
                <w:noProof/>
              </w:rPr>
            </w:rPrChange>
          </w:rPr>
          <w:delText>2.2.5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84" w:author="User" w:date="2015-04-05T17:32:00Z">
              <w:rPr>
                <w:rStyle w:val="Hyperlink"/>
                <w:noProof/>
              </w:rPr>
            </w:rPrChange>
          </w:rPr>
          <w:delText>PLANO DE GERENCIAMENTO DA QUALIDADE</w:delText>
        </w:r>
        <w:r w:rsidDel="00FD2372">
          <w:rPr>
            <w:noProof/>
            <w:webHidden/>
          </w:rPr>
          <w:tab/>
        </w:r>
      </w:del>
      <w:del w:id="485" w:author="User" w:date="2015-04-05T17:31:00Z">
        <w:r w:rsidDel="00FD2372">
          <w:rPr>
            <w:noProof/>
            <w:webHidden/>
          </w:rPr>
          <w:delText>22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8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87" w:author="User" w:date="2015-04-05T17:32:00Z">
        <w:r w:rsidRPr="00FD2372" w:rsidDel="00FD2372">
          <w:rPr>
            <w:rFonts w:ascii="Times New Roman" w:hAnsi="Times New Roman" w:cs="Times New Roman"/>
            <w:noProof/>
            <w:rPrChange w:id="488" w:author="User" w:date="2015-04-05T17:32:00Z">
              <w:rPr>
                <w:rStyle w:val="Hyperlink"/>
                <w:noProof/>
              </w:rPr>
            </w:rPrChange>
          </w:rPr>
          <w:delText>2.2.6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89" w:author="User" w:date="2015-04-05T17:32:00Z">
              <w:rPr>
                <w:rStyle w:val="Hyperlink"/>
                <w:noProof/>
              </w:rPr>
            </w:rPrChange>
          </w:rPr>
          <w:delText>PLANO DE GERENCIAMENTO DOS RECURSOS HUMANOS</w:delText>
        </w:r>
        <w:r w:rsidDel="00FD2372">
          <w:rPr>
            <w:noProof/>
            <w:webHidden/>
          </w:rPr>
          <w:tab/>
        </w:r>
      </w:del>
      <w:del w:id="490" w:author="User" w:date="2015-04-05T17:31:00Z">
        <w:r w:rsidDel="00FD2372">
          <w:rPr>
            <w:noProof/>
            <w:webHidden/>
          </w:rPr>
          <w:delText>22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9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92" w:author="User" w:date="2015-04-05T17:32:00Z">
        <w:r w:rsidRPr="00FD2372" w:rsidDel="00FD2372">
          <w:rPr>
            <w:rFonts w:ascii="Times New Roman" w:hAnsi="Times New Roman" w:cs="Times New Roman"/>
            <w:noProof/>
            <w:rPrChange w:id="493" w:author="User" w:date="2015-04-05T17:32:00Z">
              <w:rPr>
                <w:rStyle w:val="Hyperlink"/>
                <w:noProof/>
              </w:rPr>
            </w:rPrChange>
          </w:rPr>
          <w:delText>2.2.7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94" w:author="User" w:date="2015-04-05T17:32:00Z">
              <w:rPr>
                <w:rStyle w:val="Hyperlink"/>
                <w:noProof/>
              </w:rPr>
            </w:rPrChange>
          </w:rPr>
          <w:delText>PLANO DE GERENCIAMENTO DAS COMUNICAÇÕES</w:delText>
        </w:r>
        <w:r w:rsidDel="00FD2372">
          <w:rPr>
            <w:noProof/>
            <w:webHidden/>
          </w:rPr>
          <w:tab/>
        </w:r>
      </w:del>
      <w:del w:id="495" w:author="User" w:date="2015-04-05T17:31:00Z">
        <w:r w:rsidDel="00FD2372">
          <w:rPr>
            <w:noProof/>
            <w:webHidden/>
          </w:rPr>
          <w:delText>23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49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497" w:author="User" w:date="2015-04-05T17:32:00Z">
        <w:r w:rsidRPr="00FD2372" w:rsidDel="00FD2372">
          <w:rPr>
            <w:rFonts w:ascii="Times New Roman" w:hAnsi="Times New Roman" w:cs="Times New Roman"/>
            <w:noProof/>
            <w:rPrChange w:id="498" w:author="User" w:date="2015-04-05T17:32:00Z">
              <w:rPr>
                <w:rStyle w:val="Hyperlink"/>
                <w:noProof/>
              </w:rPr>
            </w:rPrChange>
          </w:rPr>
          <w:delText>2.2.8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499" w:author="User" w:date="2015-04-05T17:32:00Z">
              <w:rPr>
                <w:rStyle w:val="Hyperlink"/>
                <w:noProof/>
              </w:rPr>
            </w:rPrChange>
          </w:rPr>
          <w:delText>PLANO DE GERENCIAMENTO DOS RISCOS</w:delText>
        </w:r>
        <w:r w:rsidDel="00FD2372">
          <w:rPr>
            <w:noProof/>
            <w:webHidden/>
          </w:rPr>
          <w:tab/>
        </w:r>
      </w:del>
      <w:del w:id="500" w:author="User" w:date="2015-04-05T17:31:00Z">
        <w:r w:rsidDel="00FD2372">
          <w:rPr>
            <w:noProof/>
            <w:webHidden/>
          </w:rPr>
          <w:delText>23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0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0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03" w:author="User" w:date="2015-04-05T17:32:00Z">
              <w:rPr>
                <w:rStyle w:val="Hyperlink"/>
                <w:noProof/>
              </w:rPr>
            </w:rPrChange>
          </w:rPr>
          <w:delText>2.2.9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04" w:author="User" w:date="2015-04-05T17:32:00Z">
              <w:rPr>
                <w:rStyle w:val="Hyperlink"/>
                <w:noProof/>
              </w:rPr>
            </w:rPrChange>
          </w:rPr>
          <w:delText>PLANO DE GERENCIAMENTO DAS AQUISIÇÕES</w:delText>
        </w:r>
        <w:r w:rsidDel="00FD2372">
          <w:rPr>
            <w:noProof/>
            <w:webHidden/>
          </w:rPr>
          <w:tab/>
        </w:r>
      </w:del>
      <w:del w:id="505" w:author="User" w:date="2015-04-05T17:31:00Z">
        <w:r w:rsidDel="00FD2372">
          <w:rPr>
            <w:noProof/>
            <w:webHidden/>
          </w:rPr>
          <w:delText>23</w:delText>
        </w:r>
      </w:del>
    </w:p>
    <w:p w:rsidR="00B14DBF" w:rsidDel="00FD2372" w:rsidRDefault="00B14DBF">
      <w:pPr>
        <w:pStyle w:val="Sumrio3"/>
        <w:tabs>
          <w:tab w:val="left" w:pos="1440"/>
          <w:tab w:val="right" w:leader="dot" w:pos="9269"/>
        </w:tabs>
        <w:rPr>
          <w:del w:id="50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0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08" w:author="User" w:date="2015-04-05T17:32:00Z">
              <w:rPr>
                <w:rStyle w:val="Hyperlink"/>
                <w:noProof/>
              </w:rPr>
            </w:rPrChange>
          </w:rPr>
          <w:delText>2.2.10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09" w:author="User" w:date="2015-04-05T17:32:00Z">
              <w:rPr>
                <w:rStyle w:val="Hyperlink"/>
                <w:noProof/>
              </w:rPr>
            </w:rPrChange>
          </w:rPr>
          <w:delText>CRONOGRAMA DO PROJETO</w:delText>
        </w:r>
        <w:r w:rsidDel="00FD2372">
          <w:rPr>
            <w:noProof/>
            <w:webHidden/>
          </w:rPr>
          <w:tab/>
        </w:r>
      </w:del>
      <w:del w:id="510" w:author="User" w:date="2015-04-05T17:31:00Z">
        <w:r w:rsidDel="00FD2372">
          <w:rPr>
            <w:noProof/>
            <w:webHidden/>
          </w:rPr>
          <w:delText>24</w:delText>
        </w:r>
      </w:del>
    </w:p>
    <w:p w:rsidR="00B14DBF" w:rsidDel="00FD2372" w:rsidRDefault="00B14DBF">
      <w:pPr>
        <w:pStyle w:val="Sumrio3"/>
        <w:tabs>
          <w:tab w:val="left" w:pos="1440"/>
          <w:tab w:val="right" w:leader="dot" w:pos="9269"/>
        </w:tabs>
        <w:rPr>
          <w:del w:id="51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1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13" w:author="User" w:date="2015-04-05T17:32:00Z">
              <w:rPr>
                <w:rStyle w:val="Hyperlink"/>
                <w:noProof/>
              </w:rPr>
            </w:rPrChange>
          </w:rPr>
          <w:delText>2.2.11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14" w:author="User" w:date="2015-04-05T17:32:00Z">
              <w:rPr>
                <w:rStyle w:val="Hyperlink"/>
                <w:noProof/>
              </w:rPr>
            </w:rPrChange>
          </w:rPr>
          <w:delText>REGISTRO DOS RISCOS DO PROJETO</w:delText>
        </w:r>
        <w:r w:rsidDel="00FD2372">
          <w:rPr>
            <w:noProof/>
            <w:webHidden/>
          </w:rPr>
          <w:tab/>
        </w:r>
      </w:del>
      <w:del w:id="515" w:author="User" w:date="2015-04-05T17:31:00Z">
        <w:r w:rsidDel="00FD2372">
          <w:rPr>
            <w:noProof/>
            <w:webHidden/>
          </w:rPr>
          <w:delText>24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51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517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518" w:author="User" w:date="2015-04-05T17:32:00Z">
              <w:rPr>
                <w:rStyle w:val="Hyperlink"/>
                <w:noProof/>
                <w:lang w:val="fr-FR"/>
              </w:rPr>
            </w:rPrChange>
          </w:rPr>
          <w:delText>2.3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519" w:author="User" w:date="2015-04-05T17:32:00Z">
              <w:rPr>
                <w:rStyle w:val="Hyperlink"/>
                <w:noProof/>
                <w:lang w:val="fr-FR"/>
              </w:rPr>
            </w:rPrChange>
          </w:rPr>
          <w:delText>Grupo de Processos de EXECUÇÃO</w:delText>
        </w:r>
        <w:r w:rsidDel="00FD2372">
          <w:rPr>
            <w:noProof/>
            <w:webHidden/>
          </w:rPr>
          <w:tab/>
        </w:r>
      </w:del>
      <w:del w:id="520" w:author="User" w:date="2015-04-05T17:31:00Z">
        <w:r w:rsidDel="00FD2372">
          <w:rPr>
            <w:noProof/>
            <w:webHidden/>
          </w:rPr>
          <w:delText>24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521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522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523" w:author="User" w:date="2015-04-05T17:32:00Z">
              <w:rPr>
                <w:rStyle w:val="Hyperlink"/>
                <w:noProof/>
                <w:lang w:val="fr-FR"/>
              </w:rPr>
            </w:rPrChange>
          </w:rPr>
          <w:delText>2.4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524" w:author="User" w:date="2015-04-05T17:32:00Z">
              <w:rPr>
                <w:rStyle w:val="Hyperlink"/>
                <w:noProof/>
                <w:lang w:val="fr-FR"/>
              </w:rPr>
            </w:rPrChange>
          </w:rPr>
          <w:delText>Grupo de Processos de MONITORAMENTO E CONTROLE</w:delText>
        </w:r>
        <w:r w:rsidDel="00FD2372">
          <w:rPr>
            <w:noProof/>
            <w:webHidden/>
          </w:rPr>
          <w:tab/>
        </w:r>
      </w:del>
      <w:del w:id="525" w:author="User" w:date="2015-04-05T17:31:00Z">
        <w:r w:rsidDel="00FD2372">
          <w:rPr>
            <w:noProof/>
            <w:webHidden/>
          </w:rPr>
          <w:delText>24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52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527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528" w:author="User" w:date="2015-04-05T17:32:00Z">
              <w:rPr>
                <w:rStyle w:val="Hyperlink"/>
                <w:noProof/>
                <w:lang w:val="fr-FR"/>
              </w:rPr>
            </w:rPrChange>
          </w:rPr>
          <w:delText>2.5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529" w:author="User" w:date="2015-04-05T17:32:00Z">
              <w:rPr>
                <w:rStyle w:val="Hyperlink"/>
                <w:noProof/>
                <w:lang w:val="fr-FR"/>
              </w:rPr>
            </w:rPrChange>
          </w:rPr>
          <w:delText>Grupo de Processos de ENCERRAMENTO</w:delText>
        </w:r>
        <w:r w:rsidDel="00FD2372">
          <w:rPr>
            <w:noProof/>
            <w:webHidden/>
          </w:rPr>
          <w:tab/>
        </w:r>
      </w:del>
      <w:del w:id="530" w:author="User" w:date="2015-04-05T17:31:00Z">
        <w:r w:rsidDel="00FD2372">
          <w:rPr>
            <w:noProof/>
            <w:webHidden/>
          </w:rPr>
          <w:delText>25</w:delText>
        </w:r>
      </w:del>
    </w:p>
    <w:p w:rsidR="00B14DBF" w:rsidDel="00FD2372" w:rsidRDefault="00B14DBF">
      <w:pPr>
        <w:pStyle w:val="Sumrio1"/>
        <w:rPr>
          <w:del w:id="531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53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33" w:author="User" w:date="2015-04-05T17:32:00Z">
              <w:rPr>
                <w:rStyle w:val="Hyperlink"/>
                <w:noProof/>
              </w:rPr>
            </w:rPrChange>
          </w:rPr>
          <w:delText>3</w:delText>
        </w:r>
        <w:r w:rsidDel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34" w:author="User" w:date="2015-04-05T17:32:00Z">
              <w:rPr>
                <w:rStyle w:val="Hyperlink"/>
                <w:noProof/>
              </w:rPr>
            </w:rPrChange>
          </w:rPr>
          <w:delText>Desenvolvimento do Sistema de Informações</w:delText>
        </w:r>
        <w:r w:rsidDel="00FD2372">
          <w:rPr>
            <w:noProof/>
            <w:webHidden/>
          </w:rPr>
          <w:tab/>
        </w:r>
      </w:del>
      <w:del w:id="535" w:author="User" w:date="2015-04-05T17:31:00Z">
        <w:r w:rsidDel="00FD2372">
          <w:rPr>
            <w:noProof/>
            <w:webHidden/>
          </w:rPr>
          <w:delText>26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53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537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538" w:author="User" w:date="2015-04-05T17:32:00Z">
              <w:rPr>
                <w:rStyle w:val="Hyperlink"/>
                <w:noProof/>
                <w:lang w:val="fr-FR"/>
              </w:rPr>
            </w:rPrChange>
          </w:rPr>
          <w:delText>3.1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539" w:author="User" w:date="2015-04-05T17:32:00Z">
              <w:rPr>
                <w:rStyle w:val="Hyperlink"/>
                <w:noProof/>
                <w:lang w:val="fr-FR"/>
              </w:rPr>
            </w:rPrChange>
          </w:rPr>
          <w:delText>Produtos da Etapa de ANALISE</w:delText>
        </w:r>
        <w:r w:rsidDel="00FD2372">
          <w:rPr>
            <w:noProof/>
            <w:webHidden/>
          </w:rPr>
          <w:tab/>
        </w:r>
      </w:del>
      <w:del w:id="540" w:author="User" w:date="2015-04-05T17:31:00Z">
        <w:r w:rsidDel="00FD2372">
          <w:rPr>
            <w:noProof/>
            <w:webHidden/>
          </w:rPr>
          <w:delText>26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4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4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43" w:author="User" w:date="2015-04-05T17:32:00Z">
              <w:rPr>
                <w:rStyle w:val="Hyperlink"/>
                <w:noProof/>
              </w:rPr>
            </w:rPrChange>
          </w:rPr>
          <w:delText>3.1.1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44" w:author="User" w:date="2015-04-05T17:32:00Z">
              <w:rPr>
                <w:rStyle w:val="Hyperlink"/>
                <w:noProof/>
              </w:rPr>
            </w:rPrChange>
          </w:rPr>
          <w:delText>Ambiente do Usuário</w:delText>
        </w:r>
        <w:r w:rsidDel="00FD2372">
          <w:rPr>
            <w:noProof/>
            <w:webHidden/>
          </w:rPr>
          <w:tab/>
        </w:r>
      </w:del>
      <w:del w:id="545" w:author="User" w:date="2015-04-05T17:31:00Z">
        <w:r w:rsidDel="00FD2372">
          <w:rPr>
            <w:noProof/>
            <w:webHidden/>
          </w:rPr>
          <w:delText>26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4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4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48" w:author="User" w:date="2015-04-05T17:32:00Z">
              <w:rPr>
                <w:rStyle w:val="Hyperlink"/>
                <w:noProof/>
              </w:rPr>
            </w:rPrChange>
          </w:rPr>
          <w:delText>3.1.2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49" w:author="User" w:date="2015-04-05T17:32:00Z">
              <w:rPr>
                <w:rStyle w:val="Hyperlink"/>
                <w:noProof/>
              </w:rPr>
            </w:rPrChange>
          </w:rPr>
          <w:delText>Resumo das Principais Necessidades dos Usuários</w:delText>
        </w:r>
        <w:r w:rsidDel="00FD2372">
          <w:rPr>
            <w:noProof/>
            <w:webHidden/>
          </w:rPr>
          <w:tab/>
        </w:r>
      </w:del>
      <w:del w:id="550" w:author="User" w:date="2015-04-05T17:31:00Z">
        <w:r w:rsidDel="00FD2372">
          <w:rPr>
            <w:noProof/>
            <w:webHidden/>
          </w:rPr>
          <w:delText>26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5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5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53" w:author="User" w:date="2015-04-05T17:32:00Z">
              <w:rPr>
                <w:rStyle w:val="Hyperlink"/>
                <w:noProof/>
              </w:rPr>
            </w:rPrChange>
          </w:rPr>
          <w:delText>3.1.3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54" w:author="User" w:date="2015-04-05T17:32:00Z">
              <w:rPr>
                <w:rStyle w:val="Hyperlink"/>
                <w:noProof/>
              </w:rPr>
            </w:rPrChange>
          </w:rPr>
          <w:delText>Alternativas e Concorrência</w:delText>
        </w:r>
        <w:r w:rsidDel="00FD2372">
          <w:rPr>
            <w:noProof/>
            <w:webHidden/>
          </w:rPr>
          <w:tab/>
        </w:r>
      </w:del>
      <w:del w:id="555" w:author="User" w:date="2015-04-05T17:31:00Z">
        <w:r w:rsidDel="00FD2372">
          <w:rPr>
            <w:noProof/>
            <w:webHidden/>
          </w:rPr>
          <w:delText>27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5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5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58" w:author="User" w:date="2015-04-05T17:32:00Z">
              <w:rPr>
                <w:rStyle w:val="Hyperlink"/>
                <w:noProof/>
              </w:rPr>
            </w:rPrChange>
          </w:rPr>
          <w:delText>3.1.4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59" w:author="User" w:date="2015-04-05T17:32:00Z">
              <w:rPr>
                <w:rStyle w:val="Hyperlink"/>
                <w:noProof/>
              </w:rPr>
            </w:rPrChange>
          </w:rPr>
          <w:delText>Visão Geral do Produto</w:delText>
        </w:r>
        <w:r w:rsidDel="00FD2372">
          <w:rPr>
            <w:noProof/>
            <w:webHidden/>
          </w:rPr>
          <w:tab/>
        </w:r>
      </w:del>
      <w:del w:id="560" w:author="User" w:date="2015-04-05T17:31:00Z">
        <w:r w:rsidDel="00FD2372">
          <w:rPr>
            <w:noProof/>
            <w:webHidden/>
          </w:rPr>
          <w:delText>27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6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6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63" w:author="User" w:date="2015-04-05T17:32:00Z">
              <w:rPr>
                <w:rStyle w:val="Hyperlink"/>
                <w:noProof/>
              </w:rPr>
            </w:rPrChange>
          </w:rPr>
          <w:delText>3.1.5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64" w:author="User" w:date="2015-04-05T17:32:00Z">
              <w:rPr>
                <w:rStyle w:val="Hyperlink"/>
                <w:noProof/>
              </w:rPr>
            </w:rPrChange>
          </w:rPr>
          <w:delText>RequisitosFuncionais do Produto</w:delText>
        </w:r>
        <w:r w:rsidDel="00FD2372">
          <w:rPr>
            <w:noProof/>
            <w:webHidden/>
          </w:rPr>
          <w:tab/>
        </w:r>
      </w:del>
      <w:del w:id="565" w:author="User" w:date="2015-04-05T17:31:00Z">
        <w:r w:rsidDel="00FD2372">
          <w:rPr>
            <w:noProof/>
            <w:webHidden/>
          </w:rPr>
          <w:delText>28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6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6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68" w:author="User" w:date="2015-04-05T17:32:00Z">
              <w:rPr>
                <w:rStyle w:val="Hyperlink"/>
                <w:noProof/>
              </w:rPr>
            </w:rPrChange>
          </w:rPr>
          <w:delText>3.1.6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69" w:author="User" w:date="2015-04-05T17:32:00Z">
              <w:rPr>
                <w:rStyle w:val="Hyperlink"/>
                <w:noProof/>
              </w:rPr>
            </w:rPrChange>
          </w:rPr>
          <w:delText>Requisitos Não Funcionais do Produto</w:delText>
        </w:r>
        <w:r w:rsidDel="00FD2372">
          <w:rPr>
            <w:noProof/>
            <w:webHidden/>
          </w:rPr>
          <w:tab/>
        </w:r>
      </w:del>
      <w:del w:id="570" w:author="User" w:date="2015-04-05T17:31:00Z">
        <w:r w:rsidDel="00FD2372">
          <w:rPr>
            <w:noProof/>
            <w:webHidden/>
          </w:rPr>
          <w:delText>28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7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7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73" w:author="User" w:date="2015-04-05T17:32:00Z">
              <w:rPr>
                <w:rStyle w:val="Hyperlink"/>
                <w:noProof/>
              </w:rPr>
            </w:rPrChange>
          </w:rPr>
          <w:delText>3.1.7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74" w:author="User" w:date="2015-04-05T17:32:00Z">
              <w:rPr>
                <w:rStyle w:val="Hyperlink"/>
                <w:noProof/>
              </w:rPr>
            </w:rPrChange>
          </w:rPr>
          <w:delText>Diagrama de Casos de Uso</w:delText>
        </w:r>
        <w:r w:rsidDel="00FD2372">
          <w:rPr>
            <w:noProof/>
            <w:webHidden/>
          </w:rPr>
          <w:tab/>
        </w:r>
      </w:del>
      <w:del w:id="575" w:author="User" w:date="2015-04-05T17:31:00Z">
        <w:r w:rsidDel="00FD2372">
          <w:rPr>
            <w:noProof/>
            <w:webHidden/>
          </w:rPr>
          <w:delText>29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7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7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78" w:author="User" w:date="2015-04-05T17:32:00Z">
              <w:rPr>
                <w:rStyle w:val="Hyperlink"/>
                <w:noProof/>
              </w:rPr>
            </w:rPrChange>
          </w:rPr>
          <w:delText>3.1.8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79" w:author="User" w:date="2015-04-05T17:32:00Z">
              <w:rPr>
                <w:rStyle w:val="Hyperlink"/>
                <w:noProof/>
              </w:rPr>
            </w:rPrChange>
          </w:rPr>
          <w:delText>Descrição dos Atores</w:delText>
        </w:r>
        <w:r w:rsidDel="00FD2372">
          <w:rPr>
            <w:noProof/>
            <w:webHidden/>
          </w:rPr>
          <w:tab/>
        </w:r>
      </w:del>
      <w:del w:id="580" w:author="User" w:date="2015-04-05T17:31:00Z">
        <w:r w:rsidDel="00FD2372">
          <w:rPr>
            <w:noProof/>
            <w:webHidden/>
          </w:rPr>
          <w:delText>34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58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8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83" w:author="User" w:date="2015-04-05T17:32:00Z">
              <w:rPr>
                <w:rStyle w:val="Hyperlink"/>
                <w:noProof/>
              </w:rPr>
            </w:rPrChange>
          </w:rPr>
          <w:delText>3.1.9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84" w:author="User" w:date="2015-04-05T17:32:00Z">
              <w:rPr>
                <w:rStyle w:val="Hyperlink"/>
                <w:noProof/>
              </w:rPr>
            </w:rPrChange>
          </w:rPr>
          <w:delText>Descrição dos Casos de Uso</w:delText>
        </w:r>
        <w:r w:rsidDel="00FD2372">
          <w:rPr>
            <w:noProof/>
            <w:webHidden/>
          </w:rPr>
          <w:tab/>
        </w:r>
      </w:del>
      <w:del w:id="585" w:author="User" w:date="2015-04-05T17:31:00Z">
        <w:r w:rsidDel="00FD2372">
          <w:rPr>
            <w:noProof/>
            <w:webHidden/>
          </w:rPr>
          <w:delText>34</w:delText>
        </w:r>
      </w:del>
    </w:p>
    <w:p w:rsidR="00B14DBF" w:rsidDel="00FD2372" w:rsidRDefault="00B14DBF">
      <w:pPr>
        <w:pStyle w:val="Sumrio3"/>
        <w:tabs>
          <w:tab w:val="left" w:pos="1440"/>
          <w:tab w:val="right" w:leader="dot" w:pos="9269"/>
        </w:tabs>
        <w:rPr>
          <w:del w:id="58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8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88" w:author="User" w:date="2015-04-05T17:32:00Z">
              <w:rPr>
                <w:rStyle w:val="Hyperlink"/>
                <w:noProof/>
              </w:rPr>
            </w:rPrChange>
          </w:rPr>
          <w:delText>3.1.10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89" w:author="User" w:date="2015-04-05T17:32:00Z">
              <w:rPr>
                <w:rStyle w:val="Hyperlink"/>
                <w:noProof/>
              </w:rPr>
            </w:rPrChange>
          </w:rPr>
          <w:delText>Delimitação do Escopo do Sistema</w:delText>
        </w:r>
        <w:r w:rsidDel="00FD2372">
          <w:rPr>
            <w:noProof/>
            <w:webHidden/>
          </w:rPr>
          <w:tab/>
        </w:r>
      </w:del>
      <w:del w:id="590" w:author="User" w:date="2015-04-05T17:31:00Z">
        <w:r w:rsidDel="00FD2372">
          <w:rPr>
            <w:noProof/>
            <w:webHidden/>
          </w:rPr>
          <w:delText>35</w:delText>
        </w:r>
      </w:del>
    </w:p>
    <w:p w:rsidR="00B14DBF" w:rsidDel="00FD2372" w:rsidRDefault="00B14DBF">
      <w:pPr>
        <w:pStyle w:val="Sumrio3"/>
        <w:tabs>
          <w:tab w:val="left" w:pos="1440"/>
          <w:tab w:val="right" w:leader="dot" w:pos="9269"/>
        </w:tabs>
        <w:rPr>
          <w:del w:id="59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92" w:author="User" w:date="2015-04-05T17:32:00Z">
        <w:r w:rsidRPr="00FD2372" w:rsidDel="00FD2372">
          <w:rPr>
            <w:rFonts w:ascii="Times New Roman" w:hAnsi="Times New Roman" w:cs="Times New Roman"/>
            <w:noProof/>
            <w:rPrChange w:id="593" w:author="User" w:date="2015-04-05T17:32:00Z">
              <w:rPr>
                <w:rStyle w:val="Hyperlink"/>
                <w:noProof/>
              </w:rPr>
            </w:rPrChange>
          </w:rPr>
          <w:delText>3.1.11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94" w:author="User" w:date="2015-04-05T17:32:00Z">
              <w:rPr>
                <w:rStyle w:val="Hyperlink"/>
                <w:noProof/>
              </w:rPr>
            </w:rPrChange>
          </w:rPr>
          <w:delText>Análise dos Dados- Modelo Conceitual dos Dados</w:delText>
        </w:r>
        <w:r w:rsidDel="00FD2372">
          <w:rPr>
            <w:noProof/>
            <w:webHidden/>
          </w:rPr>
          <w:tab/>
        </w:r>
      </w:del>
      <w:del w:id="595" w:author="User" w:date="2015-04-05T17:31:00Z">
        <w:r w:rsidDel="00FD2372">
          <w:rPr>
            <w:noProof/>
            <w:webHidden/>
          </w:rPr>
          <w:delText>35</w:delText>
        </w:r>
      </w:del>
    </w:p>
    <w:p w:rsidR="00B14DBF" w:rsidDel="00FD2372" w:rsidRDefault="00B14DBF">
      <w:pPr>
        <w:pStyle w:val="Sumrio3"/>
        <w:tabs>
          <w:tab w:val="left" w:pos="1440"/>
          <w:tab w:val="right" w:leader="dot" w:pos="9269"/>
        </w:tabs>
        <w:rPr>
          <w:del w:id="596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597" w:author="User" w:date="2015-04-05T17:32:00Z">
        <w:r w:rsidRPr="00FD2372" w:rsidDel="00FD2372">
          <w:rPr>
            <w:rFonts w:ascii="Times New Roman" w:hAnsi="Times New Roman" w:cs="Times New Roman"/>
            <w:noProof/>
            <w:rPrChange w:id="598" w:author="User" w:date="2015-04-05T17:32:00Z">
              <w:rPr>
                <w:rStyle w:val="Hyperlink"/>
                <w:noProof/>
              </w:rPr>
            </w:rPrChange>
          </w:rPr>
          <w:delText>3.1.12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599" w:author="User" w:date="2015-04-05T17:32:00Z">
              <w:rPr>
                <w:rStyle w:val="Hyperlink"/>
                <w:noProof/>
              </w:rPr>
            </w:rPrChange>
          </w:rPr>
          <w:delText>Diagrama de Classes</w:delText>
        </w:r>
        <w:r w:rsidDel="00FD2372">
          <w:rPr>
            <w:noProof/>
            <w:webHidden/>
          </w:rPr>
          <w:tab/>
        </w:r>
      </w:del>
      <w:del w:id="600" w:author="User" w:date="2015-04-05T17:31:00Z">
        <w:r w:rsidDel="00FD2372">
          <w:rPr>
            <w:noProof/>
            <w:webHidden/>
          </w:rPr>
          <w:delText>36</w:delText>
        </w:r>
      </w:del>
    </w:p>
    <w:p w:rsidR="00B14DBF" w:rsidDel="00FD2372" w:rsidRDefault="00B14DBF">
      <w:pPr>
        <w:pStyle w:val="Sumrio3"/>
        <w:tabs>
          <w:tab w:val="left" w:pos="1440"/>
          <w:tab w:val="right" w:leader="dot" w:pos="9269"/>
        </w:tabs>
        <w:rPr>
          <w:del w:id="601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02" w:author="User" w:date="2015-04-05T17:32:00Z">
        <w:r w:rsidRPr="00FD2372" w:rsidDel="00FD2372">
          <w:rPr>
            <w:rFonts w:ascii="Times New Roman" w:hAnsi="Times New Roman" w:cs="Times New Roman"/>
            <w:noProof/>
            <w:rPrChange w:id="603" w:author="User" w:date="2015-04-05T17:32:00Z">
              <w:rPr>
                <w:rStyle w:val="Hyperlink"/>
                <w:noProof/>
              </w:rPr>
            </w:rPrChange>
          </w:rPr>
          <w:delText>3.1.13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04" w:author="User" w:date="2015-04-05T17:32:00Z">
              <w:rPr>
                <w:rStyle w:val="Hyperlink"/>
                <w:noProof/>
              </w:rPr>
            </w:rPrChange>
          </w:rPr>
          <w:delText>Protótipo das Telas - Baixa Fidelidade</w:delText>
        </w:r>
        <w:r w:rsidDel="00FD2372">
          <w:rPr>
            <w:noProof/>
            <w:webHidden/>
          </w:rPr>
          <w:tab/>
        </w:r>
      </w:del>
      <w:del w:id="605" w:author="User" w:date="2015-04-05T17:31:00Z">
        <w:r w:rsidDel="00FD2372">
          <w:rPr>
            <w:noProof/>
            <w:webHidden/>
          </w:rPr>
          <w:delText>36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606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607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608" w:author="User" w:date="2015-04-05T17:32:00Z">
              <w:rPr>
                <w:rStyle w:val="Hyperlink"/>
                <w:noProof/>
                <w:lang w:val="fr-FR"/>
              </w:rPr>
            </w:rPrChange>
          </w:rPr>
          <w:delText>3.2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609" w:author="User" w:date="2015-04-05T17:32:00Z">
              <w:rPr>
                <w:rStyle w:val="Hyperlink"/>
                <w:noProof/>
                <w:lang w:val="fr-FR"/>
              </w:rPr>
            </w:rPrChange>
          </w:rPr>
          <w:delText xml:space="preserve">Produtos da Etapa de </w:delText>
        </w:r>
        <w:r w:rsidRPr="00FD2372" w:rsidDel="00FD2372">
          <w:rPr>
            <w:rFonts w:ascii="Times New Roman" w:hAnsi="Times New Roman" w:cs="Times New Roman"/>
            <w:i/>
            <w:noProof/>
            <w:lang w:val="fr-FR"/>
            <w:rPrChange w:id="610" w:author="User" w:date="2015-04-05T17:32:00Z">
              <w:rPr>
                <w:rStyle w:val="Hyperlink"/>
                <w:i/>
                <w:noProof/>
                <w:lang w:val="fr-FR"/>
              </w:rPr>
            </w:rPrChange>
          </w:rPr>
          <w:delText>DESIGN</w:delText>
        </w:r>
        <w:r w:rsidDel="00FD2372">
          <w:rPr>
            <w:noProof/>
            <w:webHidden/>
          </w:rPr>
          <w:tab/>
        </w:r>
      </w:del>
      <w:del w:id="611" w:author="User" w:date="2015-04-05T17:31:00Z">
        <w:r w:rsidDel="00FD2372">
          <w:rPr>
            <w:noProof/>
            <w:webHidden/>
          </w:rPr>
          <w:delText>36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1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1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14" w:author="User" w:date="2015-04-05T17:32:00Z">
              <w:rPr>
                <w:rStyle w:val="Hyperlink"/>
                <w:noProof/>
              </w:rPr>
            </w:rPrChange>
          </w:rPr>
          <w:delText>3.2.1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15" w:author="User" w:date="2015-04-05T17:32:00Z">
              <w:rPr>
                <w:rStyle w:val="Hyperlink"/>
                <w:noProof/>
              </w:rPr>
            </w:rPrChange>
          </w:rPr>
          <w:delText>Arquitetura do Sistema</w:delText>
        </w:r>
        <w:r w:rsidDel="00FD2372">
          <w:rPr>
            <w:noProof/>
            <w:webHidden/>
          </w:rPr>
          <w:tab/>
        </w:r>
      </w:del>
      <w:del w:id="616" w:author="User" w:date="2015-04-05T17:31:00Z">
        <w:r w:rsidDel="00FD2372">
          <w:rPr>
            <w:noProof/>
            <w:webHidden/>
          </w:rPr>
          <w:delText>37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1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1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19" w:author="User" w:date="2015-04-05T17:32:00Z">
              <w:rPr>
                <w:rStyle w:val="Hyperlink"/>
                <w:noProof/>
              </w:rPr>
            </w:rPrChange>
          </w:rPr>
          <w:delText>3.2.2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20" w:author="User" w:date="2015-04-05T17:32:00Z">
              <w:rPr>
                <w:rStyle w:val="Hyperlink"/>
                <w:noProof/>
              </w:rPr>
            </w:rPrChange>
          </w:rPr>
          <w:delText>Tecnologias utilizadas do Sistema</w:delText>
        </w:r>
        <w:r w:rsidDel="00FD2372">
          <w:rPr>
            <w:noProof/>
            <w:webHidden/>
          </w:rPr>
          <w:tab/>
        </w:r>
      </w:del>
      <w:del w:id="621" w:author="User" w:date="2015-04-05T17:31:00Z">
        <w:r w:rsidDel="00FD2372">
          <w:rPr>
            <w:noProof/>
            <w:webHidden/>
          </w:rPr>
          <w:delText>37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2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2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24" w:author="User" w:date="2015-04-05T17:32:00Z">
              <w:rPr>
                <w:rStyle w:val="Hyperlink"/>
                <w:noProof/>
              </w:rPr>
            </w:rPrChange>
          </w:rPr>
          <w:delText>3.2.3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25" w:author="User" w:date="2015-04-05T17:32:00Z">
              <w:rPr>
                <w:rStyle w:val="Hyperlink"/>
                <w:noProof/>
              </w:rPr>
            </w:rPrChange>
          </w:rPr>
          <w:delText>Protótipo das Telas- Alta Fidelidade</w:delText>
        </w:r>
        <w:r w:rsidDel="00FD2372">
          <w:rPr>
            <w:noProof/>
            <w:webHidden/>
          </w:rPr>
          <w:tab/>
        </w:r>
      </w:del>
      <w:del w:id="626" w:author="User" w:date="2015-04-05T17:31:00Z">
        <w:r w:rsidDel="00FD2372">
          <w:rPr>
            <w:noProof/>
            <w:webHidden/>
          </w:rPr>
          <w:delText>38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2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2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29" w:author="User" w:date="2015-04-05T17:32:00Z">
              <w:rPr>
                <w:rStyle w:val="Hyperlink"/>
                <w:noProof/>
              </w:rPr>
            </w:rPrChange>
          </w:rPr>
          <w:delText>3.2.4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30" w:author="User" w:date="2015-04-05T17:32:00Z">
              <w:rPr>
                <w:rStyle w:val="Hyperlink"/>
                <w:noProof/>
              </w:rPr>
            </w:rPrChange>
          </w:rPr>
          <w:delText>Diagrama de Sequencia</w:delText>
        </w:r>
        <w:r w:rsidDel="00FD2372">
          <w:rPr>
            <w:noProof/>
            <w:webHidden/>
          </w:rPr>
          <w:tab/>
        </w:r>
      </w:del>
      <w:del w:id="631" w:author="User" w:date="2015-04-05T17:31:00Z">
        <w:r w:rsidDel="00FD2372">
          <w:rPr>
            <w:noProof/>
            <w:webHidden/>
          </w:rPr>
          <w:delText>38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3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3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34" w:author="User" w:date="2015-04-05T17:32:00Z">
              <w:rPr>
                <w:rStyle w:val="Hyperlink"/>
                <w:noProof/>
              </w:rPr>
            </w:rPrChange>
          </w:rPr>
          <w:delText>3.2.5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35" w:author="User" w:date="2015-04-05T17:32:00Z">
              <w:rPr>
                <w:rStyle w:val="Hyperlink"/>
                <w:noProof/>
              </w:rPr>
            </w:rPrChange>
          </w:rPr>
          <w:delText>Diagrama de Componentes</w:delText>
        </w:r>
        <w:r w:rsidDel="00FD2372">
          <w:rPr>
            <w:noProof/>
            <w:webHidden/>
          </w:rPr>
          <w:tab/>
        </w:r>
      </w:del>
      <w:del w:id="636" w:author="User" w:date="2015-04-05T17:31:00Z">
        <w:r w:rsidDel="00FD2372">
          <w:rPr>
            <w:noProof/>
            <w:webHidden/>
          </w:rPr>
          <w:delText>38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3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3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39" w:author="User" w:date="2015-04-05T17:32:00Z">
              <w:rPr>
                <w:rStyle w:val="Hyperlink"/>
                <w:noProof/>
              </w:rPr>
            </w:rPrChange>
          </w:rPr>
          <w:delText>3.2.6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40" w:author="User" w:date="2015-04-05T17:32:00Z">
              <w:rPr>
                <w:rStyle w:val="Hyperlink"/>
                <w:noProof/>
              </w:rPr>
            </w:rPrChange>
          </w:rPr>
          <w:delText>Diagrama de Atividades</w:delText>
        </w:r>
        <w:r w:rsidDel="00FD2372">
          <w:rPr>
            <w:noProof/>
            <w:webHidden/>
          </w:rPr>
          <w:tab/>
        </w:r>
      </w:del>
      <w:del w:id="641" w:author="User" w:date="2015-04-05T17:31:00Z">
        <w:r w:rsidDel="00FD2372">
          <w:rPr>
            <w:noProof/>
            <w:webHidden/>
          </w:rPr>
          <w:delText>38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4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4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44" w:author="User" w:date="2015-04-05T17:32:00Z">
              <w:rPr>
                <w:rStyle w:val="Hyperlink"/>
                <w:noProof/>
              </w:rPr>
            </w:rPrChange>
          </w:rPr>
          <w:delText>3.2.7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45" w:author="User" w:date="2015-04-05T17:32:00Z">
              <w:rPr>
                <w:rStyle w:val="Hyperlink"/>
                <w:noProof/>
              </w:rPr>
            </w:rPrChange>
          </w:rPr>
          <w:delText>Projeto do Banco de Dados</w:delText>
        </w:r>
        <w:r w:rsidDel="00FD2372">
          <w:rPr>
            <w:noProof/>
            <w:webHidden/>
          </w:rPr>
          <w:tab/>
        </w:r>
      </w:del>
      <w:del w:id="646" w:author="User" w:date="2015-04-05T17:31:00Z">
        <w:r w:rsidDel="00FD2372">
          <w:rPr>
            <w:noProof/>
            <w:webHidden/>
          </w:rPr>
          <w:delText>38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647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648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649" w:author="User" w:date="2015-04-05T17:32:00Z">
              <w:rPr>
                <w:rStyle w:val="Hyperlink"/>
                <w:noProof/>
                <w:lang w:val="fr-FR"/>
              </w:rPr>
            </w:rPrChange>
          </w:rPr>
          <w:lastRenderedPageBreak/>
          <w:delText>3.3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650" w:author="User" w:date="2015-04-05T17:32:00Z">
              <w:rPr>
                <w:rStyle w:val="Hyperlink"/>
                <w:noProof/>
                <w:lang w:val="fr-FR"/>
              </w:rPr>
            </w:rPrChange>
          </w:rPr>
          <w:delText>Produtos da Etapa de CODIFICAÇÃO E TESTES</w:delText>
        </w:r>
        <w:r w:rsidDel="00FD2372">
          <w:rPr>
            <w:noProof/>
            <w:webHidden/>
          </w:rPr>
          <w:tab/>
        </w:r>
      </w:del>
      <w:del w:id="651" w:author="User" w:date="2015-04-05T17:31:00Z">
        <w:r w:rsidDel="00FD2372">
          <w:rPr>
            <w:noProof/>
            <w:webHidden/>
          </w:rPr>
          <w:delText>40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5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5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54" w:author="User" w:date="2015-04-05T17:32:00Z">
              <w:rPr>
                <w:rStyle w:val="Hyperlink"/>
                <w:noProof/>
              </w:rPr>
            </w:rPrChange>
          </w:rPr>
          <w:delText>3.3.1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55" w:author="User" w:date="2015-04-05T17:32:00Z">
              <w:rPr>
                <w:rStyle w:val="Hyperlink"/>
                <w:noProof/>
              </w:rPr>
            </w:rPrChange>
          </w:rPr>
          <w:delText>Relação dos Artefatos ou Componentes de Software</w:delText>
        </w:r>
        <w:r w:rsidDel="00FD2372">
          <w:rPr>
            <w:noProof/>
            <w:webHidden/>
          </w:rPr>
          <w:tab/>
        </w:r>
      </w:del>
      <w:del w:id="656" w:author="User" w:date="2015-04-05T17:31:00Z">
        <w:r w:rsidDel="00FD2372">
          <w:rPr>
            <w:noProof/>
            <w:webHidden/>
          </w:rPr>
          <w:delText>40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5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5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59" w:author="User" w:date="2015-04-05T17:32:00Z">
              <w:rPr>
                <w:rStyle w:val="Hyperlink"/>
                <w:noProof/>
              </w:rPr>
            </w:rPrChange>
          </w:rPr>
          <w:delText>3.3.2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60" w:author="User" w:date="2015-04-05T17:32:00Z">
              <w:rPr>
                <w:rStyle w:val="Hyperlink"/>
                <w:noProof/>
              </w:rPr>
            </w:rPrChange>
          </w:rPr>
          <w:delText>Planejamento e Execução dos Testes Unitários</w:delText>
        </w:r>
        <w:r w:rsidDel="00FD2372">
          <w:rPr>
            <w:noProof/>
            <w:webHidden/>
          </w:rPr>
          <w:tab/>
        </w:r>
      </w:del>
      <w:del w:id="661" w:author="User" w:date="2015-04-05T17:31:00Z">
        <w:r w:rsidDel="00FD2372">
          <w:rPr>
            <w:noProof/>
            <w:webHidden/>
          </w:rPr>
          <w:delText>40</w:delText>
        </w:r>
      </w:del>
    </w:p>
    <w:p w:rsidR="00B14DBF" w:rsidDel="00FD2372" w:rsidRDefault="00B14DBF">
      <w:pPr>
        <w:pStyle w:val="Sumrio2"/>
        <w:tabs>
          <w:tab w:val="left" w:pos="720"/>
          <w:tab w:val="right" w:leader="dot" w:pos="9269"/>
        </w:tabs>
        <w:rPr>
          <w:del w:id="662" w:author="User" w:date="2015-04-05T17:32:00Z"/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del w:id="663" w:author="User" w:date="2015-04-05T17:32:00Z">
        <w:r w:rsidRPr="00FD2372" w:rsidDel="00FD2372">
          <w:rPr>
            <w:rFonts w:ascii="Times New Roman" w:hAnsi="Times New Roman" w:cs="Times New Roman"/>
            <w:noProof/>
            <w:lang w:val="fr-FR"/>
            <w:rPrChange w:id="664" w:author="User" w:date="2015-04-05T17:32:00Z">
              <w:rPr>
                <w:rStyle w:val="Hyperlink"/>
                <w:noProof/>
                <w:lang w:val="fr-FR"/>
              </w:rPr>
            </w:rPrChange>
          </w:rPr>
          <w:delText>3.4</w:delText>
        </w:r>
        <w:r w:rsidDel="00FD237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lang w:val="fr-FR"/>
            <w:rPrChange w:id="665" w:author="User" w:date="2015-04-05T17:32:00Z">
              <w:rPr>
                <w:rStyle w:val="Hyperlink"/>
                <w:noProof/>
                <w:lang w:val="fr-FR"/>
              </w:rPr>
            </w:rPrChange>
          </w:rPr>
          <w:delText>Produtos da Etapa de TESTES INTEGRADOS</w:delText>
        </w:r>
        <w:r w:rsidDel="00FD2372">
          <w:rPr>
            <w:noProof/>
            <w:webHidden/>
          </w:rPr>
          <w:tab/>
        </w:r>
      </w:del>
      <w:del w:id="666" w:author="User" w:date="2015-04-05T17:31:00Z">
        <w:r w:rsidDel="00FD2372">
          <w:rPr>
            <w:noProof/>
            <w:webHidden/>
          </w:rPr>
          <w:delText>41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67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6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69" w:author="User" w:date="2015-04-05T17:32:00Z">
              <w:rPr>
                <w:rStyle w:val="Hyperlink"/>
                <w:noProof/>
              </w:rPr>
            </w:rPrChange>
          </w:rPr>
          <w:delText>3.4.1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70" w:author="User" w:date="2015-04-05T17:32:00Z">
              <w:rPr>
                <w:rStyle w:val="Hyperlink"/>
                <w:noProof/>
              </w:rPr>
            </w:rPrChange>
          </w:rPr>
          <w:delText>Relação das Integrações e Interfaces com outros Sistemas e Aplicativos</w:delText>
        </w:r>
        <w:r w:rsidDel="00FD2372">
          <w:rPr>
            <w:noProof/>
            <w:webHidden/>
          </w:rPr>
          <w:tab/>
        </w:r>
      </w:del>
      <w:del w:id="671" w:author="User" w:date="2015-04-05T17:31:00Z">
        <w:r w:rsidDel="00FD2372">
          <w:rPr>
            <w:noProof/>
            <w:webHidden/>
          </w:rPr>
          <w:delText>41</w:delText>
        </w:r>
      </w:del>
    </w:p>
    <w:p w:rsidR="00B14DBF" w:rsidDel="00FD2372" w:rsidRDefault="00B14DBF">
      <w:pPr>
        <w:pStyle w:val="Sumrio3"/>
        <w:tabs>
          <w:tab w:val="left" w:pos="1200"/>
          <w:tab w:val="right" w:leader="dot" w:pos="9269"/>
        </w:tabs>
        <w:rPr>
          <w:del w:id="672" w:author="User" w:date="2015-04-05T17:32:00Z"/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del w:id="67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74" w:author="User" w:date="2015-04-05T17:32:00Z">
              <w:rPr>
                <w:rStyle w:val="Hyperlink"/>
                <w:noProof/>
              </w:rPr>
            </w:rPrChange>
          </w:rPr>
          <w:delText>3.4.2</w:delText>
        </w:r>
        <w:r w:rsidDel="00FD237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75" w:author="User" w:date="2015-04-05T17:32:00Z">
              <w:rPr>
                <w:rStyle w:val="Hyperlink"/>
                <w:noProof/>
              </w:rPr>
            </w:rPrChange>
          </w:rPr>
          <w:delText>Planejamento e Execução dos Testes Integrados</w:delText>
        </w:r>
        <w:r w:rsidDel="00FD2372">
          <w:rPr>
            <w:noProof/>
            <w:webHidden/>
          </w:rPr>
          <w:tab/>
        </w:r>
      </w:del>
      <w:del w:id="676" w:author="User" w:date="2015-04-05T17:31:00Z">
        <w:r w:rsidDel="00FD2372">
          <w:rPr>
            <w:noProof/>
            <w:webHidden/>
          </w:rPr>
          <w:delText>41</w:delText>
        </w:r>
      </w:del>
    </w:p>
    <w:p w:rsidR="00B14DBF" w:rsidDel="00FD2372" w:rsidRDefault="00B14DBF">
      <w:pPr>
        <w:pStyle w:val="Sumrio1"/>
        <w:rPr>
          <w:del w:id="677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67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79" w:author="User" w:date="2015-04-05T17:32:00Z">
              <w:rPr>
                <w:rStyle w:val="Hyperlink"/>
                <w:noProof/>
              </w:rPr>
            </w:rPrChange>
          </w:rPr>
          <w:delText>4</w:delText>
        </w:r>
        <w:r w:rsidDel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80" w:author="User" w:date="2015-04-05T17:32:00Z">
              <w:rPr>
                <w:rStyle w:val="Hyperlink"/>
                <w:noProof/>
              </w:rPr>
            </w:rPrChange>
          </w:rPr>
          <w:delText>Plano de Implantação</w:delText>
        </w:r>
        <w:r w:rsidDel="00FD2372">
          <w:rPr>
            <w:noProof/>
            <w:webHidden/>
          </w:rPr>
          <w:tab/>
        </w:r>
      </w:del>
      <w:del w:id="681" w:author="User" w:date="2015-04-05T17:31:00Z">
        <w:r w:rsidDel="00FD2372">
          <w:rPr>
            <w:noProof/>
            <w:webHidden/>
          </w:rPr>
          <w:delText>43</w:delText>
        </w:r>
      </w:del>
    </w:p>
    <w:p w:rsidR="00B14DBF" w:rsidDel="00FD2372" w:rsidRDefault="00B14DBF">
      <w:pPr>
        <w:pStyle w:val="Sumrio1"/>
        <w:rPr>
          <w:del w:id="682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68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84" w:author="User" w:date="2015-04-05T17:32:00Z">
              <w:rPr>
                <w:rStyle w:val="Hyperlink"/>
                <w:noProof/>
              </w:rPr>
            </w:rPrChange>
          </w:rPr>
          <w:delText>5</w:delText>
        </w:r>
        <w:r w:rsidDel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85" w:author="User" w:date="2015-04-05T17:32:00Z">
              <w:rPr>
                <w:rStyle w:val="Hyperlink"/>
                <w:noProof/>
              </w:rPr>
            </w:rPrChange>
          </w:rPr>
          <w:delText>Conclusão</w:delText>
        </w:r>
        <w:r w:rsidDel="00FD2372">
          <w:rPr>
            <w:noProof/>
            <w:webHidden/>
          </w:rPr>
          <w:tab/>
        </w:r>
      </w:del>
      <w:del w:id="686" w:author="User" w:date="2015-04-05T17:31:00Z">
        <w:r w:rsidDel="00FD2372">
          <w:rPr>
            <w:noProof/>
            <w:webHidden/>
          </w:rPr>
          <w:delText>44</w:delText>
        </w:r>
      </w:del>
    </w:p>
    <w:p w:rsidR="00B14DBF" w:rsidDel="00FD2372" w:rsidRDefault="00B14DBF">
      <w:pPr>
        <w:pStyle w:val="Sumrio1"/>
        <w:rPr>
          <w:del w:id="687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688" w:author="User" w:date="2015-04-05T17:32:00Z">
        <w:r w:rsidRPr="00FD2372" w:rsidDel="00FD2372">
          <w:rPr>
            <w:rFonts w:ascii="Times New Roman" w:hAnsi="Times New Roman" w:cs="Times New Roman"/>
            <w:noProof/>
            <w:rPrChange w:id="689" w:author="User" w:date="2015-04-05T17:32:00Z">
              <w:rPr>
                <w:rStyle w:val="Hyperlink"/>
                <w:noProof/>
              </w:rPr>
            </w:rPrChange>
          </w:rPr>
          <w:delText>6</w:delText>
        </w:r>
        <w:r w:rsidDel="00FD2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FD2372" w:rsidDel="00FD2372">
          <w:rPr>
            <w:rFonts w:ascii="Times New Roman" w:hAnsi="Times New Roman" w:cs="Times New Roman"/>
            <w:noProof/>
            <w:rPrChange w:id="690" w:author="User" w:date="2015-04-05T17:32:00Z">
              <w:rPr>
                <w:rStyle w:val="Hyperlink"/>
                <w:noProof/>
              </w:rPr>
            </w:rPrChange>
          </w:rPr>
          <w:delText>Bibliografia</w:delText>
        </w:r>
        <w:r w:rsidDel="00FD2372">
          <w:rPr>
            <w:noProof/>
            <w:webHidden/>
          </w:rPr>
          <w:tab/>
        </w:r>
      </w:del>
      <w:del w:id="691" w:author="User" w:date="2015-04-05T17:31:00Z">
        <w:r w:rsidDel="00FD2372">
          <w:rPr>
            <w:noProof/>
            <w:webHidden/>
          </w:rPr>
          <w:delText>45</w:delText>
        </w:r>
      </w:del>
    </w:p>
    <w:p w:rsidR="00B14DBF" w:rsidDel="00FD2372" w:rsidRDefault="00B14DBF">
      <w:pPr>
        <w:pStyle w:val="Sumrio1"/>
        <w:rPr>
          <w:del w:id="692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693" w:author="User" w:date="2015-04-05T17:32:00Z">
        <w:r w:rsidRPr="00FD2372" w:rsidDel="00FD2372">
          <w:rPr>
            <w:rFonts w:ascii="Times New Roman" w:hAnsi="Times New Roman" w:cs="Times New Roman"/>
            <w:noProof/>
            <w:rPrChange w:id="694" w:author="User" w:date="2015-04-05T17:32:00Z">
              <w:rPr>
                <w:rStyle w:val="Hyperlink"/>
                <w:noProof/>
              </w:rPr>
            </w:rPrChange>
          </w:rPr>
          <w:delText>APÊNDICEA -Nome</w:delText>
        </w:r>
        <w:r w:rsidDel="00FD2372">
          <w:rPr>
            <w:noProof/>
            <w:webHidden/>
          </w:rPr>
          <w:tab/>
        </w:r>
      </w:del>
      <w:del w:id="695" w:author="User" w:date="2015-04-05T17:31:00Z">
        <w:r w:rsidDel="00FD2372">
          <w:rPr>
            <w:noProof/>
            <w:webHidden/>
          </w:rPr>
          <w:delText>46</w:delText>
        </w:r>
      </w:del>
    </w:p>
    <w:p w:rsidR="00B14DBF" w:rsidDel="00FD2372" w:rsidRDefault="00B14DBF">
      <w:pPr>
        <w:pStyle w:val="Sumrio1"/>
        <w:rPr>
          <w:del w:id="696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697" w:author="User" w:date="2015-04-05T17:32:00Z">
        <w:r w:rsidRPr="00FD2372" w:rsidDel="00FD2372">
          <w:rPr>
            <w:rFonts w:ascii="Times New Roman" w:hAnsi="Times New Roman" w:cs="Times New Roman"/>
            <w:noProof/>
            <w:rPrChange w:id="698" w:author="User" w:date="2015-04-05T17:32:00Z">
              <w:rPr>
                <w:rStyle w:val="Hyperlink"/>
                <w:noProof/>
              </w:rPr>
            </w:rPrChange>
          </w:rPr>
          <w:delText>APÊNDICEB -Nome</w:delText>
        </w:r>
        <w:r w:rsidDel="00FD2372">
          <w:rPr>
            <w:noProof/>
            <w:webHidden/>
          </w:rPr>
          <w:tab/>
        </w:r>
      </w:del>
      <w:del w:id="699" w:author="User" w:date="2015-04-05T17:31:00Z">
        <w:r w:rsidDel="00FD2372">
          <w:rPr>
            <w:noProof/>
            <w:webHidden/>
          </w:rPr>
          <w:delText>47</w:delText>
        </w:r>
      </w:del>
    </w:p>
    <w:p w:rsidR="00B14DBF" w:rsidDel="00FD2372" w:rsidRDefault="00B14DBF">
      <w:pPr>
        <w:pStyle w:val="Sumrio1"/>
        <w:rPr>
          <w:del w:id="700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701" w:author="User" w:date="2015-04-05T17:32:00Z">
        <w:r w:rsidRPr="00FD2372" w:rsidDel="00FD2372">
          <w:rPr>
            <w:rFonts w:ascii="Times New Roman" w:hAnsi="Times New Roman" w:cs="Times New Roman"/>
            <w:noProof/>
            <w:rPrChange w:id="702" w:author="User" w:date="2015-04-05T17:32:00Z">
              <w:rPr>
                <w:rStyle w:val="Hyperlink"/>
                <w:noProof/>
              </w:rPr>
            </w:rPrChange>
          </w:rPr>
          <w:delText>ANEXO A - Nome</w:delText>
        </w:r>
        <w:r w:rsidDel="00FD2372">
          <w:rPr>
            <w:noProof/>
            <w:webHidden/>
          </w:rPr>
          <w:tab/>
        </w:r>
      </w:del>
      <w:del w:id="703" w:author="User" w:date="2015-04-05T17:31:00Z">
        <w:r w:rsidDel="00FD2372">
          <w:rPr>
            <w:noProof/>
            <w:webHidden/>
          </w:rPr>
          <w:delText>48</w:delText>
        </w:r>
      </w:del>
    </w:p>
    <w:p w:rsidR="00B14DBF" w:rsidDel="00FD2372" w:rsidRDefault="00B14DBF">
      <w:pPr>
        <w:pStyle w:val="Sumrio1"/>
        <w:rPr>
          <w:del w:id="704" w:author="User" w:date="2015-04-05T17:32:00Z"/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del w:id="705" w:author="User" w:date="2015-04-05T17:32:00Z">
        <w:r w:rsidRPr="00FD2372" w:rsidDel="00FD2372">
          <w:rPr>
            <w:rFonts w:ascii="Times New Roman" w:hAnsi="Times New Roman" w:cs="Times New Roman"/>
            <w:noProof/>
            <w:rPrChange w:id="706" w:author="User" w:date="2015-04-05T17:32:00Z">
              <w:rPr>
                <w:rStyle w:val="Hyperlink"/>
                <w:noProof/>
              </w:rPr>
            </w:rPrChange>
          </w:rPr>
          <w:delText>ANEXO B - Nome</w:delText>
        </w:r>
        <w:r w:rsidDel="00FD2372">
          <w:rPr>
            <w:noProof/>
            <w:webHidden/>
          </w:rPr>
          <w:tab/>
        </w:r>
      </w:del>
      <w:del w:id="707" w:author="User" w:date="2015-04-05T17:31:00Z">
        <w:r w:rsidDel="00FD2372">
          <w:rPr>
            <w:noProof/>
            <w:webHidden/>
          </w:rPr>
          <w:delText>49</w:delText>
        </w:r>
      </w:del>
    </w:p>
    <w:p w:rsidR="00301E38" w:rsidRDefault="00590206" w:rsidP="00092364">
      <w:pPr>
        <w:pStyle w:val="ndicedeilustraes"/>
        <w:widowControl w:val="0"/>
        <w:tabs>
          <w:tab w:val="right" w:leader="dot" w:pos="9062"/>
        </w:tabs>
        <w:spacing w:line="480" w:lineRule="auto"/>
        <w:jc w:val="left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092364" w:rsidRDefault="00092364" w:rsidP="00092364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092364" w:rsidRPr="00092364" w:rsidRDefault="00092364" w:rsidP="00092364"/>
    <w:p w:rsidR="00301E38" w:rsidRDefault="00301E38" w:rsidP="00092364">
      <w:pPr>
        <w:pStyle w:val="ndicedeilustraes"/>
        <w:widowControl w:val="0"/>
        <w:tabs>
          <w:tab w:val="right" w:leader="dot" w:pos="9062"/>
        </w:tabs>
        <w:spacing w:line="480" w:lineRule="auto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590206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590206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Pr="00B4545F" w:rsidRDefault="00301E38">
      <w:pPr>
        <w:pStyle w:val="Ttulo1"/>
        <w:rPr>
          <w:sz w:val="28"/>
        </w:rPr>
      </w:pPr>
      <w:bookmarkStart w:id="708" w:name="_Toc16689521"/>
      <w:bookmarkStart w:id="709" w:name="_Toc193166270"/>
      <w:bookmarkStart w:id="710" w:name="_Toc269327100"/>
      <w:bookmarkStart w:id="711" w:name="_Toc269327223"/>
      <w:bookmarkStart w:id="712" w:name="_Toc416018452"/>
      <w:r w:rsidRPr="00B4545F">
        <w:rPr>
          <w:sz w:val="28"/>
        </w:rPr>
        <w:lastRenderedPageBreak/>
        <w:t>I</w:t>
      </w:r>
      <w:bookmarkEnd w:id="708"/>
      <w:bookmarkEnd w:id="709"/>
      <w:bookmarkEnd w:id="710"/>
      <w:bookmarkEnd w:id="711"/>
      <w:r w:rsidRPr="00B4545F">
        <w:rPr>
          <w:sz w:val="28"/>
        </w:rPr>
        <w:t>ntrodução</w:t>
      </w:r>
      <w:bookmarkEnd w:id="712"/>
    </w:p>
    <w:p w:rsidR="00D71174" w:rsidRDefault="00D71174" w:rsidP="00D71174">
      <w:pPr>
        <w:pStyle w:val="Corpodetexto"/>
      </w:pPr>
      <w:r>
        <w:t>Este trabalho propõe um sistema de gerenciamento de atividades escolares Web, fornecendo boletins, tarefas e eventos de alunos registrados na internet. Com o sistema, o processo de comunicação entre escola e família poderá ser facilitado e simplificado, o que melhorará o processo de ensino-aprendizagem. O sistema pode ser acessado de qualquer</w:t>
      </w:r>
      <w:del w:id="713" w:author="User" w:date="2015-04-04T15:11:00Z">
        <w:r w:rsidDel="003E5C64">
          <w:delText xml:space="preserve"> </w:delText>
        </w:r>
        <w:commentRangeStart w:id="714"/>
        <w:r w:rsidDel="003E5C64">
          <w:delText>lugar e qualquer hora</w:delText>
        </w:r>
        <w:commentRangeEnd w:id="714"/>
        <w:r w:rsidDel="003E5C64">
          <w:rPr>
            <w:rStyle w:val="Refdecomentrio"/>
          </w:rPr>
          <w:commentReference w:id="714"/>
        </w:r>
      </w:del>
      <w:ins w:id="715" w:author="User" w:date="2015-04-04T15:11:00Z">
        <w:r w:rsidR="003E5C64" w:rsidRPr="003E5C64">
          <w:t xml:space="preserve"> </w:t>
        </w:r>
        <w:r w:rsidR="003E5C64">
          <w:t>computador com acesso a internet</w:t>
        </w:r>
      </w:ins>
      <w:r>
        <w:t xml:space="preserve">, sem a necessidade do responsável do aluno ir até a escola. </w:t>
      </w:r>
    </w:p>
    <w:p w:rsidR="00D71174" w:rsidRDefault="00D71174" w:rsidP="00D71174">
      <w:pPr>
        <w:pStyle w:val="Corpodetexto"/>
      </w:pPr>
      <w:r>
        <w:tab/>
        <w:t xml:space="preserve"> Outro objetivo é permitir o registro cronológico e centralizado de informações fundamentais para controle e acompanhamento do desempenho escolar dos alunos como notas, faltas, ocorrências, </w:t>
      </w:r>
      <w:proofErr w:type="gramStart"/>
      <w:r>
        <w:t>tarefas,</w:t>
      </w:r>
      <w:proofErr w:type="gramEnd"/>
      <w:del w:id="716" w:author="User" w:date="2015-04-04T15:11:00Z">
        <w:r w:rsidDel="003E5C64">
          <w:delText xml:space="preserve"> </w:delText>
        </w:r>
        <w:commentRangeStart w:id="717"/>
        <w:r w:rsidDel="003E5C64">
          <w:delText>bem como quando o responsável acessou essas informações</w:delText>
        </w:r>
        <w:commentRangeEnd w:id="717"/>
        <w:r w:rsidR="00BF0BF7" w:rsidDel="003E5C64">
          <w:rPr>
            <w:rStyle w:val="Refdecomentrio"/>
          </w:rPr>
          <w:commentReference w:id="717"/>
        </w:r>
      </w:del>
      <w:r>
        <w:t xml:space="preserve">. Os professores terão a possibilidade de registrar as tarefas, eventos que ocorram com o aluno, além das notas e frequência. </w:t>
      </w:r>
    </w:p>
    <w:p w:rsidR="00D71174" w:rsidRDefault="00D71174" w:rsidP="00D71174">
      <w:pPr>
        <w:pStyle w:val="Corpodetexto"/>
      </w:pPr>
      <w:r>
        <w:tab/>
        <w:t xml:space="preserve">Esses registros devem contribuir para o processo de gestão escolar e também facilitar o acompanhamento dos pais dos alunos.  Eles terão acesso ao desempenho dos alunos, sendo notas, frequências, ocorrências e avisos de cada professor, que ficará disponível no sistema </w:t>
      </w:r>
      <w:proofErr w:type="gramStart"/>
      <w:r>
        <w:t>na</w:t>
      </w:r>
      <w:proofErr w:type="gramEnd"/>
      <w:r>
        <w:t xml:space="preserve"> </w:t>
      </w:r>
    </w:p>
    <w:p w:rsidR="00D71174" w:rsidRDefault="00D71174" w:rsidP="00D71174">
      <w:pPr>
        <w:pStyle w:val="Corpodetexto"/>
      </w:pPr>
      <w:proofErr w:type="gramStart"/>
      <w:r>
        <w:t>data</w:t>
      </w:r>
      <w:proofErr w:type="gramEnd"/>
      <w:r>
        <w:t xml:space="preserve"> que o professor postar. </w:t>
      </w:r>
    </w:p>
    <w:p w:rsidR="00D71174" w:rsidRDefault="00D71174" w:rsidP="00D71174">
      <w:pPr>
        <w:pStyle w:val="Corpodetexto"/>
      </w:pPr>
      <w:r>
        <w:tab/>
        <w:t>A flexibilidade de acesso trará comodidade e satisfação. Os dados organizados contribuem para organização e transparência nas informações e nos processos de comunicação de algumas ações das unidades escolares.</w:t>
      </w:r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1A395E" w:rsidRDefault="00301F0A" w:rsidP="001A395E">
      <w:pPr>
        <w:pStyle w:val="Ttulo2"/>
      </w:pPr>
      <w:bookmarkStart w:id="718" w:name="_Toc416018453"/>
      <w:r>
        <w:t>Apresentação do Tema</w:t>
      </w:r>
      <w:bookmarkEnd w:id="718"/>
    </w:p>
    <w:p w:rsidR="00D71174" w:rsidRDefault="00D71174" w:rsidP="00D71174">
      <w:pPr>
        <w:ind w:firstLine="709"/>
      </w:pPr>
      <w:r w:rsidRPr="003F2298">
        <w:t xml:space="preserve">Em visitas </w:t>
      </w:r>
      <w:r>
        <w:t>às</w:t>
      </w:r>
      <w:r w:rsidRPr="003F2298">
        <w:t xml:space="preserve"> escola</w:t>
      </w:r>
      <w:r>
        <w:t>s</w:t>
      </w:r>
      <w:r w:rsidRPr="003F2298">
        <w:t xml:space="preserve">, encontramos </w:t>
      </w:r>
      <w:r>
        <w:t>alguns</w:t>
      </w:r>
      <w:r w:rsidRPr="003F2298">
        <w:t xml:space="preserve"> problemas enfrentados pela equipe de ensino. </w:t>
      </w:r>
      <w:r>
        <w:t xml:space="preserve">Dentre </w:t>
      </w:r>
      <w:r w:rsidRPr="003F2298">
        <w:t>eles a dificuldade no processo de gestão, pois o excesso de tarefas e process</w:t>
      </w:r>
      <w:r>
        <w:t xml:space="preserve">o de controle manual gera </w:t>
      </w:r>
      <w:r w:rsidRPr="003F2298">
        <w:t xml:space="preserve">lentidão na organização no todo. </w:t>
      </w:r>
    </w:p>
    <w:p w:rsidR="00D71174" w:rsidRDefault="00D71174" w:rsidP="00D71174">
      <w:r>
        <w:tab/>
        <w:t xml:space="preserve">Os professores têm muitos afazeres e atividades a serem realizadas. Com o grande número de tarefas, muitos professores não conseguem ter um controle satisfatório do processo de ensino de cada aluno. </w:t>
      </w:r>
    </w:p>
    <w:p w:rsidR="00D71174" w:rsidRDefault="00D71174" w:rsidP="00D71174">
      <w:pPr>
        <w:rPr>
          <w:color w:val="0000FF"/>
        </w:rPr>
      </w:pPr>
      <w:r>
        <w:tab/>
      </w:r>
      <w:r w:rsidRPr="003F2298">
        <w:t>Gestores e secretários, sempre com muitos papéis para guardarem e organizarem, trazendo um grande excesso de documentos importantes, que ficam muitas das vezes ocultos.</w:t>
      </w:r>
    </w:p>
    <w:p w:rsidR="00D71174" w:rsidRDefault="00D71174" w:rsidP="00D71174">
      <w:r>
        <w:tab/>
      </w:r>
      <w:r w:rsidRPr="003F2298">
        <w:t xml:space="preserve">Os pais não </w:t>
      </w:r>
      <w:r>
        <w:t>possuem</w:t>
      </w:r>
      <w:r w:rsidRPr="003F2298">
        <w:t xml:space="preserve"> um acompanhamento de perto das atividades e desenvolvimento d</w:t>
      </w:r>
      <w:r>
        <w:t>e</w:t>
      </w:r>
      <w:r w:rsidRPr="003F2298">
        <w:t xml:space="preserve"> seu</w:t>
      </w:r>
      <w:r>
        <w:t>s</w:t>
      </w:r>
      <w:r w:rsidRPr="003F2298">
        <w:t xml:space="preserve"> filho</w:t>
      </w:r>
      <w:r>
        <w:t xml:space="preserve">s e como não há transparência no processo de ensino dos alunos, os pais têm dificuldade de estar por dentro das ocorrências escolares. </w:t>
      </w:r>
    </w:p>
    <w:p w:rsidR="00D71174" w:rsidRDefault="00D71174" w:rsidP="00D71174">
      <w:r>
        <w:lastRenderedPageBreak/>
        <w:tab/>
        <w:t xml:space="preserve">Gestores, professores e pais necessitam da comodidade que a tecnologia oferece de acessar de informações em qualquer lugar que </w:t>
      </w:r>
      <w:commentRangeStart w:id="719"/>
      <w:r>
        <w:t>estejam</w:t>
      </w:r>
      <w:commentRangeEnd w:id="719"/>
      <w:r>
        <w:rPr>
          <w:rStyle w:val="Refdecomentrio"/>
        </w:rPr>
        <w:commentReference w:id="719"/>
      </w:r>
      <w:r>
        <w:t xml:space="preserve"> </w:t>
      </w:r>
      <w:ins w:id="720" w:author="User" w:date="2015-04-04T15:11:00Z">
        <w:r w:rsidR="003E5C64">
          <w:t>em um computador com acesso a internet</w:t>
        </w:r>
      </w:ins>
      <w:r>
        <w:t>. O sistema pretende oferecer o acesso a informações escolares, promovendo maior comprometimento dos pais com seus filhos. Sendo assim, poderão controlar as atividades a qualquer momento que desejar. Esse acesso flexível contribuirá na organização e na evolução de cada aluno.</w:t>
      </w:r>
    </w:p>
    <w:p w:rsidR="00D71174" w:rsidRDefault="00D71174" w:rsidP="00D71174">
      <w:r>
        <w:tab/>
        <w:t>O objetivo é aperfeiçoar e facilitar o processo das muitas pessoas que trabalham nas escolas, evitando repetição de tarefas e desperdício de tempo.</w:t>
      </w:r>
    </w:p>
    <w:p w:rsidR="00D71174" w:rsidRDefault="00D71174" w:rsidP="00D71174">
      <w:r>
        <w:tab/>
        <w:t xml:space="preserve">Com o foco principal na melhoria da educação, o grande diferencial do nosso </w:t>
      </w:r>
      <w:proofErr w:type="spellStart"/>
      <w:r>
        <w:t>sistema</w:t>
      </w:r>
      <w:del w:id="721" w:author="User" w:date="2015-04-04T15:11:00Z">
        <w:r w:rsidDel="003E5C64">
          <w:delText xml:space="preserve">, </w:delText>
        </w:r>
      </w:del>
      <w:r>
        <w:t>será</w:t>
      </w:r>
      <w:proofErr w:type="spellEnd"/>
      <w:r>
        <w:t xml:space="preserve"> </w:t>
      </w:r>
      <w:del w:id="722" w:author="User" w:date="2015-04-04T15:12:00Z">
        <w:r w:rsidDel="003E5C64">
          <w:delText xml:space="preserve">o </w:delText>
        </w:r>
      </w:del>
      <w:proofErr w:type="gramStart"/>
      <w:ins w:id="723" w:author="User" w:date="2015-04-04T15:12:00Z">
        <w:r w:rsidR="003E5C64">
          <w:t>um ambiente web</w:t>
        </w:r>
        <w:proofErr w:type="gramEnd"/>
        <w:r w:rsidR="003E5C64">
          <w:t xml:space="preserve"> para </w:t>
        </w:r>
      </w:ins>
      <w:del w:id="724" w:author="User" w:date="2015-04-04T15:13:00Z">
        <w:r w:rsidDel="003E5C64">
          <w:delText xml:space="preserve">acesso dos </w:delText>
        </w:r>
      </w:del>
      <w:proofErr w:type="spellStart"/>
      <w:ins w:id="725" w:author="User" w:date="2015-04-04T15:13:00Z">
        <w:r w:rsidR="003E5C64">
          <w:t>para</w:t>
        </w:r>
        <w:proofErr w:type="spellEnd"/>
        <w:r w:rsidR="003E5C64">
          <w:t xml:space="preserve"> que </w:t>
        </w:r>
      </w:ins>
      <w:r>
        <w:t xml:space="preserve">pais de cada aluno </w:t>
      </w:r>
      <w:ins w:id="726" w:author="User" w:date="2015-04-04T15:13:00Z">
        <w:r w:rsidR="003E5C64">
          <w:t xml:space="preserve">acessem as </w:t>
        </w:r>
        <w:proofErr w:type="spellStart"/>
        <w:r w:rsidR="003E5C64">
          <w:t>atividades</w:t>
        </w:r>
      </w:ins>
      <w:del w:id="727" w:author="User" w:date="2015-04-04T15:13:00Z">
        <w:r w:rsidDel="003E5C64">
          <w:delText xml:space="preserve">a um ambiente web </w:delText>
        </w:r>
      </w:del>
      <w:r>
        <w:t>direcionado</w:t>
      </w:r>
      <w:proofErr w:type="spellEnd"/>
      <w:r>
        <w:t xml:space="preserve"> somente a eles, que contém todas as informações necessárias sobre seu filho, e assim cada pai/mãe poderão ajudar na evolução do aprendizado do aluno, e cada um fazendo e acessando sua parte, o resultado será positivo para ambas as partes, escola e família.</w:t>
      </w:r>
    </w:p>
    <w:p w:rsidR="00301F0A" w:rsidRPr="004E3F7C" w:rsidRDefault="00D71174" w:rsidP="00D71174">
      <w:pPr>
        <w:rPr>
          <w:color w:val="FF0000"/>
        </w:rPr>
      </w:pPr>
      <w:r>
        <w:tab/>
        <w:t>Com a comodidade de acesso e facilidade de usabilidade do sistema, fomentará o uso do sistema, acreditamos e confiamos que após utilizarem uma única vez, e verificarem a facilidade que lhe trará, o sucesso estará garantido para a organização escolar e para a equipe de desenvolvimento do sistema.</w:t>
      </w:r>
    </w:p>
    <w:p w:rsidR="001A395E" w:rsidRDefault="001A395E" w:rsidP="00301F0A">
      <w:pPr>
        <w:pStyle w:val="Fontedotexto"/>
        <w:widowControl w:val="0"/>
        <w:spacing w:before="0" w:after="0" w:line="360" w:lineRule="auto"/>
        <w:ind w:firstLine="0"/>
      </w:pPr>
    </w:p>
    <w:p w:rsidR="001A395E" w:rsidRDefault="001A395E" w:rsidP="00B37F95">
      <w:pPr>
        <w:pStyle w:val="Ttulo2"/>
      </w:pPr>
      <w:bookmarkStart w:id="728" w:name="_Toc269829180"/>
      <w:bookmarkStart w:id="729" w:name="_Toc416018454"/>
      <w:r>
        <w:t>Objetivos</w:t>
      </w:r>
      <w:bookmarkEnd w:id="728"/>
      <w:bookmarkEnd w:id="729"/>
    </w:p>
    <w:p w:rsidR="006E4C81" w:rsidRDefault="006E4C81" w:rsidP="006E4C81">
      <w:pPr>
        <w:ind w:firstLine="578"/>
      </w:pPr>
      <w:r>
        <w:t>Implantar um sistema de Gerenciamento de Atividades Escolar Digital, com objetivo de aperfeiçoar o processo de gestão das escolas, com registro de professores, alunos, turmas e responsáveis e/ou pais.</w:t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578"/>
      </w:pPr>
      <w:r>
        <w:t>Maior comprometimento dos responsáveis e/ou pais. Agilidade, transparência, eficácia do processo de comunicação entre professores e alunos, permitindo maior comprometimento e compreensão do processo escolar dos alunos.</w:t>
      </w:r>
    </w:p>
    <w:p w:rsidR="006E4C81" w:rsidRDefault="006E4C81" w:rsidP="006E4C81">
      <w:pPr>
        <w:ind w:firstLine="578"/>
      </w:pPr>
    </w:p>
    <w:p w:rsidR="006E4C81" w:rsidRDefault="006E4C81" w:rsidP="006E4C81">
      <w:pPr>
        <w:ind w:firstLine="578"/>
      </w:pPr>
      <w:commentRangeStart w:id="730"/>
      <w:r w:rsidRPr="00344174">
        <w:t xml:space="preserve">Este </w:t>
      </w:r>
      <w:r>
        <w:t xml:space="preserve">projeto tem por objetivo geral o estudo e implementação do Sistema de Gerenciamento Escolar Digital, para escolas que utilizam o processo manual de </w:t>
      </w:r>
      <w:proofErr w:type="gramStart"/>
      <w:r>
        <w:t>gestão.</w:t>
      </w:r>
      <w:commentRangeEnd w:id="730"/>
      <w:proofErr w:type="gramEnd"/>
      <w:r>
        <w:rPr>
          <w:rStyle w:val="Refdecomentrio"/>
        </w:rPr>
        <w:commentReference w:id="730"/>
      </w:r>
    </w:p>
    <w:p w:rsidR="006E4C81" w:rsidRDefault="006E4C81" w:rsidP="006E4C81">
      <w:r>
        <w:tab/>
        <w:t xml:space="preserve">O intuito é oferecer um acesso prático a esse sistema, um Sistema Web para que seja possível a inserção, alteração e consulta seja realizada em qualquer lugar. </w:t>
      </w:r>
    </w:p>
    <w:p w:rsidR="006E4C81" w:rsidRDefault="006E4C81" w:rsidP="006E4C81">
      <w:r>
        <w:tab/>
      </w:r>
      <w:commentRangeStart w:id="731"/>
      <w:r>
        <w:t xml:space="preserve">O </w:t>
      </w:r>
      <w:commentRangeStart w:id="732"/>
      <w:r>
        <w:t xml:space="preserve">serviço </w:t>
      </w:r>
      <w:proofErr w:type="spellStart"/>
      <w:r>
        <w:t>Mobile</w:t>
      </w:r>
      <w:proofErr w:type="spellEnd"/>
      <w:r>
        <w:t xml:space="preserve"> também será disponibilizado, para que facilite o acesso para os professores nas salas de aulas, usando apenas um </w:t>
      </w:r>
      <w:proofErr w:type="spellStart"/>
      <w:r>
        <w:t>tablet</w:t>
      </w:r>
      <w:proofErr w:type="spellEnd"/>
      <w:r>
        <w:t xml:space="preserve"> ou </w:t>
      </w:r>
      <w:proofErr w:type="spellStart"/>
      <w:r>
        <w:t>smartphone</w:t>
      </w:r>
      <w:proofErr w:type="spellEnd"/>
      <w:r>
        <w:t xml:space="preserve"> e para que os responsáveis também acessem com praticidade</w:t>
      </w:r>
      <w:commentRangeEnd w:id="732"/>
      <w:r w:rsidR="00BF0BF7">
        <w:rPr>
          <w:rStyle w:val="Refdecomentrio"/>
        </w:rPr>
        <w:commentReference w:id="732"/>
      </w:r>
      <w:proofErr w:type="gramStart"/>
      <w:r>
        <w:t>.</w:t>
      </w:r>
      <w:commentRangeEnd w:id="731"/>
      <w:proofErr w:type="gramEnd"/>
      <w:r>
        <w:rPr>
          <w:rStyle w:val="Refdecomentrio"/>
        </w:rPr>
        <w:commentReference w:id="731"/>
      </w:r>
    </w:p>
    <w:p w:rsidR="006E4C81" w:rsidRDefault="006E4C81" w:rsidP="006E4C81">
      <w:r>
        <w:lastRenderedPageBreak/>
        <w:tab/>
      </w:r>
      <w:commentRangeStart w:id="733"/>
      <w:r>
        <w:t xml:space="preserve">Os professores poderão organizar suas atividades, tais como: provas, trabalhos ou seminários, </w:t>
      </w:r>
      <w:commentRangeStart w:id="734"/>
      <w:r>
        <w:t xml:space="preserve">e comunicar-se diretamente com os pais de cada aluno por um ambiente de mensagens que o sistema </w:t>
      </w:r>
      <w:proofErr w:type="gramStart"/>
      <w:r>
        <w:t>fornecerá.</w:t>
      </w:r>
      <w:commentRangeEnd w:id="734"/>
      <w:proofErr w:type="gramEnd"/>
      <w:r>
        <w:rPr>
          <w:rStyle w:val="Refdecomentrio"/>
        </w:rPr>
        <w:commentReference w:id="734"/>
      </w:r>
      <w:commentRangeEnd w:id="733"/>
      <w:r w:rsidR="00BF0BF7">
        <w:rPr>
          <w:rStyle w:val="Refdecomentrio"/>
        </w:rPr>
        <w:commentReference w:id="733"/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ab/>
        <w:t>Além de aperfeiçoar todo processo de gestão, esse sistema atenderá primordialmente aos pais e/ou responsáveis dos alunos. Eles terão acesso ao desempenho dos alunos, sendo notas, frequências, ocorrências e avisos de cada professor, que ficará disponível no sistema na data que o professor postar. A flexibilidade de acesso trará comodidade e satisfação.</w:t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</w:p>
    <w:p w:rsidR="006E4C81" w:rsidRDefault="006E4C81" w:rsidP="006E4C81">
      <w:pPr>
        <w:ind w:firstLine="720"/>
      </w:pPr>
      <w:proofErr w:type="gramStart"/>
      <w:r w:rsidRPr="00976E93">
        <w:t>I</w:t>
      </w:r>
      <w:r>
        <w:t>mplementar</w:t>
      </w:r>
      <w:proofErr w:type="gramEnd"/>
      <w:r>
        <w:t xml:space="preserve"> o sistema de gerenciamento que seja de fácil manuseio, que atenda as expectativas e necessidades dos clientes. Os recursos disponibilizados devem estimular aos usuários a utilizar o sistema. </w:t>
      </w:r>
    </w:p>
    <w:p w:rsidR="006E4C81" w:rsidRDefault="006E4C81" w:rsidP="006E4C81">
      <w:pPr>
        <w:ind w:firstLine="720"/>
      </w:pPr>
      <w:r>
        <w:t>A atividade de inserção, alteração, consulta no sistema de notas e faltas, ocorrências, e tarefas deve apresentar resultados práticos com melhoria na comunicação entre professores, alunos e familiares.</w:t>
      </w:r>
    </w:p>
    <w:p w:rsidR="006E4C81" w:rsidRDefault="006E4C81" w:rsidP="006E4C81">
      <w:pPr>
        <w:ind w:firstLine="720"/>
      </w:pPr>
      <w:r>
        <w:t xml:space="preserve">Desenvolver uma interface dinâmica e objetiva para o sistema, com cores agradáveis, e de fácil usabilidade, caracterizando as informações adequadas para cada usuário, </w:t>
      </w:r>
      <w:r w:rsidRPr="00D3703D">
        <w:t xml:space="preserve">pois </w:t>
      </w:r>
      <w:r>
        <w:t xml:space="preserve">a </w:t>
      </w:r>
      <w:r w:rsidRPr="00F050FB">
        <w:t>interface é</w:t>
      </w:r>
      <w:r>
        <w:t xml:space="preserve"> </w:t>
      </w:r>
      <w:r w:rsidRPr="00F050FB">
        <w:t>a parte fundamental no sucesso de um sistema Web, pois é a responsável direta em fazer com que o usuário consiga realizar suas tarefas de maneira fácil, rápida e satisfatória.</w:t>
      </w:r>
    </w:p>
    <w:p w:rsidR="006E4C81" w:rsidDel="003E5C64" w:rsidRDefault="006E4C81" w:rsidP="006E4C81">
      <w:pPr>
        <w:ind w:firstLine="720"/>
        <w:rPr>
          <w:del w:id="735" w:author="User" w:date="2015-04-04T15:14:00Z"/>
        </w:rPr>
      </w:pPr>
      <w:commentRangeStart w:id="736"/>
      <w:del w:id="737" w:author="User" w:date="2015-04-04T15:14:00Z">
        <w:r w:rsidDel="003E5C64">
          <w:delText>Gerar relatórios de frequências, e notas de toda escola, para análise do desempenho e crescimento da escola no decorrer do ano.</w:delText>
        </w:r>
        <w:commentRangeEnd w:id="736"/>
        <w:r w:rsidDel="003E5C64">
          <w:rPr>
            <w:rStyle w:val="Refdecomentrio"/>
          </w:rPr>
          <w:commentReference w:id="736"/>
        </w:r>
      </w:del>
    </w:p>
    <w:p w:rsidR="006E4C81" w:rsidRDefault="006E4C81" w:rsidP="006E4C81">
      <w:pPr>
        <w:ind w:firstLine="720"/>
      </w:pPr>
      <w:r>
        <w:t>Possibilitar que os professores no ambiente de cada aluno possam anexar arquivos, como provas realizadas por cada aluno, trabalhos ou redações, todos em formato PDF.</w:t>
      </w:r>
    </w:p>
    <w:p w:rsidR="001A395E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>Permitir que os pais/e ou responsáveis dos alunos possam ver de perto o desenvolvimento escolar, acessando as informações de atividade realizadas na escola, e desempenho de cada matéria do aluno. Ter o controle de frequência e notas, ocorrências e tarefas.</w:t>
      </w:r>
    </w:p>
    <w:p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:rsidR="001A395E" w:rsidRDefault="001A395E" w:rsidP="001A395E">
      <w:pPr>
        <w:pStyle w:val="Ttulo2"/>
        <w:spacing w:line="360" w:lineRule="auto"/>
      </w:pPr>
      <w:bookmarkStart w:id="738" w:name="_Toc269829181"/>
      <w:bookmarkStart w:id="739" w:name="_Toc416018455"/>
      <w:r>
        <w:lastRenderedPageBreak/>
        <w:t>Justificativa</w:t>
      </w:r>
      <w:bookmarkEnd w:id="738"/>
      <w:bookmarkEnd w:id="739"/>
    </w:p>
    <w:p w:rsidR="006E4C81" w:rsidRDefault="006E4C81" w:rsidP="006E4C81">
      <w:pPr>
        <w:ind w:firstLine="709"/>
      </w:pPr>
      <w:r>
        <w:t>Atualmente, os usuários das escolas entrevistadas possuem um sistema alternativo que é fornecido pela Secretaria de Educação, porém eles não utilizam completamente esse sistema.</w:t>
      </w:r>
    </w:p>
    <w:p w:rsidR="006E4C81" w:rsidRDefault="006E4C81" w:rsidP="006E4C81">
      <w:r>
        <w:tab/>
        <w:t>O motivo de não utilizarem, seria a falta de informação sobre o mesmo, pois não foi implantado corretamente nas escolas.</w:t>
      </w:r>
    </w:p>
    <w:p w:rsidR="006E4C81" w:rsidRDefault="006E4C81" w:rsidP="006E4C81">
      <w:r>
        <w:tab/>
        <w:t>Esse sistema contém algumas funcionalidades que ajudam no trabalho desses usuários, porém o acesso dos responsáveis a ele não é possível. Sendo assim o acompanhamento e aproximação na evolução escolar dos filhos não é permitida.</w:t>
      </w:r>
    </w:p>
    <w:p w:rsidR="006E4C81" w:rsidRDefault="006E4C81" w:rsidP="006E4C81">
      <w:r>
        <w:tab/>
        <w:t>Os professores não têm um ambiente onde podem postar trabalhos, provas e ocorrências, assim dificultando o trabalho do professor.</w:t>
      </w:r>
    </w:p>
    <w:p w:rsidR="00301F0A" w:rsidRDefault="006E4C81" w:rsidP="006E4C81">
      <w:pPr>
        <w:pStyle w:val="Fontedotexto"/>
        <w:widowControl w:val="0"/>
        <w:spacing w:before="0" w:after="0" w:line="360" w:lineRule="auto"/>
        <w:ind w:firstLine="0"/>
        <w:rPr>
          <w:ins w:id="740" w:author="User" w:date="2015-04-04T17:13:00Z"/>
        </w:rPr>
      </w:pPr>
      <w:r>
        <w:tab/>
        <w:t>Gestores não têm a visão de evolução da escola, secretárias não conseguem fazer todo trabalho em um único sistema, sendo assim causa lentidão no trabalho dos usuários envolvidos.</w:t>
      </w:r>
    </w:p>
    <w:p w:rsidR="00064949" w:rsidRDefault="00064949" w:rsidP="00064949">
      <w:pPr>
        <w:rPr>
          <w:ins w:id="741" w:author="User" w:date="2015-04-04T17:13:00Z"/>
        </w:rPr>
      </w:pPr>
      <w:ins w:id="742" w:author="User" w:date="2015-04-04T17:13:00Z">
        <w:r>
          <w:tab/>
          <w:t xml:space="preserve">As alternativas disponíveis para os envolvidos hoje estão em crescente evolução, há programas gratuitos para escolas pequenas e ainda programas de baixo custo para escolas maiores. </w:t>
        </w:r>
      </w:ins>
    </w:p>
    <w:p w:rsidR="00064949" w:rsidRDefault="00064949" w:rsidP="00064949">
      <w:pPr>
        <w:rPr>
          <w:ins w:id="743" w:author="User" w:date="2015-04-04T17:13:00Z"/>
        </w:rPr>
      </w:pPr>
      <w:ins w:id="744" w:author="User" w:date="2015-04-04T17:13:00Z">
        <w:r>
          <w:tab/>
          <w:t xml:space="preserve">No entanto, são as escolas que possuem uma administração centrada no Diretor da Escola, que tem formação acadêmica em pedagogia e não se atualiza no mercado quanto </w:t>
        </w:r>
        <w:proofErr w:type="gramStart"/>
        <w:r>
          <w:t>as</w:t>
        </w:r>
        <w:proofErr w:type="gramEnd"/>
        <w:r>
          <w:t xml:space="preserve"> opções de ferramentas e bibliografias para melhoria de sua gestão.</w:t>
        </w:r>
      </w:ins>
    </w:p>
    <w:p w:rsidR="00064949" w:rsidRDefault="00064949" w:rsidP="00064949">
      <w:pPr>
        <w:rPr>
          <w:ins w:id="745" w:author="User" w:date="2015-04-04T17:13:00Z"/>
        </w:rPr>
      </w:pPr>
      <w:ins w:id="746" w:author="User" w:date="2015-04-04T17:13:00Z">
        <w:r>
          <w:tab/>
          <w:t xml:space="preserve">Há ferramentas específicas para escolas de educação infantil, escola de idiomas, e até </w:t>
        </w:r>
        <w:proofErr w:type="spellStart"/>
        <w:proofErr w:type="gramStart"/>
        <w:r>
          <w:t>auto-escolas</w:t>
        </w:r>
        <w:proofErr w:type="spellEnd"/>
        <w:proofErr w:type="gramEnd"/>
        <w:r>
          <w:t>, escolas para a carteira de habilitação, bem estruturadas. Inclusive algumas franquias de escolas de idiomas já possuem sistema de controle e manutenção de clientes (alunos) baseados nas práticas de CRM e ERP.</w:t>
        </w:r>
      </w:ins>
    </w:p>
    <w:p w:rsidR="00064949" w:rsidRDefault="00064949" w:rsidP="00064949">
      <w:pPr>
        <w:rPr>
          <w:ins w:id="747" w:author="User" w:date="2015-04-04T17:13:00Z"/>
        </w:rPr>
      </w:pPr>
      <w:ins w:id="748" w:author="User" w:date="2015-04-04T17:13:00Z">
        <w:r>
          <w:tab/>
          <w:t>As opções no mercado são inúmeras e requerem uma pesquisa apurada, comparando o que a escola necessita e o que os sistemas oferecem.</w:t>
        </w:r>
      </w:ins>
    </w:p>
    <w:p w:rsidR="00064949" w:rsidRDefault="00064949" w:rsidP="00064949">
      <w:pPr>
        <w:rPr>
          <w:ins w:id="749" w:author="User" w:date="2015-04-04T17:13:00Z"/>
        </w:rPr>
      </w:pPr>
      <w:ins w:id="750" w:author="User" w:date="2015-04-04T17:13:00Z">
        <w:r>
          <w:tab/>
          <w:t xml:space="preserve">A Secretaria de Educação do Estado de São Paulo em 2014 iniciou a implantação do seu sistema escolar digital, totalmente on-line, com ao registro de frequência (chamada) dos alunos diária via internet, com a possibilidade dos pais acessarem essa informação, além do conteúdo aplicado em sala, nomes dos professores e atividade extracurriculares. </w:t>
        </w:r>
      </w:ins>
    </w:p>
    <w:p w:rsidR="00064949" w:rsidRDefault="00064949" w:rsidP="00064949">
      <w:pPr>
        <w:rPr>
          <w:ins w:id="751" w:author="User" w:date="2015-04-04T17:13:00Z"/>
        </w:rPr>
      </w:pPr>
      <w:ins w:id="752" w:author="User" w:date="2015-04-04T17:13:00Z">
        <w:r>
          <w:tab/>
          <w:t xml:space="preserve">Além disso, o sistema da Secretaria da Educação do Estado de São Paulo estará integrado com as outras secretarias estaduais, como </w:t>
        </w:r>
        <w:proofErr w:type="gramStart"/>
        <w:r>
          <w:t>por exemplo</w:t>
        </w:r>
        <w:proofErr w:type="gramEnd"/>
        <w:r>
          <w:t xml:space="preserve"> Secretaria de Segurança Pública Estadual, que pode, por exemplo acessar a foto e as informações do aluno, em caso de necessidade.</w:t>
        </w:r>
      </w:ins>
    </w:p>
    <w:p w:rsidR="00064949" w:rsidRDefault="00064949" w:rsidP="00064949">
      <w:pPr>
        <w:rPr>
          <w:ins w:id="753" w:author="User" w:date="2015-04-04T17:13:00Z"/>
        </w:rPr>
      </w:pPr>
      <w:ins w:id="754" w:author="User" w:date="2015-04-04T17:13:00Z">
        <w:r>
          <w:lastRenderedPageBreak/>
          <w:tab/>
        </w:r>
      </w:ins>
      <w:ins w:id="755" w:author="User" w:date="2015-04-04T17:14:00Z">
        <w:r>
          <w:t>Tanto os usuários como o mercado necessitam de soluções simples e eficiências na colabora</w:t>
        </w:r>
      </w:ins>
      <w:ins w:id="756" w:author="User" w:date="2015-04-04T17:15:00Z">
        <w:r>
          <w:t>ção do processo educacional.</w:t>
        </w:r>
      </w:ins>
    </w:p>
    <w:p w:rsidR="00064949" w:rsidRDefault="00064949" w:rsidP="006E4C81">
      <w:pPr>
        <w:pStyle w:val="Fontedotexto"/>
        <w:widowControl w:val="0"/>
        <w:spacing w:before="0" w:after="0" w:line="360" w:lineRule="auto"/>
        <w:ind w:firstLine="0"/>
      </w:pPr>
    </w:p>
    <w:p w:rsidR="00E17F76" w:rsidRDefault="00E17F76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:rsidR="002B1853" w:rsidRDefault="002B1853" w:rsidP="002B1853">
      <w:pPr>
        <w:pStyle w:val="Ttulo1"/>
        <w:rPr>
          <w:ins w:id="757" w:author="User" w:date="2015-04-04T00:29:00Z"/>
          <w:sz w:val="28"/>
        </w:rPr>
      </w:pPr>
      <w:bookmarkStart w:id="758" w:name="_Toc416018456"/>
      <w:r>
        <w:rPr>
          <w:sz w:val="28"/>
        </w:rPr>
        <w:lastRenderedPageBreak/>
        <w:t>Gerenciamento do Projeto</w:t>
      </w:r>
      <w:bookmarkEnd w:id="758"/>
    </w:p>
    <w:p w:rsidR="00064949" w:rsidRDefault="00913B99" w:rsidP="009072FC">
      <w:pPr>
        <w:rPr>
          <w:ins w:id="759" w:author="User" w:date="2015-04-04T17:18:00Z"/>
        </w:rPr>
      </w:pPr>
      <w:ins w:id="760" w:author="User" w:date="2015-04-04T00:48:00Z">
        <w:r>
          <w:tab/>
        </w:r>
      </w:ins>
      <w:ins w:id="761" w:author="User" w:date="2015-04-04T17:15:00Z">
        <w:r w:rsidR="00064949">
          <w:t>“</w:t>
        </w:r>
      </w:ins>
      <w:ins w:id="762" w:author="User" w:date="2015-04-04T00:48:00Z">
        <w:r w:rsidRPr="00913B99">
          <w:t xml:space="preserve">O PMI </w:t>
        </w:r>
      </w:ins>
      <w:ins w:id="763" w:author="User" w:date="2015-04-04T17:16:00Z">
        <w:r w:rsidR="00064949">
          <w:t xml:space="preserve">- </w:t>
        </w:r>
        <w:r w:rsidR="00064949" w:rsidRPr="00064949">
          <w:t xml:space="preserve">Project Management </w:t>
        </w:r>
        <w:proofErr w:type="spellStart"/>
        <w:proofErr w:type="gramStart"/>
        <w:r w:rsidR="00064949" w:rsidRPr="00064949">
          <w:t>Institute</w:t>
        </w:r>
        <w:proofErr w:type="spellEnd"/>
        <w:r w:rsidR="00064949" w:rsidRPr="00064949">
          <w:t xml:space="preserve"> </w:t>
        </w:r>
        <w:r w:rsidR="00064949">
          <w:t>,</w:t>
        </w:r>
        <w:proofErr w:type="gramEnd"/>
        <w:r w:rsidR="00064949">
          <w:t xml:space="preserve"> </w:t>
        </w:r>
      </w:ins>
      <w:ins w:id="764" w:author="User" w:date="2015-04-04T00:48:00Z">
        <w:r w:rsidRPr="00913B99">
          <w:t>é considerad</w:t>
        </w:r>
      </w:ins>
      <w:ins w:id="765" w:author="User" w:date="2015-04-04T17:16:00Z">
        <w:r w:rsidR="00064949">
          <w:t>a</w:t>
        </w:r>
      </w:ins>
      <w:ins w:id="766" w:author="User" w:date="2015-04-04T00:48:00Z">
        <w:r w:rsidRPr="00913B99">
          <w:t xml:space="preserve"> a organização não governamental mais respeitada mundialmente no campo de gerenciamento de projetos, com mais de 240 mil membros em mais de 160 países</w:t>
        </w:r>
      </w:ins>
      <w:ins w:id="767" w:author="User" w:date="2015-04-04T17:17:00Z">
        <w:r w:rsidR="00064949">
          <w:t>. C</w:t>
        </w:r>
      </w:ins>
      <w:ins w:id="768" w:author="User" w:date="2015-04-04T00:48:00Z">
        <w:r w:rsidRPr="00913B99">
          <w:t>om o auxílio desses profissionais o PMI desenvolve seu guia para gerenciamento de projetos cuja primeira public</w:t>
        </w:r>
        <w:r w:rsidR="00064949">
          <w:t xml:space="preserve">ação data de 1996. </w:t>
        </w:r>
      </w:ins>
    </w:p>
    <w:p w:rsidR="00913B99" w:rsidRDefault="00064949" w:rsidP="009072FC">
      <w:pPr>
        <w:rPr>
          <w:ins w:id="769" w:author="User" w:date="2015-04-04T00:48:00Z"/>
        </w:rPr>
      </w:pPr>
      <w:ins w:id="770" w:author="User" w:date="2015-04-04T17:18:00Z">
        <w:r>
          <w:tab/>
        </w:r>
      </w:ins>
      <w:ins w:id="771" w:author="User" w:date="2015-04-04T00:48:00Z">
        <w:r>
          <w:t>O objetivo d</w:t>
        </w:r>
      </w:ins>
      <w:ins w:id="772" w:author="User" w:date="2015-04-04T17:17:00Z">
        <w:r>
          <w:t>o</w:t>
        </w:r>
      </w:ins>
      <w:ins w:id="773" w:author="User" w:date="2015-04-04T00:48:00Z">
        <w:r w:rsidR="00913B99" w:rsidRPr="00913B99">
          <w:t xml:space="preserve"> guia</w:t>
        </w:r>
      </w:ins>
      <w:ins w:id="774" w:author="User" w:date="2015-04-04T17:18:00Z">
        <w:r>
          <w:t xml:space="preserve">, </w:t>
        </w:r>
        <w:proofErr w:type="spellStart"/>
        <w:proofErr w:type="gramStart"/>
        <w:r>
          <w:t>PMB</w:t>
        </w:r>
      </w:ins>
      <w:ins w:id="775" w:author="User" w:date="2015-04-04T17:23:00Z">
        <w:r>
          <w:t>o</w:t>
        </w:r>
      </w:ins>
      <w:ins w:id="776" w:author="User" w:date="2015-04-04T17:18:00Z">
        <w:r>
          <w:t>K</w:t>
        </w:r>
        <w:proofErr w:type="spellEnd"/>
        <w:proofErr w:type="gramEnd"/>
        <w:r>
          <w:t xml:space="preserve"> - </w:t>
        </w:r>
        <w:r w:rsidRPr="00064949">
          <w:t>Proje</w:t>
        </w:r>
        <w:r>
          <w:t xml:space="preserve">ct Management </w:t>
        </w:r>
        <w:proofErr w:type="spellStart"/>
        <w:r>
          <w:t>Body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Knowledge</w:t>
        </w:r>
        <w:proofErr w:type="spellEnd"/>
        <w:r>
          <w:t>,</w:t>
        </w:r>
      </w:ins>
      <w:ins w:id="777" w:author="User" w:date="2015-04-04T00:48:00Z">
        <w:r w:rsidR="00913B99" w:rsidRPr="00913B99">
          <w:t xml:space="preserve"> é fornecer um conjunto de boas práticas amplamente reconhecidas para o gerenciamento de projetos, </w:t>
        </w:r>
      </w:ins>
      <w:ins w:id="778" w:author="User" w:date="2015-04-04T17:19:00Z">
        <w:r>
          <w:t xml:space="preserve">dividas em dois grupos: </w:t>
        </w:r>
      </w:ins>
      <w:ins w:id="779" w:author="User" w:date="2015-04-04T00:48:00Z">
        <w:r w:rsidR="00913B99" w:rsidRPr="00913B99">
          <w:t xml:space="preserve"> processos e áreas de conhecimento</w:t>
        </w:r>
      </w:ins>
      <w:ins w:id="780" w:author="User" w:date="2015-04-04T17:20:00Z">
        <w:r>
          <w:t>,</w:t>
        </w:r>
      </w:ins>
      <w:ins w:id="781" w:author="User" w:date="2015-04-04T00:48:00Z">
        <w:r w:rsidR="00913B99" w:rsidRPr="00913B99">
          <w:t xml:space="preserve"> demonstrad</w:t>
        </w:r>
      </w:ins>
      <w:ins w:id="782" w:author="User" w:date="2015-04-04T17:20:00Z">
        <w:r>
          <w:t>o</w:t>
        </w:r>
      </w:ins>
      <w:ins w:id="783" w:author="User" w:date="2015-04-04T00:48:00Z">
        <w:r w:rsidR="00913B99" w:rsidRPr="00913B99">
          <w:t>s na figura abaixo</w:t>
        </w:r>
      </w:ins>
      <w:ins w:id="784" w:author="User" w:date="2015-04-04T17:20:00Z">
        <w:r>
          <w:t>.</w:t>
        </w:r>
      </w:ins>
      <w:ins w:id="785" w:author="User" w:date="2015-04-04T00:48:00Z">
        <w:r w:rsidR="00913B99" w:rsidRPr="00913B99">
          <w:t xml:space="preserve"> </w:t>
        </w:r>
        <w:proofErr w:type="gramStart"/>
        <w:r w:rsidR="00913B99" w:rsidRPr="00913B99">
          <w:t>e</w:t>
        </w:r>
        <w:proofErr w:type="gramEnd"/>
        <w:r w:rsidR="00913B99" w:rsidRPr="00913B99">
          <w:t xml:space="preserve"> descritas nas seções posteriores.</w:t>
        </w:r>
      </w:ins>
    </w:p>
    <w:p w:rsidR="00913B99" w:rsidRDefault="00913B99" w:rsidP="009072FC">
      <w:pPr>
        <w:rPr>
          <w:ins w:id="786" w:author="User" w:date="2015-04-04T17:20:00Z"/>
        </w:rPr>
      </w:pPr>
    </w:p>
    <w:p w:rsidR="00FD2372" w:rsidRDefault="00064949">
      <w:pPr>
        <w:pStyle w:val="Legenda"/>
        <w:rPr>
          <w:ins w:id="787" w:author="User" w:date="2015-04-04T00:48:00Z"/>
        </w:rPr>
        <w:pPrChange w:id="788" w:author="User" w:date="2015-04-04T17:22:00Z">
          <w:pPr/>
        </w:pPrChange>
      </w:pPr>
      <w:bookmarkStart w:id="789" w:name="_Toc416018379"/>
      <w:ins w:id="790" w:author="User" w:date="2015-04-04T17:22:00Z">
        <w:r>
          <w:t xml:space="preserve">Figura </w:t>
        </w:r>
        <w:r w:rsidR="00590206">
          <w:fldChar w:fldCharType="begin"/>
        </w:r>
        <w:r>
          <w:instrText xml:space="preserve"> SEQ Figura \* ARABIC </w:instrText>
        </w:r>
      </w:ins>
      <w:r w:rsidR="00590206">
        <w:fldChar w:fldCharType="separate"/>
      </w:r>
      <w:ins w:id="791" w:author="User" w:date="2015-04-05T17:57:00Z">
        <w:r w:rsidR="00C60E05">
          <w:rPr>
            <w:noProof/>
          </w:rPr>
          <w:t>1</w:t>
        </w:r>
      </w:ins>
      <w:ins w:id="792" w:author="User" w:date="2015-04-04T17:22:00Z">
        <w:r w:rsidR="00590206">
          <w:fldChar w:fldCharType="end"/>
        </w:r>
        <w:r>
          <w:t xml:space="preserve">- </w:t>
        </w:r>
      </w:ins>
      <w:ins w:id="793" w:author="User" w:date="2015-04-04T17:29:00Z">
        <w:r w:rsidR="00F40075">
          <w:t xml:space="preserve">Grupo de </w:t>
        </w:r>
      </w:ins>
      <w:ins w:id="794" w:author="User" w:date="2015-04-04T17:22:00Z">
        <w:r>
          <w:t xml:space="preserve">Processos do </w:t>
        </w:r>
        <w:proofErr w:type="spellStart"/>
        <w:proofErr w:type="gramStart"/>
        <w:r>
          <w:t>PMB</w:t>
        </w:r>
      </w:ins>
      <w:ins w:id="795" w:author="User" w:date="2015-04-04T17:23:00Z">
        <w:r>
          <w:t>o</w:t>
        </w:r>
      </w:ins>
      <w:ins w:id="796" w:author="User" w:date="2015-04-04T17:22:00Z">
        <w:r>
          <w:t>K</w:t>
        </w:r>
      </w:ins>
      <w:bookmarkEnd w:id="789"/>
      <w:proofErr w:type="spellEnd"/>
      <w:proofErr w:type="gramEnd"/>
    </w:p>
    <w:p w:rsidR="00913B99" w:rsidRDefault="00FD2372" w:rsidP="009072FC">
      <w:pPr>
        <w:rPr>
          <w:ins w:id="797" w:author="User" w:date="2015-04-04T00:49:00Z"/>
        </w:rPr>
      </w:pPr>
      <w:ins w:id="798" w:author="User" w:date="2015-04-04T00:48:00Z">
        <w:r>
          <w:rPr>
            <w:noProof/>
          </w:rPr>
          <w:drawing>
            <wp:inline distT="0" distB="0" distL="0" distR="0">
              <wp:extent cx="5940425" cy="4101555"/>
              <wp:effectExtent l="0" t="0" r="3175" b="0"/>
              <wp:docPr id="5" name="Imagem 1" descr="http://www.pauloeduardo.com/wp-content/uploads/2011/06/GruposdeProcesso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www.pauloeduardo.com/wp-content/uploads/2011/06/GruposdeProcessos.pn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015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13B99" w:rsidRDefault="00913B99" w:rsidP="009072FC">
      <w:pPr>
        <w:rPr>
          <w:ins w:id="799" w:author="User" w:date="2015-04-04T00:49:00Z"/>
        </w:rPr>
      </w:pPr>
    </w:p>
    <w:p w:rsidR="00FD2372" w:rsidRDefault="00913B99">
      <w:pPr>
        <w:rPr>
          <w:ins w:id="800" w:author="User" w:date="2015-04-04T00:51:00Z"/>
        </w:rPr>
        <w:pPrChange w:id="801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  <w:ins w:id="802" w:author="User" w:date="2015-04-04T00:49:00Z">
        <w:r>
          <w:t xml:space="preserve">A divisão por grupos de processos separa os processos de acordo com a sua utilização dentro do ciclo de vida de um projeto e dessa forma </w:t>
        </w:r>
        <w:proofErr w:type="gramStart"/>
        <w:r>
          <w:t>implementa</w:t>
        </w:r>
        <w:proofErr w:type="gramEnd"/>
        <w:r>
          <w:t xml:space="preserve"> uma divisão mais cronológica dos processos do que uma divisão por semelhança dos processos. </w:t>
        </w:r>
      </w:ins>
    </w:p>
    <w:p w:rsidR="00300088" w:rsidRDefault="00300088" w:rsidP="00300088">
      <w:pPr>
        <w:rPr>
          <w:ins w:id="803" w:author="User" w:date="2015-04-04T00:51:00Z"/>
        </w:rPr>
      </w:pPr>
    </w:p>
    <w:p w:rsidR="00FD2372" w:rsidRDefault="00F40075">
      <w:pPr>
        <w:pStyle w:val="Legenda"/>
        <w:rPr>
          <w:ins w:id="804" w:author="User" w:date="2015-04-04T00:51:00Z"/>
        </w:rPr>
        <w:pPrChange w:id="805" w:author="User" w:date="2015-04-04T17:25:00Z">
          <w:pPr/>
        </w:pPrChange>
      </w:pPr>
      <w:bookmarkStart w:id="806" w:name="_Toc416018380"/>
      <w:ins w:id="807" w:author="User" w:date="2015-04-04T17:25:00Z">
        <w:r>
          <w:lastRenderedPageBreak/>
          <w:t xml:space="preserve">Figura </w:t>
        </w:r>
        <w:r w:rsidR="00590206">
          <w:fldChar w:fldCharType="begin"/>
        </w:r>
        <w:r>
          <w:instrText xml:space="preserve"> SEQ Figura \* ARABIC </w:instrText>
        </w:r>
      </w:ins>
      <w:r w:rsidR="00590206">
        <w:fldChar w:fldCharType="separate"/>
      </w:r>
      <w:ins w:id="808" w:author="User" w:date="2015-04-05T17:57:00Z">
        <w:r w:rsidR="00C60E05">
          <w:rPr>
            <w:noProof/>
          </w:rPr>
          <w:t>2</w:t>
        </w:r>
      </w:ins>
      <w:ins w:id="809" w:author="User" w:date="2015-04-04T17:25:00Z">
        <w:r w:rsidR="00590206">
          <w:fldChar w:fldCharType="end"/>
        </w:r>
        <w:r>
          <w:t xml:space="preserve"> - Ciclo de vida de um projeto </w:t>
        </w:r>
        <w:proofErr w:type="spellStart"/>
        <w:proofErr w:type="gramStart"/>
        <w:r>
          <w:t>PMBok</w:t>
        </w:r>
      </w:ins>
      <w:bookmarkEnd w:id="806"/>
      <w:proofErr w:type="spellEnd"/>
      <w:proofErr w:type="gramEnd"/>
    </w:p>
    <w:p w:rsidR="00FD2372" w:rsidRDefault="00FD2372">
      <w:pPr>
        <w:jc w:val="center"/>
        <w:rPr>
          <w:ins w:id="810" w:author="User" w:date="2015-04-04T00:51:00Z"/>
        </w:rPr>
        <w:pPrChange w:id="811" w:author="User" w:date="2015-04-04T17:25:00Z">
          <w:pPr/>
        </w:pPrChange>
      </w:pPr>
      <w:ins w:id="812" w:author="User" w:date="2015-04-04T17:27:00Z">
        <w:r>
          <w:rPr>
            <w:noProof/>
          </w:rPr>
          <w:drawing>
            <wp:inline distT="0" distB="0" distL="0" distR="0">
              <wp:extent cx="3708293" cy="1739684"/>
              <wp:effectExtent l="19050" t="0" r="6457" b="0"/>
              <wp:docPr id="25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04838" cy="1738063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:rsidR="00FD2372" w:rsidRDefault="00FD2372">
      <w:pPr>
        <w:rPr>
          <w:ins w:id="813" w:author="User" w:date="2015-04-04T00:52:00Z"/>
        </w:rPr>
        <w:pPrChange w:id="814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:rsidR="00FD2372" w:rsidRDefault="00F40075">
      <w:pPr>
        <w:rPr>
          <w:ins w:id="815" w:author="User" w:date="2015-04-04T17:29:00Z"/>
        </w:rPr>
        <w:pPrChange w:id="816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  <w:ins w:id="817" w:author="User" w:date="2015-04-04T17:29:00Z">
        <w:r>
          <w:t xml:space="preserve">Grupo de </w:t>
        </w:r>
      </w:ins>
      <w:ins w:id="818" w:author="User" w:date="2015-04-04T00:51:00Z">
        <w:r w:rsidR="00300088">
          <w:t>Áreas de Conhecimento</w:t>
        </w:r>
      </w:ins>
    </w:p>
    <w:p w:rsidR="00FD2372" w:rsidRDefault="00FD2372">
      <w:pPr>
        <w:rPr>
          <w:ins w:id="819" w:author="User" w:date="2015-04-04T17:29:00Z"/>
        </w:rPr>
        <w:pPrChange w:id="820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:rsidR="00913B99" w:rsidRDefault="00F40075" w:rsidP="009072FC">
      <w:pPr>
        <w:rPr>
          <w:ins w:id="821" w:author="User" w:date="2015-04-04T00:53:00Z"/>
        </w:rPr>
      </w:pPr>
      <w:ins w:id="822" w:author="User" w:date="2015-04-04T17:29:00Z">
        <w:r>
          <w:tab/>
        </w:r>
      </w:ins>
      <w:ins w:id="823" w:author="User" w:date="2015-04-04T00:52:00Z">
        <w:r w:rsidR="00300088" w:rsidRPr="00300088">
          <w:t xml:space="preserve">A divisão por área de conhecimento agrupa os processo de acordo com suas características em comum, diferentemente do agrupamento por grupo de processos apresentado acima, a figura abaixo mostra quais são as nove área de conhecimento encontradas no </w:t>
        </w:r>
        <w:proofErr w:type="spellStart"/>
        <w:proofErr w:type="gramStart"/>
        <w:r w:rsidR="00300088" w:rsidRPr="00300088">
          <w:t>PMBoK</w:t>
        </w:r>
        <w:proofErr w:type="spellEnd"/>
        <w:proofErr w:type="gramEnd"/>
        <w:r w:rsidR="00300088" w:rsidRPr="00300088">
          <w:t xml:space="preserve"> e introduz os processos contidos em cada uma delas.</w:t>
        </w:r>
      </w:ins>
    </w:p>
    <w:p w:rsidR="00300088" w:rsidRDefault="00300088" w:rsidP="009072FC">
      <w:pPr>
        <w:rPr>
          <w:ins w:id="824" w:author="User" w:date="2015-04-04T17:29:00Z"/>
        </w:rPr>
      </w:pPr>
    </w:p>
    <w:p w:rsidR="00FD2372" w:rsidRDefault="00F40075">
      <w:pPr>
        <w:pStyle w:val="Legenda"/>
        <w:rPr>
          <w:ins w:id="825" w:author="User" w:date="2015-04-04T00:53:00Z"/>
        </w:rPr>
        <w:pPrChange w:id="826" w:author="User" w:date="2015-04-04T17:30:00Z">
          <w:pPr/>
        </w:pPrChange>
      </w:pPr>
      <w:bookmarkStart w:id="827" w:name="_Toc416018381"/>
      <w:ins w:id="828" w:author="User" w:date="2015-04-04T17:30:00Z">
        <w:r>
          <w:t xml:space="preserve">Figura </w:t>
        </w:r>
        <w:r w:rsidR="00590206">
          <w:fldChar w:fldCharType="begin"/>
        </w:r>
        <w:r>
          <w:instrText xml:space="preserve"> SEQ Figura \* ARABIC </w:instrText>
        </w:r>
      </w:ins>
      <w:r w:rsidR="00590206">
        <w:fldChar w:fldCharType="separate"/>
      </w:r>
      <w:ins w:id="829" w:author="User" w:date="2015-04-05T17:57:00Z">
        <w:r w:rsidR="00C60E05">
          <w:rPr>
            <w:noProof/>
          </w:rPr>
          <w:t>3</w:t>
        </w:r>
      </w:ins>
      <w:ins w:id="830" w:author="User" w:date="2015-04-04T17:30:00Z">
        <w:r w:rsidR="00590206">
          <w:fldChar w:fldCharType="end"/>
        </w:r>
        <w:r>
          <w:t xml:space="preserve"> - Grupo de Áreas de Conhecimento</w:t>
        </w:r>
      </w:ins>
      <w:bookmarkEnd w:id="827"/>
    </w:p>
    <w:p w:rsidR="00300088" w:rsidRDefault="00FD2372" w:rsidP="009072FC">
      <w:pPr>
        <w:rPr>
          <w:ins w:id="831" w:author="User" w:date="2015-04-04T00:53:00Z"/>
        </w:rPr>
      </w:pPr>
      <w:ins w:id="832" w:author="User" w:date="2015-04-04T00:54:00Z">
        <w:r>
          <w:rPr>
            <w:noProof/>
          </w:rPr>
          <w:lastRenderedPageBreak/>
          <w:drawing>
            <wp:inline distT="0" distB="0" distL="0" distR="0">
              <wp:extent cx="5339243" cy="5523355"/>
              <wp:effectExtent l="19050" t="0" r="0" b="0"/>
              <wp:docPr id="7" name="Imagem 6" descr="pmbok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4.png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9243" cy="5523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00088" w:rsidRDefault="00300088" w:rsidP="009072FC">
      <w:pPr>
        <w:rPr>
          <w:ins w:id="833" w:author="User" w:date="2015-04-04T00:54:00Z"/>
        </w:rPr>
      </w:pPr>
    </w:p>
    <w:p w:rsidR="00300088" w:rsidRDefault="00CC1E30" w:rsidP="009072FC">
      <w:pPr>
        <w:rPr>
          <w:ins w:id="834" w:author="User" w:date="2015-04-04T00:54:00Z"/>
        </w:rPr>
      </w:pPr>
      <w:ins w:id="835" w:author="User" w:date="2015-04-04T17:33:00Z">
        <w:r>
          <w:tab/>
        </w:r>
      </w:ins>
      <w:ins w:id="836" w:author="User" w:date="2015-04-04T01:19:00Z">
        <w:r w:rsidR="00AD64EF" w:rsidRPr="00AD64EF">
          <w:t>Usando termos um pouco diferentes, todo projeto faz o equilíbrio entre tempo, dinheiro e escopo</w:t>
        </w:r>
        <w:proofErr w:type="gramStart"/>
        <w:r w:rsidR="00AD64EF" w:rsidRPr="00AD64EF">
          <w:t xml:space="preserve">  </w:t>
        </w:r>
        <w:proofErr w:type="gramEnd"/>
        <w:r w:rsidR="00AD64EF" w:rsidRPr="00AD64EF">
          <w:t xml:space="preserve">em um triângulo; é impossível mudar um sem afetar pelo menos um dos outros. A função do gerente de projetos é impedir que o triângulo se </w:t>
        </w:r>
        <w:proofErr w:type="gramStart"/>
        <w:r w:rsidR="00AD64EF" w:rsidRPr="00AD64EF">
          <w:t>desfaça</w:t>
        </w:r>
        <w:proofErr w:type="gramEnd"/>
        <w:r w:rsidR="00AD64EF" w:rsidRPr="00AD64EF">
          <w:t>.</w:t>
        </w:r>
      </w:ins>
    </w:p>
    <w:p w:rsidR="00300088" w:rsidRDefault="00300088" w:rsidP="009072FC">
      <w:pPr>
        <w:rPr>
          <w:ins w:id="837" w:author="User" w:date="2015-04-04T17:30:00Z"/>
        </w:rPr>
      </w:pPr>
    </w:p>
    <w:p w:rsidR="00FD2372" w:rsidRDefault="00F40075">
      <w:pPr>
        <w:pStyle w:val="Legenda"/>
        <w:rPr>
          <w:ins w:id="838" w:author="User" w:date="2015-04-04T00:49:00Z"/>
        </w:rPr>
        <w:pPrChange w:id="839" w:author="User" w:date="2015-04-04T17:33:00Z">
          <w:pPr/>
        </w:pPrChange>
      </w:pPr>
      <w:bookmarkStart w:id="840" w:name="_Toc416018382"/>
      <w:ins w:id="841" w:author="User" w:date="2015-04-04T17:33:00Z">
        <w:r>
          <w:t xml:space="preserve">Figura </w:t>
        </w:r>
        <w:r w:rsidR="00590206">
          <w:fldChar w:fldCharType="begin"/>
        </w:r>
        <w:r>
          <w:instrText xml:space="preserve"> SEQ Figura \* ARABIC </w:instrText>
        </w:r>
      </w:ins>
      <w:r w:rsidR="00590206">
        <w:fldChar w:fldCharType="separate"/>
      </w:r>
      <w:ins w:id="842" w:author="User" w:date="2015-04-05T17:57:00Z">
        <w:r w:rsidR="00C60E05">
          <w:rPr>
            <w:noProof/>
          </w:rPr>
          <w:t>4</w:t>
        </w:r>
      </w:ins>
      <w:ins w:id="843" w:author="User" w:date="2015-04-04T17:33:00Z">
        <w:r w:rsidR="00590206">
          <w:fldChar w:fldCharType="end"/>
        </w:r>
        <w:r>
          <w:t xml:space="preserve"> - Conceito de Equilíbrio no Gerenciamento de Projetos</w:t>
        </w:r>
      </w:ins>
      <w:bookmarkEnd w:id="840"/>
    </w:p>
    <w:p w:rsidR="00FD2372" w:rsidRDefault="00FD2372">
      <w:pPr>
        <w:jc w:val="center"/>
        <w:rPr>
          <w:ins w:id="844" w:author="User" w:date="2015-04-04T17:33:00Z"/>
        </w:rPr>
        <w:pPrChange w:id="845" w:author="User" w:date="2015-04-04T17:33:00Z">
          <w:pPr/>
        </w:pPrChange>
      </w:pPr>
      <w:ins w:id="846" w:author="User" w:date="2015-04-04T00:42:00Z">
        <w:r>
          <w:rPr>
            <w:noProof/>
          </w:rPr>
          <w:lastRenderedPageBreak/>
          <w:drawing>
            <wp:inline distT="0" distB="0" distL="0" distR="0">
              <wp:extent cx="1905000" cy="2400300"/>
              <wp:effectExtent l="19050" t="0" r="0" b="0"/>
              <wp:docPr id="4" name="Imagem 3" descr="pmbok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2.jp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2400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D2372" w:rsidRDefault="00FD2372">
      <w:pPr>
        <w:jc w:val="center"/>
        <w:rPr>
          <w:ins w:id="847" w:author="User" w:date="2015-04-04T17:35:00Z"/>
        </w:rPr>
        <w:pPrChange w:id="848" w:author="User" w:date="2015-04-04T17:33:00Z">
          <w:pPr/>
        </w:pPrChange>
      </w:pPr>
    </w:p>
    <w:p w:rsidR="00CC1E30" w:rsidRDefault="00FD2372" w:rsidP="00CC1E30">
      <w:pPr>
        <w:rPr>
          <w:ins w:id="849" w:author="User" w:date="2015-04-04T17:36:00Z"/>
        </w:rPr>
      </w:pPr>
      <w:ins w:id="850" w:author="User" w:date="2015-04-05T17:34:00Z">
        <w:r>
          <w:tab/>
        </w:r>
      </w:ins>
      <w:ins w:id="851" w:author="User" w:date="2015-04-04T17:36:00Z">
        <w:r w:rsidR="00CC1E30">
          <w:t xml:space="preserve">O Plano de Gerenciamento de Projeto </w:t>
        </w:r>
        <w:r w:rsidR="00CC1E30" w:rsidRPr="00CC1E30">
          <w:t xml:space="preserve">tem por </w:t>
        </w:r>
        <w:r w:rsidR="00CC1E30">
          <w:t>o</w:t>
        </w:r>
        <w:r w:rsidR="00CC1E30" w:rsidRPr="00CC1E30">
          <w:t>bjetivo determinar como o Gerente de Projeto irá controlar o trabalho a ser realizado pela Equipe do Projeto e como ele tratará todos os aspectos relacionados com o Projeto, como o Escopo, o Prazo/Tempo, os Custos, os Recursos Humanos, as Comunicações, a Qualidade, os Riscos e as Aquisições do Projeto.</w:t>
        </w:r>
      </w:ins>
    </w:p>
    <w:p w:rsidR="00CC1E30" w:rsidRDefault="00CC1E30" w:rsidP="00CC1E30">
      <w:pPr>
        <w:rPr>
          <w:ins w:id="852" w:author="User" w:date="2015-04-04T17:40:00Z"/>
        </w:rPr>
      </w:pPr>
      <w:ins w:id="853" w:author="User" w:date="2015-04-04T17:36:00Z">
        <w:r>
          <w:tab/>
        </w:r>
        <w:r w:rsidRPr="00CC1E30">
          <w:t xml:space="preserve"> Desta forma os </w:t>
        </w:r>
        <w:proofErr w:type="spellStart"/>
        <w:r w:rsidRPr="00CC1E30">
          <w:t>Stakeholders</w:t>
        </w:r>
        <w:proofErr w:type="spellEnd"/>
        <w:r w:rsidRPr="00CC1E30">
          <w:t>, incluindo a Equipe do Projeto, saberão como o Gerente do Projeto irá gerenciar o Projeto e o</w:t>
        </w:r>
        <w:r>
          <w:t xml:space="preserve"> que ele fará para alcançar os </w:t>
        </w:r>
      </w:ins>
      <w:ins w:id="854" w:author="User" w:date="2015-04-04T17:37:00Z">
        <w:r>
          <w:t>o</w:t>
        </w:r>
      </w:ins>
      <w:ins w:id="855" w:author="User" w:date="2015-04-04T17:36:00Z">
        <w:r w:rsidRPr="00CC1E30">
          <w:t>bjetivos e o sucesso do Projeto, ou seja, entregar o Produto no Escopo, no Prazo, e no Custo acordados.</w:t>
        </w:r>
      </w:ins>
    </w:p>
    <w:p w:rsidR="00CC1E30" w:rsidRDefault="00CC1E30" w:rsidP="00CC1E30">
      <w:pPr>
        <w:rPr>
          <w:ins w:id="856" w:author="User" w:date="2015-04-04T17:40:00Z"/>
        </w:rPr>
      </w:pPr>
      <w:ins w:id="857" w:author="User" w:date="2015-04-04T17:40:00Z">
        <w:r>
          <w:tab/>
          <w:t xml:space="preserve">Este Plano é constituído de </w:t>
        </w:r>
        <w:proofErr w:type="spellStart"/>
        <w:r>
          <w:t>Sub-Planos</w:t>
        </w:r>
        <w:proofErr w:type="spellEnd"/>
        <w:r>
          <w:t>, um para cada ÁREA DE CONHECIMENTO, a saber:</w:t>
        </w:r>
      </w:ins>
    </w:p>
    <w:p w:rsidR="00CC1E30" w:rsidRDefault="00CC1E30" w:rsidP="00CC1E30">
      <w:pPr>
        <w:rPr>
          <w:ins w:id="858" w:author="User" w:date="2015-04-04T17:40:00Z"/>
        </w:rPr>
      </w:pPr>
      <w:ins w:id="859" w:author="User" w:date="2015-04-04T17:40:00Z">
        <w:r>
          <w:t>•</w:t>
        </w:r>
        <w:r>
          <w:tab/>
          <w:t>Plano de Gerenciamento do ESCOPO</w:t>
        </w:r>
      </w:ins>
    </w:p>
    <w:p w:rsidR="00CC1E30" w:rsidRDefault="00CC1E30" w:rsidP="00CC1E30">
      <w:pPr>
        <w:rPr>
          <w:ins w:id="860" w:author="User" w:date="2015-04-04T17:40:00Z"/>
        </w:rPr>
      </w:pPr>
      <w:ins w:id="861" w:author="User" w:date="2015-04-04T17:40:00Z">
        <w:r>
          <w:t>•</w:t>
        </w:r>
        <w:r>
          <w:tab/>
          <w:t>Plano de Gerenciamento do TEMPO</w:t>
        </w:r>
      </w:ins>
    </w:p>
    <w:p w:rsidR="00CC1E30" w:rsidRDefault="00CC1E30" w:rsidP="00CC1E30">
      <w:pPr>
        <w:rPr>
          <w:ins w:id="862" w:author="User" w:date="2015-04-04T17:40:00Z"/>
        </w:rPr>
      </w:pPr>
      <w:ins w:id="863" w:author="User" w:date="2015-04-04T17:40:00Z">
        <w:r>
          <w:t>•</w:t>
        </w:r>
        <w:r>
          <w:tab/>
          <w:t>Plano de Gerenciamento dos CUSTOS</w:t>
        </w:r>
      </w:ins>
    </w:p>
    <w:p w:rsidR="00CC1E30" w:rsidRDefault="00CC1E30" w:rsidP="00CC1E30">
      <w:pPr>
        <w:rPr>
          <w:ins w:id="864" w:author="User" w:date="2015-04-04T17:40:00Z"/>
        </w:rPr>
      </w:pPr>
      <w:ins w:id="865" w:author="User" w:date="2015-04-04T17:40:00Z">
        <w:r>
          <w:t>•</w:t>
        </w:r>
        <w:r>
          <w:tab/>
          <w:t>Plano de Gerenciamento da QUALIDADE</w:t>
        </w:r>
      </w:ins>
    </w:p>
    <w:p w:rsidR="00CC1E30" w:rsidRDefault="00CC1E30" w:rsidP="00CC1E30">
      <w:pPr>
        <w:rPr>
          <w:ins w:id="866" w:author="User" w:date="2015-04-04T17:40:00Z"/>
        </w:rPr>
      </w:pPr>
      <w:ins w:id="867" w:author="User" w:date="2015-04-04T17:40:00Z">
        <w:r>
          <w:t>•</w:t>
        </w:r>
        <w:r>
          <w:tab/>
          <w:t>Plano de Gerenciamento dos RECURSOS HUMANOS</w:t>
        </w:r>
      </w:ins>
    </w:p>
    <w:p w:rsidR="00CC1E30" w:rsidRDefault="00CC1E30" w:rsidP="00CC1E30">
      <w:pPr>
        <w:rPr>
          <w:ins w:id="868" w:author="User" w:date="2015-04-04T17:40:00Z"/>
        </w:rPr>
      </w:pPr>
      <w:ins w:id="869" w:author="User" w:date="2015-04-04T17:40:00Z">
        <w:r>
          <w:t>•</w:t>
        </w:r>
        <w:r>
          <w:tab/>
          <w:t>Plano de Gerenciamento das COMUNICAÇÕES</w:t>
        </w:r>
      </w:ins>
    </w:p>
    <w:p w:rsidR="00CC1E30" w:rsidRDefault="00CC1E30" w:rsidP="00CC1E30">
      <w:pPr>
        <w:rPr>
          <w:ins w:id="870" w:author="User" w:date="2015-04-04T17:40:00Z"/>
        </w:rPr>
      </w:pPr>
      <w:ins w:id="871" w:author="User" w:date="2015-04-04T17:40:00Z">
        <w:r>
          <w:t>•</w:t>
        </w:r>
        <w:r>
          <w:tab/>
          <w:t>Plano de Gerenciamento dos RISCOS</w:t>
        </w:r>
      </w:ins>
    </w:p>
    <w:p w:rsidR="00CC1E30" w:rsidRDefault="00CC1E30" w:rsidP="00CC1E30">
      <w:pPr>
        <w:rPr>
          <w:ins w:id="872" w:author="User" w:date="2015-04-04T17:40:00Z"/>
        </w:rPr>
      </w:pPr>
      <w:ins w:id="873" w:author="User" w:date="2015-04-04T17:40:00Z">
        <w:r>
          <w:t>•</w:t>
        </w:r>
        <w:r>
          <w:tab/>
          <w:t>Plano de Gerenciamento das AQUISIÇÕES</w:t>
        </w:r>
      </w:ins>
    </w:p>
    <w:p w:rsidR="00CC1E30" w:rsidRDefault="00CC1E30" w:rsidP="00CC1E30">
      <w:pPr>
        <w:rPr>
          <w:ins w:id="874" w:author="User" w:date="2015-04-04T17:40:00Z"/>
        </w:rPr>
      </w:pPr>
    </w:p>
    <w:p w:rsidR="00CC1E30" w:rsidRDefault="00CC1E30" w:rsidP="00CC1E30">
      <w:pPr>
        <w:rPr>
          <w:ins w:id="875" w:author="User" w:date="2015-04-04T17:40:00Z"/>
        </w:rPr>
      </w:pPr>
      <w:ins w:id="876" w:author="User" w:date="2015-04-04T17:40:00Z">
        <w:r>
          <w:t>Além destes, o PMBOK 2008 incluiu também:</w:t>
        </w:r>
      </w:ins>
    </w:p>
    <w:p w:rsidR="00CC1E30" w:rsidRDefault="00CC1E30" w:rsidP="00CC1E30">
      <w:pPr>
        <w:rPr>
          <w:ins w:id="877" w:author="User" w:date="2015-04-04T17:40:00Z"/>
        </w:rPr>
      </w:pPr>
    </w:p>
    <w:p w:rsidR="00CC1E30" w:rsidRDefault="00CC1E30" w:rsidP="00CC1E30">
      <w:pPr>
        <w:rPr>
          <w:ins w:id="878" w:author="User" w:date="2015-04-04T17:40:00Z"/>
        </w:rPr>
      </w:pPr>
      <w:ins w:id="879" w:author="User" w:date="2015-04-04T17:40:00Z">
        <w:r>
          <w:t>•</w:t>
        </w:r>
        <w:r>
          <w:tab/>
          <w:t>Plano de Gerenciamento dos REQUISITOS (PMBOK 2008)</w:t>
        </w:r>
      </w:ins>
    </w:p>
    <w:p w:rsidR="00CC1E30" w:rsidRDefault="00CC1E30" w:rsidP="00CC1E30">
      <w:pPr>
        <w:rPr>
          <w:ins w:id="880" w:author="User" w:date="2015-04-04T00:42:00Z"/>
        </w:rPr>
      </w:pPr>
      <w:ins w:id="881" w:author="User" w:date="2015-04-04T17:40:00Z">
        <w:r>
          <w:t>•</w:t>
        </w:r>
        <w:r>
          <w:tab/>
          <w:t>Plano de Melhorias no PROCESSO (PMBOK 2008)</w:t>
        </w:r>
      </w:ins>
    </w:p>
    <w:p w:rsidR="00CC1E30" w:rsidRDefault="00CC1E30" w:rsidP="00300088">
      <w:pPr>
        <w:spacing w:line="240" w:lineRule="auto"/>
        <w:jc w:val="center"/>
        <w:rPr>
          <w:ins w:id="882" w:author="User" w:date="2015-04-04T17:41:00Z"/>
          <w:sz w:val="28"/>
        </w:rPr>
      </w:pPr>
    </w:p>
    <w:p w:rsidR="00CC1E30" w:rsidRDefault="00CC1E30" w:rsidP="00CC1E30">
      <w:pPr>
        <w:rPr>
          <w:ins w:id="883" w:author="User" w:date="2015-04-04T17:41:00Z"/>
        </w:rPr>
      </w:pPr>
    </w:p>
    <w:p w:rsidR="00FD2372" w:rsidRDefault="00B0437E">
      <w:pPr>
        <w:rPr>
          <w:ins w:id="884" w:author="User" w:date="2015-04-04T18:00:00Z"/>
        </w:rPr>
        <w:pPrChange w:id="885" w:author="User" w:date="2015-04-04T17:41:00Z">
          <w:pPr>
            <w:spacing w:line="240" w:lineRule="auto"/>
            <w:jc w:val="center"/>
          </w:pPr>
        </w:pPrChange>
      </w:pPr>
      <w:ins w:id="886" w:author="User" w:date="2015-04-04T17:52:00Z">
        <w:r>
          <w:tab/>
        </w:r>
      </w:ins>
      <w:ins w:id="887" w:author="User" w:date="2015-04-04T17:58:00Z">
        <w:r w:rsidR="00147FBC">
          <w:t xml:space="preserve">O Gerente de Projeto para acompanhar a execução das tarefas discriminadas no cronograma </w:t>
        </w:r>
      </w:ins>
      <w:ins w:id="888" w:author="User" w:date="2015-04-04T17:59:00Z">
        <w:r w:rsidR="00147FBC">
          <w:t>utiliza a metodologia de SCRUM</w:t>
        </w:r>
      </w:ins>
      <w:customXmlInsRangeStart w:id="889" w:author="User" w:date="2015-04-04T18:07:00Z"/>
      <w:sdt>
        <w:sdtPr>
          <w:id w:val="23995344"/>
          <w:citation/>
        </w:sdtPr>
        <w:sdtContent>
          <w:customXmlInsRangeEnd w:id="889"/>
          <w:ins w:id="890" w:author="User" w:date="2015-04-04T18:07:00Z">
            <w:r w:rsidR="00590206">
              <w:fldChar w:fldCharType="begin"/>
            </w:r>
            <w:r w:rsidR="00590206" w:rsidRPr="00590206">
              <w:rPr>
                <w:rPrChange w:id="891" w:author="User" w:date="2015-04-04T18:07:00Z">
                  <w:rPr>
                    <w:lang w:val="en-US"/>
                  </w:rPr>
                </w:rPrChange>
              </w:rPr>
              <w:instrText xml:space="preserve"> CITATION htt \l 1033 </w:instrText>
            </w:r>
          </w:ins>
          <w:r w:rsidR="00590206">
            <w:fldChar w:fldCharType="separate"/>
          </w:r>
          <w:ins w:id="892" w:author="User" w:date="2015-04-04T18:07:00Z">
            <w:r w:rsidR="00590206" w:rsidRPr="00590206">
              <w:rPr>
                <w:noProof/>
                <w:rPrChange w:id="893" w:author="User" w:date="2015-04-04T18:07:00Z">
                  <w:rPr>
                    <w:noProof/>
                    <w:lang w:val="en-US"/>
                  </w:rPr>
                </w:rPrChange>
              </w:rPr>
              <w:t xml:space="preserve"> (htt)</w:t>
            </w:r>
            <w:r w:rsidR="00590206">
              <w:fldChar w:fldCharType="end"/>
            </w:r>
          </w:ins>
          <w:customXmlInsRangeStart w:id="894" w:author="User" w:date="2015-04-04T18:07:00Z"/>
        </w:sdtContent>
      </w:sdt>
      <w:customXmlInsRangeEnd w:id="894"/>
      <w:ins w:id="895" w:author="User" w:date="2015-04-04T17:59:00Z">
        <w:r w:rsidR="00147FBC">
          <w:t xml:space="preserve"> </w:t>
        </w:r>
      </w:ins>
    </w:p>
    <w:p w:rsidR="00147FBC" w:rsidRDefault="00147FBC" w:rsidP="00147FBC">
      <w:pPr>
        <w:rPr>
          <w:ins w:id="896" w:author="User" w:date="2015-04-04T18:00:00Z"/>
        </w:rPr>
      </w:pPr>
      <w:ins w:id="897" w:author="User" w:date="2015-04-04T18:00:00Z">
        <w:r>
          <w:tab/>
          <w:t xml:space="preserve">O </w:t>
        </w:r>
        <w:proofErr w:type="spellStart"/>
        <w:r>
          <w:t>Scrum</w:t>
        </w:r>
        <w:proofErr w:type="spellEnd"/>
        <w:r>
          <w:t xml:space="preserve"> é uma metodologia ágil para gestão e planejamento de projetos de software.</w:t>
        </w:r>
      </w:ins>
    </w:p>
    <w:p w:rsidR="00147FBC" w:rsidRDefault="00147FBC" w:rsidP="00147FBC">
      <w:pPr>
        <w:rPr>
          <w:ins w:id="898" w:author="User" w:date="2015-04-04T18:00:00Z"/>
        </w:rPr>
      </w:pPr>
      <w:ins w:id="899" w:author="User" w:date="2015-04-04T18:00:00Z">
        <w:r>
          <w:tab/>
          <w:t xml:space="preserve">No </w:t>
        </w:r>
        <w:proofErr w:type="spellStart"/>
        <w:r>
          <w:t>Scrum</w:t>
        </w:r>
        <w:proofErr w:type="spellEnd"/>
        <w:r>
          <w:t xml:space="preserve">, os projetos são </w:t>
        </w:r>
        <w:proofErr w:type="spellStart"/>
        <w:r>
          <w:t>dividos</w:t>
        </w:r>
        <w:proofErr w:type="spellEnd"/>
        <w:r>
          <w:t xml:space="preserve"> em ciclos (tipicamente mensais) chamados de </w:t>
        </w:r>
        <w:proofErr w:type="spellStart"/>
        <w:r>
          <w:t>Sprints</w:t>
        </w:r>
        <w:proofErr w:type="spellEnd"/>
        <w:r>
          <w:t xml:space="preserve">. O </w:t>
        </w:r>
        <w:proofErr w:type="spellStart"/>
        <w:r>
          <w:t>Sprint</w:t>
        </w:r>
        <w:proofErr w:type="spellEnd"/>
        <w:r>
          <w:t xml:space="preserve"> representa um Time Box dentro do qual um conjunto de atividades deve ser executado. Metodologias ágeis de desenvolvimento de software são iterativas, ou seja, o trabalho é dividido em iterações, que são chamadas de </w:t>
        </w:r>
        <w:proofErr w:type="spellStart"/>
        <w:r>
          <w:t>Sprints</w:t>
        </w:r>
        <w:proofErr w:type="spellEnd"/>
        <w:r>
          <w:t xml:space="preserve"> no caso do </w:t>
        </w:r>
        <w:proofErr w:type="spellStart"/>
        <w:r>
          <w:t>Scrum</w:t>
        </w:r>
        <w:proofErr w:type="spellEnd"/>
        <w:r>
          <w:t>.</w:t>
        </w:r>
      </w:ins>
    </w:p>
    <w:p w:rsidR="00147FBC" w:rsidRDefault="00147FBC" w:rsidP="00147FBC">
      <w:pPr>
        <w:rPr>
          <w:ins w:id="900" w:author="User" w:date="2015-04-04T18:00:00Z"/>
        </w:rPr>
      </w:pPr>
      <w:ins w:id="901" w:author="User" w:date="2015-04-04T18:00:00Z">
        <w:r>
          <w:tab/>
          <w:t xml:space="preserve">As funcionalidades a serem </w:t>
        </w:r>
        <w:proofErr w:type="gramStart"/>
        <w:r>
          <w:t>implementadas</w:t>
        </w:r>
        <w:proofErr w:type="gramEnd"/>
        <w:r>
          <w:t xml:space="preserve"> em um projeto são mantidas em uma lista que é conhecida como </w:t>
        </w:r>
        <w:proofErr w:type="spellStart"/>
        <w:r>
          <w:t>Product</w:t>
        </w:r>
        <w:proofErr w:type="spellEnd"/>
        <w:r>
          <w:t xml:space="preserve"> </w:t>
        </w:r>
        <w:proofErr w:type="spellStart"/>
        <w:r>
          <w:t>Backlog</w:t>
        </w:r>
        <w:proofErr w:type="spellEnd"/>
        <w:r>
          <w:t xml:space="preserve">. No início de cada </w:t>
        </w:r>
        <w:proofErr w:type="spellStart"/>
        <w:r>
          <w:t>Sprint</w:t>
        </w:r>
        <w:proofErr w:type="spellEnd"/>
        <w:r>
          <w:t xml:space="preserve">, faz-se um </w:t>
        </w:r>
        <w:proofErr w:type="spellStart"/>
        <w:r>
          <w:t>Sprint</w:t>
        </w:r>
        <w:proofErr w:type="spellEnd"/>
        <w:r>
          <w:t xml:space="preserve"> </w:t>
        </w:r>
        <w:proofErr w:type="spellStart"/>
        <w:r>
          <w:t>Planning</w:t>
        </w:r>
        <w:proofErr w:type="spellEnd"/>
        <w:r>
          <w:t xml:space="preserve"> </w:t>
        </w:r>
        <w:proofErr w:type="gramStart"/>
        <w:r>
          <w:t>Meeting</w:t>
        </w:r>
        <w:proofErr w:type="gramEnd"/>
        <w:r>
          <w:t xml:space="preserve">, ou seja, uma reunião de planejamento na qual o </w:t>
        </w:r>
        <w:proofErr w:type="spellStart"/>
        <w:r>
          <w:t>Product</w:t>
        </w:r>
        <w:proofErr w:type="spellEnd"/>
        <w:r>
          <w:t xml:space="preserve"> </w:t>
        </w:r>
        <w:proofErr w:type="spellStart"/>
        <w:r>
          <w:t>Owner</w:t>
        </w:r>
        <w:proofErr w:type="spellEnd"/>
        <w:r>
          <w:t xml:space="preserve"> prioriza os itens do </w:t>
        </w:r>
        <w:proofErr w:type="spellStart"/>
        <w:r>
          <w:t>Product</w:t>
        </w:r>
        <w:proofErr w:type="spellEnd"/>
        <w:r>
          <w:t xml:space="preserve"> </w:t>
        </w:r>
        <w:proofErr w:type="spellStart"/>
        <w:r>
          <w:t>Backlog</w:t>
        </w:r>
        <w:proofErr w:type="spellEnd"/>
        <w:r>
          <w:t xml:space="preserve"> e a equipe seleciona as atividades que ela será capaz de implementar durante o </w:t>
        </w:r>
        <w:proofErr w:type="spellStart"/>
        <w:r>
          <w:t>Sprint</w:t>
        </w:r>
        <w:proofErr w:type="spellEnd"/>
        <w:r>
          <w:t xml:space="preserve"> que se inicia. As tarefas alocadas em um </w:t>
        </w:r>
        <w:proofErr w:type="spellStart"/>
        <w:r>
          <w:t>Sprint</w:t>
        </w:r>
        <w:proofErr w:type="spellEnd"/>
        <w:r>
          <w:t xml:space="preserve"> são transferidas do </w:t>
        </w:r>
        <w:proofErr w:type="spellStart"/>
        <w:r>
          <w:t>Product</w:t>
        </w:r>
        <w:proofErr w:type="spellEnd"/>
        <w:r>
          <w:t xml:space="preserve"> </w:t>
        </w:r>
        <w:proofErr w:type="spellStart"/>
        <w:r>
          <w:t>Backlog</w:t>
        </w:r>
        <w:proofErr w:type="spellEnd"/>
        <w:r>
          <w:t xml:space="preserve"> para o </w:t>
        </w:r>
        <w:proofErr w:type="spellStart"/>
        <w:r>
          <w:t>Sprint</w:t>
        </w:r>
        <w:proofErr w:type="spellEnd"/>
        <w:r>
          <w:t xml:space="preserve"> </w:t>
        </w:r>
        <w:proofErr w:type="spellStart"/>
        <w:r>
          <w:t>Backlog</w:t>
        </w:r>
        <w:proofErr w:type="spellEnd"/>
        <w:r>
          <w:t>.</w:t>
        </w:r>
      </w:ins>
    </w:p>
    <w:p w:rsidR="00147FBC" w:rsidRDefault="00147FBC" w:rsidP="00147FBC">
      <w:pPr>
        <w:rPr>
          <w:ins w:id="902" w:author="User" w:date="2015-04-04T18:00:00Z"/>
        </w:rPr>
      </w:pPr>
      <w:ins w:id="903" w:author="User" w:date="2015-04-04T18:01:00Z">
        <w:r>
          <w:tab/>
        </w:r>
      </w:ins>
      <w:ins w:id="904" w:author="User" w:date="2015-04-04T18:00:00Z">
        <w:r>
          <w:t xml:space="preserve">A cada dia de uma </w:t>
        </w:r>
        <w:proofErr w:type="spellStart"/>
        <w:r>
          <w:t>Sprint</w:t>
        </w:r>
        <w:proofErr w:type="spellEnd"/>
        <w:r>
          <w:t xml:space="preserve">, a equipe faz uma breve reunião (normalmente de manhã), chamada </w:t>
        </w:r>
        <w:proofErr w:type="spellStart"/>
        <w:r>
          <w:t>Daily</w:t>
        </w:r>
        <w:proofErr w:type="spellEnd"/>
        <w:r>
          <w:t xml:space="preserve"> </w:t>
        </w:r>
        <w:proofErr w:type="spellStart"/>
        <w:r>
          <w:t>Scrum</w:t>
        </w:r>
        <w:proofErr w:type="spellEnd"/>
        <w:r>
          <w:t>. O objetivo é disseminar conhecimento sobre o que foi feito no dia anterior, identificar impedimentos e priorizar o trabalho do dia que se inicia.</w:t>
        </w:r>
      </w:ins>
    </w:p>
    <w:p w:rsidR="00FD2372" w:rsidRDefault="00147FBC">
      <w:pPr>
        <w:rPr>
          <w:ins w:id="905" w:author="User" w:date="2015-04-04T18:09:00Z"/>
        </w:rPr>
        <w:pPrChange w:id="906" w:author="User" w:date="2015-04-04T17:41:00Z">
          <w:pPr>
            <w:spacing w:line="240" w:lineRule="auto"/>
            <w:jc w:val="center"/>
          </w:pPr>
        </w:pPrChange>
      </w:pPr>
      <w:ins w:id="907" w:author="User" w:date="2015-04-04T18:01:00Z">
        <w:r>
          <w:tab/>
        </w:r>
      </w:ins>
      <w:ins w:id="908" w:author="User" w:date="2015-04-04T18:00:00Z">
        <w:r>
          <w:t xml:space="preserve">Ao final de um </w:t>
        </w:r>
        <w:proofErr w:type="spellStart"/>
        <w:r>
          <w:t>Sprint</w:t>
        </w:r>
        <w:proofErr w:type="spellEnd"/>
        <w:r>
          <w:t xml:space="preserve">, a equipe apresenta as funcionalidades implementadas em uma </w:t>
        </w:r>
        <w:proofErr w:type="spellStart"/>
        <w:r>
          <w:t>Sprint</w:t>
        </w:r>
        <w:proofErr w:type="spellEnd"/>
        <w:r>
          <w:t xml:space="preserve"> </w:t>
        </w:r>
        <w:proofErr w:type="spellStart"/>
        <w:r>
          <w:t>Review</w:t>
        </w:r>
        <w:proofErr w:type="spellEnd"/>
        <w:r>
          <w:t xml:space="preserve"> </w:t>
        </w:r>
        <w:proofErr w:type="gramStart"/>
        <w:r>
          <w:t>Meeting</w:t>
        </w:r>
        <w:proofErr w:type="gramEnd"/>
        <w:r>
          <w:t xml:space="preserve">. Finalmente, faz-se uma </w:t>
        </w:r>
        <w:proofErr w:type="spellStart"/>
        <w:r>
          <w:t>Sprint</w:t>
        </w:r>
        <w:proofErr w:type="spellEnd"/>
        <w:r>
          <w:t xml:space="preserve"> </w:t>
        </w:r>
        <w:proofErr w:type="spellStart"/>
        <w:r>
          <w:t>Retrospective</w:t>
        </w:r>
        <w:proofErr w:type="spellEnd"/>
        <w:r>
          <w:t xml:space="preserve"> e a equipe parte para o planejamento do próximo </w:t>
        </w:r>
        <w:proofErr w:type="spellStart"/>
        <w:r>
          <w:t>Sprint</w:t>
        </w:r>
        <w:proofErr w:type="spellEnd"/>
        <w:r>
          <w:t>. Assim reinicia-se o ciclo</w:t>
        </w:r>
        <w:proofErr w:type="gramStart"/>
        <w:r>
          <w:t>.:</w:t>
        </w:r>
      </w:ins>
      <w:proofErr w:type="gramEnd"/>
    </w:p>
    <w:p w:rsidR="00FD2372" w:rsidRDefault="00FD2372">
      <w:pPr>
        <w:rPr>
          <w:ins w:id="909" w:author="User" w:date="2015-04-04T18:09:00Z"/>
        </w:rPr>
        <w:pPrChange w:id="910" w:author="User" w:date="2015-04-04T17:41:00Z">
          <w:pPr>
            <w:spacing w:line="240" w:lineRule="auto"/>
            <w:jc w:val="center"/>
          </w:pPr>
        </w:pPrChange>
      </w:pPr>
    </w:p>
    <w:p w:rsidR="00FD2372" w:rsidRDefault="000B72CF">
      <w:pPr>
        <w:pStyle w:val="Legenda"/>
        <w:rPr>
          <w:ins w:id="911" w:author="User" w:date="2015-04-04T18:09:00Z"/>
        </w:rPr>
        <w:pPrChange w:id="912" w:author="User" w:date="2015-04-04T18:10:00Z">
          <w:pPr>
            <w:spacing w:line="240" w:lineRule="auto"/>
            <w:jc w:val="center"/>
          </w:pPr>
        </w:pPrChange>
      </w:pPr>
      <w:bookmarkStart w:id="913" w:name="_Toc416018383"/>
      <w:ins w:id="914" w:author="User" w:date="2015-04-04T18:10:00Z">
        <w:r>
          <w:t xml:space="preserve">Figura </w:t>
        </w:r>
        <w:r w:rsidR="00590206">
          <w:fldChar w:fldCharType="begin"/>
        </w:r>
        <w:r>
          <w:instrText xml:space="preserve"> SEQ Figura \* ARABIC </w:instrText>
        </w:r>
      </w:ins>
      <w:r w:rsidR="00590206">
        <w:fldChar w:fldCharType="separate"/>
      </w:r>
      <w:ins w:id="915" w:author="User" w:date="2015-04-05T17:57:00Z">
        <w:r w:rsidR="00C60E05">
          <w:rPr>
            <w:noProof/>
          </w:rPr>
          <w:t>5</w:t>
        </w:r>
      </w:ins>
      <w:ins w:id="916" w:author="User" w:date="2015-04-04T18:10:00Z">
        <w:r w:rsidR="00590206">
          <w:fldChar w:fldCharType="end"/>
        </w:r>
        <w:r>
          <w:t xml:space="preserve"> - Ciclo do </w:t>
        </w:r>
        <w:proofErr w:type="spellStart"/>
        <w:r>
          <w:t>Scrum</w:t>
        </w:r>
      </w:ins>
      <w:bookmarkEnd w:id="913"/>
      <w:proofErr w:type="spellEnd"/>
    </w:p>
    <w:p w:rsidR="00FD2372" w:rsidRDefault="00FD2372">
      <w:pPr>
        <w:jc w:val="center"/>
        <w:rPr>
          <w:ins w:id="917" w:author="User" w:date="2015-04-04T18:10:00Z"/>
        </w:rPr>
        <w:pPrChange w:id="918" w:author="User" w:date="2015-04-04T18:10:00Z">
          <w:pPr>
            <w:spacing w:line="240" w:lineRule="auto"/>
            <w:jc w:val="center"/>
          </w:pPr>
        </w:pPrChange>
      </w:pPr>
      <w:ins w:id="919" w:author="User" w:date="2015-04-04T18:09:00Z">
        <w:r>
          <w:rPr>
            <w:noProof/>
          </w:rPr>
          <w:lastRenderedPageBreak/>
          <w:drawing>
            <wp:inline distT="0" distB="0" distL="0" distR="0">
              <wp:extent cx="4765729" cy="3315290"/>
              <wp:effectExtent l="19050" t="0" r="0" b="0"/>
              <wp:docPr id="26" name="Imagem 25" descr="scrum1.g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um1.gif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6002" cy="3315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D2372" w:rsidRDefault="00FD2372">
      <w:pPr>
        <w:jc w:val="center"/>
        <w:rPr>
          <w:ins w:id="920" w:author="User" w:date="2015-04-04T18:11:00Z"/>
        </w:rPr>
        <w:pPrChange w:id="921" w:author="User" w:date="2015-04-04T18:10:00Z">
          <w:pPr>
            <w:spacing w:line="240" w:lineRule="auto"/>
            <w:jc w:val="center"/>
          </w:pPr>
        </w:pPrChange>
      </w:pPr>
    </w:p>
    <w:p w:rsidR="00FD2372" w:rsidRDefault="000B72CF">
      <w:pPr>
        <w:jc w:val="left"/>
        <w:rPr>
          <w:ins w:id="922" w:author="User" w:date="2015-04-04T18:10:00Z"/>
        </w:rPr>
        <w:pPrChange w:id="923" w:author="User" w:date="2015-04-04T18:11:00Z">
          <w:pPr>
            <w:spacing w:line="240" w:lineRule="auto"/>
            <w:jc w:val="center"/>
          </w:pPr>
        </w:pPrChange>
      </w:pPr>
      <w:ins w:id="924" w:author="User" w:date="2015-04-04T18:11:00Z">
        <w:r>
          <w:tab/>
          <w:t xml:space="preserve">Como apoio </w:t>
        </w:r>
      </w:ins>
      <w:ins w:id="925" w:author="User" w:date="2015-04-04T18:12:00Z">
        <w:r>
          <w:t xml:space="preserve">na construção das histórias e dos </w:t>
        </w:r>
        <w:proofErr w:type="spellStart"/>
        <w:r>
          <w:t>sprints</w:t>
        </w:r>
        <w:proofErr w:type="spellEnd"/>
        <w:r>
          <w:t xml:space="preserve"> foi utilizado o aplicativo </w:t>
        </w:r>
      </w:ins>
      <w:ins w:id="926" w:author="User" w:date="2015-04-04T18:17:00Z">
        <w:r w:rsidR="001D6CBC">
          <w:t xml:space="preserve">gratuito </w:t>
        </w:r>
      </w:ins>
      <w:proofErr w:type="spellStart"/>
      <w:ins w:id="927" w:author="User" w:date="2015-04-04T18:12:00Z">
        <w:r>
          <w:t>Trello</w:t>
        </w:r>
        <w:proofErr w:type="spellEnd"/>
        <w:r>
          <w:t xml:space="preserve">, </w:t>
        </w:r>
      </w:ins>
      <w:ins w:id="928" w:author="User" w:date="2015-04-04T18:14:00Z">
        <w:r>
          <w:t>que funciona como</w:t>
        </w:r>
        <w:r w:rsidRPr="000B72CF">
          <w:t xml:space="preserve"> um organizador de tarefas e eventos dinâmico e funcional</w:t>
        </w:r>
      </w:ins>
      <w:ins w:id="929" w:author="User" w:date="2015-04-04T18:17:00Z">
        <w:r w:rsidR="001D6CBC">
          <w:t xml:space="preserve">, </w:t>
        </w:r>
        <w:proofErr w:type="spellStart"/>
        <w:r w:rsidR="001D6CBC">
          <w:t>on</w:t>
        </w:r>
        <w:proofErr w:type="spellEnd"/>
        <w:r w:rsidR="001D6CBC">
          <w:t xml:space="preserve"> </w:t>
        </w:r>
        <w:proofErr w:type="spellStart"/>
        <w:r w:rsidR="001D6CBC">
          <w:t>line</w:t>
        </w:r>
      </w:ins>
      <w:proofErr w:type="spellEnd"/>
      <w:ins w:id="930" w:author="User" w:date="2015-04-04T18:14:00Z">
        <w:r w:rsidRPr="000B72CF">
          <w:t xml:space="preserve">. </w:t>
        </w:r>
      </w:ins>
      <w:ins w:id="931" w:author="User" w:date="2015-04-04T18:11:00Z">
        <w:r>
          <w:t xml:space="preserve"> </w:t>
        </w:r>
      </w:ins>
      <w:ins w:id="932" w:author="User" w:date="2015-04-04T18:15:00Z">
        <w:r>
          <w:t xml:space="preserve">A </w:t>
        </w:r>
        <w:r w:rsidRPr="000B72CF">
          <w:t xml:space="preserve">organização pode ser feita da maneira </w:t>
        </w:r>
        <w:r w:rsidR="001D6CBC">
          <w:t>flexí</w:t>
        </w:r>
      </w:ins>
      <w:ins w:id="933" w:author="User" w:date="2015-04-04T18:16:00Z">
        <w:r w:rsidR="001D6CBC">
          <w:t>vel</w:t>
        </w:r>
      </w:ins>
      <w:ins w:id="934" w:author="User" w:date="2015-04-04T18:15:00Z">
        <w:r w:rsidRPr="000B72CF">
          <w:t xml:space="preserve">, podendo englobar o período inteiro de um projeto. Foi inspirado na metodologia </w:t>
        </w:r>
        <w:proofErr w:type="spellStart"/>
        <w:r w:rsidRPr="000B72CF">
          <w:t>Scrum</w:t>
        </w:r>
        <w:proofErr w:type="spellEnd"/>
        <w:r w:rsidRPr="000B72CF">
          <w:t>, processo de desenvolvimento para gerenciar projetos e desenvolvimento ágil de softwares</w:t>
        </w:r>
      </w:ins>
      <w:ins w:id="935" w:author="User" w:date="2015-04-04T18:16:00Z">
        <w:r w:rsidR="001D6CBC">
          <w:t>.</w:t>
        </w:r>
      </w:ins>
    </w:p>
    <w:p w:rsidR="00FD2372" w:rsidRPr="008E1C1C" w:rsidRDefault="00590206">
      <w:pPr>
        <w:jc w:val="center"/>
        <w:rPr>
          <w:ins w:id="936" w:author="User" w:date="2015-04-04T18:11:00Z"/>
        </w:rPr>
        <w:pPrChange w:id="937" w:author="User" w:date="2015-04-04T18:10:00Z">
          <w:pPr>
            <w:spacing w:line="240" w:lineRule="auto"/>
            <w:jc w:val="center"/>
          </w:pPr>
        </w:pPrChange>
      </w:pPr>
      <w:commentRangeStart w:id="938"/>
      <w:ins w:id="939" w:author="User" w:date="2015-04-04T18:10:00Z">
        <w:r w:rsidRPr="008E1C1C">
          <w:t xml:space="preserve">Inserir </w:t>
        </w:r>
      </w:ins>
    </w:p>
    <w:p w:rsidR="000B72CF" w:rsidRPr="008E1C1C" w:rsidRDefault="00590206" w:rsidP="000B72CF">
      <w:pPr>
        <w:rPr>
          <w:ins w:id="940" w:author="User" w:date="2015-04-04T18:11:00Z"/>
          <w:color w:val="0000FF"/>
          <w:rPrChange w:id="941" w:author="User" w:date="2015-04-05T17:37:00Z">
            <w:rPr>
              <w:ins w:id="942" w:author="User" w:date="2015-04-04T18:11:00Z"/>
              <w:color w:val="0000FF"/>
            </w:rPr>
          </w:rPrChange>
        </w:rPr>
      </w:pPr>
      <w:proofErr w:type="spellStart"/>
      <w:proofErr w:type="gramStart"/>
      <w:ins w:id="943" w:author="User" w:date="2015-04-04T18:11:00Z">
        <w:r w:rsidRPr="008E1C1C">
          <w:rPr>
            <w:i/>
            <w:color w:val="0000FF"/>
            <w:rPrChange w:id="944" w:author="User" w:date="2015-04-05T17:37:00Z">
              <w:rPr>
                <w:i/>
                <w:color w:val="0000FF"/>
              </w:rPr>
            </w:rPrChange>
          </w:rPr>
          <w:t>ProductBacklog</w:t>
        </w:r>
        <w:proofErr w:type="spellEnd"/>
        <w:proofErr w:type="gramEnd"/>
        <w:r w:rsidRPr="008E1C1C">
          <w:rPr>
            <w:color w:val="0000FF"/>
            <w:rPrChange w:id="945" w:author="User" w:date="2015-04-05T17:37:00Z">
              <w:rPr>
                <w:color w:val="0000FF"/>
              </w:rPr>
            </w:rPrChange>
          </w:rPr>
          <w:t xml:space="preserve">, quais foram os </w:t>
        </w:r>
        <w:proofErr w:type="spellStart"/>
        <w:r w:rsidRPr="008E1C1C">
          <w:rPr>
            <w:i/>
            <w:color w:val="0000FF"/>
            <w:rPrChange w:id="946" w:author="User" w:date="2015-04-05T17:37:00Z">
              <w:rPr>
                <w:i/>
                <w:color w:val="0000FF"/>
              </w:rPr>
            </w:rPrChange>
          </w:rPr>
          <w:t>Sprints</w:t>
        </w:r>
        <w:proofErr w:type="spellEnd"/>
        <w:r w:rsidRPr="008E1C1C">
          <w:rPr>
            <w:color w:val="0000FF"/>
            <w:rPrChange w:id="947" w:author="User" w:date="2015-04-05T17:37:00Z">
              <w:rPr>
                <w:color w:val="0000FF"/>
              </w:rPr>
            </w:rPrChange>
          </w:rPr>
          <w:t xml:space="preserve">, o </w:t>
        </w:r>
        <w:proofErr w:type="spellStart"/>
        <w:r w:rsidRPr="008E1C1C">
          <w:rPr>
            <w:i/>
            <w:color w:val="0000FF"/>
            <w:rPrChange w:id="948" w:author="User" w:date="2015-04-05T17:37:00Z">
              <w:rPr>
                <w:i/>
                <w:color w:val="0000FF"/>
              </w:rPr>
            </w:rPrChange>
          </w:rPr>
          <w:t>Sprint</w:t>
        </w:r>
        <w:proofErr w:type="spellEnd"/>
        <w:r w:rsidRPr="008E1C1C">
          <w:rPr>
            <w:i/>
            <w:color w:val="0000FF"/>
            <w:rPrChange w:id="949" w:author="User" w:date="2015-04-05T17:37:00Z">
              <w:rPr>
                <w:i/>
                <w:color w:val="0000FF"/>
              </w:rPr>
            </w:rPrChange>
          </w:rPr>
          <w:t xml:space="preserve"> </w:t>
        </w:r>
        <w:proofErr w:type="spellStart"/>
        <w:r w:rsidRPr="008E1C1C">
          <w:rPr>
            <w:i/>
            <w:color w:val="0000FF"/>
            <w:rPrChange w:id="950" w:author="User" w:date="2015-04-05T17:37:00Z">
              <w:rPr>
                <w:i/>
                <w:color w:val="0000FF"/>
              </w:rPr>
            </w:rPrChange>
          </w:rPr>
          <w:t>Backlog</w:t>
        </w:r>
        <w:proofErr w:type="spellEnd"/>
        <w:r w:rsidRPr="008E1C1C">
          <w:rPr>
            <w:color w:val="0000FF"/>
            <w:rPrChange w:id="951" w:author="User" w:date="2015-04-05T17:37:00Z">
              <w:rPr>
                <w:color w:val="0000FF"/>
              </w:rPr>
            </w:rPrChange>
          </w:rPr>
          <w:t xml:space="preserve"> de cada </w:t>
        </w:r>
        <w:proofErr w:type="spellStart"/>
        <w:r w:rsidRPr="008E1C1C">
          <w:rPr>
            <w:i/>
            <w:color w:val="0000FF"/>
            <w:rPrChange w:id="952" w:author="User" w:date="2015-04-05T17:37:00Z">
              <w:rPr>
                <w:i/>
                <w:color w:val="0000FF"/>
              </w:rPr>
            </w:rPrChange>
          </w:rPr>
          <w:t>Sprint</w:t>
        </w:r>
        <w:proofErr w:type="spellEnd"/>
        <w:r w:rsidRPr="008E1C1C">
          <w:rPr>
            <w:color w:val="0000FF"/>
            <w:rPrChange w:id="953" w:author="User" w:date="2015-04-05T17:37:00Z">
              <w:rPr>
                <w:color w:val="0000FF"/>
              </w:rPr>
            </w:rPrChange>
          </w:rPr>
          <w:t xml:space="preserve">, o </w:t>
        </w:r>
        <w:proofErr w:type="spellStart"/>
        <w:r w:rsidRPr="008E1C1C">
          <w:rPr>
            <w:i/>
            <w:color w:val="0000FF"/>
            <w:rPrChange w:id="954" w:author="User" w:date="2015-04-05T17:37:00Z">
              <w:rPr>
                <w:i/>
                <w:color w:val="0000FF"/>
              </w:rPr>
            </w:rPrChange>
          </w:rPr>
          <w:t>Burndown</w:t>
        </w:r>
        <w:proofErr w:type="spellEnd"/>
        <w:r w:rsidRPr="008E1C1C">
          <w:rPr>
            <w:i/>
            <w:color w:val="0000FF"/>
            <w:rPrChange w:id="955" w:author="User" w:date="2015-04-05T17:37:00Z">
              <w:rPr>
                <w:i/>
                <w:color w:val="0000FF"/>
              </w:rPr>
            </w:rPrChange>
          </w:rPr>
          <w:t xml:space="preserve"> </w:t>
        </w:r>
        <w:proofErr w:type="spellStart"/>
        <w:r w:rsidRPr="008E1C1C">
          <w:rPr>
            <w:i/>
            <w:color w:val="0000FF"/>
            <w:rPrChange w:id="956" w:author="User" w:date="2015-04-05T17:37:00Z">
              <w:rPr>
                <w:i/>
                <w:color w:val="0000FF"/>
              </w:rPr>
            </w:rPrChange>
          </w:rPr>
          <w:t>Chart</w:t>
        </w:r>
        <w:proofErr w:type="spellEnd"/>
        <w:r w:rsidRPr="008E1C1C">
          <w:rPr>
            <w:color w:val="0000FF"/>
            <w:rPrChange w:id="957" w:author="User" w:date="2015-04-05T17:37:00Z">
              <w:rPr>
                <w:color w:val="0000FF"/>
              </w:rPr>
            </w:rPrChange>
          </w:rPr>
          <w:t xml:space="preserve"> de cada </w:t>
        </w:r>
        <w:proofErr w:type="spellStart"/>
        <w:r w:rsidRPr="008E1C1C">
          <w:rPr>
            <w:i/>
            <w:color w:val="0000FF"/>
            <w:rPrChange w:id="958" w:author="User" w:date="2015-04-05T17:37:00Z">
              <w:rPr>
                <w:i/>
                <w:color w:val="0000FF"/>
              </w:rPr>
            </w:rPrChange>
          </w:rPr>
          <w:t>Sprint</w:t>
        </w:r>
        <w:proofErr w:type="spellEnd"/>
        <w:r w:rsidRPr="008E1C1C">
          <w:rPr>
            <w:color w:val="0000FF"/>
            <w:rPrChange w:id="959" w:author="User" w:date="2015-04-05T17:37:00Z">
              <w:rPr>
                <w:color w:val="0000FF"/>
              </w:rPr>
            </w:rPrChange>
          </w:rPr>
          <w:t>, o registro das Reuniões (</w:t>
        </w:r>
        <w:proofErr w:type="spellStart"/>
        <w:r w:rsidRPr="008E1C1C">
          <w:rPr>
            <w:i/>
            <w:color w:val="0000FF"/>
            <w:rPrChange w:id="960" w:author="User" w:date="2015-04-05T17:37:00Z">
              <w:rPr>
                <w:i/>
                <w:color w:val="0000FF"/>
              </w:rPr>
            </w:rPrChange>
          </w:rPr>
          <w:t>Sprint</w:t>
        </w:r>
        <w:proofErr w:type="spellEnd"/>
        <w:r w:rsidRPr="008E1C1C">
          <w:rPr>
            <w:i/>
            <w:color w:val="0000FF"/>
            <w:rPrChange w:id="961" w:author="User" w:date="2015-04-05T17:37:00Z">
              <w:rPr>
                <w:i/>
                <w:color w:val="0000FF"/>
              </w:rPr>
            </w:rPrChange>
          </w:rPr>
          <w:t xml:space="preserve"> </w:t>
        </w:r>
        <w:proofErr w:type="spellStart"/>
        <w:r w:rsidRPr="008E1C1C">
          <w:rPr>
            <w:i/>
            <w:color w:val="0000FF"/>
            <w:rPrChange w:id="962" w:author="User" w:date="2015-04-05T17:37:00Z">
              <w:rPr>
                <w:i/>
                <w:color w:val="0000FF"/>
              </w:rPr>
            </w:rPrChange>
          </w:rPr>
          <w:t>Planning</w:t>
        </w:r>
        <w:proofErr w:type="spellEnd"/>
        <w:r w:rsidRPr="008E1C1C">
          <w:rPr>
            <w:color w:val="0000FF"/>
            <w:rPrChange w:id="963" w:author="User" w:date="2015-04-05T17:37:00Z">
              <w:rPr>
                <w:color w:val="0000FF"/>
              </w:rPr>
            </w:rPrChange>
          </w:rPr>
          <w:t xml:space="preserve">, </w:t>
        </w:r>
        <w:proofErr w:type="spellStart"/>
        <w:r w:rsidRPr="008E1C1C">
          <w:rPr>
            <w:i/>
            <w:color w:val="0000FF"/>
            <w:rPrChange w:id="964" w:author="User" w:date="2015-04-05T17:37:00Z">
              <w:rPr>
                <w:i/>
                <w:color w:val="0000FF"/>
              </w:rPr>
            </w:rPrChange>
          </w:rPr>
          <w:t>Daily</w:t>
        </w:r>
        <w:proofErr w:type="spellEnd"/>
        <w:r w:rsidRPr="008E1C1C">
          <w:rPr>
            <w:color w:val="0000FF"/>
            <w:rPrChange w:id="965" w:author="User" w:date="2015-04-05T17:37:00Z">
              <w:rPr>
                <w:color w:val="0000FF"/>
              </w:rPr>
            </w:rPrChange>
          </w:rPr>
          <w:t xml:space="preserve">, </w:t>
        </w:r>
        <w:proofErr w:type="spellStart"/>
        <w:r w:rsidRPr="008E1C1C">
          <w:rPr>
            <w:i/>
            <w:color w:val="0000FF"/>
            <w:rPrChange w:id="966" w:author="User" w:date="2015-04-05T17:37:00Z">
              <w:rPr>
                <w:i/>
                <w:color w:val="0000FF"/>
              </w:rPr>
            </w:rPrChange>
          </w:rPr>
          <w:t>Review</w:t>
        </w:r>
        <w:proofErr w:type="spellEnd"/>
        <w:r w:rsidRPr="008E1C1C">
          <w:rPr>
            <w:color w:val="0000FF"/>
            <w:rPrChange w:id="967" w:author="User" w:date="2015-04-05T17:37:00Z">
              <w:rPr>
                <w:color w:val="0000FF"/>
              </w:rPr>
            </w:rPrChange>
          </w:rPr>
          <w:t xml:space="preserve"> e </w:t>
        </w:r>
        <w:proofErr w:type="spellStart"/>
        <w:r w:rsidRPr="008E1C1C">
          <w:rPr>
            <w:i/>
            <w:color w:val="0000FF"/>
            <w:rPrChange w:id="968" w:author="User" w:date="2015-04-05T17:37:00Z">
              <w:rPr>
                <w:i/>
                <w:color w:val="0000FF"/>
              </w:rPr>
            </w:rPrChange>
          </w:rPr>
          <w:t>Retrospective</w:t>
        </w:r>
        <w:proofErr w:type="spellEnd"/>
        <w:r w:rsidRPr="008E1C1C">
          <w:rPr>
            <w:color w:val="0000FF"/>
            <w:rPrChange w:id="969" w:author="User" w:date="2015-04-05T17:37:00Z">
              <w:rPr>
                <w:color w:val="0000FF"/>
              </w:rPr>
            </w:rPrChange>
          </w:rPr>
          <w:t>) e outras ferramentas e artefatos do método.</w:t>
        </w:r>
      </w:ins>
    </w:p>
    <w:commentRangeEnd w:id="938"/>
    <w:p w:rsidR="00FD2372" w:rsidRDefault="008E1C1C">
      <w:pPr>
        <w:jc w:val="center"/>
        <w:rPr>
          <w:ins w:id="970" w:author="User" w:date="2015-04-04T17:41:00Z"/>
        </w:rPr>
        <w:pPrChange w:id="971" w:author="User" w:date="2015-04-04T18:10:00Z">
          <w:pPr>
            <w:spacing w:line="240" w:lineRule="auto"/>
            <w:jc w:val="center"/>
          </w:pPr>
        </w:pPrChange>
      </w:pPr>
      <w:ins w:id="972" w:author="User" w:date="2015-04-05T17:37:00Z">
        <w:r>
          <w:rPr>
            <w:rStyle w:val="Refdecomentrio"/>
          </w:rPr>
          <w:commentReference w:id="938"/>
        </w:r>
      </w:ins>
    </w:p>
    <w:p w:rsidR="00FD2372" w:rsidRDefault="00147FBC">
      <w:pPr>
        <w:rPr>
          <w:ins w:id="973" w:author="User" w:date="2015-04-04T17:41:00Z"/>
        </w:rPr>
        <w:pPrChange w:id="974" w:author="User" w:date="2015-04-04T17:41:00Z">
          <w:pPr>
            <w:spacing w:line="240" w:lineRule="auto"/>
            <w:jc w:val="center"/>
          </w:pPr>
        </w:pPrChange>
      </w:pPr>
      <w:ins w:id="975" w:author="User" w:date="2015-04-04T17:54:00Z">
        <w:r>
          <w:tab/>
        </w:r>
        <w:r w:rsidRPr="00147FBC">
          <w:t xml:space="preserve"> Plano de Gerenciamento de Projeto e a Declaração de Escopo</w:t>
        </w:r>
        <w:proofErr w:type="gramStart"/>
        <w:r w:rsidRPr="00147FBC">
          <w:t>, segue</w:t>
        </w:r>
        <w:proofErr w:type="gramEnd"/>
        <w:r w:rsidRPr="00147FBC">
          <w:t xml:space="preserve"> abaixo, com os documentos elaborados pelo Gerente de Projeto, baseado no PMBOK 2008.</w:t>
        </w:r>
      </w:ins>
    </w:p>
    <w:p w:rsidR="00300088" w:rsidRDefault="00300088" w:rsidP="00300088">
      <w:pPr>
        <w:spacing w:line="240" w:lineRule="auto"/>
        <w:rPr>
          <w:ins w:id="976" w:author="User" w:date="2015-04-04T01:01:00Z"/>
          <w:sz w:val="28"/>
          <w:u w:val="single"/>
        </w:rPr>
      </w:pPr>
    </w:p>
    <w:p w:rsidR="00FD2372" w:rsidRDefault="00FD2372">
      <w:pPr>
        <w:rPr>
          <w:rPrChange w:id="977" w:author="User" w:date="2015-04-04T00:28:00Z">
            <w:rPr>
              <w:sz w:val="28"/>
            </w:rPr>
          </w:rPrChange>
        </w:rPr>
        <w:pPrChange w:id="978" w:author="User" w:date="2015-04-04T00:28:00Z">
          <w:pPr>
            <w:pStyle w:val="Ttulo1"/>
          </w:pPr>
        </w:pPrChange>
      </w:pPr>
    </w:p>
    <w:p w:rsidR="00A82050" w:rsidDel="001D6CBC" w:rsidRDefault="008E305B" w:rsidP="008E305B">
      <w:pPr>
        <w:rPr>
          <w:del w:id="979" w:author="User" w:date="2015-04-04T18:18:00Z"/>
          <w:color w:val="FF0000"/>
        </w:rPr>
      </w:pPr>
      <w:del w:id="980" w:author="User" w:date="2015-04-04T18:18:00Z">
        <w:r w:rsidDel="001D6CBC">
          <w:rPr>
            <w:color w:val="FF0000"/>
          </w:rPr>
          <w:delText>Descrever de forma genérica os objetivos e a importância de se gerenciar um Projeto</w:delText>
        </w:r>
        <w:r w:rsidRPr="008E305B" w:rsidDel="001D6CBC">
          <w:rPr>
            <w:color w:val="FF0000"/>
          </w:rPr>
          <w:delText>.</w:delText>
        </w:r>
        <w:r w:rsidR="00790A1C" w:rsidDel="001D6CBC">
          <w:rPr>
            <w:color w:val="FF0000"/>
          </w:rPr>
          <w:delText xml:space="preserve">Descrever de forma sucinta o PMI e o PMBOK 2008, mencionando </w:delText>
        </w:r>
        <w:r w:rsidR="00C57F6A" w:rsidDel="001D6CBC">
          <w:rPr>
            <w:color w:val="FF0000"/>
          </w:rPr>
          <w:delText xml:space="preserve">as 9 Áreas de Conhecimento e </w:delText>
        </w:r>
        <w:r w:rsidR="00790A1C" w:rsidDel="001D6CBC">
          <w:rPr>
            <w:color w:val="FF0000"/>
          </w:rPr>
          <w:delText>os 5 Grupos de Processos.</w:delText>
        </w:r>
        <w:r w:rsidR="003E312D" w:rsidDel="001D6CBC">
          <w:rPr>
            <w:color w:val="FF0000"/>
          </w:rPr>
          <w:delText xml:space="preserve">Os documentos da </w:delText>
        </w:r>
        <w:r w:rsidR="0099207A" w:rsidDel="001D6CBC">
          <w:rPr>
            <w:color w:val="FF0000"/>
          </w:rPr>
          <w:delText xml:space="preserve">ENTREGA 1 (Plano de Gerenciamento do Projeto e Declaração do Escopo) e </w:delText>
        </w:r>
        <w:r w:rsidR="003E312D" w:rsidDel="001D6CBC">
          <w:rPr>
            <w:color w:val="FF0000"/>
          </w:rPr>
          <w:delText xml:space="preserve">da ENTREGA </w:delText>
        </w:r>
        <w:r w:rsidR="0099207A" w:rsidDel="001D6CBC">
          <w:rPr>
            <w:color w:val="FF0000"/>
          </w:rPr>
          <w:delText>2 (Cronograma) baseiam-se no PMBOK 2008, assim como os documentos gerados no semestre passado (Trabalho V</w:delText>
        </w:r>
        <w:r w:rsidR="00950EC1" w:rsidDel="001D6CBC">
          <w:rPr>
            <w:color w:val="FF0000"/>
          </w:rPr>
          <w:delText xml:space="preserve"> - SOW, </w:delText>
        </w:r>
        <w:r w:rsidR="00950EC1" w:rsidRPr="00950EC1" w:rsidDel="001D6CBC">
          <w:rPr>
            <w:i/>
            <w:color w:val="FF0000"/>
          </w:rPr>
          <w:delText>Project Charter</w:delText>
        </w:r>
        <w:r w:rsidR="00950EC1" w:rsidDel="001D6CBC">
          <w:rPr>
            <w:color w:val="FF0000"/>
          </w:rPr>
          <w:delText xml:space="preserve"> e Registro dos </w:delText>
        </w:r>
        <w:r w:rsidR="00950EC1" w:rsidRPr="00950EC1" w:rsidDel="001D6CBC">
          <w:rPr>
            <w:i/>
            <w:color w:val="FF0000"/>
          </w:rPr>
          <w:delText>Stakeholders</w:delText>
        </w:r>
        <w:r w:rsidR="0099207A" w:rsidDel="001D6CBC">
          <w:rPr>
            <w:color w:val="FF0000"/>
          </w:rPr>
          <w:delText>)</w:delText>
        </w:r>
        <w:r w:rsidR="003E312D" w:rsidDel="001D6CBC">
          <w:rPr>
            <w:color w:val="FF0000"/>
          </w:rPr>
          <w:delText xml:space="preserve">, </w:delText>
        </w:r>
        <w:r w:rsidR="003E312D" w:rsidRPr="00092364" w:rsidDel="001D6CBC">
          <w:rPr>
            <w:color w:val="FF0000"/>
            <w:u w:val="single"/>
          </w:rPr>
          <w:delText>portanto devem ser citados aqui</w:delText>
        </w:r>
        <w:r w:rsidR="003E312D" w:rsidDel="001D6CBC">
          <w:rPr>
            <w:color w:val="FF0000"/>
          </w:rPr>
          <w:delText>.</w:delText>
        </w:r>
      </w:del>
    </w:p>
    <w:p w:rsidR="00A82050" w:rsidDel="001D6CBC" w:rsidRDefault="00A82050" w:rsidP="008E305B">
      <w:pPr>
        <w:rPr>
          <w:del w:id="981" w:author="User" w:date="2015-04-04T18:18:00Z"/>
          <w:color w:val="FF0000"/>
        </w:rPr>
      </w:pPr>
    </w:p>
    <w:p w:rsidR="008E305B" w:rsidRPr="00A82050" w:rsidDel="001D6CBC" w:rsidRDefault="00A82050" w:rsidP="008E305B">
      <w:pPr>
        <w:rPr>
          <w:del w:id="982" w:author="User" w:date="2015-04-04T18:18:00Z"/>
          <w:color w:val="0000FF"/>
        </w:rPr>
      </w:pPr>
      <w:del w:id="983" w:author="User" w:date="2015-04-04T18:18:00Z">
        <w:r w:rsidRPr="00A82050" w:rsidDel="001D6CBC">
          <w:rPr>
            <w:color w:val="0000FF"/>
          </w:rPr>
          <w:delText xml:space="preserve">Observação: </w:delText>
        </w:r>
        <w:r w:rsidR="00950EC1" w:rsidRPr="00A82050" w:rsidDel="001D6CBC">
          <w:rPr>
            <w:color w:val="0000FF"/>
          </w:rPr>
          <w:delText xml:space="preserve">Caso o Grupo não tenha utilizado o PMBOK em sua plenitude para o Gerenciamento do Projeto, mencionar dos itens seguintes somente aqueles que foram seguidos, por exemplo, o Grupo de Processos de INICIAÇÃO e PLANEJAMENTO. Entretanto será preciso mencionar e detalhar que outro método foi utilizado para o Gerenciamento do Projeto, como por exemplo, o SCRUM ou XP. Neste caso, será necessário detalhar o método e apresentar evidencias de seu uso. Por exemplo, se foi utilizado o SCRUM, apresentar o </w:delText>
        </w:r>
        <w:r w:rsidR="00950EC1" w:rsidRPr="00A82050" w:rsidDel="001D6CBC">
          <w:rPr>
            <w:i/>
            <w:color w:val="0000FF"/>
          </w:rPr>
          <w:delText>ProductBacklog</w:delText>
        </w:r>
        <w:r w:rsidR="00950EC1" w:rsidRPr="00A82050" w:rsidDel="001D6CBC">
          <w:rPr>
            <w:color w:val="0000FF"/>
          </w:rPr>
          <w:delText xml:space="preserve">, quais foram os </w:delText>
        </w:r>
        <w:r w:rsidR="00950EC1" w:rsidRPr="00A82050" w:rsidDel="001D6CBC">
          <w:rPr>
            <w:i/>
            <w:color w:val="0000FF"/>
          </w:rPr>
          <w:delText>Sprints</w:delText>
        </w:r>
        <w:r w:rsidR="00950EC1" w:rsidRPr="00A82050" w:rsidDel="001D6CBC">
          <w:rPr>
            <w:color w:val="0000FF"/>
          </w:rPr>
          <w:delText xml:space="preserve">, o </w:delText>
        </w:r>
        <w:r w:rsidR="00950EC1" w:rsidRPr="00A82050" w:rsidDel="001D6CBC">
          <w:rPr>
            <w:i/>
            <w:color w:val="0000FF"/>
          </w:rPr>
          <w:delText>Sprint Backlog</w:delText>
        </w:r>
        <w:r w:rsidR="00950EC1" w:rsidRPr="00A82050" w:rsidDel="001D6CBC">
          <w:rPr>
            <w:color w:val="0000FF"/>
          </w:rPr>
          <w:delText xml:space="preserve"> de cada </w:delText>
        </w:r>
        <w:r w:rsidR="00950EC1" w:rsidRPr="00A82050" w:rsidDel="001D6CBC">
          <w:rPr>
            <w:i/>
            <w:color w:val="0000FF"/>
          </w:rPr>
          <w:delText>Sprint</w:delText>
        </w:r>
        <w:r w:rsidR="00950EC1" w:rsidRPr="00A82050" w:rsidDel="001D6CBC">
          <w:rPr>
            <w:color w:val="0000FF"/>
          </w:rPr>
          <w:delText xml:space="preserve">, o </w:delText>
        </w:r>
        <w:r w:rsidR="00950EC1" w:rsidRPr="00A82050" w:rsidDel="001D6CBC">
          <w:rPr>
            <w:i/>
            <w:color w:val="0000FF"/>
          </w:rPr>
          <w:delText>Burndown Chart</w:delText>
        </w:r>
        <w:r w:rsidR="00950EC1" w:rsidRPr="00A82050" w:rsidDel="001D6CBC">
          <w:rPr>
            <w:color w:val="0000FF"/>
          </w:rPr>
          <w:delText xml:space="preserve"> de cada </w:delText>
        </w:r>
        <w:r w:rsidR="00950EC1" w:rsidRPr="00A82050" w:rsidDel="001D6CBC">
          <w:rPr>
            <w:i/>
            <w:color w:val="0000FF"/>
          </w:rPr>
          <w:delText>Sprint</w:delText>
        </w:r>
        <w:r w:rsidR="00950EC1" w:rsidRPr="00A82050" w:rsidDel="001D6CBC">
          <w:rPr>
            <w:color w:val="0000FF"/>
          </w:rPr>
          <w:delText xml:space="preserve">, o registro das Reuniões </w:delText>
        </w:r>
        <w:r w:rsidR="00960570" w:rsidRPr="00A82050" w:rsidDel="001D6CBC">
          <w:rPr>
            <w:color w:val="0000FF"/>
          </w:rPr>
          <w:delText>(</w:delText>
        </w:r>
        <w:r w:rsidR="00960570" w:rsidRPr="00A82050" w:rsidDel="001D6CBC">
          <w:rPr>
            <w:i/>
            <w:color w:val="0000FF"/>
          </w:rPr>
          <w:delText>Sprint Planning</w:delText>
        </w:r>
        <w:r w:rsidR="00960570" w:rsidRPr="00A82050" w:rsidDel="001D6CBC">
          <w:rPr>
            <w:color w:val="0000FF"/>
          </w:rPr>
          <w:delText xml:space="preserve">, </w:delText>
        </w:r>
        <w:r w:rsidR="00960570" w:rsidRPr="00A82050" w:rsidDel="001D6CBC">
          <w:rPr>
            <w:i/>
            <w:color w:val="0000FF"/>
          </w:rPr>
          <w:delText>Daily</w:delText>
        </w:r>
        <w:r w:rsidR="00960570" w:rsidRPr="00A82050" w:rsidDel="001D6CBC">
          <w:rPr>
            <w:color w:val="0000FF"/>
          </w:rPr>
          <w:delText xml:space="preserve">, </w:delText>
        </w:r>
        <w:r w:rsidR="00960570" w:rsidRPr="00A82050" w:rsidDel="001D6CBC">
          <w:rPr>
            <w:i/>
            <w:color w:val="0000FF"/>
          </w:rPr>
          <w:delText>Review</w:delText>
        </w:r>
        <w:r w:rsidR="00960570" w:rsidRPr="00A82050" w:rsidDel="001D6CBC">
          <w:rPr>
            <w:color w:val="0000FF"/>
          </w:rPr>
          <w:delText xml:space="preserve"> e </w:delText>
        </w:r>
        <w:r w:rsidR="00960570" w:rsidRPr="00A82050" w:rsidDel="001D6CBC">
          <w:rPr>
            <w:i/>
            <w:color w:val="0000FF"/>
          </w:rPr>
          <w:delText>Retrospective</w:delText>
        </w:r>
        <w:r w:rsidR="00960570" w:rsidRPr="00A82050" w:rsidDel="001D6CBC">
          <w:rPr>
            <w:color w:val="0000FF"/>
          </w:rPr>
          <w:delText>) e outras ferramentas e artefatos do método.</w:delText>
        </w:r>
      </w:del>
    </w:p>
    <w:p w:rsidR="008E305B" w:rsidRPr="008E305B" w:rsidRDefault="008E305B" w:rsidP="008E305B">
      <w:pPr>
        <w:rPr>
          <w:lang w:val="fr-FR"/>
        </w:rPr>
      </w:pPr>
    </w:p>
    <w:p w:rsidR="001D6CBC" w:rsidRPr="001D6CBC" w:rsidRDefault="002B1853" w:rsidP="001D6CBC">
      <w:pPr>
        <w:pStyle w:val="Ttulo2"/>
        <w:rPr>
          <w:lang w:val="fr-FR"/>
        </w:rPr>
      </w:pPr>
      <w:bookmarkStart w:id="984" w:name="_Toc416018457"/>
      <w:r>
        <w:rPr>
          <w:lang w:val="fr-FR"/>
        </w:rPr>
        <w:t>Grupo de Processos de INICIAÇÃO</w:t>
      </w:r>
      <w:bookmarkEnd w:id="984"/>
    </w:p>
    <w:p w:rsidR="00B66C40" w:rsidRDefault="00B66C40" w:rsidP="001D6CBC">
      <w:pPr>
        <w:rPr>
          <w:ins w:id="985" w:author="User" w:date="2015-04-04T18:26:00Z"/>
          <w:color w:val="FF0000"/>
        </w:rPr>
      </w:pPr>
      <w:ins w:id="986" w:author="User" w:date="2015-04-04T18:25:00Z">
        <w:r>
          <w:rPr>
            <w:color w:val="FF0000"/>
          </w:rPr>
          <w:tab/>
        </w:r>
        <w:r w:rsidR="001D6CBC" w:rsidRPr="001D6CBC">
          <w:rPr>
            <w:color w:val="FF0000"/>
          </w:rPr>
          <w:t xml:space="preserve">O grupo de processos de iniciação é constituído pelos processos que facilitam a autorização formal para iniciar um novo projeto. </w:t>
        </w:r>
      </w:ins>
    </w:p>
    <w:p w:rsidR="001D6CBC" w:rsidRPr="001D6CBC" w:rsidRDefault="00B66C40" w:rsidP="001D6CBC">
      <w:pPr>
        <w:rPr>
          <w:ins w:id="987" w:author="User" w:date="2015-04-04T18:25:00Z"/>
          <w:color w:val="FF0000"/>
        </w:rPr>
      </w:pPr>
      <w:ins w:id="988" w:author="User" w:date="2015-04-04T18:26:00Z">
        <w:r>
          <w:rPr>
            <w:color w:val="FF0000"/>
          </w:rPr>
          <w:tab/>
        </w:r>
      </w:ins>
      <w:ins w:id="989" w:author="User" w:date="2015-04-04T18:25:00Z">
        <w:r w:rsidR="001D6CBC" w:rsidRPr="001D6CBC">
          <w:rPr>
            <w:color w:val="FF0000"/>
          </w:rPr>
          <w:t xml:space="preserve">Estes processos </w:t>
        </w:r>
      </w:ins>
      <w:ins w:id="990" w:author="User" w:date="2015-04-04T18:29:00Z">
        <w:r>
          <w:rPr>
            <w:color w:val="FF0000"/>
          </w:rPr>
          <w:t>foram</w:t>
        </w:r>
      </w:ins>
      <w:ins w:id="991" w:author="User" w:date="2015-04-04T18:25:00Z">
        <w:r w:rsidR="001D6CBC" w:rsidRPr="001D6CBC">
          <w:rPr>
            <w:color w:val="FF0000"/>
          </w:rPr>
          <w:t xml:space="preserve"> feitos </w:t>
        </w:r>
      </w:ins>
      <w:ins w:id="992" w:author="User" w:date="2015-04-04T18:29:00Z">
        <w:r>
          <w:rPr>
            <w:color w:val="FF0000"/>
          </w:rPr>
          <w:t>como atu</w:t>
        </w:r>
      </w:ins>
      <w:ins w:id="993" w:author="User" w:date="2015-04-04T18:30:00Z">
        <w:r>
          <w:rPr>
            <w:color w:val="FF0000"/>
          </w:rPr>
          <w:t xml:space="preserve">alização do projeto anterior do GAED, elaborado no segundo sementes de 2014. No início do ano letivo, a equipe com o </w:t>
        </w:r>
      </w:ins>
      <w:ins w:id="994" w:author="User" w:date="2015-04-04T18:31:00Z">
        <w:r>
          <w:rPr>
            <w:color w:val="FF0000"/>
          </w:rPr>
          <w:t>cliente acertaram as adequações e inovações do novo projeto</w:t>
        </w:r>
      </w:ins>
      <w:ins w:id="995" w:author="User" w:date="2015-04-04T18:25:00Z">
        <w:r w:rsidR="001D6CBC" w:rsidRPr="001D6CBC">
          <w:rPr>
            <w:color w:val="FF0000"/>
          </w:rPr>
          <w:t xml:space="preserve">, </w:t>
        </w:r>
      </w:ins>
      <w:ins w:id="996" w:author="User" w:date="2015-04-04T18:32:00Z">
        <w:r>
          <w:rPr>
            <w:color w:val="FF0000"/>
          </w:rPr>
          <w:t xml:space="preserve">estabelecendo </w:t>
        </w:r>
      </w:ins>
      <w:ins w:id="997" w:author="User" w:date="2015-04-04T18:25:00Z">
        <w:r w:rsidR="001D6CBC" w:rsidRPr="001D6CBC">
          <w:rPr>
            <w:color w:val="FF0000"/>
          </w:rPr>
          <w:t xml:space="preserve">os requisitos </w:t>
        </w:r>
      </w:ins>
      <w:ins w:id="998" w:author="User" w:date="2015-04-04T18:32:00Z">
        <w:r>
          <w:rPr>
            <w:color w:val="FF0000"/>
          </w:rPr>
          <w:t>e</w:t>
        </w:r>
      </w:ins>
      <w:ins w:id="999" w:author="User" w:date="2015-04-04T18:25:00Z">
        <w:r w:rsidR="001D6CBC" w:rsidRPr="001D6CBC">
          <w:rPr>
            <w:color w:val="FF0000"/>
          </w:rPr>
          <w:t xml:space="preserve"> as necessidades de negócios da organização</w:t>
        </w:r>
      </w:ins>
      <w:ins w:id="1000" w:author="User" w:date="2015-04-04T18:32:00Z">
        <w:r>
          <w:rPr>
            <w:color w:val="FF0000"/>
          </w:rPr>
          <w:t>.</w:t>
        </w:r>
        <w:r w:rsidR="00F56471">
          <w:rPr>
            <w:color w:val="FF0000"/>
          </w:rPr>
          <w:t xml:space="preserve"> Para tanto foram </w:t>
        </w:r>
      </w:ins>
      <w:ins w:id="1001" w:author="User" w:date="2015-04-04T18:37:00Z">
        <w:r w:rsidR="00F56471">
          <w:rPr>
            <w:color w:val="FF0000"/>
          </w:rPr>
          <w:t>discutida</w:t>
        </w:r>
      </w:ins>
      <w:ins w:id="1002" w:author="User" w:date="2015-04-04T18:38:00Z">
        <w:r w:rsidR="00F56471">
          <w:rPr>
            <w:color w:val="FF0000"/>
          </w:rPr>
          <w:t>s as novas funcionalidades do GAED, e documentada, através do Project</w:t>
        </w:r>
      </w:ins>
      <w:ins w:id="1003" w:author="User" w:date="2015-04-04T18:43:00Z">
        <w:r w:rsidR="00F56471">
          <w:rPr>
            <w:color w:val="FF0000"/>
          </w:rPr>
          <w:t xml:space="preserve"> </w:t>
        </w:r>
      </w:ins>
      <w:ins w:id="1004" w:author="User" w:date="2015-04-04T18:38:00Z">
        <w:r w:rsidR="00F56471">
          <w:rPr>
            <w:color w:val="FF0000"/>
          </w:rPr>
          <w:t>Charter</w:t>
        </w:r>
      </w:ins>
      <w:ins w:id="1005" w:author="User" w:date="2015-04-04T18:43:00Z">
        <w:r w:rsidR="00F56471">
          <w:rPr>
            <w:color w:val="FF0000"/>
          </w:rPr>
          <w:t xml:space="preserve"> – Termo de Abertura do Projeto, </w:t>
        </w:r>
      </w:ins>
      <w:ins w:id="1006" w:author="User" w:date="2015-04-04T19:36:00Z">
        <w:r w:rsidR="00E640C8">
          <w:rPr>
            <w:color w:val="FF0000"/>
          </w:rPr>
          <w:t xml:space="preserve">ANEXO A, </w:t>
        </w:r>
      </w:ins>
      <w:ins w:id="1007" w:author="User" w:date="2015-04-04T18:43:00Z">
        <w:r w:rsidR="00F56471">
          <w:rPr>
            <w:color w:val="FF0000"/>
          </w:rPr>
          <w:t xml:space="preserve">com assinatura do cliente e do gerente de projeto validando os combinados, e também o SOW </w:t>
        </w:r>
      </w:ins>
      <w:ins w:id="1008" w:author="User" w:date="2015-04-04T18:44:00Z">
        <w:r w:rsidR="00F56471">
          <w:rPr>
            <w:color w:val="FF0000"/>
          </w:rPr>
          <w:t>–</w:t>
        </w:r>
      </w:ins>
      <w:ins w:id="1009" w:author="User" w:date="2015-04-04T18:43:00Z">
        <w:r w:rsidR="00F56471">
          <w:rPr>
            <w:color w:val="FF0000"/>
          </w:rPr>
          <w:t xml:space="preserve"> </w:t>
        </w:r>
      </w:ins>
      <w:ins w:id="1010" w:author="User" w:date="2015-04-04T19:35:00Z">
        <w:r w:rsidR="00E640C8">
          <w:rPr>
            <w:color w:val="FF0000"/>
          </w:rPr>
          <w:t>Pedido do cliente</w:t>
        </w:r>
      </w:ins>
      <w:ins w:id="1011" w:author="User" w:date="2015-04-04T19:36:00Z">
        <w:r w:rsidR="00E640C8">
          <w:rPr>
            <w:color w:val="FF0000"/>
          </w:rPr>
          <w:t xml:space="preserve">, ANEXO </w:t>
        </w:r>
        <w:proofErr w:type="gramStart"/>
        <w:r w:rsidR="00E640C8">
          <w:rPr>
            <w:color w:val="FF0000"/>
          </w:rPr>
          <w:t>B</w:t>
        </w:r>
      </w:ins>
      <w:proofErr w:type="gramEnd"/>
    </w:p>
    <w:p w:rsidR="001D6CBC" w:rsidRPr="001D6CBC" w:rsidRDefault="001D6CBC" w:rsidP="001D6CBC">
      <w:pPr>
        <w:rPr>
          <w:ins w:id="1012" w:author="User" w:date="2015-04-04T18:25:00Z"/>
          <w:color w:val="FF0000"/>
        </w:rPr>
      </w:pPr>
    </w:p>
    <w:p w:rsidR="002B1853" w:rsidRPr="009D3DB6" w:rsidRDefault="00B016AC" w:rsidP="002B1853">
      <w:pPr>
        <w:rPr>
          <w:color w:val="0070C0"/>
        </w:rPr>
      </w:pPr>
      <w:r>
        <w:rPr>
          <w:color w:val="FF0000"/>
        </w:rPr>
        <w:t xml:space="preserve">Descrever de forma genérica os objetivos do Grupo de Processos de INICIAÇÃO do PMBOK 2008. </w:t>
      </w:r>
      <w:proofErr w:type="spellStart"/>
      <w:r>
        <w:rPr>
          <w:color w:val="FF0000"/>
        </w:rPr>
        <w:t>Descrever</w:t>
      </w:r>
      <w:r w:rsidR="00B50308" w:rsidRPr="00C93F19">
        <w:rPr>
          <w:color w:val="FF0000"/>
          <w:u w:val="single"/>
        </w:rPr>
        <w:t>quando</w:t>
      </w:r>
      <w:proofErr w:type="spellEnd"/>
      <w:r w:rsidR="00B50308">
        <w:rPr>
          <w:color w:val="FF0000"/>
        </w:rPr>
        <w:t xml:space="preserve"> e </w:t>
      </w:r>
      <w:r w:rsidR="00B50308" w:rsidRPr="00C93F19">
        <w:rPr>
          <w:color w:val="FF0000"/>
          <w:u w:val="single"/>
        </w:rPr>
        <w:t>como</w:t>
      </w:r>
      <w:r w:rsidR="00B50308">
        <w:rPr>
          <w:color w:val="FF0000"/>
        </w:rPr>
        <w:t xml:space="preserve"> os Processos deste Grupo foram executados, destacando e referenciando nos </w:t>
      </w:r>
      <w:r w:rsidR="00C93F19">
        <w:rPr>
          <w:color w:val="FF0000"/>
        </w:rPr>
        <w:t>Apêndices</w:t>
      </w:r>
      <w:r w:rsidR="00B50308">
        <w:rPr>
          <w:color w:val="FF0000"/>
        </w:rPr>
        <w:t xml:space="preserve"> o SOW</w:t>
      </w:r>
      <w:r w:rsidR="00C93F19">
        <w:rPr>
          <w:color w:val="FF0000"/>
        </w:rPr>
        <w:t xml:space="preserve"> e </w:t>
      </w:r>
      <w:r w:rsidR="00B50308">
        <w:rPr>
          <w:color w:val="FF0000"/>
        </w:rPr>
        <w:t xml:space="preserve">o </w:t>
      </w:r>
      <w:r w:rsidR="00B50308" w:rsidRPr="00C93F19">
        <w:rPr>
          <w:i/>
          <w:color w:val="FF0000"/>
        </w:rPr>
        <w:t>Project Charter</w:t>
      </w:r>
      <w:ins w:id="1013" w:author="User" w:date="2015-04-04T18:43:00Z">
        <w:r w:rsidR="00F56471">
          <w:rPr>
            <w:color w:val="FF0000"/>
          </w:rPr>
          <w:t xml:space="preserve"> </w:t>
        </w:r>
      </w:ins>
      <w:proofErr w:type="gramStart"/>
      <w:del w:id="1014" w:author="User" w:date="2015-04-04T18:43:00Z">
        <w:r w:rsidR="00C93F19" w:rsidDel="00F56471">
          <w:rPr>
            <w:color w:val="FF0000"/>
          </w:rPr>
          <w:delText>.</w:delText>
        </w:r>
      </w:del>
      <w:proofErr w:type="gramEnd"/>
    </w:p>
    <w:p w:rsidR="002B1853" w:rsidRPr="009D3DB6" w:rsidRDefault="002B1853" w:rsidP="002B1853">
      <w:pPr>
        <w:rPr>
          <w:color w:val="0070C0"/>
        </w:rPr>
      </w:pPr>
    </w:p>
    <w:p w:rsidR="002B1853" w:rsidRDefault="00C93F19" w:rsidP="002B1853">
      <w:pPr>
        <w:pStyle w:val="Ttulo3"/>
      </w:pPr>
      <w:bookmarkStart w:id="1015" w:name="_Toc416018458"/>
      <w:r>
        <w:t>Detalhamento</w:t>
      </w:r>
      <w:r w:rsidR="002B1853">
        <w:t xml:space="preserve"> dos </w:t>
      </w:r>
      <w:proofErr w:type="spellStart"/>
      <w:r w:rsidRPr="00C93F19">
        <w:rPr>
          <w:i/>
        </w:rPr>
        <w:t>Stakeholders</w:t>
      </w:r>
      <w:bookmarkEnd w:id="1015"/>
      <w:proofErr w:type="spellEnd"/>
    </w:p>
    <w:p w:rsidR="008E1C1C" w:rsidRDefault="00E640C8" w:rsidP="00E640C8">
      <w:pPr>
        <w:rPr>
          <w:ins w:id="1016" w:author="User" w:date="2015-04-05T17:41:00Z"/>
        </w:rPr>
      </w:pPr>
      <w:ins w:id="1017" w:author="User" w:date="2015-04-04T19:49:00Z">
        <w:r>
          <w:tab/>
          <w:t xml:space="preserve">A elaboração do Plano de Gerenciamento do Projeto é de responsabilidade do Gerente do Projeto, que pode se utilizar de recursos do próprio Projeto ou externos a ele. É também responsabilidade do Gerente do Projeto fazer com que o conteúdo do Plano seja do conhecimento da Equipe do Projeto e dos principais </w:t>
        </w:r>
        <w:proofErr w:type="spellStart"/>
        <w:r w:rsidRPr="008E1C1C">
          <w:rPr>
            <w:i/>
            <w:rPrChange w:id="1018" w:author="User" w:date="2015-04-05T17:42:00Z">
              <w:rPr/>
            </w:rPrChange>
          </w:rPr>
          <w:t>Stakeholders</w:t>
        </w:r>
        <w:proofErr w:type="spellEnd"/>
        <w:r>
          <w:t>, como o Cliente e o Patrocinador.</w:t>
        </w:r>
      </w:ins>
    </w:p>
    <w:p w:rsidR="008E1C1C" w:rsidRDefault="008E1C1C" w:rsidP="00E640C8">
      <w:pPr>
        <w:rPr>
          <w:ins w:id="1019" w:author="User" w:date="2015-04-04T19:49:00Z"/>
        </w:rPr>
      </w:pPr>
      <w:ins w:id="1020" w:author="User" w:date="2015-04-05T17:41:00Z">
        <w:r>
          <w:lastRenderedPageBreak/>
          <w:tab/>
        </w:r>
      </w:ins>
      <w:ins w:id="1021" w:author="User" w:date="2015-04-04T19:49:00Z">
        <w:r w:rsidR="00E640C8">
          <w:t xml:space="preserve"> Cabe ao Gerente do Projeto </w:t>
        </w:r>
      </w:ins>
      <w:ins w:id="1022" w:author="User" w:date="2015-04-05T17:42:00Z">
        <w:r>
          <w:t>conhecer a sua equipe, seus clientes</w:t>
        </w:r>
        <w:proofErr w:type="gramStart"/>
        <w:r>
          <w:t xml:space="preserve"> ou seja</w:t>
        </w:r>
        <w:proofErr w:type="gramEnd"/>
        <w:r>
          <w:t xml:space="preserve"> os </w:t>
        </w:r>
      </w:ins>
      <w:proofErr w:type="spellStart"/>
      <w:ins w:id="1023" w:author="User" w:date="2015-04-05T17:43:00Z">
        <w:r w:rsidRPr="00E52E91">
          <w:rPr>
            <w:i/>
            <w:color w:val="0000FF"/>
          </w:rPr>
          <w:t>Stakeholders</w:t>
        </w:r>
        <w:proofErr w:type="spellEnd"/>
        <w:r>
          <w:rPr>
            <w:color w:val="0000FF"/>
          </w:rPr>
          <w:t xml:space="preserve"> para dimensionar os impactos de mudança, plano de comunicação, e planos de</w:t>
        </w:r>
      </w:ins>
      <w:ins w:id="1024" w:author="User" w:date="2015-04-05T17:44:00Z">
        <w:r>
          <w:rPr>
            <w:color w:val="0000FF"/>
          </w:rPr>
          <w:t xml:space="preserve"> riscos e suas mitigação. Por isso é importante que seja elaborada uma</w:t>
        </w:r>
        <w:proofErr w:type="gramStart"/>
        <w:r>
          <w:rPr>
            <w:color w:val="0000FF"/>
          </w:rPr>
          <w:t xml:space="preserve"> </w:t>
        </w:r>
      </w:ins>
      <w:ins w:id="1025" w:author="User" w:date="2015-04-05T17:39:00Z">
        <w:r>
          <w:t xml:space="preserve"> </w:t>
        </w:r>
        <w:proofErr w:type="gramEnd"/>
        <w:r w:rsidRPr="00E52E91">
          <w:rPr>
            <w:color w:val="0000FF"/>
          </w:rPr>
          <w:t xml:space="preserve">Tabela </w:t>
        </w:r>
        <w:r>
          <w:rPr>
            <w:color w:val="0000FF"/>
          </w:rPr>
          <w:t>“</w:t>
        </w:r>
        <w:r w:rsidRPr="00E52E91">
          <w:rPr>
            <w:color w:val="0000FF"/>
          </w:rPr>
          <w:t xml:space="preserve">Registro dos </w:t>
        </w:r>
        <w:proofErr w:type="spellStart"/>
        <w:r w:rsidRPr="00E52E91">
          <w:rPr>
            <w:i/>
            <w:color w:val="0000FF"/>
          </w:rPr>
          <w:t>Stakeholders</w:t>
        </w:r>
        <w:proofErr w:type="spellEnd"/>
        <w:r>
          <w:rPr>
            <w:color w:val="0000FF"/>
          </w:rPr>
          <w:t xml:space="preserve">”, </w:t>
        </w:r>
      </w:ins>
      <w:ins w:id="1026" w:author="User" w:date="2015-04-05T17:44:00Z">
        <w:r>
          <w:rPr>
            <w:color w:val="0000FF"/>
          </w:rPr>
          <w:t xml:space="preserve">conforme </w:t>
        </w:r>
      </w:ins>
      <w:ins w:id="1027" w:author="User" w:date="2015-04-05T17:45:00Z">
        <w:r>
          <w:rPr>
            <w:color w:val="0000FF"/>
          </w:rPr>
          <w:t>segue abaixo.</w:t>
        </w:r>
      </w:ins>
    </w:p>
    <w:p w:rsidR="002B1853" w:rsidRPr="00C93F19" w:rsidRDefault="00C93F19" w:rsidP="002B1853">
      <w:del w:id="1028" w:author="User" w:date="2015-04-05T17:37:00Z">
        <w:r w:rsidDel="008E1C1C">
          <w:rPr>
            <w:color w:val="FF0000"/>
          </w:rPr>
          <w:delText xml:space="preserve">Identificar através do Registro dos </w:delText>
        </w:r>
        <w:r w:rsidRPr="00C93F19" w:rsidDel="008E1C1C">
          <w:rPr>
            <w:i/>
            <w:color w:val="FF0000"/>
          </w:rPr>
          <w:delText>Stakeholders</w:delText>
        </w:r>
        <w:r w:rsidDel="008E1C1C">
          <w:rPr>
            <w:color w:val="FF0000"/>
          </w:rPr>
          <w:delText xml:space="preserve"> quais são as pessoas ou grupos de pessoas que foram ou serão afetadas pelo Projeto ou pelo Produto do Projeto</w:delText>
        </w:r>
      </w:del>
      <w:r>
        <w:rPr>
          <w:color w:val="FF0000"/>
        </w:rPr>
        <w:t>.</w:t>
      </w:r>
    </w:p>
    <w:p w:rsidR="002B1853" w:rsidRPr="00C93F19" w:rsidRDefault="002B1853" w:rsidP="002B1853">
      <w:pPr>
        <w:rPr>
          <w:color w:val="FF0000"/>
        </w:rPr>
      </w:pPr>
    </w:p>
    <w:p w:rsidR="002B1853" w:rsidRPr="00E52E91" w:rsidRDefault="00C93F19" w:rsidP="002B1853">
      <w:pPr>
        <w:rPr>
          <w:color w:val="0000FF"/>
        </w:rPr>
      </w:pPr>
      <w:del w:id="1029" w:author="User" w:date="2015-04-05T17:45:00Z">
        <w:r w:rsidRPr="00E52E91" w:rsidDel="008E1C1C">
          <w:rPr>
            <w:color w:val="0000FF"/>
          </w:rPr>
          <w:delText xml:space="preserve">[Um </w:delText>
        </w:r>
        <w:r w:rsidRPr="00A82050" w:rsidDel="008E1C1C">
          <w:rPr>
            <w:color w:val="0000FF"/>
          </w:rPr>
          <w:delText>extrato</w:delText>
        </w:r>
        <w:r w:rsidRPr="00E52E91" w:rsidDel="008E1C1C">
          <w:rPr>
            <w:color w:val="0000FF"/>
          </w:rPr>
          <w:delText xml:space="preserve"> da </w:delText>
        </w:r>
      </w:del>
      <w:del w:id="1030" w:author="User" w:date="2015-04-05T17:39:00Z">
        <w:r w:rsidRPr="00E52E91" w:rsidDel="008E1C1C">
          <w:rPr>
            <w:color w:val="0000FF"/>
          </w:rPr>
          <w:delText>T</w:delText>
        </w:r>
        <w:r w:rsidR="002B1853" w:rsidRPr="00E52E91" w:rsidDel="008E1C1C">
          <w:rPr>
            <w:color w:val="0000FF"/>
          </w:rPr>
          <w:delText xml:space="preserve">abela </w:delText>
        </w:r>
        <w:r w:rsidR="00E52E91" w:rsidDel="008E1C1C">
          <w:rPr>
            <w:color w:val="0000FF"/>
          </w:rPr>
          <w:delText>“</w:delText>
        </w:r>
        <w:r w:rsidRPr="00E52E91" w:rsidDel="008E1C1C">
          <w:rPr>
            <w:color w:val="0000FF"/>
          </w:rPr>
          <w:delText xml:space="preserve">Registro dos </w:delText>
        </w:r>
        <w:r w:rsidRPr="00E52E91" w:rsidDel="008E1C1C">
          <w:rPr>
            <w:i/>
            <w:color w:val="0000FF"/>
          </w:rPr>
          <w:delText>Stakeholders</w:delText>
        </w:r>
        <w:r w:rsidR="00E52E91" w:rsidDel="008E1C1C">
          <w:rPr>
            <w:color w:val="0000FF"/>
          </w:rPr>
          <w:delText>”</w:delText>
        </w:r>
      </w:del>
      <w:del w:id="1031" w:author="User" w:date="2015-04-05T17:45:00Z">
        <w:r w:rsidR="00E52E91" w:rsidDel="008E1C1C">
          <w:rPr>
            <w:color w:val="0000FF"/>
          </w:rPr>
          <w:delText>deve</w:delText>
        </w:r>
        <w:r w:rsidRPr="00E52E91" w:rsidDel="008E1C1C">
          <w:rPr>
            <w:color w:val="0000FF"/>
          </w:rPr>
          <w:delText xml:space="preserve"> ser apresentada aqui</w:delText>
        </w:r>
        <w:r w:rsidR="002B1853" w:rsidRPr="00E52E91" w:rsidDel="008E1C1C">
          <w:rPr>
            <w:color w:val="0000FF"/>
          </w:rPr>
          <w:delText>]</w:delText>
        </w:r>
      </w:del>
    </w:p>
    <w:p w:rsidR="00FD2372" w:rsidRDefault="00E640C8">
      <w:pPr>
        <w:pStyle w:val="Legenda"/>
        <w:rPr>
          <w:ins w:id="1032" w:author="User" w:date="2015-04-04T19:49:00Z"/>
          <w:color w:val="0000FF"/>
        </w:rPr>
        <w:pPrChange w:id="1033" w:author="User" w:date="2015-04-04T19:50:00Z">
          <w:pPr/>
        </w:pPrChange>
      </w:pPr>
      <w:bookmarkStart w:id="1034" w:name="_Toc416018515"/>
      <w:ins w:id="1035" w:author="User" w:date="2015-04-04T19:50:00Z">
        <w:r>
          <w:t xml:space="preserve">Tabela </w:t>
        </w:r>
        <w:r w:rsidR="00590206">
          <w:fldChar w:fldCharType="begin"/>
        </w:r>
        <w:r>
          <w:instrText xml:space="preserve"> SEQ Tabela \* ARABIC </w:instrText>
        </w:r>
      </w:ins>
      <w:r w:rsidR="00590206">
        <w:fldChar w:fldCharType="separate"/>
      </w:r>
      <w:ins w:id="1036" w:author="User" w:date="2015-04-04T21:14:00Z">
        <w:r w:rsidR="006E2F71">
          <w:rPr>
            <w:noProof/>
          </w:rPr>
          <w:t>1</w:t>
        </w:r>
      </w:ins>
      <w:ins w:id="1037" w:author="User" w:date="2015-04-04T19:50:00Z">
        <w:r w:rsidR="00590206">
          <w:fldChar w:fldCharType="end"/>
        </w:r>
        <w:r>
          <w:t xml:space="preserve"> - Registro dos </w:t>
        </w:r>
        <w:proofErr w:type="spellStart"/>
        <w:r w:rsidR="00590206" w:rsidRPr="00590206">
          <w:rPr>
            <w:i/>
            <w:rPrChange w:id="1038" w:author="User" w:date="2015-04-04T19:50:00Z">
              <w:rPr/>
            </w:rPrChange>
          </w:rPr>
          <w:t>Stakeholders</w:t>
        </w:r>
      </w:ins>
      <w:bookmarkEnd w:id="1034"/>
      <w:proofErr w:type="spellEnd"/>
    </w:p>
    <w:p w:rsidR="00E640C8" w:rsidRDefault="00E640C8" w:rsidP="002B1853">
      <w:pPr>
        <w:rPr>
          <w:ins w:id="1039" w:author="User" w:date="2015-04-04T19:50:00Z"/>
          <w:color w:val="0000FF"/>
        </w:rPr>
      </w:pPr>
    </w:p>
    <w:p w:rsidR="00E640C8" w:rsidRDefault="00FD2372" w:rsidP="002B1853">
      <w:pPr>
        <w:rPr>
          <w:ins w:id="1040" w:author="User" w:date="2015-04-04T19:50:00Z"/>
          <w:color w:val="0000FF"/>
        </w:rPr>
      </w:pPr>
      <w:ins w:id="1041" w:author="User" w:date="2015-04-04T19:51:00Z">
        <w:r>
          <w:rPr>
            <w:noProof/>
          </w:rPr>
          <w:drawing>
            <wp:inline distT="0" distB="0" distL="0" distR="0">
              <wp:extent cx="5940425" cy="2138272"/>
              <wp:effectExtent l="19050" t="0" r="3175" b="0"/>
              <wp:docPr id="6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13827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E640C8" w:rsidRDefault="00E640C8" w:rsidP="002B1853">
      <w:pPr>
        <w:rPr>
          <w:ins w:id="1042" w:author="User" w:date="2015-04-04T19:50:00Z"/>
          <w:color w:val="0000FF"/>
        </w:rPr>
      </w:pPr>
    </w:p>
    <w:p w:rsidR="00E640C8" w:rsidRDefault="00E640C8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1043" w:name="_Toc416018459"/>
      <w:r>
        <w:rPr>
          <w:lang w:val="fr-FR"/>
        </w:rPr>
        <w:t>Grupo de Processos de PLANEJAMENTO</w:t>
      </w:r>
      <w:bookmarkEnd w:id="1043"/>
    </w:p>
    <w:p w:rsidR="00921AC8" w:rsidRDefault="00921AC8" w:rsidP="00302A9D">
      <w:pPr>
        <w:rPr>
          <w:ins w:id="1044" w:author="User" w:date="2015-04-04T19:55:00Z"/>
          <w:color w:val="FF0000"/>
        </w:rPr>
      </w:pPr>
      <w:ins w:id="1045" w:author="User" w:date="2015-04-04T19:55:00Z">
        <w:r>
          <w:rPr>
            <w:color w:val="FF0000"/>
          </w:rPr>
          <w:tab/>
        </w:r>
        <w:proofErr w:type="gramStart"/>
        <w:r w:rsidRPr="00921AC8">
          <w:rPr>
            <w:color w:val="FF0000"/>
          </w:rPr>
          <w:t>Neste grupos</w:t>
        </w:r>
        <w:proofErr w:type="gramEnd"/>
        <w:r w:rsidRPr="00921AC8">
          <w:rPr>
            <w:color w:val="FF0000"/>
          </w:rPr>
          <w:t xml:space="preserve"> estão os processos de criação e manutenção do plano do projeto, selecionando o melhor caminho para que sejam alcançados os objetivos para os quais o projeto foi criado;</w:t>
        </w:r>
      </w:ins>
    </w:p>
    <w:p w:rsidR="00302A9D" w:rsidRPr="009D3DB6" w:rsidDel="006B2D12" w:rsidRDefault="00921AC8" w:rsidP="006B2D12">
      <w:pPr>
        <w:rPr>
          <w:del w:id="1046" w:author="User" w:date="2015-04-04T20:03:00Z"/>
          <w:color w:val="0070C0"/>
        </w:rPr>
      </w:pPr>
      <w:ins w:id="1047" w:author="User" w:date="2015-04-04T20:00:00Z">
        <w:r>
          <w:rPr>
            <w:color w:val="FF0000"/>
          </w:rPr>
          <w:tab/>
          <w:t xml:space="preserve">Os processos desse grupo foram executados no Plano de Gerenciamento do Projeto, como entrega para ao cliente, </w:t>
        </w:r>
      </w:ins>
      <w:ins w:id="1048" w:author="User" w:date="2015-04-04T20:01:00Z">
        <w:r>
          <w:rPr>
            <w:color w:val="FF0000"/>
          </w:rPr>
          <w:t>para compor a nota de tarefa</w:t>
        </w:r>
        <w:r w:rsidR="006B2D12">
          <w:rPr>
            <w:color w:val="FF0000"/>
          </w:rPr>
          <w:t xml:space="preserve">, juntamente com a Declaração de Escopo, bem antes da </w:t>
        </w:r>
        <w:proofErr w:type="gramStart"/>
        <w:r w:rsidR="006B2D12">
          <w:rPr>
            <w:color w:val="FF0000"/>
          </w:rPr>
          <w:t>implementação</w:t>
        </w:r>
        <w:proofErr w:type="gramEnd"/>
        <w:r w:rsidR="006B2D12">
          <w:rPr>
            <w:color w:val="FF0000"/>
          </w:rPr>
          <w:t xml:space="preserve"> do projeto. Outros documentos também foram cr</w:t>
        </w:r>
      </w:ins>
      <w:ins w:id="1049" w:author="User" w:date="2015-04-04T20:02:00Z">
        <w:r w:rsidR="006B2D12">
          <w:rPr>
            <w:color w:val="FF0000"/>
          </w:rPr>
          <w:t xml:space="preserve">iados, como cronograma e a WBS, para controlar o tempo, custo do projeto, </w:t>
        </w:r>
      </w:ins>
      <w:ins w:id="1050" w:author="User" w:date="2015-04-04T20:03:00Z">
        <w:r w:rsidR="006B2D12">
          <w:rPr>
            <w:color w:val="FF0000"/>
          </w:rPr>
          <w:t>como orientação ao Gerente de Projeto para acompanhar o projeto ao longo ex</w:t>
        </w:r>
      </w:ins>
      <w:ins w:id="1051" w:author="User" w:date="2015-04-04T20:06:00Z">
        <w:r w:rsidR="006B2D12">
          <w:rPr>
            <w:color w:val="FF0000"/>
          </w:rPr>
          <w:t>e</w:t>
        </w:r>
      </w:ins>
      <w:ins w:id="1052" w:author="User" w:date="2015-04-04T20:03:00Z">
        <w:r w:rsidR="006B2D12">
          <w:rPr>
            <w:color w:val="FF0000"/>
          </w:rPr>
          <w:t>cução, antecipando possíveis riscos. Uma matriz de risco</w:t>
        </w:r>
      </w:ins>
      <w:ins w:id="1053" w:author="User" w:date="2015-04-04T20:04:00Z">
        <w:r w:rsidR="006B2D12">
          <w:rPr>
            <w:color w:val="FF0000"/>
          </w:rPr>
          <w:t xml:space="preserve"> também foi criada com ações de mitigação. E </w:t>
        </w:r>
      </w:ins>
      <w:ins w:id="1054" w:author="User" w:date="2015-04-04T20:05:00Z">
        <w:r w:rsidR="006B2D12">
          <w:rPr>
            <w:color w:val="FF0000"/>
          </w:rPr>
          <w:t xml:space="preserve">finalmente um documento </w:t>
        </w:r>
        <w:proofErr w:type="spellStart"/>
        <w:r w:rsidR="006B2D12">
          <w:rPr>
            <w:color w:val="FF0000"/>
          </w:rPr>
          <w:t>esclarencendo</w:t>
        </w:r>
        <w:proofErr w:type="spellEnd"/>
        <w:r w:rsidR="006B2D12">
          <w:rPr>
            <w:color w:val="FF0000"/>
          </w:rPr>
          <w:t xml:space="preserve"> a qualidade de todos os entregáveis, para acompanhamento e avaliação do Gerente d</w:t>
        </w:r>
      </w:ins>
      <w:ins w:id="1055" w:author="User" w:date="2015-04-04T20:06:00Z">
        <w:r w:rsidR="006B2D12">
          <w:rPr>
            <w:color w:val="FF0000"/>
          </w:rPr>
          <w:t xml:space="preserve">e </w:t>
        </w:r>
        <w:proofErr w:type="gramStart"/>
        <w:r w:rsidR="006B2D12">
          <w:rPr>
            <w:color w:val="FF0000"/>
          </w:rPr>
          <w:t>Projeto.</w:t>
        </w:r>
      </w:ins>
      <w:proofErr w:type="gramEnd"/>
      <w:del w:id="1056" w:author="User" w:date="2015-04-04T20:03:00Z">
        <w:r w:rsidR="00302A9D" w:rsidDel="006B2D12">
          <w:rPr>
            <w:color w:val="FF0000"/>
          </w:rPr>
          <w:delText xml:space="preserve">Descrever de forma genérica os objetivos do Grupo de Processos de PLANEJAMENTO </w:delText>
        </w:r>
        <w:r w:rsidR="00302A9D" w:rsidDel="006B2D12">
          <w:rPr>
            <w:color w:val="FF0000"/>
          </w:rPr>
          <w:lastRenderedPageBreak/>
          <w:delText xml:space="preserve">do PMBOK 2008. Descrever </w:delText>
        </w:r>
        <w:r w:rsidR="00302A9D" w:rsidRPr="00C93F19" w:rsidDel="006B2D12">
          <w:rPr>
            <w:color w:val="FF0000"/>
            <w:u w:val="single"/>
          </w:rPr>
          <w:delText>quando</w:delText>
        </w:r>
        <w:r w:rsidR="00302A9D" w:rsidDel="006B2D12">
          <w:rPr>
            <w:color w:val="FF0000"/>
          </w:rPr>
          <w:delText xml:space="preserve"> e </w:delText>
        </w:r>
        <w:r w:rsidR="00302A9D" w:rsidRPr="00C93F19" w:rsidDel="006B2D12">
          <w:rPr>
            <w:color w:val="FF0000"/>
            <w:u w:val="single"/>
          </w:rPr>
          <w:delText>como</w:delText>
        </w:r>
        <w:r w:rsidR="00302A9D" w:rsidDel="006B2D12">
          <w:rPr>
            <w:color w:val="FF0000"/>
          </w:rPr>
          <w:delText xml:space="preserve"> os Processos deste Grupo foram executados, destacando </w:delText>
        </w:r>
        <w:r w:rsidR="00240627" w:rsidDel="006B2D12">
          <w:rPr>
            <w:color w:val="FF0000"/>
          </w:rPr>
          <w:delText>o</w:delText>
        </w:r>
        <w:r w:rsidR="00E3716E" w:rsidDel="006B2D12">
          <w:rPr>
            <w:color w:val="FF0000"/>
          </w:rPr>
          <w:delText xml:space="preserve">PLANO DE GERENCIAMENTO DO PROJETO </w:delText>
        </w:r>
        <w:r w:rsidR="00EA3155" w:rsidDel="006B2D12">
          <w:rPr>
            <w:color w:val="FF0000"/>
          </w:rPr>
          <w:delText xml:space="preserve">e </w:delText>
        </w:r>
        <w:r w:rsidR="00240627" w:rsidDel="006B2D12">
          <w:rPr>
            <w:color w:val="FF0000"/>
          </w:rPr>
          <w:delText xml:space="preserve">a </w:delText>
        </w:r>
        <w:r w:rsidR="00E3716E" w:rsidDel="006B2D12">
          <w:rPr>
            <w:color w:val="FF0000"/>
          </w:rPr>
          <w:delText>DECLARAÇÃO DO ESCOPO</w:delText>
        </w:r>
        <w:r w:rsidR="00302A9D" w:rsidDel="006B2D12">
          <w:rPr>
            <w:color w:val="FF0000"/>
          </w:rPr>
          <w:delText>.</w:delText>
        </w:r>
      </w:del>
    </w:p>
    <w:p w:rsidR="00EA3155" w:rsidRPr="009D3DB6" w:rsidDel="006B2D12" w:rsidRDefault="00EA3155" w:rsidP="00EA3155">
      <w:pPr>
        <w:rPr>
          <w:del w:id="1057" w:author="User" w:date="2015-04-04T20:03:00Z"/>
          <w:color w:val="0070C0"/>
        </w:rPr>
      </w:pPr>
    </w:p>
    <w:p w:rsidR="00EA3155" w:rsidDel="00C31F87" w:rsidRDefault="0080198C" w:rsidP="00EA3155">
      <w:pPr>
        <w:pStyle w:val="Ttulo3"/>
        <w:rPr>
          <w:del w:id="1058" w:author="User" w:date="2015-04-04T20:03:00Z"/>
        </w:rPr>
      </w:pPr>
      <w:bookmarkStart w:id="1059" w:name="_Toc416018460"/>
      <w:del w:id="1060" w:author="User" w:date="2015-04-04T20:03:00Z">
        <w:r w:rsidDel="006B2D12">
          <w:delText xml:space="preserve">DECLARAÇÃO DO </w:delText>
        </w:r>
        <w:r w:rsidR="00EA3155" w:rsidDel="006B2D12">
          <w:delText>ESCOPO</w:delText>
        </w:r>
        <w:bookmarkEnd w:id="1059"/>
      </w:del>
    </w:p>
    <w:p w:rsidR="00C31F87" w:rsidRDefault="00C31F87" w:rsidP="00C31F87">
      <w:pPr>
        <w:pStyle w:val="Ttulo3"/>
        <w:rPr>
          <w:ins w:id="1061" w:author="User" w:date="2015-04-04T20:12:00Z"/>
        </w:rPr>
      </w:pPr>
      <w:bookmarkStart w:id="1062" w:name="_Toc416018461"/>
      <w:ins w:id="1063" w:author="User" w:date="2015-04-04T20:11:00Z">
        <w:r>
          <w:t>DECLARAÇÃO DO ESCOPO</w:t>
        </w:r>
      </w:ins>
      <w:bookmarkEnd w:id="1062"/>
    </w:p>
    <w:p w:rsidR="00C31F87" w:rsidRDefault="00441F71" w:rsidP="00C31F87">
      <w:pPr>
        <w:rPr>
          <w:ins w:id="1064" w:author="User" w:date="2015-04-04T20:12:00Z"/>
        </w:rPr>
      </w:pPr>
      <w:ins w:id="1065" w:author="User" w:date="2015-04-05T17:46:00Z">
        <w:r>
          <w:t>2.2.1.</w:t>
        </w:r>
      </w:ins>
      <w:ins w:id="1066" w:author="User" w:date="2015-04-04T20:12:00Z">
        <w:r w:rsidR="00C31F87">
          <w:t>1.</w:t>
        </w:r>
        <w:r w:rsidR="00C31F87">
          <w:tab/>
          <w:t>ESCOPO DO PROJETO</w:t>
        </w:r>
      </w:ins>
    </w:p>
    <w:p w:rsidR="00C31F87" w:rsidRDefault="00C31F87" w:rsidP="00C31F87">
      <w:pPr>
        <w:rPr>
          <w:ins w:id="1067" w:author="User" w:date="2015-04-04T20:12:00Z"/>
        </w:rPr>
      </w:pPr>
      <w:ins w:id="1068" w:author="User" w:date="2015-04-04T20:12:00Z">
        <w:r>
          <w:t>Abaixo segue a descrição das Atividades e Subatividades que serão executadas pela equipe do Projeto de modo a se atingir os Objetivos do Projeto</w:t>
        </w:r>
      </w:ins>
    </w:p>
    <w:p w:rsidR="00C31F87" w:rsidRDefault="00C31F87" w:rsidP="00C31F87">
      <w:pPr>
        <w:rPr>
          <w:ins w:id="1069" w:author="User" w:date="2015-04-04T20:12:00Z"/>
        </w:rPr>
      </w:pPr>
    </w:p>
    <w:p w:rsidR="00C31F87" w:rsidRDefault="00441F71" w:rsidP="00C31F87">
      <w:pPr>
        <w:rPr>
          <w:ins w:id="1070" w:author="User" w:date="2015-04-04T20:12:00Z"/>
        </w:rPr>
      </w:pPr>
      <w:ins w:id="1071" w:author="User" w:date="2015-04-05T17:46:00Z">
        <w:r>
          <w:t>2.1.1.</w:t>
        </w:r>
      </w:ins>
      <w:ins w:id="1072" w:author="User" w:date="2015-04-04T20:12:00Z">
        <w:r w:rsidR="00C31F87">
          <w:t>1.</w:t>
        </w:r>
        <w:r w:rsidR="00C31F87">
          <w:tab/>
          <w:t xml:space="preserve">Desenvolvimento do Sistema </w:t>
        </w:r>
      </w:ins>
    </w:p>
    <w:p w:rsidR="00C31F87" w:rsidRDefault="00441F71" w:rsidP="00C31F87">
      <w:pPr>
        <w:rPr>
          <w:ins w:id="1073" w:author="User" w:date="2015-04-04T20:12:00Z"/>
        </w:rPr>
      </w:pPr>
      <w:ins w:id="1074" w:author="User" w:date="2015-04-05T17:46:00Z">
        <w:r>
          <w:t>2.1.</w:t>
        </w:r>
      </w:ins>
      <w:ins w:id="1075" w:author="User" w:date="2015-04-04T20:12:00Z">
        <w:r w:rsidR="00C31F87">
          <w:t>1.1.1</w:t>
        </w:r>
        <w:r w:rsidR="00C31F87">
          <w:tab/>
          <w:t>Cadastro de Usuário</w:t>
        </w:r>
      </w:ins>
    </w:p>
    <w:p w:rsidR="00C31F87" w:rsidRDefault="00C31F87" w:rsidP="00C31F87">
      <w:pPr>
        <w:rPr>
          <w:ins w:id="1076" w:author="User" w:date="2015-04-04T20:12:00Z"/>
        </w:rPr>
      </w:pPr>
      <w:ins w:id="1077" w:author="User" w:date="2015-04-04T20:12:00Z">
        <w:r>
          <w:t>Deve permitir o acesso às páginas Web, de acordo com o perfil do usuário, (secretaria, professor, aluno, responsável, gestor) aos quais incluem atributos como:</w:t>
        </w:r>
      </w:ins>
    </w:p>
    <w:p w:rsidR="00C31F87" w:rsidRDefault="00C31F87" w:rsidP="00C31F87">
      <w:pPr>
        <w:rPr>
          <w:ins w:id="1078" w:author="User" w:date="2015-04-04T20:12:00Z"/>
        </w:rPr>
      </w:pPr>
      <w:ins w:id="1079" w:author="User" w:date="2015-04-04T20:12:00Z">
        <w:r>
          <w:t>•</w:t>
        </w:r>
        <w:r>
          <w:tab/>
        </w:r>
        <w:proofErr w:type="spellStart"/>
        <w:r>
          <w:t>Login</w:t>
        </w:r>
        <w:proofErr w:type="spellEnd"/>
      </w:ins>
    </w:p>
    <w:p w:rsidR="00C31F87" w:rsidRDefault="00C31F87" w:rsidP="00C31F87">
      <w:pPr>
        <w:rPr>
          <w:ins w:id="1080" w:author="User" w:date="2015-04-04T20:12:00Z"/>
        </w:rPr>
      </w:pPr>
      <w:ins w:id="1081" w:author="User" w:date="2015-04-04T20:12:00Z">
        <w:r>
          <w:t>•</w:t>
        </w:r>
        <w:r>
          <w:tab/>
          <w:t>Senha</w:t>
        </w:r>
      </w:ins>
    </w:p>
    <w:p w:rsidR="00C31F87" w:rsidRDefault="00C31F87" w:rsidP="00C31F87">
      <w:pPr>
        <w:rPr>
          <w:ins w:id="1082" w:author="User" w:date="2015-04-04T20:12:00Z"/>
        </w:rPr>
      </w:pPr>
      <w:ins w:id="1083" w:author="User" w:date="2015-04-04T20:12:00Z">
        <w:r>
          <w:t>•</w:t>
        </w:r>
        <w:r>
          <w:tab/>
          <w:t>Perfil (Secretaria, Professor, Aluno, Responsável, Gestor</w:t>
        </w:r>
        <w:proofErr w:type="gramStart"/>
        <w:r>
          <w:t>)</w:t>
        </w:r>
        <w:proofErr w:type="gramEnd"/>
      </w:ins>
    </w:p>
    <w:p w:rsidR="00C31F87" w:rsidRDefault="00C31F87" w:rsidP="00C31F87">
      <w:pPr>
        <w:rPr>
          <w:ins w:id="1084" w:author="User" w:date="2015-04-04T20:12:00Z"/>
        </w:rPr>
      </w:pPr>
      <w:ins w:id="1085" w:author="User" w:date="2015-04-04T20:12:00Z">
        <w:r>
          <w:t>•</w:t>
        </w:r>
        <w:r>
          <w:tab/>
          <w:t>Nome</w:t>
        </w:r>
      </w:ins>
    </w:p>
    <w:p w:rsidR="00C31F87" w:rsidRDefault="00C31F87" w:rsidP="00C31F87">
      <w:pPr>
        <w:rPr>
          <w:ins w:id="1086" w:author="User" w:date="2015-04-04T20:12:00Z"/>
        </w:rPr>
      </w:pPr>
      <w:ins w:id="1087" w:author="User" w:date="2015-04-04T20:12:00Z">
        <w:r>
          <w:t>•</w:t>
        </w:r>
        <w:r>
          <w:tab/>
          <w:t>Sobrenome</w:t>
        </w:r>
      </w:ins>
    </w:p>
    <w:p w:rsidR="00C31F87" w:rsidRDefault="00C31F87" w:rsidP="00C31F87">
      <w:pPr>
        <w:rPr>
          <w:ins w:id="1088" w:author="User" w:date="2015-04-04T20:12:00Z"/>
        </w:rPr>
      </w:pPr>
      <w:ins w:id="1089" w:author="User" w:date="2015-04-04T20:12:00Z">
        <w:r>
          <w:t>•</w:t>
        </w:r>
        <w:r>
          <w:tab/>
          <w:t>Data de nascimento</w:t>
        </w:r>
      </w:ins>
    </w:p>
    <w:p w:rsidR="00C31F87" w:rsidRDefault="00C31F87" w:rsidP="00C31F87">
      <w:pPr>
        <w:rPr>
          <w:ins w:id="1090" w:author="User" w:date="2015-04-04T20:12:00Z"/>
        </w:rPr>
      </w:pPr>
      <w:ins w:id="1091" w:author="User" w:date="2015-04-04T20:12:00Z">
        <w:r>
          <w:t>•</w:t>
        </w:r>
        <w:r>
          <w:tab/>
          <w:t>Sexo</w:t>
        </w:r>
      </w:ins>
    </w:p>
    <w:p w:rsidR="00C31F87" w:rsidRDefault="00C31F87" w:rsidP="00C31F87">
      <w:pPr>
        <w:rPr>
          <w:ins w:id="1092" w:author="User" w:date="2015-04-04T20:12:00Z"/>
        </w:rPr>
      </w:pPr>
      <w:ins w:id="1093" w:author="User" w:date="2015-04-04T20:12:00Z">
        <w:r>
          <w:t>•</w:t>
        </w:r>
        <w:r>
          <w:tab/>
          <w:t>Email</w:t>
        </w:r>
      </w:ins>
    </w:p>
    <w:p w:rsidR="00C31F87" w:rsidRDefault="00C31F87" w:rsidP="00C31F87">
      <w:pPr>
        <w:rPr>
          <w:ins w:id="1094" w:author="User" w:date="2015-04-04T20:12:00Z"/>
        </w:rPr>
      </w:pPr>
      <w:ins w:id="1095" w:author="User" w:date="2015-04-04T20:12:00Z">
        <w:r>
          <w:t>•</w:t>
        </w:r>
        <w:r>
          <w:tab/>
          <w:t>Endereço</w:t>
        </w:r>
      </w:ins>
    </w:p>
    <w:p w:rsidR="00C31F87" w:rsidRDefault="00C31F87" w:rsidP="00C31F87">
      <w:pPr>
        <w:rPr>
          <w:ins w:id="1096" w:author="User" w:date="2015-04-04T20:12:00Z"/>
        </w:rPr>
      </w:pPr>
      <w:ins w:id="1097" w:author="User" w:date="2015-04-04T20:12:00Z">
        <w:r>
          <w:t>•</w:t>
        </w:r>
        <w:r>
          <w:tab/>
          <w:t>Status (Ativo/Inativo)</w:t>
        </w:r>
      </w:ins>
    </w:p>
    <w:p w:rsidR="00C31F87" w:rsidRDefault="00C31F87" w:rsidP="00C31F87">
      <w:pPr>
        <w:rPr>
          <w:ins w:id="1098" w:author="User" w:date="2015-04-04T20:12:00Z"/>
        </w:rPr>
      </w:pPr>
      <w:ins w:id="1099" w:author="User" w:date="2015-04-04T20:12:00Z">
        <w:r>
          <w:t>•</w:t>
        </w:r>
        <w:r>
          <w:tab/>
          <w:t>Foto</w:t>
        </w:r>
      </w:ins>
    </w:p>
    <w:p w:rsidR="00C31F87" w:rsidRDefault="00C31F87" w:rsidP="00C31F87">
      <w:pPr>
        <w:rPr>
          <w:ins w:id="1100" w:author="User" w:date="2015-04-04T20:12:00Z"/>
        </w:rPr>
      </w:pPr>
      <w:ins w:id="1101" w:author="User" w:date="2015-04-04T20:12:00Z">
        <w:r>
          <w:t>•</w:t>
        </w:r>
        <w:r>
          <w:tab/>
          <w:t>CPF</w:t>
        </w:r>
      </w:ins>
    </w:p>
    <w:p w:rsidR="00C31F87" w:rsidRDefault="00C31F87" w:rsidP="00C31F87">
      <w:pPr>
        <w:rPr>
          <w:ins w:id="1102" w:author="User" w:date="2015-04-04T20:12:00Z"/>
        </w:rPr>
      </w:pPr>
      <w:ins w:id="1103" w:author="User" w:date="2015-04-04T20:12:00Z">
        <w:r>
          <w:t>•</w:t>
        </w:r>
        <w:r>
          <w:tab/>
          <w:t>RG</w:t>
        </w:r>
      </w:ins>
    </w:p>
    <w:p w:rsidR="00C31F87" w:rsidRDefault="00C31F87" w:rsidP="00C31F87">
      <w:pPr>
        <w:rPr>
          <w:ins w:id="1104" w:author="User" w:date="2015-04-04T20:12:00Z"/>
        </w:rPr>
      </w:pPr>
      <w:ins w:id="1105" w:author="User" w:date="2015-04-04T20:12:00Z">
        <w:r>
          <w:t>•</w:t>
        </w:r>
        <w:r>
          <w:tab/>
          <w:t xml:space="preserve">Data de ingresso </w:t>
        </w:r>
      </w:ins>
    </w:p>
    <w:p w:rsidR="00C31F87" w:rsidRDefault="00C31F87" w:rsidP="00C31F87">
      <w:pPr>
        <w:rPr>
          <w:ins w:id="1106" w:author="User" w:date="2015-04-04T20:12:00Z"/>
        </w:rPr>
      </w:pPr>
      <w:ins w:id="1107" w:author="User" w:date="2015-04-04T20:12:00Z">
        <w:r>
          <w:t>•</w:t>
        </w:r>
        <w:r>
          <w:tab/>
          <w:t>Data de saída</w:t>
        </w:r>
      </w:ins>
    </w:p>
    <w:p w:rsidR="00C31F87" w:rsidRDefault="00C31F87" w:rsidP="00C31F87">
      <w:pPr>
        <w:rPr>
          <w:ins w:id="1108" w:author="User" w:date="2015-04-04T20:12:00Z"/>
        </w:rPr>
      </w:pPr>
    </w:p>
    <w:p w:rsidR="00C31F87" w:rsidRDefault="00C31F87" w:rsidP="00C31F87">
      <w:pPr>
        <w:rPr>
          <w:ins w:id="1109" w:author="User" w:date="2015-04-04T20:12:00Z"/>
        </w:rPr>
      </w:pPr>
    </w:p>
    <w:p w:rsidR="00C31F87" w:rsidRDefault="00441F71" w:rsidP="00C31F87">
      <w:pPr>
        <w:rPr>
          <w:ins w:id="1110" w:author="User" w:date="2015-04-04T20:12:00Z"/>
        </w:rPr>
      </w:pPr>
      <w:ins w:id="1111" w:author="User" w:date="2015-04-05T17:47:00Z">
        <w:r>
          <w:lastRenderedPageBreak/>
          <w:t>2.1.1.</w:t>
        </w:r>
      </w:ins>
      <w:ins w:id="1112" w:author="User" w:date="2015-04-04T20:12:00Z">
        <w:r w:rsidR="00C31F87">
          <w:t>1.1.2</w:t>
        </w:r>
        <w:r w:rsidR="00C31F87">
          <w:tab/>
          <w:t xml:space="preserve">Cadastro de Aluno – </w:t>
        </w:r>
        <w:proofErr w:type="gramStart"/>
        <w:r w:rsidR="00C31F87">
          <w:t>Formulário de Alunos que serve para cadastrar os dados de alunos a serem matriculados, que herdam atributos do Cadastro de Usuário aos quais são designados com o Perfil Aluno</w:t>
        </w:r>
        <w:proofErr w:type="gramEnd"/>
        <w:r w:rsidR="00C31F87">
          <w:t xml:space="preserve"> que devem incluir itens como:</w:t>
        </w:r>
      </w:ins>
    </w:p>
    <w:p w:rsidR="00C31F87" w:rsidRDefault="00C31F87" w:rsidP="00C31F87">
      <w:pPr>
        <w:rPr>
          <w:ins w:id="1113" w:author="User" w:date="2015-04-04T20:12:00Z"/>
        </w:rPr>
      </w:pPr>
      <w:ins w:id="1114" w:author="User" w:date="2015-04-04T20:12:00Z">
        <w:r>
          <w:t>•</w:t>
        </w:r>
        <w:r>
          <w:tab/>
          <w:t>Responsável (pai, mãe ou responsável por matricula-lo</w:t>
        </w:r>
        <w:proofErr w:type="gramStart"/>
        <w:r>
          <w:t>)</w:t>
        </w:r>
        <w:proofErr w:type="gramEnd"/>
      </w:ins>
    </w:p>
    <w:p w:rsidR="00C31F87" w:rsidRDefault="00C31F87" w:rsidP="00C31F87">
      <w:pPr>
        <w:rPr>
          <w:ins w:id="1115" w:author="User" w:date="2015-04-04T20:12:00Z"/>
        </w:rPr>
      </w:pPr>
      <w:ins w:id="1116" w:author="User" w:date="2015-04-04T20:12:00Z">
        <w:r>
          <w:t>•</w:t>
        </w:r>
        <w:r>
          <w:tab/>
          <w:t xml:space="preserve">Escola anterior (se houver), caso seja aluno novo deve estar em </w:t>
        </w:r>
        <w:proofErr w:type="gramStart"/>
        <w:r>
          <w:t>branco</w:t>
        </w:r>
        <w:proofErr w:type="gramEnd"/>
      </w:ins>
    </w:p>
    <w:p w:rsidR="00C31F87" w:rsidRDefault="00C31F87" w:rsidP="00C31F87">
      <w:pPr>
        <w:rPr>
          <w:ins w:id="1117" w:author="User" w:date="2015-04-04T20:12:00Z"/>
        </w:rPr>
      </w:pPr>
      <w:ins w:id="1118" w:author="User" w:date="2015-04-04T20:12:00Z">
        <w:r>
          <w:t>•</w:t>
        </w:r>
        <w:r>
          <w:tab/>
          <w:t xml:space="preserve">Série anterior, caso seja aluno novo deve estar em </w:t>
        </w:r>
        <w:proofErr w:type="gramStart"/>
        <w:r>
          <w:t>branco</w:t>
        </w:r>
        <w:proofErr w:type="gramEnd"/>
      </w:ins>
    </w:p>
    <w:p w:rsidR="00C31F87" w:rsidRDefault="00C31F87" w:rsidP="00C31F87">
      <w:pPr>
        <w:rPr>
          <w:ins w:id="1119" w:author="User" w:date="2015-04-04T20:12:00Z"/>
        </w:rPr>
      </w:pPr>
      <w:ins w:id="1120" w:author="User" w:date="2015-04-04T20:12:00Z">
        <w:r>
          <w:t>•</w:t>
        </w:r>
        <w:r>
          <w:tab/>
          <w:t>Escola atual</w:t>
        </w:r>
      </w:ins>
    </w:p>
    <w:p w:rsidR="00C31F87" w:rsidRDefault="00C31F87" w:rsidP="00C31F87">
      <w:pPr>
        <w:rPr>
          <w:ins w:id="1121" w:author="User" w:date="2015-04-04T20:12:00Z"/>
        </w:rPr>
      </w:pPr>
      <w:ins w:id="1122" w:author="User" w:date="2015-04-04T20:12:00Z">
        <w:r>
          <w:t>•</w:t>
        </w:r>
        <w:r>
          <w:tab/>
          <w:t>Série atual</w:t>
        </w:r>
      </w:ins>
    </w:p>
    <w:p w:rsidR="00C31F87" w:rsidRDefault="00C31F87" w:rsidP="00C31F87">
      <w:pPr>
        <w:rPr>
          <w:ins w:id="1123" w:author="User" w:date="2015-04-04T20:12:00Z"/>
        </w:rPr>
      </w:pPr>
    </w:p>
    <w:p w:rsidR="00C31F87" w:rsidRDefault="00441F71" w:rsidP="00C31F87">
      <w:pPr>
        <w:rPr>
          <w:ins w:id="1124" w:author="User" w:date="2015-04-04T20:12:00Z"/>
        </w:rPr>
      </w:pPr>
      <w:ins w:id="1125" w:author="User" w:date="2015-04-05T17:47:00Z">
        <w:r>
          <w:t>2.1.1.</w:t>
        </w:r>
      </w:ins>
      <w:ins w:id="1126" w:author="User" w:date="2015-04-04T20:12:00Z">
        <w:r w:rsidR="00C31F87">
          <w:t>1.1.3</w:t>
        </w:r>
        <w:r w:rsidR="00C31F87">
          <w:tab/>
          <w:t>Cadastro de Professor – Formulário de professores que serve para cadastrar os dados de professores, que herdam atributos do Cadastro de Usuário aos quais são designados com o Perfil Professor que devem incluir itens como:</w:t>
        </w:r>
      </w:ins>
    </w:p>
    <w:p w:rsidR="00C31F87" w:rsidRDefault="00C31F87" w:rsidP="00C31F87">
      <w:pPr>
        <w:rPr>
          <w:ins w:id="1127" w:author="User" w:date="2015-04-04T20:12:00Z"/>
        </w:rPr>
      </w:pPr>
      <w:ins w:id="1128" w:author="User" w:date="2015-04-04T20:12:00Z">
        <w:r>
          <w:t>•</w:t>
        </w:r>
        <w:r>
          <w:tab/>
          <w:t>Formação acadêmica: (Licenciatura, Bacharelado), instituição, ano de conclusão.</w:t>
        </w:r>
      </w:ins>
    </w:p>
    <w:p w:rsidR="00C31F87" w:rsidRDefault="00C31F87" w:rsidP="00C31F87">
      <w:pPr>
        <w:rPr>
          <w:ins w:id="1129" w:author="User" w:date="2015-04-04T20:12:00Z"/>
        </w:rPr>
      </w:pPr>
    </w:p>
    <w:p w:rsidR="00C31F87" w:rsidRDefault="00C31F87" w:rsidP="00C31F87">
      <w:pPr>
        <w:rPr>
          <w:ins w:id="1130" w:author="User" w:date="2015-04-04T20:12:00Z"/>
        </w:rPr>
      </w:pPr>
    </w:p>
    <w:p w:rsidR="00C31F87" w:rsidRDefault="00441F71" w:rsidP="00C31F87">
      <w:pPr>
        <w:rPr>
          <w:ins w:id="1131" w:author="User" w:date="2015-04-04T20:12:00Z"/>
        </w:rPr>
      </w:pPr>
      <w:ins w:id="1132" w:author="User" w:date="2015-04-05T17:47:00Z">
        <w:r>
          <w:t>2.1.1.</w:t>
        </w:r>
      </w:ins>
      <w:ins w:id="1133" w:author="User" w:date="2015-04-04T20:12:00Z">
        <w:r w:rsidR="00C31F87">
          <w:t>1.1.4</w:t>
        </w:r>
        <w:r w:rsidR="00C31F87">
          <w:tab/>
          <w:t>Cadastro de Gestor – Formulário de gestores que serve para cadastrar os dados dos gestores, que herdam atributos do Cadastro de Usuário aos quais são designados com o Perfil Gestor que devem incluir itens como:</w:t>
        </w:r>
      </w:ins>
    </w:p>
    <w:p w:rsidR="00C31F87" w:rsidRDefault="00C31F87" w:rsidP="00C31F87">
      <w:pPr>
        <w:rPr>
          <w:ins w:id="1134" w:author="User" w:date="2015-04-04T20:12:00Z"/>
        </w:rPr>
      </w:pPr>
      <w:ins w:id="1135" w:author="User" w:date="2015-04-04T20:12:00Z">
        <w:r>
          <w:t>•</w:t>
        </w:r>
        <w:r>
          <w:tab/>
          <w:t>Formação acadêmica (Bacharelado, Mestrado, Doutorado), instituição, ano de conclusão.</w:t>
        </w:r>
      </w:ins>
    </w:p>
    <w:p w:rsidR="00C31F87" w:rsidRDefault="00C31F87" w:rsidP="00C31F87">
      <w:pPr>
        <w:rPr>
          <w:ins w:id="1136" w:author="User" w:date="2015-04-04T20:12:00Z"/>
        </w:rPr>
      </w:pPr>
    </w:p>
    <w:p w:rsidR="00C31F87" w:rsidRDefault="00C31F87" w:rsidP="00C31F87">
      <w:pPr>
        <w:rPr>
          <w:ins w:id="1137" w:author="User" w:date="2015-04-04T20:12:00Z"/>
        </w:rPr>
      </w:pPr>
    </w:p>
    <w:p w:rsidR="00C31F87" w:rsidRDefault="00441F71" w:rsidP="00C31F87">
      <w:pPr>
        <w:rPr>
          <w:ins w:id="1138" w:author="User" w:date="2015-04-04T20:12:00Z"/>
        </w:rPr>
      </w:pPr>
      <w:ins w:id="1139" w:author="User" w:date="2015-04-05T17:47:00Z">
        <w:r>
          <w:t>2.1.1.</w:t>
        </w:r>
      </w:ins>
      <w:ins w:id="1140" w:author="User" w:date="2015-04-04T20:12:00Z">
        <w:r w:rsidR="00C31F87">
          <w:t>1.1.5</w:t>
        </w:r>
        <w:r w:rsidR="00C31F87">
          <w:tab/>
          <w:t>Cadastro de Responsável – Formulário de pais e o/ou responsável</w:t>
        </w:r>
        <w:proofErr w:type="gramStart"/>
        <w:r w:rsidR="00C31F87">
          <w:t>, serve</w:t>
        </w:r>
        <w:proofErr w:type="gramEnd"/>
        <w:r w:rsidR="00C31F87">
          <w:t xml:space="preserve"> para relacionar os responsáveis aos alunos matriculados, herdam atributos Cadastro de Usuário aos quais são designados com o Perfil Responsável que devem incluir itens como:</w:t>
        </w:r>
      </w:ins>
    </w:p>
    <w:p w:rsidR="00C31F87" w:rsidRDefault="00C31F87" w:rsidP="00C31F87">
      <w:pPr>
        <w:rPr>
          <w:ins w:id="1141" w:author="User" w:date="2015-04-04T20:12:00Z"/>
        </w:rPr>
      </w:pPr>
      <w:ins w:id="1142" w:author="User" w:date="2015-04-04T20:12:00Z">
        <w:r>
          <w:t>•</w:t>
        </w:r>
        <w:r>
          <w:tab/>
          <w:t>Situação atual (Adimplente/Inadimplente)</w:t>
        </w:r>
      </w:ins>
    </w:p>
    <w:p w:rsidR="00C31F87" w:rsidRDefault="00C31F87" w:rsidP="00C31F87">
      <w:pPr>
        <w:rPr>
          <w:ins w:id="1143" w:author="User" w:date="2015-04-04T20:12:00Z"/>
        </w:rPr>
      </w:pPr>
    </w:p>
    <w:p w:rsidR="00C31F87" w:rsidRDefault="00441F71" w:rsidP="00C31F87">
      <w:pPr>
        <w:rPr>
          <w:ins w:id="1144" w:author="User" w:date="2015-04-04T20:12:00Z"/>
        </w:rPr>
      </w:pPr>
      <w:ins w:id="1145" w:author="User" w:date="2015-04-05T17:47:00Z">
        <w:r>
          <w:t>2.1.1.</w:t>
        </w:r>
      </w:ins>
      <w:ins w:id="1146" w:author="User" w:date="2015-04-04T20:12:00Z">
        <w:r w:rsidR="00C31F87">
          <w:t>1.1.6</w:t>
        </w:r>
        <w:r w:rsidR="00C31F87">
          <w:tab/>
          <w:t>Cadastro de Secretária – Formulário de secretária que serve para cadastrar os dados da secretária, que herdam atributos do Cadastro de Usuário aos quais são designados com o Perfil Secretária que devem incluir itens como:</w:t>
        </w:r>
      </w:ins>
    </w:p>
    <w:p w:rsidR="00C31F87" w:rsidRDefault="00C31F87" w:rsidP="00C31F87">
      <w:pPr>
        <w:rPr>
          <w:ins w:id="1147" w:author="User" w:date="2015-04-04T20:12:00Z"/>
        </w:rPr>
      </w:pPr>
      <w:ins w:id="1148" w:author="User" w:date="2015-04-04T20:12:00Z">
        <w:r>
          <w:t>•</w:t>
        </w:r>
        <w:r>
          <w:tab/>
          <w:t>Experiência anterior (entidade)</w:t>
        </w:r>
      </w:ins>
    </w:p>
    <w:p w:rsidR="00C31F87" w:rsidRDefault="00C31F87" w:rsidP="00C31F87">
      <w:pPr>
        <w:rPr>
          <w:ins w:id="1149" w:author="User" w:date="2015-04-04T20:12:00Z"/>
        </w:rPr>
      </w:pPr>
      <w:ins w:id="1150" w:author="User" w:date="2015-04-04T20:12:00Z">
        <w:r>
          <w:t>•</w:t>
        </w:r>
        <w:r>
          <w:tab/>
          <w:t>Experiência na área estudantil (mês)</w:t>
        </w:r>
      </w:ins>
    </w:p>
    <w:p w:rsidR="00C31F87" w:rsidRDefault="00C31F87" w:rsidP="00C31F87">
      <w:pPr>
        <w:rPr>
          <w:ins w:id="1151" w:author="User" w:date="2015-04-04T20:12:00Z"/>
        </w:rPr>
      </w:pPr>
      <w:ins w:id="1152" w:author="User" w:date="2015-04-04T20:12:00Z">
        <w:r>
          <w:t>•</w:t>
        </w:r>
        <w:r>
          <w:tab/>
          <w:t>Formação Acadêmica (Licenciatura, Bacharelado), instituição, ano de conclusão.</w:t>
        </w:r>
      </w:ins>
    </w:p>
    <w:p w:rsidR="00C31F87" w:rsidRDefault="00C31F87" w:rsidP="00C31F87">
      <w:pPr>
        <w:rPr>
          <w:ins w:id="1153" w:author="User" w:date="2015-04-04T20:12:00Z"/>
        </w:rPr>
      </w:pPr>
    </w:p>
    <w:p w:rsidR="00C31F87" w:rsidRDefault="00C31F87" w:rsidP="00C31F87">
      <w:pPr>
        <w:rPr>
          <w:ins w:id="1154" w:author="User" w:date="2015-04-04T20:12:00Z"/>
        </w:rPr>
      </w:pPr>
    </w:p>
    <w:p w:rsidR="00C31F87" w:rsidRDefault="00441F71" w:rsidP="00C31F87">
      <w:pPr>
        <w:rPr>
          <w:ins w:id="1155" w:author="User" w:date="2015-04-04T20:12:00Z"/>
        </w:rPr>
      </w:pPr>
      <w:ins w:id="1156" w:author="User" w:date="2015-04-05T17:47:00Z">
        <w:r>
          <w:lastRenderedPageBreak/>
          <w:t>2</w:t>
        </w:r>
      </w:ins>
      <w:ins w:id="1157" w:author="User" w:date="2015-04-05T17:48:00Z">
        <w:r>
          <w:t>.1.1.</w:t>
        </w:r>
      </w:ins>
      <w:ins w:id="1158" w:author="User" w:date="2015-04-04T20:12:00Z">
        <w:r w:rsidR="00C31F87">
          <w:t>1.1.7</w:t>
        </w:r>
        <w:r w:rsidR="00C31F87">
          <w:tab/>
          <w:t xml:space="preserve">Cadastro de turmas – Formulário designado para o cadastro de turmas. </w:t>
        </w:r>
      </w:ins>
    </w:p>
    <w:p w:rsidR="00C31F87" w:rsidRDefault="00C31F87" w:rsidP="00C31F87">
      <w:pPr>
        <w:rPr>
          <w:ins w:id="1159" w:author="User" w:date="2015-04-04T20:12:00Z"/>
        </w:rPr>
      </w:pPr>
      <w:ins w:id="1160" w:author="User" w:date="2015-04-04T20:12:00Z">
        <w:r>
          <w:t>•</w:t>
        </w:r>
        <w:r>
          <w:tab/>
          <w:t>Identificador da turma (</w:t>
        </w:r>
        <w:proofErr w:type="spellStart"/>
        <w:proofErr w:type="gramStart"/>
        <w:r>
          <w:t>idTurma</w:t>
        </w:r>
        <w:proofErr w:type="spellEnd"/>
        <w:proofErr w:type="gramEnd"/>
        <w:r>
          <w:t>)</w:t>
        </w:r>
      </w:ins>
    </w:p>
    <w:p w:rsidR="00C31F87" w:rsidRDefault="00C31F87" w:rsidP="00C31F87">
      <w:pPr>
        <w:rPr>
          <w:ins w:id="1161" w:author="User" w:date="2015-04-04T20:12:00Z"/>
        </w:rPr>
      </w:pPr>
      <w:ins w:id="1162" w:author="User" w:date="2015-04-04T20:12:00Z">
        <w:r>
          <w:t>•</w:t>
        </w:r>
        <w:r>
          <w:tab/>
          <w:t>Série</w:t>
        </w:r>
      </w:ins>
    </w:p>
    <w:p w:rsidR="00C31F87" w:rsidRDefault="00C31F87" w:rsidP="00C31F87">
      <w:pPr>
        <w:rPr>
          <w:ins w:id="1163" w:author="User" w:date="2015-04-04T20:12:00Z"/>
        </w:rPr>
      </w:pPr>
      <w:ins w:id="1164" w:author="User" w:date="2015-04-04T20:12:00Z">
        <w:r>
          <w:t>•</w:t>
        </w:r>
        <w:r>
          <w:tab/>
          <w:t>Ano</w:t>
        </w:r>
      </w:ins>
    </w:p>
    <w:p w:rsidR="00C31F87" w:rsidRDefault="00C31F87" w:rsidP="00C31F87">
      <w:pPr>
        <w:rPr>
          <w:ins w:id="1165" w:author="User" w:date="2015-04-04T20:12:00Z"/>
        </w:rPr>
      </w:pPr>
      <w:ins w:id="1166" w:author="User" w:date="2015-04-04T20:12:00Z">
        <w:r>
          <w:t>•</w:t>
        </w:r>
        <w:r>
          <w:tab/>
          <w:t>Nome da Turma</w:t>
        </w:r>
      </w:ins>
    </w:p>
    <w:p w:rsidR="00C31F87" w:rsidRDefault="00C31F87" w:rsidP="00C31F87">
      <w:pPr>
        <w:rPr>
          <w:ins w:id="1167" w:author="User" w:date="2015-04-04T20:12:00Z"/>
        </w:rPr>
      </w:pPr>
    </w:p>
    <w:p w:rsidR="00C31F87" w:rsidRDefault="00441F71" w:rsidP="00C31F87">
      <w:pPr>
        <w:rPr>
          <w:ins w:id="1168" w:author="User" w:date="2015-04-04T20:12:00Z"/>
        </w:rPr>
      </w:pPr>
      <w:ins w:id="1169" w:author="User" w:date="2015-04-05T17:48:00Z">
        <w:r>
          <w:t>2.1.1.</w:t>
        </w:r>
      </w:ins>
      <w:ins w:id="1170" w:author="User" w:date="2015-04-04T20:12:00Z">
        <w:r w:rsidR="00C31F87">
          <w:t>1.1.7.1</w:t>
        </w:r>
        <w:r w:rsidR="00C31F87">
          <w:tab/>
          <w:t>Alocação de turmas – Função designada para a alocação de turmas com os alunos matriculados.</w:t>
        </w:r>
      </w:ins>
    </w:p>
    <w:p w:rsidR="00C31F87" w:rsidRDefault="00C31F87" w:rsidP="00C31F87">
      <w:pPr>
        <w:rPr>
          <w:ins w:id="1171" w:author="User" w:date="2015-04-04T20:12:00Z"/>
        </w:rPr>
      </w:pPr>
    </w:p>
    <w:p w:rsidR="00C31F87" w:rsidRDefault="00441F71" w:rsidP="00C31F87">
      <w:pPr>
        <w:rPr>
          <w:ins w:id="1172" w:author="User" w:date="2015-04-04T20:12:00Z"/>
        </w:rPr>
      </w:pPr>
      <w:ins w:id="1173" w:author="User" w:date="2015-04-05T17:48:00Z">
        <w:r>
          <w:t>2.1.1.</w:t>
        </w:r>
      </w:ins>
      <w:ins w:id="1174" w:author="User" w:date="2015-04-04T20:12:00Z">
        <w:r w:rsidR="00C31F87">
          <w:t>1.1.7.2</w:t>
        </w:r>
        <w:r w:rsidR="00C31F87">
          <w:tab/>
          <w:t>Alteração de turmas – Função designada para alteração da alocação dos alunos matriculados à turma.</w:t>
        </w:r>
      </w:ins>
    </w:p>
    <w:p w:rsidR="00C31F87" w:rsidRDefault="00C31F87" w:rsidP="00C31F87">
      <w:pPr>
        <w:rPr>
          <w:ins w:id="1175" w:author="User" w:date="2015-04-04T20:12:00Z"/>
        </w:rPr>
      </w:pPr>
    </w:p>
    <w:p w:rsidR="00C31F87" w:rsidRDefault="00441F71" w:rsidP="00C31F87">
      <w:pPr>
        <w:rPr>
          <w:ins w:id="1176" w:author="User" w:date="2015-04-04T20:12:00Z"/>
        </w:rPr>
      </w:pPr>
      <w:ins w:id="1177" w:author="User" w:date="2015-04-05T17:48:00Z">
        <w:r>
          <w:t>2.1.1.</w:t>
        </w:r>
      </w:ins>
      <w:ins w:id="1178" w:author="User" w:date="2015-04-04T20:12:00Z">
        <w:r w:rsidR="00C31F87">
          <w:t>1.1.8</w:t>
        </w:r>
        <w:r w:rsidR="00C31F87">
          <w:tab/>
          <w:t>Listar Turmas – Função designada para listar as turmas cadastradas no sistema</w:t>
        </w:r>
      </w:ins>
    </w:p>
    <w:p w:rsidR="00C31F87" w:rsidRDefault="00C31F87" w:rsidP="00C31F87">
      <w:pPr>
        <w:rPr>
          <w:ins w:id="1179" w:author="User" w:date="2015-04-04T20:12:00Z"/>
        </w:rPr>
      </w:pPr>
    </w:p>
    <w:p w:rsidR="00C31F87" w:rsidRDefault="00441F71" w:rsidP="00C31F87">
      <w:pPr>
        <w:rPr>
          <w:ins w:id="1180" w:author="User" w:date="2015-04-04T20:12:00Z"/>
        </w:rPr>
      </w:pPr>
      <w:ins w:id="1181" w:author="User" w:date="2015-04-05T17:48:00Z">
        <w:r>
          <w:t>2.1.1.</w:t>
        </w:r>
      </w:ins>
      <w:ins w:id="1182" w:author="User" w:date="2015-04-04T20:12:00Z">
        <w:r w:rsidR="00C31F87">
          <w:t>1.1.9</w:t>
        </w:r>
        <w:r w:rsidR="00C31F87">
          <w:tab/>
          <w:t xml:space="preserve">Visualizar Turma – Função designada </w:t>
        </w:r>
        <w:proofErr w:type="gramStart"/>
        <w:r w:rsidR="00C31F87">
          <w:t>a</w:t>
        </w:r>
        <w:proofErr w:type="gramEnd"/>
        <w:r w:rsidR="00C31F87">
          <w:t xml:space="preserve"> visualização de uma turma especifica.</w:t>
        </w:r>
      </w:ins>
    </w:p>
    <w:p w:rsidR="00C31F87" w:rsidRDefault="00C31F87" w:rsidP="00C31F87">
      <w:pPr>
        <w:rPr>
          <w:ins w:id="1183" w:author="User" w:date="2015-04-04T20:12:00Z"/>
        </w:rPr>
      </w:pPr>
    </w:p>
    <w:p w:rsidR="00C31F87" w:rsidRDefault="00441F71" w:rsidP="00C31F87">
      <w:pPr>
        <w:rPr>
          <w:ins w:id="1184" w:author="User" w:date="2015-04-04T20:12:00Z"/>
        </w:rPr>
      </w:pPr>
      <w:ins w:id="1185" w:author="User" w:date="2015-04-05T17:48:00Z">
        <w:r>
          <w:t>2.1.1.</w:t>
        </w:r>
      </w:ins>
      <w:ins w:id="1186" w:author="User" w:date="2015-04-04T20:12:00Z">
        <w:r w:rsidR="00C31F87">
          <w:t>1.2</w:t>
        </w:r>
        <w:r w:rsidR="00C31F87">
          <w:tab/>
          <w:t>Cadastro de Boletim – Formulário designado para o cadastro de um boletim relacionado à turma e as disciplinas atribuídas á ela.</w:t>
        </w:r>
      </w:ins>
    </w:p>
    <w:p w:rsidR="00C31F87" w:rsidRDefault="00C31F87" w:rsidP="00C31F87">
      <w:pPr>
        <w:rPr>
          <w:ins w:id="1187" w:author="User" w:date="2015-04-04T20:12:00Z"/>
        </w:rPr>
      </w:pPr>
      <w:ins w:id="1188" w:author="User" w:date="2015-04-04T20:12:00Z">
        <w:r>
          <w:t>•</w:t>
        </w:r>
        <w:r>
          <w:tab/>
          <w:t>Identificador de boletim (</w:t>
        </w:r>
        <w:proofErr w:type="spellStart"/>
        <w:proofErr w:type="gramStart"/>
        <w:r>
          <w:t>idBoletim</w:t>
        </w:r>
        <w:proofErr w:type="spellEnd"/>
        <w:proofErr w:type="gramEnd"/>
        <w:r>
          <w:t>)</w:t>
        </w:r>
      </w:ins>
    </w:p>
    <w:p w:rsidR="00C31F87" w:rsidRDefault="00C31F87" w:rsidP="00C31F87">
      <w:pPr>
        <w:rPr>
          <w:ins w:id="1189" w:author="User" w:date="2015-04-04T20:12:00Z"/>
        </w:rPr>
      </w:pPr>
      <w:ins w:id="1190" w:author="User" w:date="2015-04-04T20:12:00Z">
        <w:r>
          <w:t>•</w:t>
        </w:r>
        <w:r>
          <w:tab/>
          <w:t>Bimestre</w:t>
        </w:r>
      </w:ins>
    </w:p>
    <w:p w:rsidR="00C31F87" w:rsidRDefault="00441F71" w:rsidP="00C31F87">
      <w:pPr>
        <w:rPr>
          <w:ins w:id="1191" w:author="User" w:date="2015-04-04T20:12:00Z"/>
        </w:rPr>
      </w:pPr>
      <w:ins w:id="1192" w:author="User" w:date="2015-04-05T17:48:00Z">
        <w:r>
          <w:t>2.1.1.</w:t>
        </w:r>
      </w:ins>
      <w:ins w:id="1193" w:author="User" w:date="2015-04-04T20:12:00Z">
        <w:r w:rsidR="00C31F87">
          <w:t>1.2.1</w:t>
        </w:r>
        <w:r w:rsidR="00C31F87">
          <w:tab/>
          <w:t xml:space="preserve">Inserir notas e </w:t>
        </w:r>
        <w:proofErr w:type="gramStart"/>
        <w:r w:rsidR="00C31F87">
          <w:t>faltas – Função</w:t>
        </w:r>
        <w:proofErr w:type="gramEnd"/>
        <w:r w:rsidR="00C31F87">
          <w:t xml:space="preserve"> designada a inserir notas e faltas para disciplinas atribuídas a turma no Boletim</w:t>
        </w:r>
      </w:ins>
    </w:p>
    <w:p w:rsidR="00C31F87" w:rsidRDefault="00C31F87" w:rsidP="00C31F87">
      <w:pPr>
        <w:rPr>
          <w:ins w:id="1194" w:author="User" w:date="2015-04-04T20:12:00Z"/>
        </w:rPr>
      </w:pPr>
      <w:ins w:id="1195" w:author="User" w:date="2015-04-04T20:12:00Z">
        <w:r>
          <w:t>•</w:t>
        </w:r>
        <w:r>
          <w:tab/>
          <w:t>Notas</w:t>
        </w:r>
      </w:ins>
    </w:p>
    <w:p w:rsidR="00C31F87" w:rsidRDefault="00C31F87" w:rsidP="00C31F87">
      <w:pPr>
        <w:rPr>
          <w:ins w:id="1196" w:author="User" w:date="2015-04-04T20:12:00Z"/>
        </w:rPr>
      </w:pPr>
      <w:ins w:id="1197" w:author="User" w:date="2015-04-04T20:12:00Z">
        <w:r>
          <w:t>•</w:t>
        </w:r>
        <w:r>
          <w:tab/>
          <w:t>Faltas</w:t>
        </w:r>
      </w:ins>
    </w:p>
    <w:p w:rsidR="00C31F87" w:rsidRDefault="00C31F87" w:rsidP="00C31F87">
      <w:pPr>
        <w:rPr>
          <w:ins w:id="1198" w:author="User" w:date="2015-04-04T20:12:00Z"/>
        </w:rPr>
      </w:pPr>
    </w:p>
    <w:p w:rsidR="00C31F87" w:rsidRDefault="00441F71" w:rsidP="00C31F87">
      <w:pPr>
        <w:rPr>
          <w:ins w:id="1199" w:author="User" w:date="2015-04-04T20:12:00Z"/>
        </w:rPr>
      </w:pPr>
      <w:ins w:id="1200" w:author="User" w:date="2015-04-05T17:48:00Z">
        <w:r>
          <w:t>2.1.1.</w:t>
        </w:r>
      </w:ins>
      <w:ins w:id="1201" w:author="User" w:date="2015-04-04T20:12:00Z">
        <w:r w:rsidR="00C31F87">
          <w:t>1.2.2</w:t>
        </w:r>
        <w:r w:rsidR="00C31F87">
          <w:tab/>
          <w:t xml:space="preserve">Alterar boletim – Função designada </w:t>
        </w:r>
        <w:proofErr w:type="gramStart"/>
        <w:r w:rsidR="00C31F87">
          <w:t>a</w:t>
        </w:r>
        <w:proofErr w:type="gramEnd"/>
        <w:r w:rsidR="00C31F87">
          <w:t xml:space="preserve"> alteração das notas e faltas de uma turma, visualizando todos os alunos. </w:t>
        </w:r>
      </w:ins>
    </w:p>
    <w:p w:rsidR="00C31F87" w:rsidRDefault="00441F71" w:rsidP="00C31F87">
      <w:pPr>
        <w:rPr>
          <w:ins w:id="1202" w:author="User" w:date="2015-04-04T20:12:00Z"/>
        </w:rPr>
      </w:pPr>
      <w:ins w:id="1203" w:author="User" w:date="2015-04-05T17:48:00Z">
        <w:r>
          <w:t>2.1.1.1.</w:t>
        </w:r>
      </w:ins>
      <w:ins w:id="1204" w:author="User" w:date="2015-04-04T20:12:00Z">
        <w:r w:rsidR="00C31F87">
          <w:t>2.3</w:t>
        </w:r>
        <w:r w:rsidR="00C31F87">
          <w:tab/>
          <w:t xml:space="preserve">Visualizar boletim – Função designada </w:t>
        </w:r>
        <w:proofErr w:type="gramStart"/>
        <w:r w:rsidR="00C31F87">
          <w:t>a</w:t>
        </w:r>
        <w:proofErr w:type="gramEnd"/>
        <w:r w:rsidR="00C31F87">
          <w:t xml:space="preserve"> visualização do boletim por usuários Professor, Aluno e Responsável. </w:t>
        </w:r>
      </w:ins>
    </w:p>
    <w:p w:rsidR="00C31F87" w:rsidRDefault="00C31F87" w:rsidP="00C31F87">
      <w:pPr>
        <w:rPr>
          <w:ins w:id="1205" w:author="User" w:date="2015-04-04T20:12:00Z"/>
        </w:rPr>
      </w:pPr>
      <w:ins w:id="1206" w:author="User" w:date="2015-04-04T20:12:00Z">
        <w:r>
          <w:t xml:space="preserve">- Professor: visualiza o boletim referente </w:t>
        </w:r>
        <w:proofErr w:type="gramStart"/>
        <w:r>
          <w:t>a</w:t>
        </w:r>
        <w:proofErr w:type="gramEnd"/>
        <w:r>
          <w:t xml:space="preserve"> matéria ao qual leciona em uma turma.</w:t>
        </w:r>
      </w:ins>
    </w:p>
    <w:p w:rsidR="00C31F87" w:rsidRDefault="00C31F87" w:rsidP="00C31F87">
      <w:pPr>
        <w:rPr>
          <w:ins w:id="1207" w:author="User" w:date="2015-04-04T20:12:00Z"/>
        </w:rPr>
      </w:pPr>
      <w:ins w:id="1208" w:author="User" w:date="2015-04-04T20:12:00Z">
        <w:r>
          <w:t>- Aluno: visualiza o boletim de todas as disciplinas ao qual cursa em uma determinada turma.</w:t>
        </w:r>
      </w:ins>
    </w:p>
    <w:p w:rsidR="00C31F87" w:rsidRDefault="00C31F87" w:rsidP="00C31F87">
      <w:pPr>
        <w:rPr>
          <w:ins w:id="1209" w:author="User" w:date="2015-04-04T20:12:00Z"/>
        </w:rPr>
      </w:pPr>
      <w:ins w:id="1210" w:author="User" w:date="2015-04-04T20:12:00Z">
        <w:r>
          <w:t xml:space="preserve">- Responsável: visualiza o boletim dos alunos aos quais é responsabilizado. </w:t>
        </w:r>
      </w:ins>
    </w:p>
    <w:p w:rsidR="00C31F87" w:rsidRDefault="00C31F87" w:rsidP="00C31F87">
      <w:pPr>
        <w:rPr>
          <w:ins w:id="1211" w:author="User" w:date="2015-04-04T20:12:00Z"/>
        </w:rPr>
      </w:pPr>
    </w:p>
    <w:p w:rsidR="00C31F87" w:rsidRDefault="00441F71" w:rsidP="00C31F87">
      <w:pPr>
        <w:rPr>
          <w:ins w:id="1212" w:author="User" w:date="2015-04-04T20:12:00Z"/>
        </w:rPr>
      </w:pPr>
      <w:ins w:id="1213" w:author="User" w:date="2015-04-05T17:49:00Z">
        <w:r>
          <w:lastRenderedPageBreak/>
          <w:t>2.1.1.</w:t>
        </w:r>
      </w:ins>
      <w:ins w:id="1214" w:author="User" w:date="2015-04-04T20:12:00Z">
        <w:r w:rsidR="00C31F87">
          <w:t>1.3</w:t>
        </w:r>
        <w:r w:rsidR="00C31F87">
          <w:tab/>
          <w:t>Cadastro de Ocorrência – Formulário que registra um evento de um determinado aluno pelo professor, de forma a divulgar e registrar comportamentos e atitudes positivas e negativas.</w:t>
        </w:r>
      </w:ins>
    </w:p>
    <w:p w:rsidR="00C31F87" w:rsidRDefault="00C31F87" w:rsidP="00C31F87">
      <w:pPr>
        <w:rPr>
          <w:ins w:id="1215" w:author="User" w:date="2015-04-04T20:12:00Z"/>
        </w:rPr>
      </w:pPr>
      <w:ins w:id="1216" w:author="User" w:date="2015-04-04T20:12:00Z">
        <w:r>
          <w:t>•</w:t>
        </w:r>
        <w:r>
          <w:tab/>
        </w:r>
        <w:proofErr w:type="spellStart"/>
        <w:proofErr w:type="gramStart"/>
        <w:r>
          <w:t>idOcorrencia</w:t>
        </w:r>
        <w:proofErr w:type="spellEnd"/>
        <w:proofErr w:type="gramEnd"/>
      </w:ins>
    </w:p>
    <w:p w:rsidR="00C31F87" w:rsidRDefault="00C31F87" w:rsidP="00C31F87">
      <w:pPr>
        <w:rPr>
          <w:ins w:id="1217" w:author="User" w:date="2015-04-04T20:12:00Z"/>
        </w:rPr>
      </w:pPr>
      <w:ins w:id="1218" w:author="User" w:date="2015-04-04T20:12:00Z">
        <w:r>
          <w:t>•</w:t>
        </w:r>
        <w:r>
          <w:tab/>
          <w:t>Descrição</w:t>
        </w:r>
      </w:ins>
    </w:p>
    <w:p w:rsidR="00C31F87" w:rsidRDefault="00C31F87" w:rsidP="00C31F87">
      <w:pPr>
        <w:rPr>
          <w:ins w:id="1219" w:author="User" w:date="2015-04-04T20:12:00Z"/>
        </w:rPr>
      </w:pPr>
      <w:ins w:id="1220" w:author="User" w:date="2015-04-04T20:12:00Z">
        <w:r>
          <w:t>•</w:t>
        </w:r>
        <w:r>
          <w:tab/>
          <w:t>Aluno</w:t>
        </w:r>
      </w:ins>
    </w:p>
    <w:p w:rsidR="00C31F87" w:rsidRDefault="00C31F87" w:rsidP="00C31F87">
      <w:pPr>
        <w:rPr>
          <w:ins w:id="1221" w:author="User" w:date="2015-04-04T20:12:00Z"/>
        </w:rPr>
      </w:pPr>
      <w:ins w:id="1222" w:author="User" w:date="2015-04-04T20:12:00Z">
        <w:r>
          <w:t>•</w:t>
        </w:r>
        <w:r>
          <w:tab/>
          <w:t>Data</w:t>
        </w:r>
      </w:ins>
    </w:p>
    <w:p w:rsidR="00C31F87" w:rsidRDefault="00C31F87" w:rsidP="00C31F87">
      <w:pPr>
        <w:rPr>
          <w:ins w:id="1223" w:author="User" w:date="2015-04-04T20:12:00Z"/>
        </w:rPr>
      </w:pPr>
      <w:ins w:id="1224" w:author="User" w:date="2015-04-04T20:12:00Z">
        <w:r>
          <w:t>•</w:t>
        </w:r>
        <w:r>
          <w:tab/>
          <w:t>Professor</w:t>
        </w:r>
      </w:ins>
    </w:p>
    <w:p w:rsidR="00C31F87" w:rsidRDefault="00C31F87" w:rsidP="00C31F87">
      <w:pPr>
        <w:rPr>
          <w:ins w:id="1225" w:author="User" w:date="2015-04-04T20:12:00Z"/>
        </w:rPr>
      </w:pPr>
    </w:p>
    <w:p w:rsidR="00C31F87" w:rsidRDefault="00441F71" w:rsidP="00C31F87">
      <w:pPr>
        <w:rPr>
          <w:ins w:id="1226" w:author="User" w:date="2015-04-04T20:12:00Z"/>
        </w:rPr>
      </w:pPr>
      <w:ins w:id="1227" w:author="User" w:date="2015-04-05T17:49:00Z">
        <w:r>
          <w:t>2.1.1.</w:t>
        </w:r>
      </w:ins>
      <w:ins w:id="1228" w:author="User" w:date="2015-04-04T20:12:00Z">
        <w:r w:rsidR="00C31F87">
          <w:t>1.3.1</w:t>
        </w:r>
        <w:r w:rsidR="00C31F87">
          <w:tab/>
          <w:t xml:space="preserve">Alteração de Ocorrência – Função destinada </w:t>
        </w:r>
        <w:proofErr w:type="gramStart"/>
        <w:r w:rsidR="00C31F87">
          <w:t>a</w:t>
        </w:r>
        <w:proofErr w:type="gramEnd"/>
        <w:r w:rsidR="00C31F87">
          <w:t xml:space="preserve"> alteração de atributos de Ocorrência.</w:t>
        </w:r>
      </w:ins>
    </w:p>
    <w:p w:rsidR="00C31F87" w:rsidRDefault="00C31F87" w:rsidP="00C31F87">
      <w:pPr>
        <w:rPr>
          <w:ins w:id="1229" w:author="User" w:date="2015-04-04T20:12:00Z"/>
        </w:rPr>
      </w:pPr>
    </w:p>
    <w:p w:rsidR="00C31F87" w:rsidRDefault="00441F71" w:rsidP="00C31F87">
      <w:pPr>
        <w:rPr>
          <w:ins w:id="1230" w:author="User" w:date="2015-04-04T20:12:00Z"/>
        </w:rPr>
      </w:pPr>
      <w:ins w:id="1231" w:author="User" w:date="2015-04-05T17:49:00Z">
        <w:r>
          <w:t>2.1.1.</w:t>
        </w:r>
      </w:ins>
      <w:ins w:id="1232" w:author="User" w:date="2015-04-04T20:12:00Z">
        <w:r w:rsidR="00C31F87">
          <w:t>1.3.2</w:t>
        </w:r>
        <w:r w:rsidR="00C31F87">
          <w:tab/>
          <w:t xml:space="preserve">Visualizar listas de Ocorrências – Função destinada </w:t>
        </w:r>
        <w:proofErr w:type="gramStart"/>
        <w:r w:rsidR="00C31F87">
          <w:t>a</w:t>
        </w:r>
        <w:proofErr w:type="gramEnd"/>
        <w:r w:rsidR="00C31F87">
          <w:t xml:space="preserve"> visualização das listas ocorrências por data, aluno e professor.</w:t>
        </w:r>
      </w:ins>
    </w:p>
    <w:p w:rsidR="00C31F87" w:rsidRDefault="00C31F87" w:rsidP="00C31F87">
      <w:pPr>
        <w:rPr>
          <w:ins w:id="1233" w:author="User" w:date="2015-04-04T20:12:00Z"/>
        </w:rPr>
      </w:pPr>
    </w:p>
    <w:p w:rsidR="00C31F87" w:rsidRDefault="00441F71" w:rsidP="00C31F87">
      <w:pPr>
        <w:rPr>
          <w:ins w:id="1234" w:author="User" w:date="2015-04-04T20:12:00Z"/>
        </w:rPr>
      </w:pPr>
      <w:ins w:id="1235" w:author="User" w:date="2015-04-05T17:49:00Z">
        <w:r>
          <w:t>2.1.1.</w:t>
        </w:r>
      </w:ins>
      <w:ins w:id="1236" w:author="User" w:date="2015-04-04T20:12:00Z">
        <w:r w:rsidR="00C31F87">
          <w:t>1.3.3</w:t>
        </w:r>
        <w:r w:rsidR="00C31F87">
          <w:tab/>
          <w:t xml:space="preserve">Visualizar Ocorrência – Função destinada </w:t>
        </w:r>
        <w:proofErr w:type="gramStart"/>
        <w:r w:rsidR="00C31F87">
          <w:t>a</w:t>
        </w:r>
        <w:proofErr w:type="gramEnd"/>
        <w:r w:rsidR="00C31F87">
          <w:t xml:space="preserve"> visualização de uma ocorrência de acordo com o perfil:</w:t>
        </w:r>
      </w:ins>
    </w:p>
    <w:p w:rsidR="00C31F87" w:rsidRDefault="00C31F87" w:rsidP="00C31F87">
      <w:pPr>
        <w:rPr>
          <w:ins w:id="1237" w:author="User" w:date="2015-04-04T20:12:00Z"/>
        </w:rPr>
      </w:pPr>
      <w:ins w:id="1238" w:author="User" w:date="2015-04-04T20:12:00Z">
        <w:r>
          <w:t xml:space="preserve">- Professor: visualiza as ocorrências referente </w:t>
        </w:r>
        <w:proofErr w:type="gramStart"/>
        <w:r>
          <w:t>a</w:t>
        </w:r>
        <w:proofErr w:type="gramEnd"/>
        <w:r>
          <w:t xml:space="preserve"> matéria ao qual leciona em uma turma.</w:t>
        </w:r>
      </w:ins>
    </w:p>
    <w:p w:rsidR="00C31F87" w:rsidRDefault="00C31F87" w:rsidP="00C31F87">
      <w:pPr>
        <w:rPr>
          <w:ins w:id="1239" w:author="User" w:date="2015-04-04T20:12:00Z"/>
        </w:rPr>
      </w:pPr>
      <w:ins w:id="1240" w:author="User" w:date="2015-04-04T20:12:00Z">
        <w:r>
          <w:t>- Aluno: visualiza a ocorrência ao qual foi autuado.</w:t>
        </w:r>
      </w:ins>
    </w:p>
    <w:p w:rsidR="00C31F87" w:rsidRDefault="00C31F87" w:rsidP="00C31F87">
      <w:pPr>
        <w:rPr>
          <w:ins w:id="1241" w:author="User" w:date="2015-04-04T20:12:00Z"/>
        </w:rPr>
      </w:pPr>
      <w:ins w:id="1242" w:author="User" w:date="2015-04-04T20:12:00Z">
        <w:r>
          <w:t>- Responsável: visualiza as ocorrências dos alunos aos quais é responsabilizado.</w:t>
        </w:r>
      </w:ins>
    </w:p>
    <w:p w:rsidR="00C31F87" w:rsidRDefault="00C31F87" w:rsidP="00C31F87">
      <w:pPr>
        <w:rPr>
          <w:ins w:id="1243" w:author="User" w:date="2015-04-04T20:12:00Z"/>
        </w:rPr>
      </w:pPr>
    </w:p>
    <w:p w:rsidR="00C31F87" w:rsidRDefault="00441F71" w:rsidP="00C31F87">
      <w:pPr>
        <w:rPr>
          <w:ins w:id="1244" w:author="User" w:date="2015-04-04T20:12:00Z"/>
        </w:rPr>
      </w:pPr>
      <w:ins w:id="1245" w:author="User" w:date="2015-04-05T17:49:00Z">
        <w:r>
          <w:t>2.1.1.</w:t>
        </w:r>
      </w:ins>
      <w:ins w:id="1246" w:author="User" w:date="2015-04-04T20:12:00Z">
        <w:r w:rsidR="00C31F87">
          <w:t>1.4</w:t>
        </w:r>
        <w:r w:rsidR="00C31F87">
          <w:tab/>
          <w:t>Cadastro de tarefa - Formulário que registra tarefa para os alunos realizarem em casa ou escola ao qual o professor orientou determinada turma.</w:t>
        </w:r>
      </w:ins>
    </w:p>
    <w:p w:rsidR="00C31F87" w:rsidRDefault="00C31F87" w:rsidP="00C31F87">
      <w:pPr>
        <w:rPr>
          <w:ins w:id="1247" w:author="User" w:date="2015-04-04T20:12:00Z"/>
        </w:rPr>
      </w:pPr>
      <w:ins w:id="1248" w:author="User" w:date="2015-04-04T20:12:00Z">
        <w:r>
          <w:t>•</w:t>
        </w:r>
        <w:r>
          <w:tab/>
        </w:r>
        <w:proofErr w:type="spellStart"/>
        <w:proofErr w:type="gramStart"/>
        <w:r>
          <w:t>idTarefa</w:t>
        </w:r>
        <w:proofErr w:type="spellEnd"/>
        <w:proofErr w:type="gramEnd"/>
      </w:ins>
    </w:p>
    <w:p w:rsidR="00C31F87" w:rsidRDefault="00C31F87" w:rsidP="00C31F87">
      <w:pPr>
        <w:rPr>
          <w:ins w:id="1249" w:author="User" w:date="2015-04-04T20:12:00Z"/>
        </w:rPr>
      </w:pPr>
      <w:ins w:id="1250" w:author="User" w:date="2015-04-04T20:12:00Z">
        <w:r>
          <w:t>•</w:t>
        </w:r>
        <w:r>
          <w:tab/>
          <w:t>Descrição da tarefa</w:t>
        </w:r>
      </w:ins>
    </w:p>
    <w:p w:rsidR="00C31F87" w:rsidRDefault="00C31F87" w:rsidP="00C31F87">
      <w:pPr>
        <w:rPr>
          <w:ins w:id="1251" w:author="User" w:date="2015-04-04T20:12:00Z"/>
        </w:rPr>
      </w:pPr>
      <w:ins w:id="1252" w:author="User" w:date="2015-04-04T20:12:00Z">
        <w:r>
          <w:t>•</w:t>
        </w:r>
        <w:r>
          <w:tab/>
          <w:t>Disciplina</w:t>
        </w:r>
      </w:ins>
    </w:p>
    <w:p w:rsidR="00C31F87" w:rsidRDefault="00C31F87" w:rsidP="00C31F87">
      <w:pPr>
        <w:rPr>
          <w:ins w:id="1253" w:author="User" w:date="2015-04-04T20:12:00Z"/>
        </w:rPr>
      </w:pPr>
      <w:ins w:id="1254" w:author="User" w:date="2015-04-04T20:12:00Z">
        <w:r>
          <w:t>•</w:t>
        </w:r>
        <w:r>
          <w:tab/>
          <w:t>Turma</w:t>
        </w:r>
      </w:ins>
    </w:p>
    <w:p w:rsidR="00C31F87" w:rsidRDefault="00C31F87" w:rsidP="00C31F87">
      <w:pPr>
        <w:rPr>
          <w:ins w:id="1255" w:author="User" w:date="2015-04-04T20:12:00Z"/>
        </w:rPr>
      </w:pPr>
      <w:ins w:id="1256" w:author="User" w:date="2015-04-04T20:12:00Z">
        <w:r>
          <w:t>•</w:t>
        </w:r>
        <w:r>
          <w:tab/>
          <w:t>Data da postagem</w:t>
        </w:r>
      </w:ins>
    </w:p>
    <w:p w:rsidR="00C31F87" w:rsidRDefault="00C31F87" w:rsidP="00C31F87">
      <w:pPr>
        <w:rPr>
          <w:ins w:id="1257" w:author="User" w:date="2015-04-04T20:12:00Z"/>
        </w:rPr>
      </w:pPr>
      <w:ins w:id="1258" w:author="User" w:date="2015-04-04T20:12:00Z">
        <w:r>
          <w:t>•</w:t>
        </w:r>
        <w:r>
          <w:tab/>
          <w:t>Data da entrega</w:t>
        </w:r>
      </w:ins>
    </w:p>
    <w:p w:rsidR="00C31F87" w:rsidRDefault="00C31F87" w:rsidP="00C31F87">
      <w:pPr>
        <w:rPr>
          <w:ins w:id="1259" w:author="User" w:date="2015-04-04T20:12:00Z"/>
        </w:rPr>
      </w:pPr>
    </w:p>
    <w:p w:rsidR="00C31F87" w:rsidRDefault="00C31F87" w:rsidP="00C31F87">
      <w:pPr>
        <w:rPr>
          <w:ins w:id="1260" w:author="User" w:date="2015-04-04T20:12:00Z"/>
        </w:rPr>
      </w:pPr>
    </w:p>
    <w:p w:rsidR="00C31F87" w:rsidRDefault="00441F71" w:rsidP="00C31F87">
      <w:pPr>
        <w:rPr>
          <w:ins w:id="1261" w:author="User" w:date="2015-04-04T20:12:00Z"/>
        </w:rPr>
      </w:pPr>
      <w:ins w:id="1262" w:author="User" w:date="2015-04-05T17:49:00Z">
        <w:r>
          <w:t>2.1.1.</w:t>
        </w:r>
      </w:ins>
      <w:ins w:id="1263" w:author="User" w:date="2015-04-04T20:12:00Z">
        <w:r w:rsidR="00C31F87">
          <w:t>1.4.1</w:t>
        </w:r>
        <w:r w:rsidR="00C31F87">
          <w:tab/>
          <w:t xml:space="preserve">Visualizar lista de tarefas - Função destinada </w:t>
        </w:r>
        <w:proofErr w:type="gramStart"/>
        <w:r w:rsidR="00C31F87">
          <w:t>a</w:t>
        </w:r>
        <w:proofErr w:type="gramEnd"/>
        <w:r w:rsidR="00C31F87">
          <w:t xml:space="preserve"> visualização das listas ocorrências por turma, professor e aluno.</w:t>
        </w:r>
      </w:ins>
    </w:p>
    <w:p w:rsidR="00C31F87" w:rsidRDefault="00C31F87" w:rsidP="00C31F87">
      <w:pPr>
        <w:rPr>
          <w:ins w:id="1264" w:author="User" w:date="2015-04-04T20:12:00Z"/>
        </w:rPr>
      </w:pPr>
    </w:p>
    <w:p w:rsidR="00C31F87" w:rsidRDefault="00441F71" w:rsidP="00C31F87">
      <w:pPr>
        <w:rPr>
          <w:ins w:id="1265" w:author="User" w:date="2015-04-04T20:12:00Z"/>
        </w:rPr>
      </w:pPr>
      <w:ins w:id="1266" w:author="User" w:date="2015-04-05T17:49:00Z">
        <w:r>
          <w:lastRenderedPageBreak/>
          <w:t>2.1.1.</w:t>
        </w:r>
      </w:ins>
      <w:ins w:id="1267" w:author="User" w:date="2015-04-04T20:12:00Z">
        <w:r w:rsidR="00C31F87">
          <w:t>1.4.2</w:t>
        </w:r>
        <w:r w:rsidR="00C31F87">
          <w:tab/>
          <w:t xml:space="preserve">Visualizar tarefa – Função destinada </w:t>
        </w:r>
        <w:proofErr w:type="gramStart"/>
        <w:r w:rsidR="00C31F87">
          <w:t>a</w:t>
        </w:r>
        <w:proofErr w:type="gramEnd"/>
        <w:r w:rsidR="00C31F87">
          <w:t xml:space="preserve"> visualização de uma tarefa designada ao aluno e responsável.</w:t>
        </w:r>
      </w:ins>
    </w:p>
    <w:p w:rsidR="00C31F87" w:rsidRDefault="00C31F87" w:rsidP="00C31F87">
      <w:pPr>
        <w:rPr>
          <w:ins w:id="1268" w:author="User" w:date="2015-04-04T20:12:00Z"/>
        </w:rPr>
      </w:pPr>
    </w:p>
    <w:p w:rsidR="00C31F87" w:rsidRDefault="00C31F87" w:rsidP="00C31F87">
      <w:pPr>
        <w:rPr>
          <w:ins w:id="1269" w:author="User" w:date="2015-04-04T20:12:00Z"/>
        </w:rPr>
      </w:pPr>
    </w:p>
    <w:p w:rsidR="00C31F87" w:rsidRDefault="00441F71" w:rsidP="00C31F87">
      <w:pPr>
        <w:rPr>
          <w:ins w:id="1270" w:author="User" w:date="2015-04-04T20:12:00Z"/>
        </w:rPr>
      </w:pPr>
      <w:ins w:id="1271" w:author="User" w:date="2015-04-05T17:49:00Z">
        <w:r>
          <w:t>2.1.1.</w:t>
        </w:r>
      </w:ins>
      <w:ins w:id="1272" w:author="User" w:date="2015-04-04T20:12:00Z">
        <w:r w:rsidR="00C31F87">
          <w:t>2.</w:t>
        </w:r>
        <w:r w:rsidR="00C31F87">
          <w:tab/>
          <w:t>Gerar interfaces WEB</w:t>
        </w:r>
      </w:ins>
    </w:p>
    <w:p w:rsidR="00C31F87" w:rsidRDefault="00C31F87" w:rsidP="00C31F87">
      <w:pPr>
        <w:rPr>
          <w:ins w:id="1273" w:author="User" w:date="2015-04-04T20:12:00Z"/>
        </w:rPr>
      </w:pPr>
      <w:ins w:id="1274" w:author="User" w:date="2015-04-04T20:12:00Z">
        <w:r>
          <w:t>Para cada atividade e um tipo de perfil de usuário as páginas WEB deverão ser criadas para ter uma interface intuitiva e ágil.</w:t>
        </w:r>
      </w:ins>
    </w:p>
    <w:p w:rsidR="00C31F87" w:rsidRDefault="00441F71" w:rsidP="00C31F87">
      <w:pPr>
        <w:rPr>
          <w:ins w:id="1275" w:author="User" w:date="2015-04-04T20:12:00Z"/>
        </w:rPr>
      </w:pPr>
      <w:ins w:id="1276" w:author="User" w:date="2015-04-05T17:49:00Z">
        <w:r>
          <w:t>2.1.1.</w:t>
        </w:r>
      </w:ins>
      <w:ins w:id="1277" w:author="User" w:date="2015-04-04T20:12:00Z">
        <w:r w:rsidR="00C31F87">
          <w:t>2.1</w:t>
        </w:r>
        <w:r w:rsidR="00C31F87">
          <w:tab/>
          <w:t xml:space="preserve">– Páginas </w:t>
        </w:r>
        <w:proofErr w:type="spellStart"/>
        <w:r w:rsidR="00C31F87">
          <w:t>servlet</w:t>
        </w:r>
        <w:proofErr w:type="spellEnd"/>
      </w:ins>
    </w:p>
    <w:p w:rsidR="00C31F87" w:rsidRDefault="00C31F87" w:rsidP="00C31F87">
      <w:pPr>
        <w:rPr>
          <w:ins w:id="1278" w:author="User" w:date="2015-04-04T20:12:00Z"/>
        </w:rPr>
      </w:pPr>
      <w:ins w:id="1279" w:author="User" w:date="2015-04-04T20:12:00Z">
        <w:r>
          <w:t>•</w:t>
        </w:r>
        <w:r>
          <w:tab/>
        </w:r>
        <w:proofErr w:type="spellStart"/>
        <w:proofErr w:type="gramStart"/>
        <w:r>
          <w:t>AlbumServlet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80" w:author="User" w:date="2015-04-04T20:12:00Z"/>
        </w:rPr>
      </w:pPr>
      <w:ins w:id="1281" w:author="User" w:date="2015-04-04T20:12:00Z">
        <w:r>
          <w:t>•</w:t>
        </w:r>
        <w:r>
          <w:tab/>
        </w:r>
        <w:proofErr w:type="spellStart"/>
        <w:proofErr w:type="gramStart"/>
        <w:r>
          <w:t>BoletimServlet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82" w:author="User" w:date="2015-04-04T20:12:00Z"/>
        </w:rPr>
      </w:pPr>
      <w:ins w:id="1283" w:author="User" w:date="2015-04-04T20:12:00Z">
        <w:r>
          <w:t>•</w:t>
        </w:r>
        <w:r>
          <w:tab/>
        </w:r>
        <w:proofErr w:type="spellStart"/>
        <w:proofErr w:type="gramStart"/>
        <w:r>
          <w:t>EditarFotoServlet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84" w:author="User" w:date="2015-04-04T20:12:00Z"/>
        </w:rPr>
      </w:pPr>
      <w:ins w:id="1285" w:author="User" w:date="2015-04-04T20:12:00Z">
        <w:r>
          <w:t>•</w:t>
        </w:r>
        <w:r>
          <w:tab/>
        </w:r>
        <w:proofErr w:type="spellStart"/>
        <w:proofErr w:type="gramStart"/>
        <w:r>
          <w:t>FotoServlet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86" w:author="User" w:date="2015-04-04T20:12:00Z"/>
        </w:rPr>
      </w:pPr>
      <w:ins w:id="1287" w:author="User" w:date="2015-04-04T20:12:00Z">
        <w:r>
          <w:t>•</w:t>
        </w:r>
        <w:r>
          <w:tab/>
        </w:r>
        <w:proofErr w:type="spellStart"/>
        <w:proofErr w:type="gramStart"/>
        <w:r>
          <w:t>ListaOcorrenciasServlet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88" w:author="User" w:date="2015-04-04T20:12:00Z"/>
        </w:rPr>
      </w:pPr>
      <w:ins w:id="1289" w:author="User" w:date="2015-04-04T20:12:00Z">
        <w:r>
          <w:t>•</w:t>
        </w:r>
        <w:r>
          <w:tab/>
        </w:r>
        <w:proofErr w:type="spellStart"/>
        <w:proofErr w:type="gramStart"/>
        <w:r>
          <w:t>ListaUsuariosServlet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90" w:author="User" w:date="2015-04-04T20:12:00Z"/>
        </w:rPr>
      </w:pPr>
      <w:ins w:id="1291" w:author="User" w:date="2015-04-04T20:12:00Z">
        <w:r>
          <w:t>•</w:t>
        </w:r>
        <w:r>
          <w:tab/>
        </w:r>
        <w:proofErr w:type="spellStart"/>
        <w:proofErr w:type="gramStart"/>
        <w:r>
          <w:t>LoginServlet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92" w:author="User" w:date="2015-04-04T20:12:00Z"/>
        </w:rPr>
      </w:pPr>
      <w:ins w:id="1293" w:author="User" w:date="2015-04-04T20:12:00Z">
        <w:r>
          <w:t>•</w:t>
        </w:r>
        <w:r>
          <w:tab/>
        </w:r>
        <w:proofErr w:type="spellStart"/>
        <w:proofErr w:type="gramStart"/>
        <w:r>
          <w:t>LogoutServlet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94" w:author="User" w:date="2015-04-04T20:12:00Z"/>
        </w:rPr>
      </w:pPr>
      <w:ins w:id="1295" w:author="User" w:date="2015-04-04T20:12:00Z">
        <w:r>
          <w:t>•</w:t>
        </w:r>
        <w:r>
          <w:tab/>
        </w:r>
        <w:proofErr w:type="spellStart"/>
        <w:proofErr w:type="gramStart"/>
        <w:r>
          <w:t>OcorrenciaServlet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96" w:author="User" w:date="2015-04-04T20:12:00Z"/>
        </w:rPr>
      </w:pPr>
      <w:ins w:id="1297" w:author="User" w:date="2015-04-04T20:12:00Z">
        <w:r>
          <w:t>•</w:t>
        </w:r>
        <w:r>
          <w:tab/>
        </w:r>
        <w:proofErr w:type="spellStart"/>
        <w:proofErr w:type="gramStart"/>
        <w:r>
          <w:t>RemoverFotoServlet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298" w:author="User" w:date="2015-04-04T20:12:00Z"/>
        </w:rPr>
      </w:pPr>
      <w:ins w:id="1299" w:author="User" w:date="2015-04-04T20:12:00Z">
        <w:r>
          <w:t>•</w:t>
        </w:r>
        <w:r>
          <w:tab/>
        </w:r>
        <w:proofErr w:type="spellStart"/>
        <w:proofErr w:type="gramStart"/>
        <w:r>
          <w:t>TarefaServlet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00" w:author="User" w:date="2015-04-05T17:49:00Z"/>
        </w:rPr>
      </w:pPr>
      <w:ins w:id="1301" w:author="User" w:date="2015-04-04T20:12:00Z">
        <w:r>
          <w:t>•</w:t>
        </w:r>
        <w:r>
          <w:tab/>
        </w:r>
        <w:proofErr w:type="spellStart"/>
        <w:proofErr w:type="gramStart"/>
        <w:r>
          <w:t>UsuarioServlet</w:t>
        </w:r>
        <w:proofErr w:type="spellEnd"/>
        <w:proofErr w:type="gramEnd"/>
        <w:r>
          <w:t>.</w:t>
        </w:r>
        <w:proofErr w:type="spellStart"/>
        <w:r>
          <w:t>java</w:t>
        </w:r>
      </w:ins>
      <w:proofErr w:type="spellEnd"/>
    </w:p>
    <w:p w:rsidR="00441F71" w:rsidRDefault="00441F71" w:rsidP="00C31F87">
      <w:pPr>
        <w:rPr>
          <w:ins w:id="1302" w:author="User" w:date="2015-04-04T20:12:00Z"/>
        </w:rPr>
      </w:pPr>
    </w:p>
    <w:p w:rsidR="00C31F87" w:rsidRDefault="00441F71" w:rsidP="00C31F87">
      <w:pPr>
        <w:rPr>
          <w:ins w:id="1303" w:author="User" w:date="2015-04-04T20:12:00Z"/>
        </w:rPr>
      </w:pPr>
      <w:ins w:id="1304" w:author="User" w:date="2015-04-05T17:49:00Z">
        <w:r>
          <w:t>2.1.1.</w:t>
        </w:r>
      </w:ins>
      <w:ins w:id="1305" w:author="User" w:date="2015-04-04T20:12:00Z">
        <w:r w:rsidR="00C31F87">
          <w:t>2.2</w:t>
        </w:r>
        <w:r w:rsidR="00C31F87">
          <w:tab/>
          <w:t xml:space="preserve">– </w:t>
        </w:r>
        <w:proofErr w:type="gramStart"/>
        <w:r w:rsidR="00C31F87">
          <w:t>Páginas .</w:t>
        </w:r>
        <w:proofErr w:type="spellStart"/>
        <w:proofErr w:type="gramEnd"/>
        <w:r w:rsidR="00C31F87">
          <w:t>jsp</w:t>
        </w:r>
        <w:proofErr w:type="spellEnd"/>
        <w:r w:rsidR="00C31F87">
          <w:t xml:space="preserve"> (Framework CSS / </w:t>
        </w:r>
        <w:proofErr w:type="spellStart"/>
        <w:r w:rsidR="00C31F87">
          <w:t>Bootstrap</w:t>
        </w:r>
        <w:proofErr w:type="spellEnd"/>
        <w:r w:rsidR="00C31F87">
          <w:t>)</w:t>
        </w:r>
      </w:ins>
    </w:p>
    <w:p w:rsidR="00C31F87" w:rsidRDefault="00C31F87" w:rsidP="00C31F87">
      <w:pPr>
        <w:rPr>
          <w:ins w:id="1306" w:author="User" w:date="2015-04-04T20:12:00Z"/>
        </w:rPr>
      </w:pPr>
      <w:ins w:id="1307" w:author="User" w:date="2015-04-04T20:12:00Z">
        <w:r>
          <w:t>•</w:t>
        </w:r>
        <w:r>
          <w:tab/>
        </w:r>
        <w:proofErr w:type="spellStart"/>
        <w:proofErr w:type="gramStart"/>
        <w:r>
          <w:t>adiciona_aluno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08" w:author="User" w:date="2015-04-04T20:12:00Z"/>
        </w:rPr>
      </w:pPr>
      <w:ins w:id="1309" w:author="User" w:date="2015-04-04T20:12:00Z">
        <w:r>
          <w:t>•</w:t>
        </w:r>
        <w:r>
          <w:tab/>
        </w:r>
        <w:proofErr w:type="spellStart"/>
        <w:proofErr w:type="gramStart"/>
        <w:r>
          <w:t>adiciona_ocorrencia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10" w:author="User" w:date="2015-04-04T20:12:00Z"/>
        </w:rPr>
      </w:pPr>
      <w:ins w:id="1311" w:author="User" w:date="2015-04-04T20:12:00Z">
        <w:r>
          <w:t>•</w:t>
        </w:r>
        <w:r>
          <w:tab/>
        </w:r>
        <w:proofErr w:type="spellStart"/>
        <w:proofErr w:type="gramStart"/>
        <w:r>
          <w:t>adiciona_responsavel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12" w:author="User" w:date="2015-04-04T20:12:00Z"/>
        </w:rPr>
      </w:pPr>
      <w:ins w:id="1313" w:author="User" w:date="2015-04-04T20:12:00Z">
        <w:r>
          <w:t>•</w:t>
        </w:r>
        <w:r>
          <w:tab/>
        </w:r>
        <w:proofErr w:type="spellStart"/>
        <w:proofErr w:type="gramStart"/>
        <w:r>
          <w:t>adiciona_usuario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14" w:author="User" w:date="2015-04-04T20:12:00Z"/>
        </w:rPr>
      </w:pPr>
      <w:ins w:id="1315" w:author="User" w:date="2015-04-04T20:12:00Z">
        <w:r>
          <w:t>•</w:t>
        </w:r>
        <w:r>
          <w:tab/>
        </w:r>
        <w:proofErr w:type="spellStart"/>
        <w:proofErr w:type="gramStart"/>
        <w:r>
          <w:t>adiciona_boletim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16" w:author="User" w:date="2015-04-04T20:12:00Z"/>
        </w:rPr>
      </w:pPr>
      <w:ins w:id="1317" w:author="User" w:date="2015-04-04T20:12:00Z">
        <w:r>
          <w:t>•</w:t>
        </w:r>
        <w:r>
          <w:tab/>
        </w:r>
        <w:proofErr w:type="spellStart"/>
        <w:proofErr w:type="gramStart"/>
        <w:r>
          <w:t>agenda_ocorrencias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18" w:author="User" w:date="2015-04-04T20:12:00Z"/>
        </w:rPr>
      </w:pPr>
      <w:ins w:id="1319" w:author="User" w:date="2015-04-04T20:12:00Z">
        <w:r>
          <w:t>•</w:t>
        </w:r>
        <w:r>
          <w:tab/>
        </w:r>
        <w:proofErr w:type="spellStart"/>
        <w:proofErr w:type="gramStart"/>
        <w:r>
          <w:t>agenda_usuarios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20" w:author="User" w:date="2015-04-04T20:12:00Z"/>
        </w:rPr>
      </w:pPr>
      <w:ins w:id="1321" w:author="User" w:date="2015-04-04T20:12:00Z">
        <w:r>
          <w:t>•</w:t>
        </w:r>
        <w:r>
          <w:tab/>
        </w:r>
        <w:proofErr w:type="spellStart"/>
        <w:proofErr w:type="gramStart"/>
        <w:r>
          <w:t>album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22" w:author="User" w:date="2015-04-04T20:12:00Z"/>
        </w:rPr>
      </w:pPr>
      <w:ins w:id="1323" w:author="User" w:date="2015-04-04T20:12:00Z">
        <w:r>
          <w:t>•</w:t>
        </w:r>
        <w:r>
          <w:tab/>
        </w:r>
        <w:proofErr w:type="spellStart"/>
        <w:proofErr w:type="gramStart"/>
        <w:r>
          <w:t>boletim_aluno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24" w:author="User" w:date="2015-04-04T20:12:00Z"/>
        </w:rPr>
      </w:pPr>
      <w:ins w:id="1325" w:author="User" w:date="2015-04-04T20:12:00Z">
        <w:r>
          <w:t>•</w:t>
        </w:r>
        <w:r>
          <w:tab/>
        </w:r>
        <w:proofErr w:type="spellStart"/>
        <w:proofErr w:type="gramStart"/>
        <w:r>
          <w:t>boletim_professor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26" w:author="User" w:date="2015-04-04T20:12:00Z"/>
        </w:rPr>
      </w:pPr>
      <w:ins w:id="1327" w:author="User" w:date="2015-04-04T20:12:00Z">
        <w:r>
          <w:t>•</w:t>
        </w:r>
        <w:r>
          <w:tab/>
        </w:r>
        <w:proofErr w:type="spellStart"/>
        <w:proofErr w:type="gramStart"/>
        <w:r>
          <w:t>boletim_turma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28" w:author="User" w:date="2015-04-04T20:12:00Z"/>
        </w:rPr>
      </w:pPr>
      <w:ins w:id="1329" w:author="User" w:date="2015-04-04T20:12:00Z">
        <w:r>
          <w:t>•</w:t>
        </w:r>
        <w:r>
          <w:tab/>
        </w:r>
        <w:proofErr w:type="gramStart"/>
        <w:r>
          <w:t>boletim.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30" w:author="User" w:date="2015-04-04T20:12:00Z"/>
        </w:rPr>
      </w:pPr>
      <w:ins w:id="1331" w:author="User" w:date="2015-04-04T20:12:00Z">
        <w:r>
          <w:lastRenderedPageBreak/>
          <w:t>•</w:t>
        </w:r>
        <w:r>
          <w:tab/>
        </w:r>
        <w:proofErr w:type="spellStart"/>
        <w:proofErr w:type="gramStart"/>
        <w:r>
          <w:t>cabecalho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32" w:author="User" w:date="2015-04-04T20:12:00Z"/>
        </w:rPr>
      </w:pPr>
      <w:ins w:id="1333" w:author="User" w:date="2015-04-04T20:12:00Z">
        <w:r>
          <w:t>•</w:t>
        </w:r>
        <w:r>
          <w:tab/>
        </w:r>
        <w:proofErr w:type="spellStart"/>
        <w:proofErr w:type="gramStart"/>
        <w:r>
          <w:t>conteudo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34" w:author="User" w:date="2015-04-04T20:12:00Z"/>
        </w:rPr>
      </w:pPr>
      <w:ins w:id="1335" w:author="User" w:date="2015-04-04T20:12:00Z">
        <w:r>
          <w:t>•</w:t>
        </w:r>
        <w:r>
          <w:tab/>
        </w:r>
        <w:proofErr w:type="spellStart"/>
        <w:proofErr w:type="gramStart"/>
        <w:r>
          <w:t>editar_boletim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36" w:author="User" w:date="2015-04-04T20:12:00Z"/>
        </w:rPr>
      </w:pPr>
      <w:ins w:id="1337" w:author="User" w:date="2015-04-04T20:12:00Z">
        <w:r>
          <w:t>•</w:t>
        </w:r>
        <w:r>
          <w:tab/>
        </w:r>
        <w:proofErr w:type="spellStart"/>
        <w:proofErr w:type="gramStart"/>
        <w:r>
          <w:t>editar_ocorrencia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38" w:author="User" w:date="2015-04-04T20:12:00Z"/>
        </w:rPr>
      </w:pPr>
      <w:ins w:id="1339" w:author="User" w:date="2015-04-04T20:12:00Z">
        <w:r>
          <w:t>•</w:t>
        </w:r>
        <w:r>
          <w:tab/>
        </w:r>
        <w:proofErr w:type="gramStart"/>
        <w:r>
          <w:t>erro.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40" w:author="User" w:date="2015-04-04T20:12:00Z"/>
        </w:rPr>
      </w:pPr>
      <w:ins w:id="1341" w:author="User" w:date="2015-04-04T20:12:00Z">
        <w:r>
          <w:t>•</w:t>
        </w:r>
        <w:r>
          <w:tab/>
        </w:r>
        <w:proofErr w:type="gramStart"/>
        <w:r>
          <w:t>foto.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42" w:author="User" w:date="2015-04-04T20:12:00Z"/>
        </w:rPr>
      </w:pPr>
      <w:ins w:id="1343" w:author="User" w:date="2015-04-04T20:12:00Z">
        <w:r>
          <w:t>•</w:t>
        </w:r>
        <w:r>
          <w:tab/>
        </w:r>
        <w:proofErr w:type="spellStart"/>
        <w:proofErr w:type="gramStart"/>
        <w:r>
          <w:t>gerencia_boletins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44" w:author="User" w:date="2015-04-04T20:12:00Z"/>
        </w:rPr>
      </w:pPr>
      <w:ins w:id="1345" w:author="User" w:date="2015-04-04T20:12:00Z">
        <w:r>
          <w:t>•</w:t>
        </w:r>
        <w:r>
          <w:tab/>
        </w:r>
        <w:proofErr w:type="spellStart"/>
        <w:proofErr w:type="gramStart"/>
        <w:r>
          <w:t>gerencia_usuarios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46" w:author="User" w:date="2015-04-04T20:12:00Z"/>
        </w:rPr>
      </w:pPr>
      <w:ins w:id="1347" w:author="User" w:date="2015-04-04T20:12:00Z">
        <w:r>
          <w:t>•</w:t>
        </w:r>
        <w:r>
          <w:tab/>
        </w:r>
        <w:proofErr w:type="gramStart"/>
        <w:r>
          <w:t>home.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48" w:author="User" w:date="2015-04-04T20:12:00Z"/>
        </w:rPr>
      </w:pPr>
      <w:ins w:id="1349" w:author="User" w:date="2015-04-04T20:12:00Z">
        <w:r>
          <w:t>•</w:t>
        </w:r>
        <w:r>
          <w:tab/>
        </w:r>
        <w:proofErr w:type="spellStart"/>
        <w:proofErr w:type="gramStart"/>
        <w:r>
          <w:t>inserir_aluno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50" w:author="User" w:date="2015-04-04T20:12:00Z"/>
        </w:rPr>
      </w:pPr>
      <w:ins w:id="1351" w:author="User" w:date="2015-04-04T20:12:00Z">
        <w:r>
          <w:t>•</w:t>
        </w:r>
        <w:r>
          <w:tab/>
        </w:r>
        <w:proofErr w:type="spellStart"/>
        <w:proofErr w:type="gramStart"/>
        <w:r>
          <w:t>inserir_boletim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52" w:author="User" w:date="2015-04-04T20:12:00Z"/>
        </w:rPr>
      </w:pPr>
      <w:ins w:id="1353" w:author="User" w:date="2015-04-04T20:12:00Z">
        <w:r>
          <w:t>•</w:t>
        </w:r>
        <w:r>
          <w:tab/>
        </w:r>
        <w:proofErr w:type="spellStart"/>
        <w:proofErr w:type="gramStart"/>
        <w:r>
          <w:t>inserir_responsavel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54" w:author="User" w:date="2015-04-04T20:12:00Z"/>
        </w:rPr>
      </w:pPr>
      <w:ins w:id="1355" w:author="User" w:date="2015-04-04T20:12:00Z">
        <w:r>
          <w:t>•</w:t>
        </w:r>
        <w:r>
          <w:tab/>
        </w:r>
        <w:proofErr w:type="spellStart"/>
        <w:proofErr w:type="gramStart"/>
        <w:r>
          <w:t>inserir_usuario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56" w:author="User" w:date="2015-04-04T20:12:00Z"/>
        </w:rPr>
      </w:pPr>
      <w:ins w:id="1357" w:author="User" w:date="2015-04-04T20:12:00Z">
        <w:r>
          <w:t>•</w:t>
        </w:r>
        <w:r>
          <w:tab/>
        </w:r>
        <w:proofErr w:type="spellStart"/>
        <w:proofErr w:type="gramStart"/>
        <w:r>
          <w:t>login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58" w:author="User" w:date="2015-04-04T20:12:00Z"/>
        </w:rPr>
      </w:pPr>
      <w:ins w:id="1359" w:author="User" w:date="2015-04-04T20:12:00Z">
        <w:r>
          <w:t>•</w:t>
        </w:r>
        <w:r>
          <w:tab/>
        </w:r>
        <w:proofErr w:type="spellStart"/>
        <w:proofErr w:type="gramStart"/>
        <w:r>
          <w:t>ocorrencias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60" w:author="User" w:date="2015-04-04T20:12:00Z"/>
        </w:rPr>
      </w:pPr>
      <w:ins w:id="1361" w:author="User" w:date="2015-04-04T20:12:00Z">
        <w:r>
          <w:t>•</w:t>
        </w:r>
        <w:r>
          <w:tab/>
        </w:r>
        <w:proofErr w:type="gramStart"/>
        <w:r>
          <w:t>tarefas.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62" w:author="User" w:date="2015-04-04T20:12:00Z"/>
        </w:rPr>
      </w:pPr>
      <w:ins w:id="1363" w:author="User" w:date="2015-04-04T20:12:00Z">
        <w:r>
          <w:t>•</w:t>
        </w:r>
        <w:r>
          <w:tab/>
        </w:r>
        <w:proofErr w:type="spellStart"/>
        <w:proofErr w:type="gramStart"/>
        <w:r>
          <w:t>turmas_disciplina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C31F87" w:rsidRDefault="00C31F87" w:rsidP="00C31F87">
      <w:pPr>
        <w:rPr>
          <w:ins w:id="1364" w:author="User" w:date="2015-04-04T20:12:00Z"/>
        </w:rPr>
      </w:pPr>
      <w:ins w:id="1365" w:author="User" w:date="2015-04-04T20:12:00Z">
        <w:r>
          <w:t>•</w:t>
        </w:r>
        <w:r>
          <w:tab/>
        </w:r>
        <w:proofErr w:type="spellStart"/>
        <w:proofErr w:type="gramStart"/>
        <w:r>
          <w:t>verifica_login</w:t>
        </w:r>
        <w:proofErr w:type="spellEnd"/>
        <w:r>
          <w:t>.</w:t>
        </w:r>
        <w:proofErr w:type="spellStart"/>
        <w:proofErr w:type="gramEnd"/>
        <w:r>
          <w:t>jsp</w:t>
        </w:r>
        <w:proofErr w:type="spellEnd"/>
      </w:ins>
    </w:p>
    <w:p w:rsidR="00441F71" w:rsidRDefault="00441F71" w:rsidP="00C31F87">
      <w:pPr>
        <w:rPr>
          <w:ins w:id="1366" w:author="User" w:date="2015-04-05T17:50:00Z"/>
        </w:rPr>
      </w:pPr>
    </w:p>
    <w:p w:rsidR="00C31F87" w:rsidRDefault="00441F71" w:rsidP="00C31F87">
      <w:pPr>
        <w:rPr>
          <w:ins w:id="1367" w:author="User" w:date="2015-04-04T20:12:00Z"/>
        </w:rPr>
      </w:pPr>
      <w:ins w:id="1368" w:author="User" w:date="2015-04-05T17:50:00Z">
        <w:r>
          <w:t>2.1.1.</w:t>
        </w:r>
      </w:ins>
      <w:ins w:id="1369" w:author="User" w:date="2015-04-04T20:12:00Z">
        <w:r w:rsidR="00C31F87">
          <w:t>2.3</w:t>
        </w:r>
        <w:r w:rsidR="00C31F87">
          <w:tab/>
          <w:t>– Camada de dados</w:t>
        </w:r>
      </w:ins>
    </w:p>
    <w:p w:rsidR="00C31F87" w:rsidRDefault="00C31F87" w:rsidP="00C31F87">
      <w:pPr>
        <w:rPr>
          <w:ins w:id="1370" w:author="User" w:date="2015-04-04T20:12:00Z"/>
        </w:rPr>
      </w:pPr>
      <w:ins w:id="1371" w:author="User" w:date="2015-04-04T20:12:00Z">
        <w:r>
          <w:t>•</w:t>
        </w:r>
        <w:r>
          <w:tab/>
        </w:r>
        <w:proofErr w:type="spellStart"/>
        <w:proofErr w:type="gramStart"/>
        <w:r>
          <w:t>AlunoDao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72" w:author="User" w:date="2015-04-04T20:12:00Z"/>
        </w:rPr>
      </w:pPr>
      <w:ins w:id="1373" w:author="User" w:date="2015-04-04T20:12:00Z">
        <w:r>
          <w:t>•</w:t>
        </w:r>
        <w:r>
          <w:tab/>
        </w:r>
        <w:proofErr w:type="spellStart"/>
        <w:proofErr w:type="gramStart"/>
        <w:r>
          <w:t>BaseDao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74" w:author="User" w:date="2015-04-04T20:12:00Z"/>
        </w:rPr>
      </w:pPr>
      <w:ins w:id="1375" w:author="User" w:date="2015-04-04T20:12:00Z">
        <w:r>
          <w:t>•</w:t>
        </w:r>
        <w:r>
          <w:tab/>
        </w:r>
        <w:proofErr w:type="spellStart"/>
        <w:proofErr w:type="gramStart"/>
        <w:r>
          <w:t>BoletimDao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76" w:author="User" w:date="2015-04-04T20:12:00Z"/>
        </w:rPr>
      </w:pPr>
      <w:ins w:id="1377" w:author="User" w:date="2015-04-04T20:12:00Z">
        <w:r>
          <w:t>•</w:t>
        </w:r>
        <w:r>
          <w:tab/>
        </w:r>
        <w:proofErr w:type="spellStart"/>
        <w:proofErr w:type="gramStart"/>
        <w:r>
          <w:t>CompoeDao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78" w:author="User" w:date="2015-04-04T20:12:00Z"/>
        </w:rPr>
      </w:pPr>
      <w:ins w:id="1379" w:author="User" w:date="2015-04-04T20:12:00Z">
        <w:r>
          <w:t>•</w:t>
        </w:r>
        <w:r>
          <w:tab/>
        </w:r>
        <w:proofErr w:type="spellStart"/>
        <w:proofErr w:type="gramStart"/>
        <w:r>
          <w:t>DisciplinaDao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80" w:author="User" w:date="2015-04-04T20:12:00Z"/>
        </w:rPr>
      </w:pPr>
      <w:ins w:id="1381" w:author="User" w:date="2015-04-04T20:12:00Z">
        <w:r>
          <w:t>•</w:t>
        </w:r>
        <w:r>
          <w:tab/>
        </w:r>
        <w:proofErr w:type="spellStart"/>
        <w:proofErr w:type="gramStart"/>
        <w:r>
          <w:t>EstudaDao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82" w:author="User" w:date="2015-04-04T20:12:00Z"/>
        </w:rPr>
      </w:pPr>
      <w:ins w:id="1383" w:author="User" w:date="2015-04-04T20:12:00Z">
        <w:r>
          <w:t>•</w:t>
        </w:r>
        <w:r>
          <w:tab/>
        </w:r>
        <w:proofErr w:type="spellStart"/>
        <w:proofErr w:type="gramStart"/>
        <w:r>
          <w:t>FotoDao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84" w:author="User" w:date="2015-04-04T20:12:00Z"/>
        </w:rPr>
      </w:pPr>
      <w:ins w:id="1385" w:author="User" w:date="2015-04-04T20:12:00Z">
        <w:r>
          <w:t>•</w:t>
        </w:r>
        <w:r>
          <w:tab/>
        </w:r>
        <w:proofErr w:type="spellStart"/>
        <w:proofErr w:type="gramStart"/>
        <w:r>
          <w:t>InseridoDao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86" w:author="User" w:date="2015-04-04T20:12:00Z"/>
        </w:rPr>
      </w:pPr>
      <w:ins w:id="1387" w:author="User" w:date="2015-04-04T20:12:00Z">
        <w:r>
          <w:t>•</w:t>
        </w:r>
        <w:r>
          <w:tab/>
        </w:r>
        <w:proofErr w:type="spellStart"/>
        <w:proofErr w:type="gramStart"/>
        <w:r>
          <w:t>OcorrenciaDao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88" w:author="User" w:date="2015-04-04T20:12:00Z"/>
        </w:rPr>
      </w:pPr>
      <w:ins w:id="1389" w:author="User" w:date="2015-04-04T20:12:00Z">
        <w:r>
          <w:t>•</w:t>
        </w:r>
        <w:r>
          <w:tab/>
        </w:r>
        <w:proofErr w:type="spellStart"/>
        <w:proofErr w:type="gramStart"/>
        <w:r>
          <w:t>ProfessorDao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90" w:author="User" w:date="2015-04-04T20:12:00Z"/>
        </w:rPr>
      </w:pPr>
      <w:ins w:id="1391" w:author="User" w:date="2015-04-04T20:12:00Z">
        <w:r>
          <w:t>•</w:t>
        </w:r>
        <w:r>
          <w:tab/>
        </w:r>
        <w:proofErr w:type="spellStart"/>
        <w:proofErr w:type="gramStart"/>
        <w:r>
          <w:t>ResponsavelDao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92" w:author="User" w:date="2015-04-04T20:12:00Z"/>
        </w:rPr>
      </w:pPr>
      <w:ins w:id="1393" w:author="User" w:date="2015-04-04T20:12:00Z">
        <w:r>
          <w:t>•</w:t>
        </w:r>
        <w:r>
          <w:tab/>
        </w:r>
        <w:proofErr w:type="spellStart"/>
        <w:proofErr w:type="gramStart"/>
        <w:r>
          <w:t>TurmaDao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394" w:author="User" w:date="2015-04-04T20:12:00Z"/>
        </w:rPr>
      </w:pPr>
      <w:ins w:id="1395" w:author="User" w:date="2015-04-04T20:12:00Z">
        <w:r>
          <w:t>•</w:t>
        </w:r>
        <w:r>
          <w:tab/>
        </w:r>
        <w:proofErr w:type="spellStart"/>
        <w:proofErr w:type="gramStart"/>
        <w:r>
          <w:t>UsuarioDao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441F71" w:rsidRDefault="00441F71" w:rsidP="00C31F87">
      <w:pPr>
        <w:rPr>
          <w:ins w:id="1396" w:author="User" w:date="2015-04-05T17:50:00Z"/>
        </w:rPr>
      </w:pPr>
    </w:p>
    <w:p w:rsidR="00C31F87" w:rsidRDefault="00441F71" w:rsidP="00C31F87">
      <w:pPr>
        <w:rPr>
          <w:ins w:id="1397" w:author="User" w:date="2015-04-04T20:12:00Z"/>
        </w:rPr>
      </w:pPr>
      <w:ins w:id="1398" w:author="User" w:date="2015-04-05T17:50:00Z">
        <w:r>
          <w:lastRenderedPageBreak/>
          <w:t>2.1.1.</w:t>
        </w:r>
      </w:ins>
      <w:ins w:id="1399" w:author="User" w:date="2015-04-04T20:12:00Z">
        <w:r w:rsidR="00C31F87">
          <w:t>2.4</w:t>
        </w:r>
        <w:r w:rsidR="00C31F87">
          <w:tab/>
          <w:t>– Modelo (VO)</w:t>
        </w:r>
      </w:ins>
    </w:p>
    <w:p w:rsidR="00C31F87" w:rsidRDefault="00C31F87" w:rsidP="00C31F87">
      <w:pPr>
        <w:rPr>
          <w:ins w:id="1400" w:author="User" w:date="2015-04-04T20:12:00Z"/>
        </w:rPr>
      </w:pPr>
      <w:ins w:id="1401" w:author="User" w:date="2015-04-04T20:12:00Z">
        <w:r>
          <w:t>•</w:t>
        </w:r>
        <w:r>
          <w:tab/>
        </w:r>
        <w:proofErr w:type="gramStart"/>
        <w:r>
          <w:t>Aluno.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02" w:author="User" w:date="2015-04-04T20:12:00Z"/>
        </w:rPr>
      </w:pPr>
      <w:ins w:id="1403" w:author="User" w:date="2015-04-04T20:12:00Z">
        <w:r>
          <w:t>•</w:t>
        </w:r>
        <w:r>
          <w:tab/>
        </w:r>
        <w:proofErr w:type="gramStart"/>
        <w:r>
          <w:t>Bairro.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04" w:author="User" w:date="2015-04-04T20:12:00Z"/>
        </w:rPr>
      </w:pPr>
      <w:ins w:id="1405" w:author="User" w:date="2015-04-04T20:12:00Z">
        <w:r>
          <w:t>•</w:t>
        </w:r>
        <w:r>
          <w:tab/>
          <w:t>Bimestre</w:t>
        </w:r>
      </w:ins>
    </w:p>
    <w:p w:rsidR="00C31F87" w:rsidRDefault="00C31F87" w:rsidP="00C31F87">
      <w:pPr>
        <w:rPr>
          <w:ins w:id="1406" w:author="User" w:date="2015-04-04T20:12:00Z"/>
        </w:rPr>
      </w:pPr>
      <w:ins w:id="1407" w:author="User" w:date="2015-04-04T20:12:00Z">
        <w:r>
          <w:t>•</w:t>
        </w:r>
        <w:r>
          <w:tab/>
        </w:r>
        <w:proofErr w:type="gramStart"/>
        <w:r>
          <w:t>Boletim.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08" w:author="User" w:date="2015-04-04T20:12:00Z"/>
        </w:rPr>
      </w:pPr>
      <w:ins w:id="1409" w:author="User" w:date="2015-04-04T20:12:00Z">
        <w:r>
          <w:t>•</w:t>
        </w:r>
        <w:r>
          <w:tab/>
        </w:r>
        <w:proofErr w:type="spellStart"/>
        <w:proofErr w:type="gramStart"/>
        <w:r>
          <w:t>BoletimAlunoDisciplina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410" w:author="User" w:date="2015-04-04T20:12:00Z"/>
        </w:rPr>
      </w:pPr>
      <w:ins w:id="1411" w:author="User" w:date="2015-04-04T20:12:00Z">
        <w:r>
          <w:t>•</w:t>
        </w:r>
        <w:r>
          <w:tab/>
        </w:r>
        <w:proofErr w:type="spellStart"/>
        <w:proofErr w:type="gramStart"/>
        <w:r>
          <w:t>BoletimAlunoDisciplinaID</w:t>
        </w:r>
        <w:proofErr w:type="spellEnd"/>
        <w:proofErr w:type="gramEnd"/>
        <w:r>
          <w:t>.</w:t>
        </w:r>
        <w:proofErr w:type="spellStart"/>
        <w:r>
          <w:t>java</w:t>
        </w:r>
        <w:proofErr w:type="spellEnd"/>
      </w:ins>
    </w:p>
    <w:p w:rsidR="00C31F87" w:rsidRDefault="00C31F87" w:rsidP="00C31F87">
      <w:pPr>
        <w:rPr>
          <w:ins w:id="1412" w:author="User" w:date="2015-04-04T20:12:00Z"/>
        </w:rPr>
      </w:pPr>
      <w:ins w:id="1413" w:author="User" w:date="2015-04-04T20:12:00Z">
        <w:r>
          <w:t>•</w:t>
        </w:r>
        <w:r>
          <w:tab/>
        </w:r>
        <w:proofErr w:type="gramStart"/>
        <w:r>
          <w:t>Disciplina.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14" w:author="User" w:date="2015-04-04T20:12:00Z"/>
        </w:rPr>
      </w:pPr>
      <w:ins w:id="1415" w:author="User" w:date="2015-04-04T20:12:00Z">
        <w:r>
          <w:t>•</w:t>
        </w:r>
        <w:r>
          <w:tab/>
        </w:r>
        <w:proofErr w:type="gramStart"/>
        <w:r>
          <w:t>Foto.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16" w:author="User" w:date="2015-04-04T20:12:00Z"/>
        </w:rPr>
      </w:pPr>
      <w:ins w:id="1417" w:author="User" w:date="2015-04-04T20:12:00Z">
        <w:r>
          <w:t>•</w:t>
        </w:r>
        <w:r>
          <w:tab/>
        </w:r>
        <w:proofErr w:type="gramStart"/>
        <w:r>
          <w:t>Gestor.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18" w:author="User" w:date="2015-04-04T20:12:00Z"/>
        </w:rPr>
      </w:pPr>
      <w:ins w:id="1419" w:author="User" w:date="2015-04-04T20:12:00Z">
        <w:r>
          <w:t>•</w:t>
        </w:r>
        <w:r>
          <w:tab/>
        </w:r>
        <w:proofErr w:type="gramStart"/>
        <w:r>
          <w:t>Logradouro.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20" w:author="User" w:date="2015-04-04T20:12:00Z"/>
        </w:rPr>
      </w:pPr>
      <w:ins w:id="1421" w:author="User" w:date="2015-04-04T20:12:00Z">
        <w:r>
          <w:t>•</w:t>
        </w:r>
        <w:r>
          <w:tab/>
        </w:r>
        <w:proofErr w:type="spellStart"/>
        <w:proofErr w:type="gramStart"/>
        <w:r>
          <w:t>Municipio</w:t>
        </w:r>
        <w:proofErr w:type="spellEnd"/>
        <w:r>
          <w:t>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22" w:author="User" w:date="2015-04-04T20:12:00Z"/>
        </w:rPr>
      </w:pPr>
      <w:ins w:id="1423" w:author="User" w:date="2015-04-04T20:12:00Z">
        <w:r>
          <w:t>•</w:t>
        </w:r>
        <w:r>
          <w:tab/>
        </w:r>
        <w:proofErr w:type="spellStart"/>
        <w:proofErr w:type="gramStart"/>
        <w:r>
          <w:t>Ocorrencia</w:t>
        </w:r>
        <w:proofErr w:type="spellEnd"/>
        <w:r>
          <w:t>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24" w:author="User" w:date="2015-04-04T20:12:00Z"/>
        </w:rPr>
      </w:pPr>
      <w:ins w:id="1425" w:author="User" w:date="2015-04-04T20:12:00Z">
        <w:r>
          <w:t>•</w:t>
        </w:r>
        <w:r>
          <w:tab/>
        </w:r>
        <w:proofErr w:type="gramStart"/>
        <w:r>
          <w:t>Perfil.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26" w:author="User" w:date="2015-04-04T20:12:00Z"/>
        </w:rPr>
      </w:pPr>
      <w:ins w:id="1427" w:author="User" w:date="2015-04-04T20:12:00Z">
        <w:r>
          <w:t>•</w:t>
        </w:r>
        <w:r>
          <w:tab/>
        </w:r>
        <w:proofErr w:type="spellStart"/>
        <w:proofErr w:type="gramStart"/>
        <w:r>
          <w:t>Periodo</w:t>
        </w:r>
        <w:proofErr w:type="spellEnd"/>
        <w:r>
          <w:t>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28" w:author="User" w:date="2015-04-04T20:12:00Z"/>
        </w:rPr>
      </w:pPr>
      <w:ins w:id="1429" w:author="User" w:date="2015-04-04T20:12:00Z">
        <w:r>
          <w:t>•</w:t>
        </w:r>
        <w:r>
          <w:tab/>
        </w:r>
        <w:proofErr w:type="gramStart"/>
        <w:r>
          <w:t>Professor.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30" w:author="User" w:date="2015-04-04T20:12:00Z"/>
        </w:rPr>
      </w:pPr>
      <w:ins w:id="1431" w:author="User" w:date="2015-04-04T20:12:00Z">
        <w:r>
          <w:t>•</w:t>
        </w:r>
        <w:r>
          <w:tab/>
        </w:r>
        <w:proofErr w:type="spellStart"/>
        <w:proofErr w:type="gramStart"/>
        <w:r>
          <w:t>Responsavel</w:t>
        </w:r>
        <w:proofErr w:type="spellEnd"/>
        <w:r>
          <w:t>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32" w:author="User" w:date="2015-04-04T20:12:00Z"/>
        </w:rPr>
      </w:pPr>
      <w:ins w:id="1433" w:author="User" w:date="2015-04-04T20:12:00Z">
        <w:r>
          <w:t>•</w:t>
        </w:r>
        <w:r>
          <w:tab/>
        </w:r>
        <w:proofErr w:type="gramStart"/>
        <w:r>
          <w:t>Secretaria.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34" w:author="User" w:date="2015-04-04T20:12:00Z"/>
        </w:rPr>
      </w:pPr>
      <w:ins w:id="1435" w:author="User" w:date="2015-04-04T20:12:00Z">
        <w:r>
          <w:t>•</w:t>
        </w:r>
        <w:r>
          <w:tab/>
        </w:r>
        <w:proofErr w:type="gramStart"/>
        <w:r>
          <w:t>Serie.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36" w:author="User" w:date="2015-04-04T20:12:00Z"/>
        </w:rPr>
      </w:pPr>
      <w:ins w:id="1437" w:author="User" w:date="2015-04-04T20:12:00Z">
        <w:r>
          <w:t>•</w:t>
        </w:r>
        <w:r>
          <w:tab/>
        </w:r>
        <w:proofErr w:type="gramStart"/>
        <w:r>
          <w:t>Tarefa.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38" w:author="User" w:date="2015-04-04T20:12:00Z"/>
        </w:rPr>
      </w:pPr>
      <w:ins w:id="1439" w:author="User" w:date="2015-04-04T20:12:00Z">
        <w:r>
          <w:t>•</w:t>
        </w:r>
        <w:r>
          <w:tab/>
        </w:r>
        <w:proofErr w:type="gramStart"/>
        <w:r>
          <w:t>Turma.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40" w:author="User" w:date="2015-04-04T20:12:00Z"/>
        </w:rPr>
      </w:pPr>
      <w:ins w:id="1441" w:author="User" w:date="2015-04-04T20:12:00Z">
        <w:r>
          <w:t>•</w:t>
        </w:r>
        <w:r>
          <w:tab/>
        </w:r>
        <w:proofErr w:type="gramStart"/>
        <w:r>
          <w:t>UF.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42" w:author="User" w:date="2015-04-04T20:12:00Z"/>
        </w:rPr>
      </w:pPr>
      <w:ins w:id="1443" w:author="User" w:date="2015-04-04T20:12:00Z">
        <w:r>
          <w:t>•</w:t>
        </w:r>
        <w:r>
          <w:tab/>
        </w:r>
        <w:proofErr w:type="spellStart"/>
        <w:proofErr w:type="gramStart"/>
        <w:r>
          <w:t>Usuario</w:t>
        </w:r>
        <w:proofErr w:type="spellEnd"/>
        <w:r>
          <w:t>.</w:t>
        </w:r>
        <w:proofErr w:type="spellStart"/>
        <w:proofErr w:type="gramEnd"/>
        <w:r>
          <w:t>java</w:t>
        </w:r>
        <w:proofErr w:type="spellEnd"/>
      </w:ins>
    </w:p>
    <w:p w:rsidR="00C31F87" w:rsidRDefault="00C31F87" w:rsidP="00C31F87">
      <w:pPr>
        <w:rPr>
          <w:ins w:id="1444" w:author="User" w:date="2015-04-04T20:12:00Z"/>
        </w:rPr>
      </w:pPr>
    </w:p>
    <w:p w:rsidR="00C31F87" w:rsidRDefault="00441F71" w:rsidP="00C31F87">
      <w:pPr>
        <w:rPr>
          <w:ins w:id="1445" w:author="User" w:date="2015-04-04T20:12:00Z"/>
        </w:rPr>
      </w:pPr>
      <w:ins w:id="1446" w:author="User" w:date="2015-04-05T17:50:00Z">
        <w:r>
          <w:t>2.1.1.</w:t>
        </w:r>
      </w:ins>
      <w:ins w:id="1447" w:author="User" w:date="2015-04-04T20:12:00Z">
        <w:r w:rsidR="00C31F87">
          <w:t>3.</w:t>
        </w:r>
        <w:r w:rsidR="00C31F87">
          <w:tab/>
          <w:t>Desenvolvimento BD</w:t>
        </w:r>
      </w:ins>
    </w:p>
    <w:p w:rsidR="00C31F87" w:rsidRDefault="00441F71" w:rsidP="00C31F87">
      <w:pPr>
        <w:rPr>
          <w:ins w:id="1448" w:author="User" w:date="2015-04-04T20:12:00Z"/>
        </w:rPr>
      </w:pPr>
      <w:ins w:id="1449" w:author="User" w:date="2015-04-05T17:50:00Z">
        <w:r>
          <w:t>2.1.1.</w:t>
        </w:r>
      </w:ins>
      <w:ins w:id="1450" w:author="User" w:date="2015-04-04T20:12:00Z">
        <w:r w:rsidR="00C31F87">
          <w:t>3.1</w:t>
        </w:r>
        <w:r w:rsidR="00C31F87">
          <w:tab/>
          <w:t>Criar tabelas como:</w:t>
        </w:r>
      </w:ins>
    </w:p>
    <w:p w:rsidR="00C31F87" w:rsidRDefault="00C31F87" w:rsidP="00C31F87">
      <w:pPr>
        <w:rPr>
          <w:ins w:id="1451" w:author="User" w:date="2015-04-04T20:12:00Z"/>
        </w:rPr>
      </w:pPr>
      <w:proofErr w:type="gramStart"/>
      <w:ins w:id="1452" w:author="User" w:date="2015-04-04T20:12:00Z">
        <w:r>
          <w:t>aluno</w:t>
        </w:r>
        <w:proofErr w:type="gramEnd"/>
      </w:ins>
    </w:p>
    <w:p w:rsidR="00C31F87" w:rsidRDefault="00C31F87" w:rsidP="00C31F87">
      <w:pPr>
        <w:rPr>
          <w:ins w:id="1453" w:author="User" w:date="2015-04-04T20:12:00Z"/>
        </w:rPr>
      </w:pPr>
      <w:proofErr w:type="gramStart"/>
      <w:ins w:id="1454" w:author="User" w:date="2015-04-04T20:12:00Z">
        <w:r>
          <w:t>bairro</w:t>
        </w:r>
        <w:proofErr w:type="gramEnd"/>
      </w:ins>
    </w:p>
    <w:p w:rsidR="00C31F87" w:rsidRDefault="00C31F87" w:rsidP="00C31F87">
      <w:pPr>
        <w:rPr>
          <w:ins w:id="1455" w:author="User" w:date="2015-04-04T20:12:00Z"/>
        </w:rPr>
      </w:pPr>
      <w:proofErr w:type="gramStart"/>
      <w:ins w:id="1456" w:author="User" w:date="2015-04-04T20:12:00Z">
        <w:r>
          <w:t>bimestre</w:t>
        </w:r>
        <w:proofErr w:type="gramEnd"/>
      </w:ins>
    </w:p>
    <w:p w:rsidR="00C31F87" w:rsidRDefault="00C31F87" w:rsidP="00C31F87">
      <w:pPr>
        <w:rPr>
          <w:ins w:id="1457" w:author="User" w:date="2015-04-04T20:12:00Z"/>
        </w:rPr>
      </w:pPr>
      <w:proofErr w:type="gramStart"/>
      <w:ins w:id="1458" w:author="User" w:date="2015-04-04T20:12:00Z">
        <w:r>
          <w:t>boletim</w:t>
        </w:r>
        <w:proofErr w:type="gramEnd"/>
      </w:ins>
    </w:p>
    <w:p w:rsidR="00C31F87" w:rsidRDefault="00C31F87" w:rsidP="00C31F87">
      <w:pPr>
        <w:rPr>
          <w:ins w:id="1459" w:author="User" w:date="2015-04-04T20:12:00Z"/>
        </w:rPr>
      </w:pPr>
      <w:proofErr w:type="gramStart"/>
      <w:ins w:id="1460" w:author="User" w:date="2015-04-04T20:12:00Z">
        <w:r>
          <w:t>disciplina</w:t>
        </w:r>
        <w:proofErr w:type="gramEnd"/>
      </w:ins>
    </w:p>
    <w:p w:rsidR="00C31F87" w:rsidRDefault="00C31F87" w:rsidP="00C31F87">
      <w:pPr>
        <w:rPr>
          <w:ins w:id="1461" w:author="User" w:date="2015-04-04T20:12:00Z"/>
        </w:rPr>
      </w:pPr>
      <w:proofErr w:type="gramStart"/>
      <w:ins w:id="1462" w:author="User" w:date="2015-04-04T20:12:00Z">
        <w:r>
          <w:t>foto</w:t>
        </w:r>
        <w:proofErr w:type="gramEnd"/>
      </w:ins>
    </w:p>
    <w:p w:rsidR="00C31F87" w:rsidRDefault="00C31F87" w:rsidP="00C31F87">
      <w:pPr>
        <w:rPr>
          <w:ins w:id="1463" w:author="User" w:date="2015-04-04T20:12:00Z"/>
        </w:rPr>
      </w:pPr>
      <w:proofErr w:type="gramStart"/>
      <w:ins w:id="1464" w:author="User" w:date="2015-04-04T20:12:00Z">
        <w:r>
          <w:t>gestor</w:t>
        </w:r>
        <w:proofErr w:type="gramEnd"/>
      </w:ins>
    </w:p>
    <w:p w:rsidR="00C31F87" w:rsidRDefault="00C31F87" w:rsidP="00C31F87">
      <w:pPr>
        <w:rPr>
          <w:ins w:id="1465" w:author="User" w:date="2015-04-04T20:12:00Z"/>
        </w:rPr>
      </w:pPr>
      <w:proofErr w:type="gramStart"/>
      <w:ins w:id="1466" w:author="User" w:date="2015-04-04T20:12:00Z">
        <w:r>
          <w:t>logradouro</w:t>
        </w:r>
        <w:proofErr w:type="gramEnd"/>
      </w:ins>
    </w:p>
    <w:p w:rsidR="00C31F87" w:rsidRDefault="00C31F87" w:rsidP="00C31F87">
      <w:pPr>
        <w:rPr>
          <w:ins w:id="1467" w:author="User" w:date="2015-04-04T20:12:00Z"/>
        </w:rPr>
      </w:pPr>
      <w:proofErr w:type="spellStart"/>
      <w:proofErr w:type="gramStart"/>
      <w:ins w:id="1468" w:author="User" w:date="2015-04-04T20:12:00Z">
        <w:r>
          <w:lastRenderedPageBreak/>
          <w:t>municipio</w:t>
        </w:r>
        <w:proofErr w:type="spellEnd"/>
        <w:proofErr w:type="gramEnd"/>
      </w:ins>
    </w:p>
    <w:p w:rsidR="00C31F87" w:rsidRDefault="00C31F87" w:rsidP="00C31F87">
      <w:pPr>
        <w:rPr>
          <w:ins w:id="1469" w:author="User" w:date="2015-04-04T20:12:00Z"/>
        </w:rPr>
      </w:pPr>
      <w:proofErr w:type="spellStart"/>
      <w:proofErr w:type="gramStart"/>
      <w:ins w:id="1470" w:author="User" w:date="2015-04-04T20:12:00Z">
        <w:r>
          <w:t>ocorrencia</w:t>
        </w:r>
        <w:proofErr w:type="spellEnd"/>
        <w:proofErr w:type="gramEnd"/>
      </w:ins>
    </w:p>
    <w:p w:rsidR="00C31F87" w:rsidRDefault="00C31F87" w:rsidP="00C31F87">
      <w:pPr>
        <w:rPr>
          <w:ins w:id="1471" w:author="User" w:date="2015-04-04T20:12:00Z"/>
        </w:rPr>
      </w:pPr>
      <w:proofErr w:type="gramStart"/>
      <w:ins w:id="1472" w:author="User" w:date="2015-04-04T20:12:00Z">
        <w:r>
          <w:t>perfil</w:t>
        </w:r>
        <w:proofErr w:type="gramEnd"/>
      </w:ins>
    </w:p>
    <w:p w:rsidR="00C31F87" w:rsidRDefault="00C31F87" w:rsidP="00C31F87">
      <w:pPr>
        <w:rPr>
          <w:ins w:id="1473" w:author="User" w:date="2015-04-04T20:12:00Z"/>
        </w:rPr>
      </w:pPr>
      <w:proofErr w:type="spellStart"/>
      <w:proofErr w:type="gramStart"/>
      <w:ins w:id="1474" w:author="User" w:date="2015-04-04T20:12:00Z">
        <w:r>
          <w:t>periodo</w:t>
        </w:r>
        <w:proofErr w:type="spellEnd"/>
        <w:proofErr w:type="gramEnd"/>
      </w:ins>
    </w:p>
    <w:p w:rsidR="00C31F87" w:rsidRDefault="00C31F87" w:rsidP="00C31F87">
      <w:pPr>
        <w:rPr>
          <w:ins w:id="1475" w:author="User" w:date="2015-04-04T20:12:00Z"/>
        </w:rPr>
      </w:pPr>
      <w:proofErr w:type="gramStart"/>
      <w:ins w:id="1476" w:author="User" w:date="2015-04-04T20:12:00Z">
        <w:r>
          <w:t>professor</w:t>
        </w:r>
        <w:proofErr w:type="gramEnd"/>
      </w:ins>
    </w:p>
    <w:p w:rsidR="00C31F87" w:rsidRDefault="00C31F87" w:rsidP="00C31F87">
      <w:pPr>
        <w:rPr>
          <w:ins w:id="1477" w:author="User" w:date="2015-04-04T20:12:00Z"/>
        </w:rPr>
      </w:pPr>
      <w:proofErr w:type="spellStart"/>
      <w:proofErr w:type="gramStart"/>
      <w:ins w:id="1478" w:author="User" w:date="2015-04-04T20:12:00Z">
        <w:r>
          <w:t>responsavel</w:t>
        </w:r>
        <w:proofErr w:type="spellEnd"/>
        <w:proofErr w:type="gramEnd"/>
      </w:ins>
    </w:p>
    <w:p w:rsidR="00C31F87" w:rsidRDefault="00C31F87" w:rsidP="00C31F87">
      <w:pPr>
        <w:rPr>
          <w:ins w:id="1479" w:author="User" w:date="2015-04-04T20:12:00Z"/>
        </w:rPr>
      </w:pPr>
      <w:proofErr w:type="gramStart"/>
      <w:ins w:id="1480" w:author="User" w:date="2015-04-04T20:12:00Z">
        <w:r>
          <w:t>secretaria</w:t>
        </w:r>
        <w:proofErr w:type="gramEnd"/>
      </w:ins>
    </w:p>
    <w:p w:rsidR="00C31F87" w:rsidRDefault="00C31F87" w:rsidP="00C31F87">
      <w:pPr>
        <w:rPr>
          <w:ins w:id="1481" w:author="User" w:date="2015-04-04T20:12:00Z"/>
        </w:rPr>
      </w:pPr>
      <w:proofErr w:type="gramStart"/>
      <w:ins w:id="1482" w:author="User" w:date="2015-04-04T20:12:00Z">
        <w:r>
          <w:t>serie</w:t>
        </w:r>
        <w:proofErr w:type="gramEnd"/>
      </w:ins>
    </w:p>
    <w:p w:rsidR="00C31F87" w:rsidRDefault="00C31F87" w:rsidP="00C31F87">
      <w:pPr>
        <w:rPr>
          <w:ins w:id="1483" w:author="User" w:date="2015-04-04T20:12:00Z"/>
        </w:rPr>
      </w:pPr>
      <w:proofErr w:type="gramStart"/>
      <w:ins w:id="1484" w:author="User" w:date="2015-04-04T20:12:00Z">
        <w:r>
          <w:t>tarefa</w:t>
        </w:r>
        <w:proofErr w:type="gramEnd"/>
      </w:ins>
    </w:p>
    <w:p w:rsidR="00C31F87" w:rsidRDefault="00C31F87" w:rsidP="00C31F87">
      <w:pPr>
        <w:rPr>
          <w:ins w:id="1485" w:author="User" w:date="2015-04-04T20:12:00Z"/>
        </w:rPr>
      </w:pPr>
      <w:proofErr w:type="gramStart"/>
      <w:ins w:id="1486" w:author="User" w:date="2015-04-04T20:12:00Z">
        <w:r>
          <w:t>turma</w:t>
        </w:r>
        <w:proofErr w:type="gramEnd"/>
      </w:ins>
    </w:p>
    <w:p w:rsidR="00C31F87" w:rsidRDefault="00C31F87" w:rsidP="00C31F87">
      <w:pPr>
        <w:rPr>
          <w:ins w:id="1487" w:author="User" w:date="2015-04-04T20:12:00Z"/>
        </w:rPr>
      </w:pPr>
      <w:proofErr w:type="spellStart"/>
      <w:proofErr w:type="gramStart"/>
      <w:ins w:id="1488" w:author="User" w:date="2015-04-04T20:12:00Z">
        <w:r>
          <w:t>uf</w:t>
        </w:r>
        <w:proofErr w:type="spellEnd"/>
        <w:proofErr w:type="gramEnd"/>
      </w:ins>
    </w:p>
    <w:p w:rsidR="00C31F87" w:rsidRDefault="00C31F87" w:rsidP="00C31F87">
      <w:pPr>
        <w:rPr>
          <w:ins w:id="1489" w:author="User" w:date="2015-04-04T20:12:00Z"/>
        </w:rPr>
      </w:pPr>
      <w:proofErr w:type="spellStart"/>
      <w:proofErr w:type="gramStart"/>
      <w:ins w:id="1490" w:author="User" w:date="2015-04-04T20:12:00Z">
        <w:r>
          <w:t>usuario</w:t>
        </w:r>
        <w:proofErr w:type="spellEnd"/>
        <w:proofErr w:type="gramEnd"/>
      </w:ins>
    </w:p>
    <w:p w:rsidR="00C31F87" w:rsidRDefault="00C31F87" w:rsidP="00C31F87">
      <w:pPr>
        <w:rPr>
          <w:ins w:id="1491" w:author="User" w:date="2015-04-04T20:12:00Z"/>
        </w:rPr>
      </w:pPr>
    </w:p>
    <w:p w:rsidR="00C31F87" w:rsidRDefault="00441F71" w:rsidP="00C31F87">
      <w:pPr>
        <w:rPr>
          <w:ins w:id="1492" w:author="User" w:date="2015-04-04T20:12:00Z"/>
        </w:rPr>
      </w:pPr>
      <w:ins w:id="1493" w:author="User" w:date="2015-04-05T17:50:00Z">
        <w:r>
          <w:t>2.1.1.</w:t>
        </w:r>
      </w:ins>
      <w:ins w:id="1494" w:author="User" w:date="2015-04-04T20:12:00Z">
        <w:r w:rsidR="00C31F87">
          <w:t>3.2</w:t>
        </w:r>
        <w:r w:rsidR="00C31F87">
          <w:tab/>
          <w:t>Criar relacionamento</w:t>
        </w:r>
      </w:ins>
    </w:p>
    <w:p w:rsidR="00C31F87" w:rsidRDefault="00C31F87" w:rsidP="00C31F87">
      <w:pPr>
        <w:rPr>
          <w:ins w:id="1495" w:author="User" w:date="2015-04-04T20:12:00Z"/>
        </w:rPr>
      </w:pPr>
      <w:ins w:id="1496" w:author="User" w:date="2015-04-04T20:12:00Z">
        <w:r>
          <w:t xml:space="preserve">De acordo com o usuário, criar as regras de acesso a determinadas </w:t>
        </w:r>
        <w:proofErr w:type="gramStart"/>
        <w:r>
          <w:t>informações</w:t>
        </w:r>
        <w:proofErr w:type="gramEnd"/>
      </w:ins>
    </w:p>
    <w:p w:rsidR="00C31F87" w:rsidRDefault="00C31F87" w:rsidP="00C31F87">
      <w:pPr>
        <w:rPr>
          <w:ins w:id="1497" w:author="User" w:date="2015-04-04T20:12:00Z"/>
        </w:rPr>
      </w:pPr>
      <w:proofErr w:type="spellStart"/>
      <w:proofErr w:type="gramStart"/>
      <w:ins w:id="1498" w:author="User" w:date="2015-04-04T20:12:00Z">
        <w:r>
          <w:t>boletim_aluno_disciplina</w:t>
        </w:r>
        <w:proofErr w:type="spellEnd"/>
        <w:proofErr w:type="gramEnd"/>
      </w:ins>
    </w:p>
    <w:p w:rsidR="00C31F87" w:rsidRDefault="00C31F87" w:rsidP="00C31F87">
      <w:pPr>
        <w:rPr>
          <w:ins w:id="1499" w:author="User" w:date="2015-04-04T20:12:00Z"/>
        </w:rPr>
      </w:pPr>
      <w:proofErr w:type="spellStart"/>
      <w:proofErr w:type="gramStart"/>
      <w:ins w:id="1500" w:author="User" w:date="2015-04-04T20:12:00Z">
        <w:r>
          <w:t>professor_disciplina</w:t>
        </w:r>
        <w:proofErr w:type="spellEnd"/>
        <w:proofErr w:type="gramEnd"/>
      </w:ins>
    </w:p>
    <w:p w:rsidR="00C31F87" w:rsidRDefault="00C31F87" w:rsidP="00C31F87">
      <w:pPr>
        <w:rPr>
          <w:ins w:id="1501" w:author="User" w:date="2015-04-04T20:12:00Z"/>
        </w:rPr>
      </w:pPr>
      <w:proofErr w:type="spellStart"/>
      <w:proofErr w:type="gramStart"/>
      <w:ins w:id="1502" w:author="User" w:date="2015-04-04T20:12:00Z">
        <w:r>
          <w:t>turma_aluno</w:t>
        </w:r>
        <w:proofErr w:type="spellEnd"/>
        <w:proofErr w:type="gramEnd"/>
      </w:ins>
    </w:p>
    <w:p w:rsidR="00C31F87" w:rsidRDefault="00C31F87" w:rsidP="00C31F87">
      <w:pPr>
        <w:rPr>
          <w:ins w:id="1503" w:author="User" w:date="2015-04-04T20:12:00Z"/>
        </w:rPr>
      </w:pPr>
      <w:proofErr w:type="spellStart"/>
      <w:proofErr w:type="gramStart"/>
      <w:ins w:id="1504" w:author="User" w:date="2015-04-04T20:12:00Z">
        <w:r>
          <w:t>turma_disciplina</w:t>
        </w:r>
        <w:proofErr w:type="spellEnd"/>
        <w:proofErr w:type="gramEnd"/>
      </w:ins>
    </w:p>
    <w:p w:rsidR="00C31F87" w:rsidRDefault="00C31F87" w:rsidP="00C31F87">
      <w:pPr>
        <w:rPr>
          <w:ins w:id="1505" w:author="User" w:date="2015-04-04T20:12:00Z"/>
        </w:rPr>
      </w:pPr>
      <w:proofErr w:type="spellStart"/>
      <w:proofErr w:type="gramStart"/>
      <w:ins w:id="1506" w:author="User" w:date="2015-04-04T20:12:00Z">
        <w:r>
          <w:t>turma_professor</w:t>
        </w:r>
        <w:proofErr w:type="spellEnd"/>
        <w:proofErr w:type="gramEnd"/>
      </w:ins>
    </w:p>
    <w:p w:rsidR="00C31F87" w:rsidRDefault="00C31F87" w:rsidP="00C31F87">
      <w:pPr>
        <w:rPr>
          <w:ins w:id="1507" w:author="User" w:date="2015-04-04T20:12:00Z"/>
        </w:rPr>
      </w:pPr>
    </w:p>
    <w:p w:rsidR="00C31F87" w:rsidRDefault="00C31F87" w:rsidP="00C31F87">
      <w:pPr>
        <w:rPr>
          <w:ins w:id="1508" w:author="User" w:date="2015-04-04T20:12:00Z"/>
        </w:rPr>
      </w:pPr>
    </w:p>
    <w:p w:rsidR="00C31F87" w:rsidRDefault="00441F71" w:rsidP="00C31F87">
      <w:pPr>
        <w:rPr>
          <w:ins w:id="1509" w:author="User" w:date="2015-04-04T20:12:00Z"/>
        </w:rPr>
      </w:pPr>
      <w:ins w:id="1510" w:author="User" w:date="2015-04-05T17:50:00Z">
        <w:r>
          <w:t>2.1.1.</w:t>
        </w:r>
      </w:ins>
      <w:ins w:id="1511" w:author="User" w:date="2015-04-04T20:12:00Z">
        <w:r w:rsidR="00C31F87">
          <w:t>4.</w:t>
        </w:r>
        <w:r w:rsidR="00C31F87">
          <w:tab/>
          <w:t>Teste</w:t>
        </w:r>
      </w:ins>
    </w:p>
    <w:p w:rsidR="00C31F87" w:rsidRDefault="00441F71" w:rsidP="00C31F87">
      <w:pPr>
        <w:rPr>
          <w:ins w:id="1512" w:author="User" w:date="2015-04-04T20:12:00Z"/>
        </w:rPr>
      </w:pPr>
      <w:ins w:id="1513" w:author="User" w:date="2015-04-05T17:50:00Z">
        <w:r>
          <w:t>2.1.1.</w:t>
        </w:r>
      </w:ins>
      <w:ins w:id="1514" w:author="User" w:date="2015-04-04T20:12:00Z">
        <w:r w:rsidR="00C31F87">
          <w:t>4.1</w:t>
        </w:r>
        <w:r w:rsidR="00C31F87">
          <w:tab/>
          <w:t>– Teste das páginas</w:t>
        </w:r>
      </w:ins>
    </w:p>
    <w:p w:rsidR="00C31F87" w:rsidRDefault="00441F71" w:rsidP="00C31F87">
      <w:pPr>
        <w:rPr>
          <w:ins w:id="1515" w:author="User" w:date="2015-04-04T20:12:00Z"/>
        </w:rPr>
      </w:pPr>
      <w:ins w:id="1516" w:author="User" w:date="2015-04-05T17:50:00Z">
        <w:r>
          <w:t>2.1.1.</w:t>
        </w:r>
      </w:ins>
      <w:ins w:id="1517" w:author="User" w:date="2015-04-04T20:12:00Z">
        <w:r w:rsidR="00C31F87">
          <w:t>4.2</w:t>
        </w:r>
        <w:r w:rsidR="00C31F87">
          <w:tab/>
          <w:t>– Teste do acesso ao Banco de Dados</w:t>
        </w:r>
      </w:ins>
    </w:p>
    <w:p w:rsidR="00C31F87" w:rsidRDefault="00C31F87" w:rsidP="00C31F87">
      <w:pPr>
        <w:rPr>
          <w:ins w:id="1518" w:author="User" w:date="2015-04-04T20:12:00Z"/>
        </w:rPr>
      </w:pPr>
    </w:p>
    <w:p w:rsidR="00C31F87" w:rsidRDefault="00441F71" w:rsidP="00C31F87">
      <w:pPr>
        <w:rPr>
          <w:ins w:id="1519" w:author="User" w:date="2015-04-04T20:12:00Z"/>
        </w:rPr>
      </w:pPr>
      <w:ins w:id="1520" w:author="User" w:date="2015-04-05T17:50:00Z">
        <w:r>
          <w:t>2.1.1.</w:t>
        </w:r>
      </w:ins>
      <w:ins w:id="1521" w:author="User" w:date="2015-04-04T20:12:00Z">
        <w:r w:rsidR="00C31F87">
          <w:t>5.</w:t>
        </w:r>
        <w:r w:rsidR="00C31F87">
          <w:tab/>
          <w:t>Elaboração Documentação</w:t>
        </w:r>
      </w:ins>
    </w:p>
    <w:p w:rsidR="00C31F87" w:rsidRDefault="00441F71" w:rsidP="00C31F87">
      <w:pPr>
        <w:rPr>
          <w:ins w:id="1522" w:author="User" w:date="2015-04-04T20:12:00Z"/>
        </w:rPr>
      </w:pPr>
      <w:ins w:id="1523" w:author="User" w:date="2015-04-05T17:50:00Z">
        <w:r>
          <w:t>2.1.1.</w:t>
        </w:r>
      </w:ins>
      <w:ins w:id="1524" w:author="User" w:date="2015-04-04T20:12:00Z">
        <w:r w:rsidR="00C31F87">
          <w:t>5.1</w:t>
        </w:r>
        <w:r w:rsidR="00C31F87">
          <w:tab/>
          <w:t>Documentação Técnica</w:t>
        </w:r>
      </w:ins>
    </w:p>
    <w:p w:rsidR="00C31F87" w:rsidRDefault="00C31F87" w:rsidP="00C31F87">
      <w:pPr>
        <w:rPr>
          <w:ins w:id="1525" w:author="User" w:date="2015-04-04T20:12:00Z"/>
        </w:rPr>
      </w:pPr>
      <w:ins w:id="1526" w:author="User" w:date="2015-04-04T20:12:00Z">
        <w:r>
          <w:t>Criação de documentação Técnica para os desenvolvedores para atualizações futuras.</w:t>
        </w:r>
      </w:ins>
    </w:p>
    <w:p w:rsidR="00C31F87" w:rsidRDefault="00C31F87" w:rsidP="00C31F87">
      <w:pPr>
        <w:rPr>
          <w:ins w:id="1527" w:author="User" w:date="2015-04-04T20:12:00Z"/>
        </w:rPr>
      </w:pPr>
    </w:p>
    <w:p w:rsidR="00C31F87" w:rsidRDefault="00441F71" w:rsidP="00C31F87">
      <w:pPr>
        <w:rPr>
          <w:ins w:id="1528" w:author="User" w:date="2015-04-04T20:12:00Z"/>
        </w:rPr>
      </w:pPr>
      <w:ins w:id="1529" w:author="User" w:date="2015-04-05T17:50:00Z">
        <w:r>
          <w:t>2.</w:t>
        </w:r>
      </w:ins>
      <w:ins w:id="1530" w:author="User" w:date="2015-04-05T17:51:00Z">
        <w:r>
          <w:t>1.1.</w:t>
        </w:r>
      </w:ins>
      <w:ins w:id="1531" w:author="User" w:date="2015-04-04T20:12:00Z">
        <w:r w:rsidR="00C31F87">
          <w:t>5.2</w:t>
        </w:r>
        <w:r w:rsidR="00C31F87">
          <w:tab/>
          <w:t>Documentação de Usuário</w:t>
        </w:r>
      </w:ins>
    </w:p>
    <w:p w:rsidR="00C31F87" w:rsidRDefault="00C31F87" w:rsidP="00C31F87">
      <w:pPr>
        <w:rPr>
          <w:ins w:id="1532" w:author="User" w:date="2015-04-04T20:12:00Z"/>
        </w:rPr>
      </w:pPr>
      <w:ins w:id="1533" w:author="User" w:date="2015-04-04T20:12:00Z">
        <w:r>
          <w:t>Criação de documentação para ser usada por usuário do Sistema.</w:t>
        </w:r>
      </w:ins>
    </w:p>
    <w:p w:rsidR="00441F71" w:rsidRDefault="00441F71">
      <w:pPr>
        <w:rPr>
          <w:ins w:id="1534" w:author="User" w:date="2015-04-05T17:51:00Z"/>
        </w:rPr>
        <w:pPrChange w:id="1535" w:author="User" w:date="2015-04-04T20:11:00Z">
          <w:pPr>
            <w:pStyle w:val="Ttulo3"/>
          </w:pPr>
        </w:pPrChange>
      </w:pPr>
    </w:p>
    <w:p w:rsidR="00441F71" w:rsidRDefault="00441F71" w:rsidP="00441F71">
      <w:pPr>
        <w:rPr>
          <w:ins w:id="1536" w:author="User" w:date="2015-04-05T17:55:00Z"/>
        </w:rPr>
      </w:pPr>
      <w:ins w:id="1537" w:author="User" w:date="2015-04-05T17:52:00Z">
        <w:r>
          <w:t>2.1.2</w:t>
        </w:r>
        <w:r>
          <w:tab/>
          <w:t>Quadro EAP/WBS Documentação de Usuário</w:t>
        </w:r>
      </w:ins>
    </w:p>
    <w:p w:rsidR="00441F71" w:rsidRDefault="00C60E05" w:rsidP="00441F71">
      <w:pPr>
        <w:rPr>
          <w:ins w:id="1538" w:author="User" w:date="2015-04-05T17:56:00Z"/>
        </w:rPr>
      </w:pPr>
      <w:ins w:id="1539" w:author="User" w:date="2015-04-05T17:56:00Z">
        <w:r>
          <w:lastRenderedPageBreak/>
          <w:tab/>
        </w:r>
      </w:ins>
      <w:ins w:id="1540" w:author="User" w:date="2015-04-05T17:55:00Z">
        <w:r w:rsidR="00441F71">
          <w:t>Abaixo segue a Estrutura Analítica do Projeto (Representação gráfic</w:t>
        </w:r>
      </w:ins>
      <w:ins w:id="1541" w:author="User" w:date="2015-04-05T17:56:00Z">
        <w:r w:rsidR="00441F71">
          <w:t>a do Projeto)</w:t>
        </w:r>
      </w:ins>
    </w:p>
    <w:p w:rsidR="00C60E05" w:rsidRDefault="00C60E05" w:rsidP="00441F71">
      <w:pPr>
        <w:rPr>
          <w:ins w:id="1542" w:author="User" w:date="2015-04-05T17:55:00Z"/>
        </w:rPr>
      </w:pPr>
    </w:p>
    <w:p w:rsidR="00441F71" w:rsidRDefault="00C60E05" w:rsidP="00C60E05">
      <w:pPr>
        <w:pStyle w:val="Legenda"/>
        <w:rPr>
          <w:ins w:id="1543" w:author="User" w:date="2015-04-05T17:57:00Z"/>
        </w:rPr>
        <w:pPrChange w:id="1544" w:author="User" w:date="2015-04-05T17:57:00Z">
          <w:pPr/>
        </w:pPrChange>
      </w:pPr>
      <w:ins w:id="1545" w:author="User" w:date="2015-04-05T17:57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1546" w:author="User" w:date="2015-04-05T17:57:00Z">
        <w:r>
          <w:rPr>
            <w:noProof/>
          </w:rPr>
          <w:t>6</w:t>
        </w:r>
        <w:r>
          <w:fldChar w:fldCharType="end"/>
        </w:r>
        <w:r>
          <w:t xml:space="preserve"> - WBS - Estrutura Analítica do Projeto</w:t>
        </w:r>
      </w:ins>
    </w:p>
    <w:p w:rsidR="00C60E05" w:rsidRDefault="00C60E05" w:rsidP="00C60E05">
      <w:pPr>
        <w:rPr>
          <w:ins w:id="1547" w:author="User" w:date="2015-04-05T17:57:00Z"/>
        </w:rPr>
        <w:pPrChange w:id="1548" w:author="User" w:date="2015-04-05T17:57:00Z">
          <w:pPr/>
        </w:pPrChange>
      </w:pPr>
    </w:p>
    <w:p w:rsidR="00C60E05" w:rsidRDefault="00C60E05" w:rsidP="00C60E05">
      <w:pPr>
        <w:rPr>
          <w:ins w:id="1549" w:author="User" w:date="2015-04-05T17:57:00Z"/>
        </w:rPr>
        <w:pPrChange w:id="1550" w:author="User" w:date="2015-04-05T17:57:00Z">
          <w:pPr/>
        </w:pPrChange>
      </w:pPr>
      <w:ins w:id="1551" w:author="User" w:date="2015-04-05T17:57:00Z">
        <w:r w:rsidRPr="00C60E05">
          <w:rPr>
            <w:rPrChange w:id="1552" w:author="Unknown">
              <w:rPr>
                <w:noProof/>
              </w:rPr>
            </w:rPrChange>
          </w:rPr>
          <w:drawing>
            <wp:inline distT="0" distB="0" distL="0" distR="0">
              <wp:extent cx="5711794" cy="3793402"/>
              <wp:effectExtent l="19050" t="0" r="3206" b="0"/>
              <wp:docPr id="23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05303" cy="3789091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:rsidR="00C60E05" w:rsidRPr="00C60E05" w:rsidRDefault="00C60E05" w:rsidP="00C60E05">
      <w:pPr>
        <w:rPr>
          <w:ins w:id="1553" w:author="User" w:date="2015-04-05T17:52:00Z"/>
        </w:rPr>
        <w:pPrChange w:id="1554" w:author="User" w:date="2015-04-05T17:57:00Z">
          <w:pPr/>
        </w:pPrChange>
      </w:pPr>
    </w:p>
    <w:p w:rsidR="00BC07C1" w:rsidRDefault="00240627" w:rsidP="002B1853">
      <w:pPr>
        <w:rPr>
          <w:color w:val="0070C0"/>
        </w:rPr>
      </w:pPr>
      <w:del w:id="1555" w:author="User" w:date="2015-04-04T20:03:00Z">
        <w:r w:rsidDel="006B2D12">
          <w:rPr>
            <w:color w:val="FF0000"/>
          </w:rPr>
          <w:delText xml:space="preserve">Descrever de forma genérica os objetivos da </w:delText>
        </w:r>
        <w:r w:rsidR="00E3716E" w:rsidDel="006B2D12">
          <w:rPr>
            <w:color w:val="FF0000"/>
          </w:rPr>
          <w:delText>DECLARAÇÃO DO ESCOPO</w:delText>
        </w:r>
        <w:r w:rsidDel="006B2D12">
          <w:rPr>
            <w:color w:val="FF0000"/>
          </w:rPr>
          <w:delText xml:space="preserve">. Descrever detalhadamente o </w:delText>
        </w:r>
        <w:r w:rsidR="00E3716E" w:rsidRPr="00051E1D" w:rsidDel="006B2D12">
          <w:rPr>
            <w:color w:val="FF0000"/>
            <w:u w:val="single"/>
          </w:rPr>
          <w:delText>ESCOPO DO PROJETO</w:delText>
        </w:r>
        <w:r w:rsidR="00E3716E" w:rsidDel="006B2D12">
          <w:rPr>
            <w:color w:val="FF0000"/>
          </w:rPr>
          <w:delText xml:space="preserve"> (</w:delText>
        </w:r>
        <w:r w:rsidR="00E3716E" w:rsidRPr="00E3716E" w:rsidDel="006B2D12">
          <w:rPr>
            <w:color w:val="FF0000"/>
          </w:rPr>
          <w:delText>Atividades e Subatividades que serão executadas pela Equipe do Proje</w:delText>
        </w:r>
      </w:del>
      <w:del w:id="1556" w:author="User" w:date="2015-04-04T20:27:00Z">
        <w:r w:rsidR="00E3716E" w:rsidRPr="00E3716E" w:rsidDel="002013AE">
          <w:rPr>
            <w:color w:val="FF0000"/>
          </w:rPr>
          <w:delText>to de modo a se atingir os Objetivos do Projeto</w:delText>
        </w:r>
        <w:r w:rsidR="00E3716E" w:rsidDel="002013AE">
          <w:rPr>
            <w:color w:val="FF0000"/>
          </w:rPr>
          <w:delText>)</w:delText>
        </w:r>
        <w:r w:rsidDel="002013AE">
          <w:rPr>
            <w:color w:val="FF0000"/>
          </w:rPr>
          <w:delText>, apresentando a EAP/WBS</w:delText>
        </w:r>
      </w:del>
      <w:r>
        <w:rPr>
          <w:color w:val="FF0000"/>
        </w:rPr>
        <w:t xml:space="preserve">. </w:t>
      </w:r>
      <w:del w:id="1557" w:author="User" w:date="2015-04-04T20:31:00Z">
        <w:r w:rsidDel="002013AE">
          <w:rPr>
            <w:color w:val="FF0000"/>
          </w:rPr>
          <w:delText>Apresentar as</w:delText>
        </w:r>
        <w:r w:rsidR="00E3716E" w:rsidRPr="00240627" w:rsidDel="002013AE">
          <w:rPr>
            <w:color w:val="FF0000"/>
          </w:rPr>
          <w:delText xml:space="preserve">EXCLUSÕES </w:delText>
        </w:r>
        <w:r w:rsidR="00E3716E" w:rsidDel="002013AE">
          <w:rPr>
            <w:color w:val="FF0000"/>
          </w:rPr>
          <w:delText>do</w:delText>
        </w:r>
        <w:r w:rsidR="00E3716E" w:rsidRPr="00240627" w:rsidDel="002013AE">
          <w:rPr>
            <w:color w:val="FF0000"/>
          </w:rPr>
          <w:delText xml:space="preserve"> Projeto</w:delText>
        </w:r>
        <w:r w:rsidRPr="00240627" w:rsidDel="002013AE">
          <w:rPr>
            <w:color w:val="FF0000"/>
          </w:rPr>
          <w:delText xml:space="preserve"> (aquilo que não será feito)</w:delText>
        </w:r>
        <w:r w:rsidR="00E3716E" w:rsidDel="002013AE">
          <w:rPr>
            <w:color w:val="FF0000"/>
          </w:rPr>
          <w:delText>, as PREMISSAS d</w:delText>
        </w:r>
        <w:r w:rsidR="00E3716E" w:rsidRPr="00240627" w:rsidDel="002013AE">
          <w:rPr>
            <w:color w:val="FF0000"/>
          </w:rPr>
          <w:delText>o Projeto</w:delText>
        </w:r>
        <w:r w:rsidRPr="00240627" w:rsidDel="002013AE">
          <w:rPr>
            <w:color w:val="FF0000"/>
          </w:rPr>
          <w:delText xml:space="preserve"> (aquilo que é dado como certo)</w:delText>
        </w:r>
        <w:r w:rsidR="00E3716E" w:rsidDel="002013AE">
          <w:rPr>
            <w:color w:val="FF0000"/>
          </w:rPr>
          <w:delText xml:space="preserve"> e as </w:delText>
        </w:r>
        <w:r w:rsidR="00E3716E" w:rsidRPr="00240627" w:rsidDel="002013AE">
          <w:rPr>
            <w:color w:val="FF0000"/>
          </w:rPr>
          <w:delText xml:space="preserve">RESTRIÇÕES </w:delText>
        </w:r>
        <w:r w:rsidR="00E3716E" w:rsidDel="002013AE">
          <w:rPr>
            <w:color w:val="FF0000"/>
          </w:rPr>
          <w:delText>do</w:delText>
        </w:r>
        <w:r w:rsidR="00E3716E" w:rsidRPr="00240627" w:rsidDel="002013AE">
          <w:rPr>
            <w:color w:val="FF0000"/>
          </w:rPr>
          <w:delText xml:space="preserve"> Projeto</w:delText>
        </w:r>
        <w:r w:rsidRPr="00240627" w:rsidDel="002013AE">
          <w:rPr>
            <w:color w:val="FF0000"/>
          </w:rPr>
          <w:delText xml:space="preserve"> (aquilo que restringe e limita a ação do Gerente do Projeto)</w:delText>
        </w:r>
        <w:r w:rsidR="00E3716E" w:rsidDel="002013AE">
          <w:rPr>
            <w:color w:val="FF0000"/>
          </w:rPr>
          <w:delText xml:space="preserve">. Relacionar as </w:delText>
        </w:r>
        <w:r w:rsidR="00E3716E" w:rsidRPr="00E3716E" w:rsidDel="002013AE">
          <w:rPr>
            <w:color w:val="FF0000"/>
          </w:rPr>
          <w:delText>ENTREGAS/</w:delText>
        </w:r>
        <w:r w:rsidR="00E3716E" w:rsidRPr="00E3716E" w:rsidDel="002013AE">
          <w:rPr>
            <w:i/>
            <w:color w:val="FF0000"/>
          </w:rPr>
          <w:delText>Deliverable</w:delText>
        </w:r>
        <w:r w:rsidR="00E3716E" w:rsidRPr="00E3716E" w:rsidDel="002013AE">
          <w:rPr>
            <w:color w:val="FF0000"/>
          </w:rPr>
          <w:delText>que serão produzidas pela Equipe do Projet</w:delText>
        </w:r>
      </w:del>
      <w:proofErr w:type="spellStart"/>
      <w:proofErr w:type="gramStart"/>
      <w:r w:rsidR="00E3716E" w:rsidRPr="00E3716E">
        <w:rPr>
          <w:color w:val="FF0000"/>
        </w:rPr>
        <w:t>o</w:t>
      </w:r>
      <w:proofErr w:type="gramEnd"/>
      <w:r w:rsidR="00E3716E">
        <w:rPr>
          <w:color w:val="FF0000"/>
        </w:rPr>
        <w:t>.</w:t>
      </w:r>
      <w:proofErr w:type="spellEnd"/>
      <w:del w:id="1558" w:author="User" w:date="2015-04-04T20:32:00Z">
        <w:r w:rsidR="00E3716E" w:rsidDel="002013AE">
          <w:rPr>
            <w:color w:val="FF0000"/>
          </w:rPr>
          <w:delText xml:space="preserve"> Descrever detalhadamente o </w:delText>
        </w:r>
        <w:r w:rsidR="00E3716E" w:rsidRPr="00051E1D" w:rsidDel="002013AE">
          <w:rPr>
            <w:color w:val="FF0000"/>
            <w:u w:val="single"/>
          </w:rPr>
          <w:delText>ESCOPO DO PRODUTO</w:delText>
        </w:r>
        <w:r w:rsidR="00E3716E" w:rsidDel="002013AE">
          <w:rPr>
            <w:color w:val="FF0000"/>
          </w:rPr>
          <w:delText xml:space="preserve">, descrevendo </w:delText>
        </w:r>
        <w:r w:rsidR="00E3716E" w:rsidRPr="00E3716E" w:rsidDel="002013AE">
          <w:rPr>
            <w:color w:val="FF0000"/>
          </w:rPr>
          <w:delText>os</w:delText>
        </w:r>
        <w:r w:rsidR="00E3716E" w:rsidDel="002013AE">
          <w:rPr>
            <w:color w:val="FF0000"/>
          </w:rPr>
          <w:delText xml:space="preserve"> seus </w:delText>
        </w:r>
        <w:r w:rsidR="00E3716E" w:rsidRPr="00E3716E" w:rsidDel="002013AE">
          <w:rPr>
            <w:color w:val="FF0000"/>
          </w:rPr>
          <w:delText>REQUISITOS, FUNCIONALIDADES e CARACTERÍSTICAS</w:delText>
        </w:r>
        <w:r w:rsidR="00600142" w:rsidDel="002013AE">
          <w:rPr>
            <w:color w:val="FF0000"/>
          </w:rPr>
          <w:delText>.</w:delText>
        </w:r>
        <w:r w:rsidR="00BC07C1" w:rsidDel="002013AE">
          <w:rPr>
            <w:color w:val="FF0000"/>
          </w:rPr>
          <w:delText xml:space="preserve"> Descrever os </w:delText>
        </w:r>
        <w:r w:rsidR="00BC07C1" w:rsidRPr="00BC07C1" w:rsidDel="002013AE">
          <w:rPr>
            <w:color w:val="FF0000"/>
          </w:rPr>
          <w:delText>CRITÉRIOS DE ACEITAÇÃO DO PRODUTOpelos quais o Cliente irá se basear para aceitar a entrega do PRODUTO ao término do Projeto</w:delText>
        </w:r>
      </w:del>
      <w:r w:rsidR="00BC07C1" w:rsidRPr="00BC07C1">
        <w:rPr>
          <w:color w:val="FF0000"/>
        </w:rPr>
        <w:t>.</w:t>
      </w:r>
    </w:p>
    <w:p w:rsidR="00BC07C1" w:rsidRDefault="00BC07C1" w:rsidP="002B1853">
      <w:pPr>
        <w:rPr>
          <w:ins w:id="1559" w:author="User" w:date="2015-04-04T20:30:00Z"/>
          <w:color w:val="0070C0"/>
        </w:rPr>
      </w:pPr>
    </w:p>
    <w:p w:rsidR="002013AE" w:rsidRDefault="002013AE" w:rsidP="002B1853">
      <w:pPr>
        <w:rPr>
          <w:ins w:id="1560" w:author="User" w:date="2015-04-04T20:30:00Z"/>
          <w:color w:val="0070C0"/>
        </w:rPr>
      </w:pPr>
    </w:p>
    <w:p w:rsidR="002013AE" w:rsidRPr="002013AE" w:rsidRDefault="00C60E05" w:rsidP="002013AE">
      <w:pPr>
        <w:rPr>
          <w:ins w:id="1561" w:author="User" w:date="2015-04-04T20:30:00Z"/>
          <w:color w:val="0070C0"/>
        </w:rPr>
      </w:pPr>
      <w:ins w:id="1562" w:author="User" w:date="2015-04-05T17:57:00Z">
        <w:r>
          <w:rPr>
            <w:color w:val="0070C0"/>
          </w:rPr>
          <w:t>2.1.</w:t>
        </w:r>
      </w:ins>
      <w:ins w:id="1563" w:author="User" w:date="2015-04-04T20:30:00Z">
        <w:r w:rsidR="002013AE" w:rsidRPr="002013AE">
          <w:rPr>
            <w:color w:val="0070C0"/>
          </w:rPr>
          <w:t>3.</w:t>
        </w:r>
        <w:r w:rsidR="002013AE" w:rsidRPr="002013AE">
          <w:rPr>
            <w:color w:val="0070C0"/>
          </w:rPr>
          <w:tab/>
          <w:t xml:space="preserve">EXCLUSÕES, PREMISSAS E RESTRIÇÕES DO </w:t>
        </w:r>
        <w:proofErr w:type="gramStart"/>
        <w:r w:rsidR="002013AE" w:rsidRPr="002013AE">
          <w:rPr>
            <w:color w:val="0070C0"/>
          </w:rPr>
          <w:t>PROJETO</w:t>
        </w:r>
        <w:proofErr w:type="gramEnd"/>
      </w:ins>
    </w:p>
    <w:p w:rsidR="002013AE" w:rsidRPr="002013AE" w:rsidRDefault="002013AE" w:rsidP="002013AE">
      <w:pPr>
        <w:rPr>
          <w:ins w:id="1564" w:author="User" w:date="2015-04-04T20:30:00Z"/>
          <w:color w:val="0070C0"/>
        </w:rPr>
      </w:pPr>
    </w:p>
    <w:p w:rsidR="002013AE" w:rsidRPr="002013AE" w:rsidRDefault="002013AE" w:rsidP="002013AE">
      <w:pPr>
        <w:rPr>
          <w:ins w:id="1565" w:author="User" w:date="2015-04-04T20:30:00Z"/>
          <w:color w:val="0070C0"/>
        </w:rPr>
      </w:pPr>
      <w:ins w:id="1566" w:author="User" w:date="2015-04-04T20:30:00Z">
        <w:r w:rsidRPr="002013AE">
          <w:rPr>
            <w:color w:val="0070C0"/>
          </w:rPr>
          <w:t>EXCLUSÕES DO PROJETO (aquilo que não será feito)</w:t>
        </w:r>
      </w:ins>
    </w:p>
    <w:p w:rsidR="002013AE" w:rsidRPr="002013AE" w:rsidRDefault="002013AE" w:rsidP="002013AE">
      <w:pPr>
        <w:rPr>
          <w:ins w:id="1567" w:author="User" w:date="2015-04-04T20:30:00Z"/>
          <w:color w:val="0070C0"/>
        </w:rPr>
      </w:pPr>
    </w:p>
    <w:p w:rsidR="002013AE" w:rsidRPr="002013AE" w:rsidRDefault="002013AE" w:rsidP="002013AE">
      <w:pPr>
        <w:rPr>
          <w:ins w:id="1568" w:author="User" w:date="2015-04-04T20:30:00Z"/>
          <w:color w:val="0070C0"/>
        </w:rPr>
      </w:pPr>
      <w:ins w:id="1569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A responsabilidade da digitação e inserção dos dados dos alunos e professores, turmas, e boletim.</w:t>
        </w:r>
      </w:ins>
    </w:p>
    <w:p w:rsidR="002013AE" w:rsidRPr="002013AE" w:rsidRDefault="002013AE" w:rsidP="002013AE">
      <w:pPr>
        <w:rPr>
          <w:ins w:id="1570" w:author="User" w:date="2015-04-04T20:30:00Z"/>
          <w:color w:val="0070C0"/>
        </w:rPr>
      </w:pPr>
      <w:ins w:id="1571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Não será feita a integração dos dados existentes no sistema</w:t>
        </w:r>
      </w:ins>
    </w:p>
    <w:p w:rsidR="002013AE" w:rsidRPr="002013AE" w:rsidRDefault="002013AE" w:rsidP="002013AE">
      <w:pPr>
        <w:rPr>
          <w:ins w:id="1572" w:author="User" w:date="2015-04-04T20:30:00Z"/>
          <w:color w:val="0070C0"/>
        </w:rPr>
      </w:pPr>
      <w:ins w:id="1573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Treinamento de usuários</w:t>
        </w:r>
      </w:ins>
    </w:p>
    <w:p w:rsidR="002013AE" w:rsidRPr="002013AE" w:rsidRDefault="002013AE" w:rsidP="002013AE">
      <w:pPr>
        <w:rPr>
          <w:ins w:id="1574" w:author="User" w:date="2015-04-04T20:30:00Z"/>
          <w:color w:val="0070C0"/>
        </w:rPr>
      </w:pPr>
      <w:ins w:id="1575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O sistema não produzirá relatórios</w:t>
        </w:r>
      </w:ins>
    </w:p>
    <w:p w:rsidR="002013AE" w:rsidRPr="002013AE" w:rsidRDefault="002013AE" w:rsidP="002013AE">
      <w:pPr>
        <w:rPr>
          <w:ins w:id="1576" w:author="User" w:date="2015-04-04T20:30:00Z"/>
          <w:color w:val="0070C0"/>
        </w:rPr>
      </w:pPr>
    </w:p>
    <w:p w:rsidR="002013AE" w:rsidRPr="002013AE" w:rsidRDefault="002013AE" w:rsidP="002013AE">
      <w:pPr>
        <w:rPr>
          <w:ins w:id="1577" w:author="User" w:date="2015-04-04T20:30:00Z"/>
          <w:color w:val="0070C0"/>
        </w:rPr>
      </w:pPr>
    </w:p>
    <w:p w:rsidR="002013AE" w:rsidRPr="002013AE" w:rsidRDefault="002013AE" w:rsidP="002013AE">
      <w:pPr>
        <w:rPr>
          <w:ins w:id="1578" w:author="User" w:date="2015-04-04T20:30:00Z"/>
          <w:color w:val="0070C0"/>
        </w:rPr>
      </w:pPr>
      <w:ins w:id="1579" w:author="User" w:date="2015-04-04T20:30:00Z">
        <w:r w:rsidRPr="002013AE">
          <w:rPr>
            <w:color w:val="0070C0"/>
          </w:rPr>
          <w:t>PREMISSAS DO PROJETO (aquilo que é dado como certo)</w:t>
        </w:r>
      </w:ins>
    </w:p>
    <w:p w:rsidR="002013AE" w:rsidRPr="002013AE" w:rsidRDefault="002013AE" w:rsidP="002013AE">
      <w:pPr>
        <w:rPr>
          <w:ins w:id="1580" w:author="User" w:date="2015-04-04T20:30:00Z"/>
          <w:color w:val="0070C0"/>
        </w:rPr>
      </w:pPr>
    </w:p>
    <w:p w:rsidR="002013AE" w:rsidRPr="002013AE" w:rsidRDefault="002013AE" w:rsidP="002013AE">
      <w:pPr>
        <w:rPr>
          <w:ins w:id="1581" w:author="User" w:date="2015-04-04T20:30:00Z"/>
          <w:color w:val="0070C0"/>
        </w:rPr>
      </w:pPr>
      <w:ins w:id="1582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 xml:space="preserve">O sistema será utilizado em navegadores com suporte a </w:t>
        </w:r>
        <w:proofErr w:type="spellStart"/>
        <w:r w:rsidRPr="002013AE">
          <w:rPr>
            <w:color w:val="0070C0"/>
          </w:rPr>
          <w:t>Hibernate</w:t>
        </w:r>
        <w:proofErr w:type="spellEnd"/>
        <w:r w:rsidRPr="002013AE">
          <w:rPr>
            <w:color w:val="0070C0"/>
          </w:rPr>
          <w:t xml:space="preserve">, </w:t>
        </w:r>
        <w:proofErr w:type="spellStart"/>
        <w:r w:rsidRPr="002013AE">
          <w:rPr>
            <w:color w:val="0070C0"/>
          </w:rPr>
          <w:t>Bootstrap</w:t>
        </w:r>
        <w:proofErr w:type="spellEnd"/>
        <w:r w:rsidRPr="002013AE">
          <w:rPr>
            <w:color w:val="0070C0"/>
          </w:rPr>
          <w:t xml:space="preserve"> e JSP.</w:t>
        </w:r>
      </w:ins>
    </w:p>
    <w:p w:rsidR="002013AE" w:rsidRPr="002013AE" w:rsidRDefault="002013AE" w:rsidP="002013AE">
      <w:pPr>
        <w:rPr>
          <w:ins w:id="1583" w:author="User" w:date="2015-04-04T20:30:00Z"/>
          <w:color w:val="0070C0"/>
        </w:rPr>
      </w:pPr>
      <w:ins w:id="1584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O Sistema Operacional do servidor será Windows</w:t>
        </w:r>
      </w:ins>
    </w:p>
    <w:p w:rsidR="002013AE" w:rsidRPr="002013AE" w:rsidRDefault="002013AE" w:rsidP="002013AE">
      <w:pPr>
        <w:rPr>
          <w:ins w:id="1585" w:author="User" w:date="2015-04-04T20:30:00Z"/>
          <w:color w:val="0070C0"/>
        </w:rPr>
      </w:pPr>
      <w:ins w:id="1586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 xml:space="preserve">O Servidor Web será o Apache </w:t>
        </w:r>
        <w:proofErr w:type="spellStart"/>
        <w:r w:rsidRPr="002013AE">
          <w:rPr>
            <w:color w:val="0070C0"/>
          </w:rPr>
          <w:t>Tomcat</w:t>
        </w:r>
        <w:proofErr w:type="spellEnd"/>
        <w:r w:rsidRPr="002013AE">
          <w:rPr>
            <w:color w:val="0070C0"/>
          </w:rPr>
          <w:t xml:space="preserve"> </w:t>
        </w:r>
        <w:proofErr w:type="gramStart"/>
        <w:r w:rsidRPr="002013AE">
          <w:rPr>
            <w:color w:val="0070C0"/>
          </w:rPr>
          <w:t>7</w:t>
        </w:r>
        <w:proofErr w:type="gramEnd"/>
      </w:ins>
    </w:p>
    <w:p w:rsidR="002013AE" w:rsidRPr="002013AE" w:rsidRDefault="002013AE" w:rsidP="002013AE">
      <w:pPr>
        <w:rPr>
          <w:ins w:id="1587" w:author="User" w:date="2015-04-04T20:30:00Z"/>
          <w:color w:val="0070C0"/>
        </w:rPr>
      </w:pPr>
      <w:ins w:id="1588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 xml:space="preserve">O Sistema gerenciador de banco de dados será o </w:t>
        </w:r>
        <w:proofErr w:type="spellStart"/>
        <w:proofErr w:type="gramStart"/>
        <w:r w:rsidRPr="002013AE">
          <w:rPr>
            <w:color w:val="0070C0"/>
          </w:rPr>
          <w:t>MySQL</w:t>
        </w:r>
        <w:proofErr w:type="spellEnd"/>
        <w:proofErr w:type="gramEnd"/>
      </w:ins>
    </w:p>
    <w:p w:rsidR="002013AE" w:rsidRPr="002013AE" w:rsidRDefault="002013AE" w:rsidP="002013AE">
      <w:pPr>
        <w:rPr>
          <w:ins w:id="1589" w:author="User" w:date="2015-04-04T20:30:00Z"/>
          <w:color w:val="0070C0"/>
        </w:rPr>
      </w:pPr>
    </w:p>
    <w:p w:rsidR="002013AE" w:rsidRPr="002013AE" w:rsidRDefault="002013AE" w:rsidP="002013AE">
      <w:pPr>
        <w:rPr>
          <w:ins w:id="1590" w:author="User" w:date="2015-04-04T20:30:00Z"/>
          <w:color w:val="0070C0"/>
        </w:rPr>
      </w:pPr>
      <w:ins w:id="1591" w:author="User" w:date="2015-04-04T20:30:00Z">
        <w:r w:rsidRPr="002013AE">
          <w:rPr>
            <w:color w:val="0070C0"/>
          </w:rPr>
          <w:t>RESTRIÇÕES DO PROJETO (aquilo que restringe e limita a ação do Gerente do Projeto)</w:t>
        </w:r>
      </w:ins>
    </w:p>
    <w:p w:rsidR="002013AE" w:rsidRPr="002013AE" w:rsidRDefault="002013AE" w:rsidP="002013AE">
      <w:pPr>
        <w:rPr>
          <w:ins w:id="1592" w:author="User" w:date="2015-04-04T20:30:00Z"/>
          <w:color w:val="0070C0"/>
        </w:rPr>
      </w:pPr>
    </w:p>
    <w:p w:rsidR="002013AE" w:rsidRPr="002013AE" w:rsidRDefault="002013AE" w:rsidP="002013AE">
      <w:pPr>
        <w:rPr>
          <w:ins w:id="1593" w:author="User" w:date="2015-04-04T20:30:00Z"/>
          <w:color w:val="0070C0"/>
        </w:rPr>
      </w:pPr>
      <w:ins w:id="1594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O Sistema deverá ser implantado antes do início do ano letivo, para as devidas adequações.</w:t>
        </w:r>
      </w:ins>
    </w:p>
    <w:p w:rsidR="002013AE" w:rsidRPr="002013AE" w:rsidRDefault="002013AE" w:rsidP="002013AE">
      <w:pPr>
        <w:rPr>
          <w:ins w:id="1595" w:author="User" w:date="2015-04-04T20:30:00Z"/>
          <w:color w:val="0070C0"/>
        </w:rPr>
      </w:pPr>
      <w:ins w:id="1596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O cliente deverá aprovar a implantação em no máximo 30 dias uteis após o término.</w:t>
        </w:r>
      </w:ins>
    </w:p>
    <w:p w:rsidR="002013AE" w:rsidRPr="002013AE" w:rsidRDefault="002013AE" w:rsidP="002013AE">
      <w:pPr>
        <w:rPr>
          <w:ins w:id="1597" w:author="User" w:date="2015-04-04T20:30:00Z"/>
          <w:color w:val="0070C0"/>
        </w:rPr>
      </w:pPr>
    </w:p>
    <w:p w:rsidR="002013AE" w:rsidRPr="002013AE" w:rsidRDefault="002013AE" w:rsidP="002013AE">
      <w:pPr>
        <w:rPr>
          <w:ins w:id="1598" w:author="User" w:date="2015-04-04T20:30:00Z"/>
          <w:color w:val="0070C0"/>
        </w:rPr>
      </w:pPr>
      <w:ins w:id="1599" w:author="User" w:date="2015-04-04T20:30:00Z">
        <w:r w:rsidRPr="002013AE">
          <w:rPr>
            <w:color w:val="0070C0"/>
          </w:rPr>
          <w:t>4.</w:t>
        </w:r>
        <w:r w:rsidRPr="002013AE">
          <w:rPr>
            <w:color w:val="0070C0"/>
          </w:rPr>
          <w:tab/>
          <w:t>ENTREGAS/</w:t>
        </w:r>
        <w:proofErr w:type="spellStart"/>
        <w:r w:rsidRPr="002013AE">
          <w:rPr>
            <w:color w:val="0070C0"/>
          </w:rPr>
          <w:t>Deliverable</w:t>
        </w:r>
        <w:proofErr w:type="spellEnd"/>
      </w:ins>
    </w:p>
    <w:p w:rsidR="002013AE" w:rsidRPr="002013AE" w:rsidRDefault="002013AE" w:rsidP="002013AE">
      <w:pPr>
        <w:rPr>
          <w:ins w:id="1600" w:author="User" w:date="2015-04-04T20:30:00Z"/>
          <w:color w:val="0070C0"/>
        </w:rPr>
      </w:pPr>
    </w:p>
    <w:p w:rsidR="002013AE" w:rsidRPr="002013AE" w:rsidRDefault="002013AE" w:rsidP="002013AE">
      <w:pPr>
        <w:rPr>
          <w:ins w:id="1601" w:author="User" w:date="2015-04-04T20:30:00Z"/>
          <w:color w:val="0070C0"/>
        </w:rPr>
      </w:pPr>
      <w:ins w:id="1602" w:author="User" w:date="2015-04-04T20:30:00Z">
        <w:r w:rsidRPr="002013AE">
          <w:rPr>
            <w:color w:val="0070C0"/>
          </w:rPr>
          <w:t>Abaixo segue a relação das ENTREGAS que serão produzidas pela Equipe do Projeto:</w:t>
        </w:r>
      </w:ins>
    </w:p>
    <w:p w:rsidR="002013AE" w:rsidRPr="002013AE" w:rsidRDefault="002013AE" w:rsidP="002013AE">
      <w:pPr>
        <w:rPr>
          <w:ins w:id="1603" w:author="User" w:date="2015-04-04T20:30:00Z"/>
          <w:color w:val="0070C0"/>
        </w:rPr>
      </w:pPr>
      <w:ins w:id="1604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 xml:space="preserve">Protótipo das funcionalidades on-line, </w:t>
        </w:r>
      </w:ins>
    </w:p>
    <w:p w:rsidR="002013AE" w:rsidRPr="002013AE" w:rsidRDefault="002013AE" w:rsidP="002013AE">
      <w:pPr>
        <w:rPr>
          <w:ins w:id="1605" w:author="User" w:date="2015-04-04T20:30:00Z"/>
          <w:color w:val="0070C0"/>
        </w:rPr>
      </w:pPr>
      <w:ins w:id="1606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Sistema funcional com todas as especificações,</w:t>
        </w:r>
      </w:ins>
    </w:p>
    <w:p w:rsidR="002013AE" w:rsidRPr="002013AE" w:rsidRDefault="002013AE" w:rsidP="002013AE">
      <w:pPr>
        <w:rPr>
          <w:ins w:id="1607" w:author="User" w:date="2015-04-04T20:30:00Z"/>
          <w:color w:val="0070C0"/>
        </w:rPr>
      </w:pPr>
      <w:ins w:id="1608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Documentação de todas as fases da construção do Sistema, incluindo casos de uso, diagramas e modelagem de banco de dados.</w:t>
        </w:r>
      </w:ins>
    </w:p>
    <w:p w:rsidR="002013AE" w:rsidRDefault="002013AE" w:rsidP="002013AE">
      <w:pPr>
        <w:rPr>
          <w:ins w:id="1609" w:author="User" w:date="2015-04-04T20:32:00Z"/>
          <w:color w:val="0070C0"/>
        </w:rPr>
      </w:pPr>
      <w:ins w:id="1610" w:author="User" w:date="2015-04-04T20:30:00Z">
        <w:r w:rsidRPr="002013AE">
          <w:rPr>
            <w:color w:val="0070C0"/>
          </w:rPr>
          <w:t>•</w:t>
        </w:r>
        <w:r w:rsidRPr="002013AE">
          <w:rPr>
            <w:color w:val="0070C0"/>
          </w:rPr>
          <w:tab/>
          <w:t>Documentação para ser usada por usuários do sistema.</w:t>
        </w:r>
      </w:ins>
    </w:p>
    <w:p w:rsidR="002013AE" w:rsidRPr="002013AE" w:rsidRDefault="002013AE" w:rsidP="002013AE">
      <w:pPr>
        <w:rPr>
          <w:ins w:id="1611" w:author="User" w:date="2015-04-04T20:30:00Z"/>
          <w:color w:val="0070C0"/>
        </w:rPr>
      </w:pPr>
    </w:p>
    <w:p w:rsidR="002013AE" w:rsidRPr="002013AE" w:rsidRDefault="00C60E05" w:rsidP="002013AE">
      <w:pPr>
        <w:rPr>
          <w:ins w:id="1612" w:author="User" w:date="2015-04-04T20:30:00Z"/>
          <w:color w:val="0070C0"/>
        </w:rPr>
      </w:pPr>
      <w:ins w:id="1613" w:author="User" w:date="2015-04-05T17:58:00Z">
        <w:r>
          <w:rPr>
            <w:color w:val="0070C0"/>
          </w:rPr>
          <w:t>2.1.</w:t>
        </w:r>
      </w:ins>
      <w:ins w:id="1614" w:author="User" w:date="2015-04-04T20:30:00Z">
        <w:r w:rsidR="002013AE" w:rsidRPr="002013AE">
          <w:rPr>
            <w:color w:val="0070C0"/>
          </w:rPr>
          <w:t>5.</w:t>
        </w:r>
        <w:r w:rsidR="002013AE" w:rsidRPr="002013AE">
          <w:rPr>
            <w:color w:val="0070C0"/>
          </w:rPr>
          <w:tab/>
          <w:t>ESCOPO DO PRODUTO</w:t>
        </w:r>
      </w:ins>
    </w:p>
    <w:p w:rsidR="002013AE" w:rsidRPr="002013AE" w:rsidRDefault="002013AE" w:rsidP="002013AE">
      <w:pPr>
        <w:rPr>
          <w:ins w:id="1615" w:author="User" w:date="2015-04-04T20:30:00Z"/>
          <w:color w:val="0070C0"/>
        </w:rPr>
      </w:pPr>
      <w:ins w:id="1616" w:author="User" w:date="2015-04-04T20:30:00Z">
        <w:r w:rsidRPr="002013AE">
          <w:rPr>
            <w:color w:val="0070C0"/>
          </w:rPr>
          <w:t>Abaixo segue a descrição dos REQUISITOS e FUNCIONALIDADES do PRODUTO</w:t>
        </w:r>
      </w:ins>
    </w:p>
    <w:p w:rsidR="002013AE" w:rsidRPr="002013AE" w:rsidRDefault="002013AE" w:rsidP="002013AE">
      <w:pPr>
        <w:rPr>
          <w:ins w:id="1617" w:author="User" w:date="2015-04-04T20:30:00Z"/>
          <w:color w:val="0070C0"/>
        </w:rPr>
      </w:pPr>
    </w:p>
    <w:p w:rsidR="002013AE" w:rsidRPr="002013AE" w:rsidRDefault="00C60E05" w:rsidP="002013AE">
      <w:pPr>
        <w:rPr>
          <w:ins w:id="1618" w:author="User" w:date="2015-04-04T20:30:00Z"/>
          <w:color w:val="0070C0"/>
        </w:rPr>
      </w:pPr>
      <w:ins w:id="1619" w:author="User" w:date="2015-04-05T17:58:00Z">
        <w:r>
          <w:rPr>
            <w:color w:val="0070C0"/>
          </w:rPr>
          <w:t>2.1.5.1.</w:t>
        </w:r>
        <w:r>
          <w:rPr>
            <w:color w:val="0070C0"/>
          </w:rPr>
          <w:tab/>
        </w:r>
      </w:ins>
      <w:ins w:id="1620" w:author="User" w:date="2015-04-04T20:30:00Z">
        <w:r w:rsidR="002013AE" w:rsidRPr="002013AE">
          <w:rPr>
            <w:color w:val="0070C0"/>
          </w:rPr>
          <w:t>REQUISITOS</w:t>
        </w:r>
      </w:ins>
    </w:p>
    <w:p w:rsidR="002013AE" w:rsidRPr="002013AE" w:rsidRDefault="002013AE" w:rsidP="002013AE">
      <w:pPr>
        <w:rPr>
          <w:ins w:id="1621" w:author="User" w:date="2015-04-04T20:30:00Z"/>
          <w:color w:val="0070C0"/>
        </w:rPr>
      </w:pPr>
      <w:ins w:id="1622" w:author="User" w:date="2015-04-04T20:30:00Z">
        <w:r w:rsidRPr="002013AE">
          <w:rPr>
            <w:color w:val="0070C0"/>
          </w:rPr>
          <w:t>Sistema Web</w:t>
        </w:r>
      </w:ins>
    </w:p>
    <w:p w:rsidR="002013AE" w:rsidRPr="002013AE" w:rsidRDefault="002013AE" w:rsidP="002013AE">
      <w:pPr>
        <w:rPr>
          <w:ins w:id="1623" w:author="User" w:date="2015-04-04T20:30:00Z"/>
          <w:color w:val="0070C0"/>
        </w:rPr>
      </w:pPr>
      <w:ins w:id="1624" w:author="User" w:date="2015-04-04T20:30:00Z">
        <w:r w:rsidRPr="002013AE">
          <w:rPr>
            <w:color w:val="0070C0"/>
          </w:rPr>
          <w:t xml:space="preserve">Cadastro de usuários </w:t>
        </w:r>
      </w:ins>
    </w:p>
    <w:p w:rsidR="002013AE" w:rsidRPr="002013AE" w:rsidRDefault="002013AE" w:rsidP="002013AE">
      <w:pPr>
        <w:rPr>
          <w:ins w:id="1625" w:author="User" w:date="2015-04-04T20:30:00Z"/>
          <w:color w:val="0070C0"/>
        </w:rPr>
      </w:pPr>
      <w:ins w:id="1626" w:author="User" w:date="2015-04-04T20:30:00Z">
        <w:r w:rsidRPr="002013AE">
          <w:rPr>
            <w:color w:val="0070C0"/>
          </w:rPr>
          <w:t>Criação de turmas</w:t>
        </w:r>
      </w:ins>
    </w:p>
    <w:p w:rsidR="002013AE" w:rsidRPr="002013AE" w:rsidRDefault="002013AE" w:rsidP="002013AE">
      <w:pPr>
        <w:rPr>
          <w:ins w:id="1627" w:author="User" w:date="2015-04-04T20:30:00Z"/>
          <w:color w:val="0070C0"/>
        </w:rPr>
      </w:pPr>
      <w:ins w:id="1628" w:author="User" w:date="2015-04-04T20:30:00Z">
        <w:r w:rsidRPr="002013AE">
          <w:rPr>
            <w:color w:val="0070C0"/>
          </w:rPr>
          <w:t>Cadastro de ocorrência pelos professores referente a eventos comportamentais de alunos</w:t>
        </w:r>
      </w:ins>
    </w:p>
    <w:p w:rsidR="002013AE" w:rsidRPr="002013AE" w:rsidRDefault="002013AE" w:rsidP="002013AE">
      <w:pPr>
        <w:rPr>
          <w:ins w:id="1629" w:author="User" w:date="2015-04-04T20:30:00Z"/>
          <w:color w:val="0070C0"/>
        </w:rPr>
      </w:pPr>
      <w:ins w:id="1630" w:author="User" w:date="2015-04-04T20:30:00Z">
        <w:r w:rsidRPr="002013AE">
          <w:rPr>
            <w:color w:val="0070C0"/>
          </w:rPr>
          <w:t>Cadastro de boletim</w:t>
        </w:r>
      </w:ins>
    </w:p>
    <w:p w:rsidR="002013AE" w:rsidRPr="002013AE" w:rsidRDefault="002013AE" w:rsidP="002013AE">
      <w:pPr>
        <w:rPr>
          <w:ins w:id="1631" w:author="User" w:date="2015-04-04T20:30:00Z"/>
          <w:color w:val="0070C0"/>
        </w:rPr>
      </w:pPr>
      <w:ins w:id="1632" w:author="User" w:date="2015-04-04T20:30:00Z">
        <w:r w:rsidRPr="002013AE">
          <w:rPr>
            <w:color w:val="0070C0"/>
          </w:rPr>
          <w:t xml:space="preserve">Cadastro de tarefa </w:t>
        </w:r>
      </w:ins>
    </w:p>
    <w:p w:rsidR="002013AE" w:rsidRPr="002013AE" w:rsidRDefault="002013AE" w:rsidP="002013AE">
      <w:pPr>
        <w:rPr>
          <w:ins w:id="1633" w:author="User" w:date="2015-04-04T20:30:00Z"/>
          <w:color w:val="0070C0"/>
        </w:rPr>
      </w:pPr>
    </w:p>
    <w:p w:rsidR="002013AE" w:rsidRPr="002013AE" w:rsidRDefault="002013AE" w:rsidP="002013AE">
      <w:pPr>
        <w:rPr>
          <w:ins w:id="1634" w:author="User" w:date="2015-04-04T20:30:00Z"/>
          <w:color w:val="0070C0"/>
        </w:rPr>
      </w:pPr>
    </w:p>
    <w:p w:rsidR="002013AE" w:rsidRPr="002013AE" w:rsidRDefault="00C60E05" w:rsidP="002013AE">
      <w:pPr>
        <w:rPr>
          <w:ins w:id="1635" w:author="User" w:date="2015-04-04T20:30:00Z"/>
          <w:color w:val="0070C0"/>
        </w:rPr>
      </w:pPr>
      <w:ins w:id="1636" w:author="User" w:date="2015-04-05T17:58:00Z">
        <w:r>
          <w:rPr>
            <w:color w:val="0070C0"/>
          </w:rPr>
          <w:t>2.1.5.1.</w:t>
        </w:r>
        <w:r>
          <w:rPr>
            <w:color w:val="0070C0"/>
          </w:rPr>
          <w:tab/>
        </w:r>
      </w:ins>
      <w:ins w:id="1637" w:author="User" w:date="2015-04-04T20:30:00Z">
        <w:r w:rsidR="002013AE" w:rsidRPr="002013AE">
          <w:rPr>
            <w:color w:val="0070C0"/>
          </w:rPr>
          <w:t>FUNCIONALIDADES</w:t>
        </w:r>
      </w:ins>
    </w:p>
    <w:p w:rsidR="002013AE" w:rsidRPr="002013AE" w:rsidRDefault="002013AE" w:rsidP="002013AE">
      <w:pPr>
        <w:rPr>
          <w:ins w:id="1638" w:author="User" w:date="2015-04-04T20:30:00Z"/>
          <w:color w:val="0070C0"/>
        </w:rPr>
      </w:pPr>
    </w:p>
    <w:p w:rsidR="002013AE" w:rsidRPr="002013AE" w:rsidRDefault="002013AE" w:rsidP="002013AE">
      <w:pPr>
        <w:rPr>
          <w:ins w:id="1639" w:author="User" w:date="2015-04-04T20:30:00Z"/>
          <w:color w:val="0070C0"/>
        </w:rPr>
      </w:pPr>
      <w:ins w:id="1640" w:author="User" w:date="2015-04-04T20:30:00Z">
        <w:r w:rsidRPr="002013AE">
          <w:rPr>
            <w:color w:val="0070C0"/>
          </w:rPr>
          <w:t>Permitir cadastrar usuários (aluno, gestor, professor, responsável e secretaria</w:t>
        </w:r>
        <w:proofErr w:type="gramStart"/>
        <w:r w:rsidRPr="002013AE">
          <w:rPr>
            <w:color w:val="0070C0"/>
          </w:rPr>
          <w:t>)</w:t>
        </w:r>
        <w:proofErr w:type="gramEnd"/>
      </w:ins>
    </w:p>
    <w:p w:rsidR="002013AE" w:rsidRPr="002013AE" w:rsidRDefault="002013AE" w:rsidP="002013AE">
      <w:pPr>
        <w:rPr>
          <w:ins w:id="1641" w:author="User" w:date="2015-04-04T20:30:00Z"/>
          <w:color w:val="0070C0"/>
        </w:rPr>
      </w:pPr>
      <w:ins w:id="1642" w:author="User" w:date="2015-04-04T20:30:00Z">
        <w:r w:rsidRPr="002013AE">
          <w:rPr>
            <w:color w:val="0070C0"/>
          </w:rPr>
          <w:t>Permitir compor turmas (ano, série, alunos, professores e disciplina</w:t>
        </w:r>
        <w:proofErr w:type="gramStart"/>
        <w:r w:rsidRPr="002013AE">
          <w:rPr>
            <w:color w:val="0070C0"/>
          </w:rPr>
          <w:t>)</w:t>
        </w:r>
        <w:proofErr w:type="gramEnd"/>
      </w:ins>
    </w:p>
    <w:p w:rsidR="002013AE" w:rsidRPr="002013AE" w:rsidRDefault="002013AE" w:rsidP="002013AE">
      <w:pPr>
        <w:rPr>
          <w:ins w:id="1643" w:author="User" w:date="2015-04-04T20:30:00Z"/>
          <w:color w:val="0070C0"/>
        </w:rPr>
      </w:pPr>
      <w:ins w:id="1644" w:author="User" w:date="2015-04-04T20:30:00Z">
        <w:r w:rsidRPr="002013AE">
          <w:rPr>
            <w:color w:val="0070C0"/>
          </w:rPr>
          <w:t>Permitir consultar ocorrências por aluno</w:t>
        </w:r>
      </w:ins>
    </w:p>
    <w:p w:rsidR="002013AE" w:rsidRPr="002013AE" w:rsidRDefault="002013AE" w:rsidP="002013AE">
      <w:pPr>
        <w:rPr>
          <w:ins w:id="1645" w:author="User" w:date="2015-04-04T20:30:00Z"/>
          <w:color w:val="0070C0"/>
        </w:rPr>
      </w:pPr>
      <w:ins w:id="1646" w:author="User" w:date="2015-04-04T20:30:00Z">
        <w:r w:rsidRPr="002013AE">
          <w:rPr>
            <w:color w:val="0070C0"/>
          </w:rPr>
          <w:t>Permitir consultar boletim por turma e por aluno</w:t>
        </w:r>
      </w:ins>
    </w:p>
    <w:p w:rsidR="002013AE" w:rsidRPr="002013AE" w:rsidRDefault="002013AE" w:rsidP="002013AE">
      <w:pPr>
        <w:rPr>
          <w:ins w:id="1647" w:author="User" w:date="2015-04-04T20:30:00Z"/>
          <w:color w:val="0070C0"/>
        </w:rPr>
      </w:pPr>
      <w:ins w:id="1648" w:author="User" w:date="2015-04-04T20:30:00Z">
        <w:r w:rsidRPr="002013AE">
          <w:rPr>
            <w:color w:val="0070C0"/>
          </w:rPr>
          <w:t>Permitir consultar tarefa por turma e por aluno</w:t>
        </w:r>
      </w:ins>
    </w:p>
    <w:p w:rsidR="002013AE" w:rsidRPr="002013AE" w:rsidRDefault="002013AE" w:rsidP="002013AE">
      <w:pPr>
        <w:rPr>
          <w:ins w:id="1649" w:author="User" w:date="2015-04-04T20:30:00Z"/>
          <w:color w:val="0070C0"/>
        </w:rPr>
      </w:pPr>
    </w:p>
    <w:p w:rsidR="002013AE" w:rsidRPr="002013AE" w:rsidRDefault="002013AE" w:rsidP="002013AE">
      <w:pPr>
        <w:rPr>
          <w:ins w:id="1650" w:author="User" w:date="2015-04-04T20:30:00Z"/>
          <w:color w:val="0070C0"/>
        </w:rPr>
      </w:pPr>
    </w:p>
    <w:p w:rsidR="002013AE" w:rsidRPr="002013AE" w:rsidRDefault="00C60E05" w:rsidP="002013AE">
      <w:pPr>
        <w:rPr>
          <w:ins w:id="1651" w:author="User" w:date="2015-04-04T20:30:00Z"/>
          <w:color w:val="0070C0"/>
        </w:rPr>
      </w:pPr>
      <w:ins w:id="1652" w:author="User" w:date="2015-04-05T17:58:00Z">
        <w:r>
          <w:rPr>
            <w:color w:val="0070C0"/>
          </w:rPr>
          <w:t>2.1.</w:t>
        </w:r>
      </w:ins>
      <w:ins w:id="1653" w:author="User" w:date="2015-04-04T20:30:00Z">
        <w:r w:rsidR="002013AE" w:rsidRPr="002013AE">
          <w:rPr>
            <w:color w:val="0070C0"/>
          </w:rPr>
          <w:t>6.</w:t>
        </w:r>
        <w:r w:rsidR="002013AE" w:rsidRPr="002013AE">
          <w:rPr>
            <w:color w:val="0070C0"/>
          </w:rPr>
          <w:tab/>
          <w:t>CRITÉRIOS DE ACEITAÇÃO DO PRODUTO</w:t>
        </w:r>
      </w:ins>
    </w:p>
    <w:p w:rsidR="002013AE" w:rsidRPr="002013AE" w:rsidRDefault="002013AE" w:rsidP="002013AE">
      <w:pPr>
        <w:rPr>
          <w:ins w:id="1654" w:author="User" w:date="2015-04-04T20:30:00Z"/>
          <w:color w:val="0070C0"/>
        </w:rPr>
      </w:pPr>
    </w:p>
    <w:p w:rsidR="002013AE" w:rsidRPr="002013AE" w:rsidRDefault="002013AE" w:rsidP="002013AE">
      <w:pPr>
        <w:rPr>
          <w:ins w:id="1655" w:author="User" w:date="2015-04-04T20:30:00Z"/>
          <w:color w:val="0070C0"/>
        </w:rPr>
      </w:pPr>
      <w:ins w:id="1656" w:author="User" w:date="2015-04-04T20:30:00Z">
        <w:r w:rsidRPr="002013AE">
          <w:rPr>
            <w:color w:val="0070C0"/>
          </w:rPr>
          <w:t>Abaixo segue os critérios pelos quais o Cliente irá se basear para aceitar a entrega do PRODUTO ao término do Projeto.</w:t>
        </w:r>
      </w:ins>
    </w:p>
    <w:p w:rsidR="002013AE" w:rsidRPr="002013AE" w:rsidRDefault="002013AE" w:rsidP="002013AE">
      <w:pPr>
        <w:rPr>
          <w:ins w:id="1657" w:author="User" w:date="2015-04-04T20:30:00Z"/>
          <w:color w:val="0070C0"/>
        </w:rPr>
      </w:pPr>
    </w:p>
    <w:p w:rsidR="002013AE" w:rsidRPr="002013AE" w:rsidRDefault="002013AE" w:rsidP="002013AE">
      <w:pPr>
        <w:rPr>
          <w:ins w:id="1658" w:author="User" w:date="2015-04-04T20:30:00Z"/>
          <w:color w:val="0070C0"/>
        </w:rPr>
      </w:pPr>
      <w:ins w:id="1659" w:author="User" w:date="2015-04-04T20:30:00Z">
        <w:r w:rsidRPr="002013AE">
          <w:rPr>
            <w:color w:val="0070C0"/>
          </w:rPr>
          <w:t>Critérios de aceitação:</w:t>
        </w:r>
      </w:ins>
    </w:p>
    <w:p w:rsidR="002013AE" w:rsidRPr="002013AE" w:rsidRDefault="002013AE" w:rsidP="002013AE">
      <w:pPr>
        <w:rPr>
          <w:ins w:id="1660" w:author="User" w:date="2015-04-04T20:30:00Z"/>
          <w:color w:val="0070C0"/>
        </w:rPr>
      </w:pPr>
    </w:p>
    <w:p w:rsidR="002013AE" w:rsidRPr="002013AE" w:rsidRDefault="002013AE" w:rsidP="002013AE">
      <w:pPr>
        <w:rPr>
          <w:ins w:id="1661" w:author="User" w:date="2015-04-04T20:30:00Z"/>
          <w:color w:val="0070C0"/>
        </w:rPr>
      </w:pPr>
      <w:ins w:id="1662" w:author="User" w:date="2015-04-04T20:30:00Z">
        <w:r w:rsidRPr="002013AE">
          <w:rPr>
            <w:color w:val="0070C0"/>
          </w:rPr>
          <w:t>Permitir editar notas e faltas por professor da turma e disciplina específica.</w:t>
        </w:r>
      </w:ins>
    </w:p>
    <w:p w:rsidR="002013AE" w:rsidRPr="002013AE" w:rsidRDefault="002013AE" w:rsidP="002013AE">
      <w:pPr>
        <w:rPr>
          <w:ins w:id="1663" w:author="User" w:date="2015-04-04T20:30:00Z"/>
          <w:color w:val="0070C0"/>
        </w:rPr>
      </w:pPr>
      <w:ins w:id="1664" w:author="User" w:date="2015-04-04T20:30:00Z">
        <w:r w:rsidRPr="002013AE">
          <w:rPr>
            <w:color w:val="0070C0"/>
          </w:rPr>
          <w:t>Permitir consultar boletim por aluno</w:t>
        </w:r>
      </w:ins>
    </w:p>
    <w:p w:rsidR="002013AE" w:rsidRPr="002013AE" w:rsidRDefault="002013AE" w:rsidP="002013AE">
      <w:pPr>
        <w:rPr>
          <w:ins w:id="1665" w:author="User" w:date="2015-04-04T20:30:00Z"/>
          <w:color w:val="0070C0"/>
        </w:rPr>
      </w:pPr>
      <w:ins w:id="1666" w:author="User" w:date="2015-04-04T20:30:00Z">
        <w:r w:rsidRPr="002013AE">
          <w:rPr>
            <w:color w:val="0070C0"/>
          </w:rPr>
          <w:t>Permitir consultar tarefas por aluno</w:t>
        </w:r>
      </w:ins>
    </w:p>
    <w:p w:rsidR="002013AE" w:rsidRPr="002013AE" w:rsidRDefault="002013AE" w:rsidP="002013AE">
      <w:pPr>
        <w:rPr>
          <w:ins w:id="1667" w:author="User" w:date="2015-04-04T20:30:00Z"/>
          <w:color w:val="0070C0"/>
        </w:rPr>
      </w:pPr>
      <w:proofErr w:type="gramStart"/>
      <w:ins w:id="1668" w:author="User" w:date="2015-04-04T20:30:00Z">
        <w:r w:rsidRPr="002013AE">
          <w:rPr>
            <w:color w:val="0070C0"/>
          </w:rPr>
          <w:t>Feedback</w:t>
        </w:r>
        <w:proofErr w:type="gramEnd"/>
        <w:r w:rsidRPr="002013AE">
          <w:rPr>
            <w:color w:val="0070C0"/>
          </w:rPr>
          <w:t xml:space="preserve"> positivo do cliente como resultado piloto.</w:t>
        </w:r>
      </w:ins>
    </w:p>
    <w:p w:rsidR="002013AE" w:rsidRPr="002013AE" w:rsidRDefault="002013AE" w:rsidP="002013AE">
      <w:pPr>
        <w:rPr>
          <w:ins w:id="1669" w:author="User" w:date="2015-04-04T20:30:00Z"/>
          <w:color w:val="0070C0"/>
        </w:rPr>
      </w:pPr>
      <w:proofErr w:type="gramStart"/>
      <w:ins w:id="1670" w:author="User" w:date="2015-04-04T20:30:00Z">
        <w:r w:rsidRPr="002013AE">
          <w:rPr>
            <w:color w:val="0070C0"/>
          </w:rPr>
          <w:t>Feedback</w:t>
        </w:r>
        <w:proofErr w:type="gramEnd"/>
        <w:r w:rsidRPr="002013AE">
          <w:rPr>
            <w:color w:val="0070C0"/>
          </w:rPr>
          <w:t xml:space="preserve"> positivo com as interfaces de baixa fidelidade</w:t>
        </w:r>
      </w:ins>
    </w:p>
    <w:p w:rsidR="002013AE" w:rsidRPr="002013AE" w:rsidRDefault="002013AE" w:rsidP="002013AE">
      <w:pPr>
        <w:rPr>
          <w:ins w:id="1671" w:author="User" w:date="2015-04-04T20:30:00Z"/>
          <w:color w:val="0070C0"/>
        </w:rPr>
      </w:pPr>
      <w:ins w:id="1672" w:author="User" w:date="2015-04-04T20:30:00Z">
        <w:r w:rsidRPr="002013AE">
          <w:rPr>
            <w:color w:val="0070C0"/>
          </w:rPr>
          <w:t>Um mês de testes pelo cliente do produto já no ambiente escola</w:t>
        </w:r>
      </w:ins>
    </w:p>
    <w:p w:rsidR="002013AE" w:rsidRDefault="002013AE" w:rsidP="002013AE">
      <w:pPr>
        <w:rPr>
          <w:ins w:id="1673" w:author="User" w:date="2015-04-04T20:31:00Z"/>
          <w:color w:val="0070C0"/>
        </w:rPr>
      </w:pPr>
      <w:ins w:id="1674" w:author="User" w:date="2015-04-04T20:30:00Z">
        <w:r w:rsidRPr="002013AE">
          <w:rPr>
            <w:color w:val="0070C0"/>
          </w:rPr>
          <w:t>Validação da consistência de dados.</w:t>
        </w:r>
      </w:ins>
    </w:p>
    <w:p w:rsidR="002013AE" w:rsidRDefault="002013AE" w:rsidP="002013AE">
      <w:pPr>
        <w:rPr>
          <w:ins w:id="1675" w:author="User" w:date="2015-04-04T20:31:00Z"/>
          <w:color w:val="0070C0"/>
        </w:rPr>
      </w:pPr>
    </w:p>
    <w:p w:rsidR="002013AE" w:rsidRPr="009D3DB6" w:rsidRDefault="002013AE" w:rsidP="002013AE">
      <w:pPr>
        <w:rPr>
          <w:color w:val="0070C0"/>
        </w:rPr>
      </w:pPr>
    </w:p>
    <w:p w:rsidR="002B1853" w:rsidRDefault="0080198C" w:rsidP="002B1853">
      <w:pPr>
        <w:pStyle w:val="Ttulo3"/>
        <w:rPr>
          <w:ins w:id="1676" w:author="User" w:date="2015-04-04T19:52:00Z"/>
        </w:rPr>
      </w:pPr>
      <w:bookmarkStart w:id="1677" w:name="_Toc416018462"/>
      <w:r>
        <w:t xml:space="preserve">PLANO DE GERENCIAMENTO DO </w:t>
      </w:r>
      <w:r w:rsidR="002F11F8">
        <w:t>ESCOPO</w:t>
      </w:r>
      <w:bookmarkEnd w:id="1677"/>
    </w:p>
    <w:p w:rsidR="00921AC8" w:rsidRDefault="00921AC8" w:rsidP="00921AC8">
      <w:pPr>
        <w:rPr>
          <w:ins w:id="1678" w:author="User" w:date="2015-04-04T19:53:00Z"/>
        </w:rPr>
      </w:pPr>
      <w:ins w:id="1679" w:author="User" w:date="2015-04-04T19:53:00Z">
        <w:r>
          <w:tab/>
          <w:t>O Gerenciamento do Escopo ocorrerá nas fases: planejamento do escopo, implementação,</w:t>
        </w:r>
        <w:proofErr w:type="gramStart"/>
        <w:r>
          <w:t xml:space="preserve">  </w:t>
        </w:r>
        <w:proofErr w:type="gramEnd"/>
        <w:r>
          <w:t>verificação, e controle de mudanças.</w:t>
        </w:r>
      </w:ins>
    </w:p>
    <w:p w:rsidR="00921AC8" w:rsidRDefault="00921AC8" w:rsidP="00921AC8">
      <w:pPr>
        <w:rPr>
          <w:ins w:id="1680" w:author="User" w:date="2015-04-04T19:53:00Z"/>
        </w:rPr>
      </w:pPr>
      <w:ins w:id="1681" w:author="User" w:date="2015-04-04T19:53:00Z">
        <w:r>
          <w:t xml:space="preserve"> </w:t>
        </w:r>
        <w:r>
          <w:tab/>
          <w:t xml:space="preserve">A preparação detalhada do escopo do projeto será realizada como primeira atividade do projeto. É uma atividade muito importante, pois quanto mais claro e objetivo for o escopo, menor chance de necessidades de retrabalho no projeto. Após de produzido, o escopo será revisado, analisado e organizado para </w:t>
        </w:r>
        <w:proofErr w:type="gramStart"/>
        <w:r>
          <w:t>implementação</w:t>
        </w:r>
        <w:proofErr w:type="gramEnd"/>
        <w:r>
          <w:t xml:space="preserve"> do projeto.</w:t>
        </w:r>
      </w:ins>
    </w:p>
    <w:p w:rsidR="00921AC8" w:rsidRDefault="00921AC8" w:rsidP="00921AC8">
      <w:pPr>
        <w:rPr>
          <w:ins w:id="1682" w:author="User" w:date="2015-04-04T19:53:00Z"/>
        </w:rPr>
      </w:pPr>
      <w:ins w:id="1683" w:author="User" w:date="2015-04-04T19:53:00Z">
        <w:r>
          <w:tab/>
          <w:t xml:space="preserve">Para garantir a qualidade e as entregas nos prazos, os documentos “Declaração de Escopo” e “Cronograma do Projeto” serão analisados e validados pelos principais </w:t>
        </w:r>
        <w:proofErr w:type="spellStart"/>
        <w:r>
          <w:t>Stakeholders</w:t>
        </w:r>
        <w:proofErr w:type="spellEnd"/>
        <w:r>
          <w:t xml:space="preserve">, que neste projeto específico será o professor Anselmo </w:t>
        </w:r>
        <w:proofErr w:type="spellStart"/>
        <w:r>
          <w:t>Lotufo</w:t>
        </w:r>
        <w:proofErr w:type="spellEnd"/>
        <w:r>
          <w:t xml:space="preserve"> </w:t>
        </w:r>
        <w:proofErr w:type="spellStart"/>
        <w:r>
          <w:t>Conejo</w:t>
        </w:r>
        <w:proofErr w:type="spellEnd"/>
        <w:r>
          <w:t>.</w:t>
        </w:r>
      </w:ins>
    </w:p>
    <w:p w:rsidR="00921AC8" w:rsidRDefault="00921AC8" w:rsidP="00921AC8">
      <w:pPr>
        <w:rPr>
          <w:ins w:id="1684" w:author="User" w:date="2015-04-04T19:53:00Z"/>
        </w:rPr>
      </w:pPr>
      <w:ins w:id="1685" w:author="User" w:date="2015-04-04T19:53:00Z">
        <w:r>
          <w:t>As mudanças de Escopo devem obter aprovação pelo gerente de projeto, que somente após a aprovação da mudança deverá gerar uma nova versão da Declaração de Escopo e nova versão do Cronograma.</w:t>
        </w:r>
      </w:ins>
    </w:p>
    <w:p w:rsidR="00921AC8" w:rsidRDefault="00921AC8" w:rsidP="00921AC8">
      <w:pPr>
        <w:rPr>
          <w:ins w:id="1686" w:author="User" w:date="2015-04-04T19:53:00Z"/>
        </w:rPr>
      </w:pPr>
      <w:ins w:id="1687" w:author="User" w:date="2015-04-04T19:53:00Z">
        <w:r>
          <w:tab/>
          <w:t xml:space="preserve">Para uma mudança no Escopo obter sua aprovação deverá ser efetuada na mesma data da entrega do primeiro </w:t>
        </w:r>
        <w:proofErr w:type="spellStart"/>
        <w:r>
          <w:t>entregável</w:t>
        </w:r>
        <w:proofErr w:type="spellEnd"/>
        <w:r>
          <w:t xml:space="preserve">, estabelecido no cronograma pelo gerente de projeto e aprovado pelo </w:t>
        </w:r>
        <w:proofErr w:type="spellStart"/>
        <w:r>
          <w:t>Stakeholders</w:t>
        </w:r>
        <w:proofErr w:type="spellEnd"/>
        <w:r>
          <w:t>.</w:t>
        </w:r>
      </w:ins>
    </w:p>
    <w:p w:rsidR="00921AC8" w:rsidRDefault="00921AC8" w:rsidP="00921AC8">
      <w:pPr>
        <w:rPr>
          <w:ins w:id="1688" w:author="User" w:date="2015-04-04T19:53:00Z"/>
        </w:rPr>
      </w:pPr>
      <w:ins w:id="1689" w:author="User" w:date="2015-04-04T19:53:00Z">
        <w:r>
          <w:tab/>
          <w:t xml:space="preserve">Somente o </w:t>
        </w:r>
        <w:proofErr w:type="spellStart"/>
        <w:r>
          <w:t>Stakeholders</w:t>
        </w:r>
        <w:proofErr w:type="spellEnd"/>
        <w:r>
          <w:t xml:space="preserve"> Anselmo </w:t>
        </w:r>
        <w:proofErr w:type="spellStart"/>
        <w:r>
          <w:t>Lotufo</w:t>
        </w:r>
        <w:proofErr w:type="spellEnd"/>
        <w:r>
          <w:t xml:space="preserve"> </w:t>
        </w:r>
        <w:proofErr w:type="spellStart"/>
        <w:r>
          <w:t>Conejo</w:t>
        </w:r>
        <w:proofErr w:type="spellEnd"/>
        <w:r>
          <w:t xml:space="preserve"> poderá solicitar uma mudança, ou então houver um consenso e todos os elementos do grupo concordarem em solicitar uma mudança.</w:t>
        </w:r>
      </w:ins>
    </w:p>
    <w:p w:rsidR="00921AC8" w:rsidRDefault="00921AC8" w:rsidP="00921AC8">
      <w:pPr>
        <w:rPr>
          <w:ins w:id="1690" w:author="User" w:date="2015-04-04T19:53:00Z"/>
        </w:rPr>
      </w:pPr>
      <w:ins w:id="1691" w:author="User" w:date="2015-04-04T19:53:00Z">
        <w:r>
          <w:t xml:space="preserve">A solicitação deverá ser realizada através de email ao gerente de projeto, Ana Paula Siqueira, contendo: data da solicitação, solicitante (grupo ou </w:t>
        </w:r>
        <w:proofErr w:type="spellStart"/>
        <w:r>
          <w:t>Stakeholders</w:t>
        </w:r>
        <w:proofErr w:type="spellEnd"/>
        <w:r>
          <w:t>), descrição detalhada da mudança, e breve justificativa.</w:t>
        </w:r>
      </w:ins>
    </w:p>
    <w:p w:rsidR="00921AC8" w:rsidRDefault="00921AC8" w:rsidP="00921AC8">
      <w:pPr>
        <w:rPr>
          <w:ins w:id="1692" w:author="User" w:date="2015-04-04T19:53:00Z"/>
        </w:rPr>
      </w:pPr>
      <w:ins w:id="1693" w:author="User" w:date="2015-04-04T19:53:00Z">
        <w:r>
          <w:t xml:space="preserve">Quanto </w:t>
        </w:r>
        <w:proofErr w:type="gramStart"/>
        <w:r>
          <w:t>a</w:t>
        </w:r>
        <w:proofErr w:type="gramEnd"/>
        <w:r>
          <w:t xml:space="preserve"> solicitação de mudanças no projeto, o gerente de projeto deve:</w:t>
        </w:r>
      </w:ins>
    </w:p>
    <w:p w:rsidR="00921AC8" w:rsidRDefault="00921AC8" w:rsidP="00921AC8">
      <w:pPr>
        <w:rPr>
          <w:ins w:id="1694" w:author="User" w:date="2015-04-04T19:53:00Z"/>
        </w:rPr>
      </w:pPr>
      <w:ins w:id="1695" w:author="User" w:date="2015-04-04T19:53:00Z">
        <w:r>
          <w:t>- receber e acusar seu recebimento na mesma data da solicitação de mudança;</w:t>
        </w:r>
      </w:ins>
    </w:p>
    <w:p w:rsidR="00921AC8" w:rsidRDefault="00921AC8" w:rsidP="00921AC8">
      <w:pPr>
        <w:rPr>
          <w:ins w:id="1696" w:author="User" w:date="2015-04-04T19:53:00Z"/>
        </w:rPr>
      </w:pPr>
      <w:ins w:id="1697" w:author="User" w:date="2015-04-04T19:53:00Z">
        <w:r>
          <w:t xml:space="preserve">- analisar a requisição de mudança, bem como o impacto de tempo e custo para </w:t>
        </w:r>
        <w:proofErr w:type="gramStart"/>
        <w:r>
          <w:t>implementação</w:t>
        </w:r>
        <w:proofErr w:type="gramEnd"/>
        <w:r>
          <w:t>, dentro do projeto no prazo de dois dias,</w:t>
        </w:r>
      </w:ins>
    </w:p>
    <w:p w:rsidR="00921AC8" w:rsidRDefault="00921AC8" w:rsidP="00921AC8">
      <w:pPr>
        <w:rPr>
          <w:ins w:id="1698" w:author="User" w:date="2015-04-04T19:53:00Z"/>
        </w:rPr>
      </w:pPr>
      <w:ins w:id="1699" w:author="User" w:date="2015-04-04T19:53:00Z">
        <w:r>
          <w:t xml:space="preserve">- Divulgar sua decisão ao grupo e ao </w:t>
        </w:r>
        <w:proofErr w:type="spellStart"/>
        <w:r>
          <w:t>Stakeholders</w:t>
        </w:r>
        <w:proofErr w:type="spellEnd"/>
        <w:r>
          <w:t xml:space="preserve"> através do email.</w:t>
        </w:r>
      </w:ins>
    </w:p>
    <w:p w:rsidR="00921AC8" w:rsidRDefault="00921AC8" w:rsidP="00921AC8">
      <w:pPr>
        <w:rPr>
          <w:ins w:id="1700" w:author="User" w:date="2015-04-04T19:53:00Z"/>
        </w:rPr>
      </w:pPr>
      <w:ins w:id="1701" w:author="User" w:date="2015-04-04T19:53:00Z">
        <w:r>
          <w:t>- Caso a decisão do gerente de projeto, de aceitar a mudança, seja negativa: enviar um email com breve justificativa de sua decisão.</w:t>
        </w:r>
      </w:ins>
    </w:p>
    <w:p w:rsidR="00921AC8" w:rsidRDefault="00921AC8" w:rsidP="00921AC8">
      <w:pPr>
        <w:rPr>
          <w:ins w:id="1702" w:author="User" w:date="2015-04-04T19:53:00Z"/>
        </w:rPr>
      </w:pPr>
      <w:ins w:id="1703" w:author="User" w:date="2015-04-04T19:53:00Z">
        <w:r>
          <w:t>- Caso a decisão do gerente de projeto, de aceitar a mudança, seja positiva: enviar um email com as novas datas, anexando o cronograma atualizado, e ainda o impacto nos custos financeiros, e ainda:</w:t>
        </w:r>
      </w:ins>
    </w:p>
    <w:p w:rsidR="00FD2372" w:rsidRDefault="00921AC8">
      <w:pPr>
        <w:pPrChange w:id="1704" w:author="User" w:date="2015-04-04T19:52:00Z">
          <w:pPr>
            <w:pStyle w:val="Ttulo3"/>
          </w:pPr>
        </w:pPrChange>
      </w:pPr>
      <w:ins w:id="1705" w:author="User" w:date="2015-04-04T19:53:00Z">
        <w:r>
          <w:t>- Reunião com o grupo para atualização da análise de riscos.</w:t>
        </w:r>
      </w:ins>
    </w:p>
    <w:p w:rsidR="008118FC" w:rsidRPr="00646FFF" w:rsidDel="006B2D12" w:rsidRDefault="008118FC" w:rsidP="00646FFF">
      <w:pPr>
        <w:rPr>
          <w:del w:id="1706" w:author="User" w:date="2015-04-04T20:09:00Z"/>
          <w:color w:val="FF0000"/>
        </w:rPr>
      </w:pPr>
      <w:del w:id="1707" w:author="User" w:date="2015-04-04T20:09:00Z">
        <w:r w:rsidDel="006B2D12">
          <w:rPr>
            <w:color w:val="FF0000"/>
          </w:rPr>
          <w:lastRenderedPageBreak/>
          <w:delText xml:space="preserve">Descrever detalhadamente </w:delText>
        </w:r>
        <w:r w:rsidRPr="00646FFF" w:rsidDel="006B2D12">
          <w:rPr>
            <w:color w:val="FF0000"/>
          </w:rPr>
          <w:delText xml:space="preserve">como o </w:delText>
        </w:r>
        <w:r w:rsidR="00646FFF" w:rsidRPr="00646FFF" w:rsidDel="006B2D12">
          <w:rPr>
            <w:color w:val="FF0000"/>
          </w:rPr>
          <w:delText xml:space="preserve">ESCOPO </w:delText>
        </w:r>
        <w:r w:rsidRPr="00646FFF" w:rsidDel="006B2D12">
          <w:rPr>
            <w:color w:val="FF0000"/>
          </w:rPr>
          <w:delText xml:space="preserve">será gerenciado. </w:delText>
        </w:r>
        <w:r w:rsidR="00646FFF" w:rsidDel="006B2D12">
          <w:rPr>
            <w:color w:val="FF0000"/>
          </w:rPr>
          <w:delText>A</w:delText>
        </w:r>
        <w:r w:rsidRPr="00646FFF" w:rsidDel="006B2D12">
          <w:rPr>
            <w:color w:val="FF0000"/>
          </w:rPr>
          <w:delText>bordar ob</w:delText>
        </w:r>
        <w:r w:rsidR="00646FFF" w:rsidDel="006B2D12">
          <w:rPr>
            <w:color w:val="FF0000"/>
          </w:rPr>
          <w:delText>rigatoriamente a forma como as M</w:delText>
        </w:r>
        <w:r w:rsidRPr="00646FFF" w:rsidDel="006B2D12">
          <w:rPr>
            <w:color w:val="FF0000"/>
          </w:rPr>
          <w:delText>udanças de Escopo serão tratadas, incluindo:</w:delText>
        </w:r>
      </w:del>
    </w:p>
    <w:p w:rsidR="008118FC" w:rsidRPr="00646FFF" w:rsidRDefault="008118FC" w:rsidP="008118FC">
      <w:pPr>
        <w:ind w:left="360"/>
        <w:rPr>
          <w:color w:val="FF0000"/>
        </w:rPr>
      </w:pPr>
    </w:p>
    <w:p w:rsidR="008118FC" w:rsidRPr="00646FFF" w:rsidDel="006B2D12" w:rsidRDefault="00004090" w:rsidP="008118FC">
      <w:pPr>
        <w:numPr>
          <w:ilvl w:val="0"/>
          <w:numId w:val="12"/>
        </w:numPr>
        <w:rPr>
          <w:del w:id="1708" w:author="User" w:date="2015-04-04T20:09:00Z"/>
          <w:color w:val="FF0000"/>
        </w:rPr>
      </w:pPr>
      <w:del w:id="1709" w:author="User" w:date="2015-04-04T20:09:00Z">
        <w:r w:rsidDel="006B2D12">
          <w:rPr>
            <w:color w:val="FF0000"/>
          </w:rPr>
          <w:delText>Q</w:delText>
        </w:r>
        <w:r w:rsidR="008118FC" w:rsidRPr="00646FFF" w:rsidDel="006B2D12">
          <w:rPr>
            <w:color w:val="FF0000"/>
          </w:rPr>
          <w:delText xml:space="preserve">uais </w:delText>
        </w:r>
        <w:r w:rsidR="008118FC" w:rsidRPr="00646FFF" w:rsidDel="006B2D12">
          <w:rPr>
            <w:i/>
            <w:color w:val="FF0000"/>
          </w:rPr>
          <w:delText>Stakehorders</w:delText>
        </w:r>
        <w:r w:rsidR="00646FFF" w:rsidDel="006B2D12">
          <w:rPr>
            <w:color w:val="FF0000"/>
          </w:rPr>
          <w:delText xml:space="preserve"> poderão solicitar M</w:delText>
        </w:r>
        <w:r w:rsidR="008118FC" w:rsidRPr="00646FFF" w:rsidDel="006B2D12">
          <w:rPr>
            <w:color w:val="FF0000"/>
          </w:rPr>
          <w:delText>udanças no Escopo</w:delText>
        </w:r>
        <w:r w:rsidR="003229E5" w:rsidDel="006B2D12">
          <w:rPr>
            <w:color w:val="FF0000"/>
          </w:rPr>
          <w:delText>.</w:delText>
        </w:r>
      </w:del>
    </w:p>
    <w:p w:rsidR="008118FC" w:rsidRPr="00646FFF" w:rsidDel="006B2D12" w:rsidRDefault="00004090" w:rsidP="008118FC">
      <w:pPr>
        <w:numPr>
          <w:ilvl w:val="0"/>
          <w:numId w:val="12"/>
        </w:numPr>
        <w:rPr>
          <w:del w:id="1710" w:author="User" w:date="2015-04-04T20:09:00Z"/>
          <w:color w:val="FF0000"/>
        </w:rPr>
      </w:pPr>
      <w:del w:id="1711" w:author="User" w:date="2015-04-04T20:09:00Z">
        <w:r w:rsidDel="006B2D12">
          <w:rPr>
            <w:color w:val="FF0000"/>
          </w:rPr>
          <w:delText>A</w:delText>
        </w:r>
        <w:r w:rsidR="008118FC" w:rsidRPr="00646FFF" w:rsidDel="006B2D12">
          <w:rPr>
            <w:color w:val="FF0000"/>
          </w:rPr>
          <w:delText xml:space="preserve"> forma através da qual o </w:delText>
        </w:r>
        <w:r w:rsidR="008118FC" w:rsidRPr="00646FFF" w:rsidDel="006B2D12">
          <w:rPr>
            <w:i/>
            <w:color w:val="FF0000"/>
          </w:rPr>
          <w:delText>Stakehorders</w:delText>
        </w:r>
        <w:r w:rsidR="008118FC" w:rsidRPr="00646FFF" w:rsidDel="006B2D12">
          <w:rPr>
            <w:color w:val="FF0000"/>
          </w:rPr>
          <w:delText xml:space="preserve"> solicitará</w:delText>
        </w:r>
        <w:r w:rsidR="00646FFF" w:rsidDel="006B2D12">
          <w:rPr>
            <w:color w:val="FF0000"/>
          </w:rPr>
          <w:delText xml:space="preserve"> uma M</w:delText>
        </w:r>
        <w:r w:rsidR="008118FC" w:rsidRPr="00646FFF" w:rsidDel="006B2D12">
          <w:rPr>
            <w:color w:val="FF0000"/>
          </w:rPr>
          <w:delText>udança.</w:delText>
        </w:r>
      </w:del>
    </w:p>
    <w:p w:rsidR="008118FC" w:rsidRPr="00646FFF" w:rsidDel="006B2D12" w:rsidRDefault="00004090" w:rsidP="008118FC">
      <w:pPr>
        <w:numPr>
          <w:ilvl w:val="0"/>
          <w:numId w:val="12"/>
        </w:numPr>
        <w:rPr>
          <w:del w:id="1712" w:author="User" w:date="2015-04-04T20:09:00Z"/>
          <w:color w:val="FF0000"/>
        </w:rPr>
      </w:pPr>
      <w:del w:id="1713" w:author="User" w:date="2015-04-04T20:09:00Z">
        <w:r w:rsidDel="006B2D12">
          <w:rPr>
            <w:color w:val="FF0000"/>
          </w:rPr>
          <w:delText xml:space="preserve">O </w:delText>
        </w:r>
        <w:r w:rsidR="008118FC" w:rsidRPr="00646FFF" w:rsidDel="006B2D12">
          <w:rPr>
            <w:color w:val="FF0000"/>
          </w:rPr>
          <w:delText>fluxo do processo de analise técnica que irá deter</w:delText>
        </w:r>
        <w:r w:rsidR="00646FFF" w:rsidDel="006B2D12">
          <w:rPr>
            <w:color w:val="FF0000"/>
          </w:rPr>
          <w:delText>minar quais são os impactos da M</w:delText>
        </w:r>
        <w:r w:rsidR="008118FC" w:rsidRPr="00646FFF" w:rsidDel="006B2D12">
          <w:rPr>
            <w:color w:val="FF0000"/>
          </w:rPr>
          <w:delText>udança no Projeto.</w:delText>
        </w:r>
      </w:del>
    </w:p>
    <w:p w:rsidR="008118FC" w:rsidRPr="006B2D12" w:rsidRDefault="00004090" w:rsidP="006B2D12">
      <w:pPr>
        <w:numPr>
          <w:ilvl w:val="0"/>
          <w:numId w:val="12"/>
        </w:numPr>
        <w:rPr>
          <w:color w:val="FF0000"/>
        </w:rPr>
      </w:pPr>
      <w:del w:id="1714" w:author="User" w:date="2015-04-04T20:09:00Z">
        <w:r w:rsidDel="006B2D12">
          <w:rPr>
            <w:color w:val="FF0000"/>
          </w:rPr>
          <w:delText xml:space="preserve">O </w:delText>
        </w:r>
        <w:r w:rsidR="008118FC" w:rsidRPr="00646FFF" w:rsidDel="006B2D12">
          <w:rPr>
            <w:color w:val="FF0000"/>
          </w:rPr>
          <w:delText>fluxo do processo de analise administ</w:delText>
        </w:r>
        <w:r w:rsidR="00646FFF" w:rsidDel="006B2D12">
          <w:rPr>
            <w:color w:val="FF0000"/>
          </w:rPr>
          <w:delText>rativa que irá determinar se a M</w:delText>
        </w:r>
        <w:r w:rsidR="008118FC" w:rsidRPr="00646FFF" w:rsidDel="006B2D12">
          <w:rPr>
            <w:color w:val="FF0000"/>
          </w:rPr>
          <w:delText>udança deverá ou não ser implementada em tempo de Projeto</w:delText>
        </w:r>
      </w:del>
      <w:r w:rsidR="008118FC" w:rsidRPr="006B2D12">
        <w:rPr>
          <w:color w:val="FF0000"/>
        </w:rPr>
        <w:t>.</w:t>
      </w:r>
    </w:p>
    <w:p w:rsidR="008118FC" w:rsidRPr="00646FFF" w:rsidRDefault="008118FC" w:rsidP="008118FC">
      <w:pPr>
        <w:numPr>
          <w:ilvl w:val="0"/>
          <w:numId w:val="12"/>
        </w:numPr>
        <w:rPr>
          <w:color w:val="FF0000"/>
        </w:rPr>
      </w:pPr>
      <w:r w:rsidRPr="00646FFF">
        <w:rPr>
          <w:color w:val="FF0000"/>
        </w:rPr>
        <w:t>...</w:t>
      </w:r>
    </w:p>
    <w:p w:rsidR="002236A6" w:rsidRDefault="002236A6" w:rsidP="002236A6">
      <w:pPr>
        <w:rPr>
          <w:ins w:id="1715" w:author="User" w:date="2015-04-04T20:10:00Z"/>
          <w:rFonts w:ascii="Arial" w:hAnsi="Arial" w:cs="Arial"/>
          <w:sz w:val="22"/>
          <w:szCs w:val="22"/>
        </w:rPr>
      </w:pPr>
    </w:p>
    <w:p w:rsidR="006B2D12" w:rsidRPr="00B25965" w:rsidRDefault="006B2D12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1716" w:name="_Toc416018463"/>
      <w:r w:rsidRPr="002236A6">
        <w:t>PLANO DE GERENCIAMENTO DO TEMPO</w:t>
      </w:r>
      <w:bookmarkEnd w:id="1716"/>
    </w:p>
    <w:p w:rsidR="001116B4" w:rsidRPr="001116B4" w:rsidRDefault="001116B4" w:rsidP="001116B4">
      <w:pPr>
        <w:rPr>
          <w:ins w:id="1717" w:author="User" w:date="2015-04-04T20:36:00Z"/>
          <w:color w:val="FF0000"/>
        </w:rPr>
      </w:pPr>
      <w:ins w:id="1718" w:author="User" w:date="2015-04-04T20:36:00Z">
        <w:r w:rsidRPr="001116B4">
          <w:rPr>
            <w:color w:val="FF0000"/>
          </w:rPr>
          <w:t xml:space="preserve">O tempo e prazo serão gerenciados pela gerente de projeto Ana Paula Siqueira, através do método ágil SCRUM, o projeto será dividido em tarefas a serem realizadas no prazo de sete dias (uma semana). Em reuniões semanais a SCRUM </w:t>
        </w:r>
        <w:proofErr w:type="spellStart"/>
        <w:r w:rsidRPr="001116B4">
          <w:rPr>
            <w:color w:val="FF0000"/>
          </w:rPr>
          <w:t>Master</w:t>
        </w:r>
        <w:proofErr w:type="spellEnd"/>
        <w:r w:rsidRPr="001116B4">
          <w:rPr>
            <w:color w:val="FF0000"/>
          </w:rPr>
          <w:t xml:space="preserve"> gerenciará as atividades cumpridas, as que devem ser cumpridas na próxima semana e as atividades atrasadas, organizando um cronograma viável para execução das tarefas, sem perda da qualidade e atraso maiores.  </w:t>
        </w:r>
      </w:ins>
    </w:p>
    <w:p w:rsidR="001116B4" w:rsidRPr="001116B4" w:rsidRDefault="001116B4" w:rsidP="001116B4">
      <w:pPr>
        <w:rPr>
          <w:ins w:id="1719" w:author="User" w:date="2015-04-04T20:36:00Z"/>
          <w:color w:val="FF0000"/>
        </w:rPr>
      </w:pPr>
      <w:ins w:id="1720" w:author="User" w:date="2015-04-04T20:36:00Z">
        <w:r w:rsidRPr="001116B4">
          <w:rPr>
            <w:color w:val="FF0000"/>
          </w:rPr>
          <w:t xml:space="preserve">No auxílio do acompanhamento e organização das atividades, será organizada uma WBS/EAP – Estrutura Analítica do Projeto, e um Cronograma com as tarefas, datas e responsáveis pela execução. Além das atividades o cronograma constará as datas dos entregáveis, construído com auxílio do software </w:t>
        </w:r>
        <w:proofErr w:type="spellStart"/>
        <w:proofErr w:type="gramStart"/>
        <w:r w:rsidRPr="001116B4">
          <w:rPr>
            <w:color w:val="FF0000"/>
          </w:rPr>
          <w:t>MSProject</w:t>
        </w:r>
        <w:proofErr w:type="spellEnd"/>
        <w:proofErr w:type="gramEnd"/>
        <w:r w:rsidRPr="001116B4">
          <w:rPr>
            <w:color w:val="FF0000"/>
          </w:rPr>
          <w:t xml:space="preserve">. O dicionário da EAP, devido ao tamanho e simplicidade do projeto não será produzido. </w:t>
        </w:r>
      </w:ins>
    </w:p>
    <w:p w:rsidR="001116B4" w:rsidRPr="001116B4" w:rsidRDefault="001116B4" w:rsidP="001116B4">
      <w:pPr>
        <w:rPr>
          <w:ins w:id="1721" w:author="User" w:date="2015-04-04T20:36:00Z"/>
          <w:color w:val="FF0000"/>
        </w:rPr>
      </w:pPr>
      <w:ins w:id="1722" w:author="User" w:date="2015-04-04T20:36:00Z">
        <w:r w:rsidRPr="001116B4">
          <w:rPr>
            <w:color w:val="FF0000"/>
          </w:rPr>
          <w:t xml:space="preserve">Haverá reuniões de time, todas as terças-feiras, na aula do Projeto Integrador, dando início ao </w:t>
        </w:r>
        <w:proofErr w:type="spellStart"/>
        <w:r w:rsidRPr="001116B4">
          <w:rPr>
            <w:color w:val="FF0000"/>
          </w:rPr>
          <w:t>sprint</w:t>
        </w:r>
        <w:proofErr w:type="spellEnd"/>
        <w:r w:rsidRPr="001116B4">
          <w:rPr>
            <w:color w:val="FF0000"/>
          </w:rPr>
          <w:t xml:space="preserve"> do </w:t>
        </w:r>
        <w:proofErr w:type="spellStart"/>
        <w:r w:rsidRPr="001116B4">
          <w:rPr>
            <w:color w:val="FF0000"/>
          </w:rPr>
          <w:t>Scrum</w:t>
        </w:r>
        <w:proofErr w:type="spellEnd"/>
        <w:proofErr w:type="gramStart"/>
        <w:r w:rsidRPr="001116B4">
          <w:rPr>
            <w:color w:val="FF0000"/>
          </w:rPr>
          <w:t>..</w:t>
        </w:r>
        <w:proofErr w:type="gramEnd"/>
      </w:ins>
    </w:p>
    <w:p w:rsidR="001116B4" w:rsidRPr="001116B4" w:rsidRDefault="001116B4" w:rsidP="001116B4">
      <w:pPr>
        <w:rPr>
          <w:ins w:id="1723" w:author="User" w:date="2015-04-04T20:36:00Z"/>
          <w:color w:val="FF0000"/>
        </w:rPr>
      </w:pPr>
      <w:ins w:id="1724" w:author="User" w:date="2015-04-04T20:36:00Z">
        <w:r w:rsidRPr="001116B4">
          <w:rPr>
            <w:color w:val="FF0000"/>
          </w:rPr>
          <w:t>Haverá também seis reuniões de trabalho, aos sábados, agendadas no cronograma de atividades,</w:t>
        </w:r>
        <w:proofErr w:type="gramStart"/>
        <w:r w:rsidRPr="001116B4">
          <w:rPr>
            <w:color w:val="FF0000"/>
          </w:rPr>
          <w:t xml:space="preserve">  </w:t>
        </w:r>
        <w:proofErr w:type="gramEnd"/>
        <w:r w:rsidRPr="001116B4">
          <w:rPr>
            <w:color w:val="FF0000"/>
          </w:rPr>
          <w:t>para garantir a qualidade e o cumprimento dos prazos.</w:t>
        </w:r>
      </w:ins>
    </w:p>
    <w:p w:rsidR="001116B4" w:rsidRPr="001116B4" w:rsidRDefault="001116B4" w:rsidP="001116B4">
      <w:pPr>
        <w:rPr>
          <w:ins w:id="1725" w:author="User" w:date="2015-04-04T20:36:00Z"/>
          <w:color w:val="FF0000"/>
        </w:rPr>
      </w:pPr>
      <w:ins w:id="1726" w:author="User" w:date="2015-04-04T20:36:00Z">
        <w:r w:rsidRPr="001116B4">
          <w:rPr>
            <w:color w:val="FF0000"/>
          </w:rPr>
          <w:t>A cada semana, após a reunião de time, caso necessário, o cronograma será atualizado pela gerente de projetos Ana Paula Siqueira. Todas as versões desses documentos devem ser mantidas até o fim do projeto. O grupo receberá apenas informações com as datas importantes da semana.</w:t>
        </w:r>
      </w:ins>
    </w:p>
    <w:p w:rsidR="001116B4" w:rsidRPr="001116B4" w:rsidRDefault="001116B4" w:rsidP="001116B4">
      <w:pPr>
        <w:rPr>
          <w:ins w:id="1727" w:author="User" w:date="2015-04-04T20:36:00Z"/>
          <w:color w:val="FF0000"/>
        </w:rPr>
      </w:pPr>
      <w:ins w:id="1728" w:author="User" w:date="2015-04-04T20:36:00Z">
        <w:r w:rsidRPr="001116B4">
          <w:rPr>
            <w:color w:val="FF0000"/>
          </w:rPr>
          <w:t xml:space="preserve">A cada data do </w:t>
        </w:r>
        <w:proofErr w:type="spellStart"/>
        <w:r w:rsidRPr="001116B4">
          <w:rPr>
            <w:color w:val="FF0000"/>
          </w:rPr>
          <w:t>entregável</w:t>
        </w:r>
        <w:proofErr w:type="spellEnd"/>
        <w:r w:rsidRPr="001116B4">
          <w:rPr>
            <w:color w:val="FF0000"/>
          </w:rPr>
          <w:t xml:space="preserve"> também, caso necessário, devem ser atualizados os documentos: WBS/EAP e Cronograma, pela gerente de projetos Ana Paula Siqueira. O registro de todas as versões dos documentos deve ser mantido até o fim do projeto. </w:t>
        </w:r>
      </w:ins>
    </w:p>
    <w:p w:rsidR="001116B4" w:rsidRPr="001116B4" w:rsidRDefault="001116B4" w:rsidP="001116B4">
      <w:pPr>
        <w:rPr>
          <w:ins w:id="1729" w:author="User" w:date="2015-04-04T20:36:00Z"/>
          <w:color w:val="FF0000"/>
        </w:rPr>
      </w:pPr>
      <w:ins w:id="1730" w:author="User" w:date="2015-04-04T20:36:00Z">
        <w:r w:rsidRPr="001116B4">
          <w:rPr>
            <w:color w:val="FF0000"/>
          </w:rPr>
          <w:lastRenderedPageBreak/>
          <w:t xml:space="preserve">A cada nova versão, o cronograma será enviado ao grupo do projeto por email. </w:t>
        </w:r>
      </w:ins>
    </w:p>
    <w:p w:rsidR="001116B4" w:rsidRDefault="001116B4" w:rsidP="001116B4">
      <w:pPr>
        <w:rPr>
          <w:ins w:id="1731" w:author="User" w:date="2015-04-04T20:36:00Z"/>
          <w:color w:val="FF0000"/>
        </w:rPr>
      </w:pPr>
      <w:ins w:id="1732" w:author="User" w:date="2015-04-04T20:36:00Z">
        <w:r w:rsidRPr="001116B4">
          <w:rPr>
            <w:color w:val="FF0000"/>
          </w:rPr>
          <w:t xml:space="preserve">Caso haja atualização do cronograma devido à mudança de Escopo por solicitação de mudança de requisito, uma nova versão do cronograma, junto com nova versão da Declaração de Escopo deve ser encaminha por email ao </w:t>
        </w:r>
        <w:proofErr w:type="spellStart"/>
        <w:r w:rsidRPr="001116B4">
          <w:rPr>
            <w:color w:val="FF0000"/>
          </w:rPr>
          <w:t>Stakeholders</w:t>
        </w:r>
        <w:proofErr w:type="spellEnd"/>
        <w:r w:rsidRPr="001116B4">
          <w:rPr>
            <w:color w:val="FF0000"/>
          </w:rPr>
          <w:t xml:space="preserve"> Anselmo </w:t>
        </w:r>
        <w:proofErr w:type="spellStart"/>
        <w:r w:rsidRPr="001116B4">
          <w:rPr>
            <w:color w:val="FF0000"/>
          </w:rPr>
          <w:t>Lotufo</w:t>
        </w:r>
        <w:proofErr w:type="spellEnd"/>
        <w:r w:rsidRPr="001116B4">
          <w:rPr>
            <w:color w:val="FF0000"/>
          </w:rPr>
          <w:t xml:space="preserve"> </w:t>
        </w:r>
        <w:proofErr w:type="spellStart"/>
        <w:proofErr w:type="gramStart"/>
        <w:r w:rsidRPr="001116B4">
          <w:rPr>
            <w:color w:val="FF0000"/>
          </w:rPr>
          <w:t>Conejo</w:t>
        </w:r>
        <w:proofErr w:type="spellEnd"/>
        <w:proofErr w:type="gramEnd"/>
      </w:ins>
    </w:p>
    <w:p w:rsidR="001116B4" w:rsidRDefault="001116B4" w:rsidP="001116B4">
      <w:pPr>
        <w:rPr>
          <w:ins w:id="1733" w:author="User" w:date="2015-04-04T20:36:00Z"/>
          <w:color w:val="FF0000"/>
        </w:rPr>
      </w:pPr>
    </w:p>
    <w:p w:rsidR="002236A6" w:rsidRPr="00004090" w:rsidDel="001116B4" w:rsidRDefault="002236A6" w:rsidP="001116B4">
      <w:pPr>
        <w:rPr>
          <w:del w:id="1734" w:author="User" w:date="2015-04-04T20:36:00Z"/>
          <w:color w:val="FF0000"/>
        </w:rPr>
      </w:pPr>
      <w:del w:id="1735" w:author="User" w:date="2015-04-04T20:36:00Z">
        <w:r w:rsidRPr="00004090" w:rsidDel="001116B4">
          <w:rPr>
            <w:color w:val="FF0000"/>
          </w:rPr>
          <w:delText xml:space="preserve">Descrever como o </w:delText>
        </w:r>
        <w:r w:rsidR="003229E5" w:rsidRPr="00004090" w:rsidDel="001116B4">
          <w:rPr>
            <w:color w:val="FF0000"/>
          </w:rPr>
          <w:delText>TEMPO</w:delText>
        </w:r>
        <w:r w:rsidR="00E52E91" w:rsidDel="001116B4">
          <w:rPr>
            <w:color w:val="FF0000"/>
          </w:rPr>
          <w:delText>/PRAZO</w:delText>
        </w:r>
        <w:r w:rsidRPr="00004090" w:rsidDel="001116B4">
          <w:rPr>
            <w:color w:val="FF0000"/>
          </w:rPr>
          <w:delText>será gerenciado, incluindo:</w:delText>
        </w:r>
      </w:del>
    </w:p>
    <w:p w:rsidR="002236A6" w:rsidRPr="00B25965" w:rsidDel="001116B4" w:rsidRDefault="002236A6" w:rsidP="002236A6">
      <w:pPr>
        <w:ind w:left="360"/>
        <w:rPr>
          <w:del w:id="1736" w:author="User" w:date="2015-04-04T20:36:00Z"/>
          <w:rFonts w:ascii="Arial" w:hAnsi="Arial" w:cs="Arial"/>
          <w:sz w:val="22"/>
          <w:szCs w:val="22"/>
        </w:rPr>
      </w:pPr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37" w:author="User" w:date="2015-04-04T20:36:00Z"/>
          <w:color w:val="FF0000"/>
        </w:rPr>
      </w:pPr>
      <w:del w:id="1738" w:author="User" w:date="2015-04-04T20:36:00Z">
        <w:r w:rsidRPr="00C465E4" w:rsidDel="001116B4">
          <w:rPr>
            <w:color w:val="FF0000"/>
          </w:rPr>
          <w:delText xml:space="preserve">Determinar como serão tratadas as mudanças no Cronograma. </w:delText>
        </w:r>
        <w:r w:rsidRPr="00E52E91" w:rsidDel="001116B4">
          <w:rPr>
            <w:color w:val="0000FF"/>
          </w:rPr>
          <w:delText xml:space="preserve">Exemplo: Será gerado um </w:delText>
        </w:r>
        <w:r w:rsidRPr="00E52E91" w:rsidDel="001116B4">
          <w:rPr>
            <w:i/>
            <w:color w:val="0000FF"/>
          </w:rPr>
          <w:delText>Base Line</w:delText>
        </w:r>
        <w:r w:rsidRPr="00E52E91" w:rsidDel="001116B4">
          <w:rPr>
            <w:color w:val="0000FF"/>
          </w:rPr>
          <w:delText xml:space="preserve"> do Cronograma a cada mudança?</w:delText>
        </w:r>
      </w:del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39" w:author="User" w:date="2015-04-04T20:36:00Z"/>
          <w:color w:val="FF0000"/>
        </w:rPr>
      </w:pPr>
      <w:del w:id="1740" w:author="User" w:date="2015-04-04T20:36:00Z">
        <w:r w:rsidRPr="00C465E4" w:rsidDel="001116B4">
          <w:rPr>
            <w:color w:val="FF0000"/>
          </w:rPr>
          <w:delText>Determinar como será o processo de atualização de Cronograma, contendo:</w:delText>
        </w:r>
      </w:del>
    </w:p>
    <w:p w:rsidR="002236A6" w:rsidRPr="004F57C7" w:rsidDel="001116B4" w:rsidRDefault="002236A6" w:rsidP="004F57C7">
      <w:pPr>
        <w:numPr>
          <w:ilvl w:val="1"/>
          <w:numId w:val="12"/>
        </w:numPr>
        <w:rPr>
          <w:del w:id="1741" w:author="User" w:date="2015-04-04T20:36:00Z"/>
          <w:color w:val="FF0000"/>
        </w:rPr>
      </w:pPr>
      <w:del w:id="1742" w:author="User" w:date="2015-04-04T20:36:00Z">
        <w:r w:rsidRPr="004F57C7" w:rsidDel="001116B4">
          <w:rPr>
            <w:color w:val="FF0000"/>
          </w:rPr>
          <w:delText>Quem fará o que?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43" w:author="User" w:date="2015-04-04T20:36:00Z"/>
          <w:color w:val="FF0000"/>
        </w:rPr>
      </w:pPr>
      <w:del w:id="1744" w:author="User" w:date="2015-04-04T20:36:00Z">
        <w:r w:rsidRPr="004F57C7" w:rsidDel="001116B4">
          <w:rPr>
            <w:color w:val="FF0000"/>
          </w:rPr>
          <w:delText>Periodicidade de atualização.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45" w:author="User" w:date="2015-04-04T20:36:00Z"/>
          <w:color w:val="FF0000"/>
        </w:rPr>
      </w:pPr>
      <w:del w:id="1746" w:author="User" w:date="2015-04-04T20:36:00Z">
        <w:r w:rsidRPr="004F57C7" w:rsidDel="001116B4">
          <w:rPr>
            <w:color w:val="FF0000"/>
          </w:rPr>
          <w:delText>Divulgação do progresso do Cronograma.</w:delText>
        </w:r>
      </w:del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47" w:author="User" w:date="2015-04-04T20:36:00Z"/>
          <w:color w:val="FF0000"/>
        </w:rPr>
      </w:pPr>
      <w:del w:id="1748" w:author="User" w:date="2015-04-04T20:36:00Z">
        <w:r w:rsidRPr="00C465E4" w:rsidDel="001116B4">
          <w:rPr>
            <w:color w:val="FF0000"/>
          </w:rPr>
          <w:delText>Determinar o fluxo do processo que tratará os desvios do Cronograma, contendo: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49" w:author="User" w:date="2015-04-04T20:36:00Z"/>
          <w:color w:val="FF0000"/>
        </w:rPr>
      </w:pPr>
      <w:del w:id="1750" w:author="User" w:date="2015-04-04T20:36:00Z">
        <w:r w:rsidRPr="004F57C7" w:rsidDel="001116B4">
          <w:rPr>
            <w:color w:val="FF0000"/>
          </w:rPr>
          <w:delText>Quais técnicas de compressão do Cronograma poderão ser utilizadas.</w:delText>
        </w:r>
      </w:del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del w:id="1751" w:author="User" w:date="2015-04-04T20:36:00Z">
        <w:r w:rsidRPr="004F57C7" w:rsidDel="001116B4">
          <w:rPr>
            <w:color w:val="FF0000"/>
          </w:rPr>
          <w:delText>Como os desvios serão comunicados, e para quem</w:delText>
        </w:r>
      </w:del>
      <w:r w:rsidRPr="004F57C7">
        <w:rPr>
          <w:color w:val="FF0000"/>
        </w:rPr>
        <w:t>.</w:t>
      </w:r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:rsidR="002236A6" w:rsidRPr="00B25965" w:rsidRDefault="002236A6" w:rsidP="002236A6">
      <w:pPr>
        <w:numPr>
          <w:ilvl w:val="0"/>
          <w:numId w:val="12"/>
        </w:numPr>
        <w:rPr>
          <w:rFonts w:ascii="Arial" w:hAnsi="Arial" w:cs="Arial"/>
          <w:color w:val="FF0000"/>
          <w:sz w:val="22"/>
          <w:szCs w:val="22"/>
        </w:rPr>
      </w:pPr>
      <w:r w:rsidRPr="00B25965">
        <w:rPr>
          <w:rFonts w:ascii="Arial" w:hAnsi="Arial" w:cs="Arial"/>
          <w:color w:val="FF0000"/>
          <w:sz w:val="22"/>
          <w:szCs w:val="22"/>
        </w:rPr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1752" w:name="_Toc416018464"/>
      <w:r w:rsidRPr="002236A6">
        <w:t>PLANO DE GERENCIAMENTO DOS CUSTOS</w:t>
      </w:r>
      <w:bookmarkEnd w:id="1752"/>
    </w:p>
    <w:p w:rsidR="001116B4" w:rsidRPr="001116B4" w:rsidRDefault="001116B4" w:rsidP="001116B4">
      <w:pPr>
        <w:rPr>
          <w:ins w:id="1753" w:author="User" w:date="2015-04-04T20:39:00Z"/>
          <w:color w:val="FF0000"/>
        </w:rPr>
      </w:pPr>
      <w:ins w:id="1754" w:author="User" w:date="2015-04-04T20:39:00Z">
        <w:r>
          <w:rPr>
            <w:color w:val="FF0000"/>
          </w:rPr>
          <w:tab/>
        </w:r>
        <w:r w:rsidRPr="001116B4">
          <w:rPr>
            <w:color w:val="FF0000"/>
          </w:rPr>
          <w:t xml:space="preserve">Os custos serão organizados e divulgados com apresentação das notas fiscais e recibos. </w:t>
        </w:r>
      </w:ins>
    </w:p>
    <w:p w:rsidR="001116B4" w:rsidRDefault="001116B4" w:rsidP="001116B4">
      <w:pPr>
        <w:rPr>
          <w:ins w:id="1755" w:author="User" w:date="2015-04-04T20:39:00Z"/>
          <w:color w:val="FF0000"/>
        </w:rPr>
      </w:pPr>
      <w:ins w:id="1756" w:author="User" w:date="2015-04-04T20:39:00Z">
        <w:r w:rsidRPr="001116B4">
          <w:rPr>
            <w:color w:val="FF0000"/>
          </w:rPr>
          <w:t>Como os custos referem-se a apenas dois itens não há necessidade de nenhum sistema para gerenciamento, nem mesmo planilha de Excel</w:t>
        </w:r>
        <w:r>
          <w:rPr>
            <w:color w:val="FF0000"/>
          </w:rPr>
          <w:t>.</w:t>
        </w:r>
      </w:ins>
    </w:p>
    <w:p w:rsidR="001116B4" w:rsidRPr="001116B4" w:rsidRDefault="001116B4" w:rsidP="001116B4">
      <w:pPr>
        <w:rPr>
          <w:ins w:id="1757" w:author="User" w:date="2015-04-04T20:38:00Z"/>
          <w:color w:val="FF0000"/>
        </w:rPr>
      </w:pPr>
      <w:ins w:id="1758" w:author="User" w:date="2015-04-04T20:38:00Z">
        <w:r w:rsidRPr="001116B4">
          <w:rPr>
            <w:color w:val="FF0000"/>
          </w:rPr>
          <w:t>- A impressão da documentação para a banca examinadora, com impressões coloridas das páginas das telas baixa e alta fidelidade, e da WBS/EAP. Três cópias do documento, calculan</w:t>
        </w:r>
        <w:r>
          <w:rPr>
            <w:color w:val="FF0000"/>
          </w:rPr>
          <w:t>do o</w:t>
        </w:r>
        <w:proofErr w:type="gramStart"/>
        <w:r>
          <w:rPr>
            <w:color w:val="FF0000"/>
          </w:rPr>
          <w:t xml:space="preserve">  </w:t>
        </w:r>
        <w:proofErr w:type="gramEnd"/>
        <w:r>
          <w:rPr>
            <w:color w:val="FF0000"/>
          </w:rPr>
          <w:t xml:space="preserve">total de R$ 600,00 entre </w:t>
        </w:r>
      </w:ins>
      <w:proofErr w:type="spellStart"/>
      <w:ins w:id="1759" w:author="User" w:date="2015-04-04T20:39:00Z">
        <w:r>
          <w:rPr>
            <w:color w:val="FF0000"/>
          </w:rPr>
          <w:t>x</w:t>
        </w:r>
      </w:ins>
      <w:ins w:id="1760" w:author="User" w:date="2015-04-04T20:38:00Z">
        <w:r w:rsidRPr="001116B4">
          <w:rPr>
            <w:color w:val="FF0000"/>
          </w:rPr>
          <w:t>erox</w:t>
        </w:r>
        <w:proofErr w:type="spellEnd"/>
        <w:r w:rsidRPr="001116B4">
          <w:rPr>
            <w:color w:val="FF0000"/>
          </w:rPr>
          <w:t xml:space="preserve"> e encadernação.</w:t>
        </w:r>
      </w:ins>
    </w:p>
    <w:p w:rsidR="001116B4" w:rsidRPr="001116B4" w:rsidRDefault="001116B4" w:rsidP="001116B4">
      <w:pPr>
        <w:rPr>
          <w:ins w:id="1761" w:author="User" w:date="2015-04-04T20:38:00Z"/>
          <w:color w:val="FF0000"/>
        </w:rPr>
      </w:pPr>
      <w:ins w:id="1762" w:author="User" w:date="2015-04-04T20:38:00Z">
        <w:r w:rsidRPr="001116B4">
          <w:rPr>
            <w:color w:val="FF0000"/>
          </w:rPr>
          <w:t>- O custo de transporte e alimentação dos seis encontros do grupo, para trabalho em parceria, no total de R$ 900,00.</w:t>
        </w:r>
      </w:ins>
    </w:p>
    <w:p w:rsidR="001116B4" w:rsidRPr="001116B4" w:rsidRDefault="001116B4" w:rsidP="001116B4">
      <w:pPr>
        <w:rPr>
          <w:ins w:id="1763" w:author="User" w:date="2015-04-04T20:38:00Z"/>
          <w:color w:val="FF0000"/>
        </w:rPr>
      </w:pPr>
      <w:ins w:id="1764" w:author="User" w:date="2015-04-04T20:38:00Z">
        <w:r w:rsidRPr="001116B4">
          <w:rPr>
            <w:color w:val="FF0000"/>
          </w:rPr>
          <w:t>- O custo da impressão será divido em partes iguais entre cada aluno do grupo.</w:t>
        </w:r>
      </w:ins>
    </w:p>
    <w:p w:rsidR="001116B4" w:rsidRPr="001116B4" w:rsidRDefault="001116B4" w:rsidP="001116B4">
      <w:pPr>
        <w:rPr>
          <w:ins w:id="1765" w:author="User" w:date="2015-04-04T20:38:00Z"/>
          <w:color w:val="FF0000"/>
        </w:rPr>
      </w:pPr>
      <w:ins w:id="1766" w:author="User" w:date="2015-04-04T20:38:00Z">
        <w:r w:rsidRPr="001116B4">
          <w:rPr>
            <w:color w:val="FF0000"/>
          </w:rPr>
          <w:t xml:space="preserve">- O custo das reuniões será pagos por cada aluno. </w:t>
        </w:r>
      </w:ins>
    </w:p>
    <w:p w:rsidR="001116B4" w:rsidRDefault="001116B4" w:rsidP="001116B4">
      <w:pPr>
        <w:rPr>
          <w:ins w:id="1767" w:author="User" w:date="2015-04-04T20:38:00Z"/>
          <w:color w:val="FF0000"/>
        </w:rPr>
      </w:pPr>
      <w:ins w:id="1768" w:author="User" w:date="2015-04-04T20:39:00Z">
        <w:r>
          <w:rPr>
            <w:color w:val="FF0000"/>
          </w:rPr>
          <w:lastRenderedPageBreak/>
          <w:tab/>
        </w:r>
      </w:ins>
      <w:ins w:id="1769" w:author="User" w:date="2015-04-04T20:38:00Z">
        <w:r w:rsidRPr="001116B4">
          <w:rPr>
            <w:color w:val="FF0000"/>
          </w:rPr>
          <w:t>Cada aluno que obtiver uma nota fiscal ou recibo que obtiver com o custo do projeto apresentará o documento para registro, somente para constar registro, e posteriormente comparação com o custo inicial.</w:t>
        </w:r>
      </w:ins>
    </w:p>
    <w:p w:rsidR="002236A6" w:rsidRPr="00004090" w:rsidDel="001116B4" w:rsidRDefault="002236A6" w:rsidP="001116B4">
      <w:pPr>
        <w:rPr>
          <w:del w:id="1770" w:author="User" w:date="2015-04-04T20:40:00Z"/>
          <w:color w:val="FF0000"/>
        </w:rPr>
      </w:pPr>
      <w:del w:id="1771" w:author="User" w:date="2015-04-04T20:40:00Z">
        <w:r w:rsidRPr="00004090" w:rsidDel="001116B4">
          <w:rPr>
            <w:color w:val="FF0000"/>
          </w:rPr>
          <w:delText xml:space="preserve">Descrever como os </w:delText>
        </w:r>
        <w:r w:rsidR="003229E5" w:rsidRPr="00004090" w:rsidDel="001116B4">
          <w:rPr>
            <w:color w:val="FF0000"/>
          </w:rPr>
          <w:delText xml:space="preserve">CUSTOS </w:delText>
        </w:r>
        <w:r w:rsidRPr="00004090" w:rsidDel="001116B4">
          <w:rPr>
            <w:color w:val="FF0000"/>
          </w:rPr>
          <w:delText>serão gerenciados, incluindo:</w:delText>
        </w:r>
      </w:del>
    </w:p>
    <w:p w:rsidR="002236A6" w:rsidRPr="00B25965" w:rsidDel="001116B4" w:rsidRDefault="002236A6" w:rsidP="002236A6">
      <w:pPr>
        <w:ind w:left="360"/>
        <w:rPr>
          <w:del w:id="1772" w:author="User" w:date="2015-04-04T20:40:00Z"/>
          <w:rFonts w:ascii="Arial" w:hAnsi="Arial" w:cs="Arial"/>
          <w:sz w:val="22"/>
          <w:szCs w:val="22"/>
        </w:rPr>
      </w:pPr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73" w:author="User" w:date="2015-04-04T20:40:00Z"/>
          <w:color w:val="FF0000"/>
        </w:rPr>
      </w:pPr>
      <w:del w:id="1774" w:author="User" w:date="2015-04-04T20:40:00Z">
        <w:r w:rsidRPr="00C465E4" w:rsidDel="001116B4">
          <w:rPr>
            <w:color w:val="FF0000"/>
          </w:rPr>
          <w:delText>Quais são os componentes dos Custos do Projeto.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75" w:author="User" w:date="2015-04-04T20:40:00Z"/>
          <w:color w:val="FF0000"/>
        </w:rPr>
      </w:pPr>
      <w:del w:id="1776" w:author="User" w:date="2015-04-04T20:40:00Z">
        <w:r w:rsidRPr="004F57C7" w:rsidDel="001116B4">
          <w:rPr>
            <w:color w:val="FF0000"/>
          </w:rPr>
          <w:delText>Os custos de RH dos membros da Equipe que são funcionários da organização serão computados no Custo?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77" w:author="User" w:date="2015-04-04T20:40:00Z"/>
          <w:color w:val="FF0000"/>
        </w:rPr>
      </w:pPr>
      <w:del w:id="1778" w:author="User" w:date="2015-04-04T20:40:00Z">
        <w:r w:rsidRPr="004F57C7" w:rsidDel="001116B4">
          <w:rPr>
            <w:color w:val="FF0000"/>
          </w:rPr>
          <w:delText xml:space="preserve">Os custos necessários para a manutenção do produto gerado pelo Projeto após o término do Projeto serão computados? </w:delText>
        </w:r>
        <w:r w:rsidRPr="00E52E91" w:rsidDel="001116B4">
          <w:rPr>
            <w:color w:val="0000FF"/>
          </w:rPr>
          <w:delText>Exemplo: Custos anuais de manutenção de licenças de software, ...</w:delText>
        </w:r>
      </w:del>
    </w:p>
    <w:p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 xml:space="preserve">... </w:t>
      </w:r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79" w:author="User" w:date="2015-04-04T20:40:00Z"/>
          <w:color w:val="FF0000"/>
        </w:rPr>
      </w:pPr>
      <w:del w:id="1780" w:author="User" w:date="2015-04-04T20:40:00Z">
        <w:r w:rsidRPr="00C465E4" w:rsidDel="001116B4">
          <w:rPr>
            <w:color w:val="FF0000"/>
          </w:rPr>
          <w:delText>Determinar o método, técnica e ferramenta que será utilizado para gerenciamento dos Custos. Exemplo: Será utilizado algum Sistema de Informação da organização? Será utilizada uma planilha Excel contendo os Custos previstos e o</w:delText>
        </w:r>
        <w:r w:rsidR="003229E5" w:rsidDel="001116B4">
          <w:rPr>
            <w:color w:val="FF0000"/>
          </w:rPr>
          <w:delText>s</w:delText>
        </w:r>
        <w:r w:rsidRPr="00C465E4" w:rsidDel="001116B4">
          <w:rPr>
            <w:color w:val="FF0000"/>
          </w:rPr>
          <w:delText xml:space="preserve"> realizados? </w:delText>
        </w:r>
      </w:del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81" w:author="User" w:date="2015-04-04T20:40:00Z"/>
          <w:color w:val="FF0000"/>
        </w:rPr>
      </w:pPr>
      <w:del w:id="1782" w:author="User" w:date="2015-04-04T20:40:00Z">
        <w:r w:rsidRPr="00C465E4" w:rsidDel="001116B4">
          <w:rPr>
            <w:color w:val="FF0000"/>
          </w:rPr>
          <w:delText>Como os Custos do Projeto serão tratados pelo Orçamento da organização?</w:delText>
        </w:r>
      </w:del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83" w:author="User" w:date="2015-04-04T20:40:00Z"/>
          <w:color w:val="FF0000"/>
        </w:rPr>
      </w:pPr>
      <w:del w:id="1784" w:author="User" w:date="2015-04-04T20:40:00Z">
        <w:r w:rsidRPr="00C465E4" w:rsidDel="001116B4">
          <w:rPr>
            <w:color w:val="FF0000"/>
          </w:rPr>
          <w:delText xml:space="preserve">Determinar como os desembolsos feitos pelo Projeto serão registrados. </w:delText>
        </w:r>
      </w:del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85" w:author="User" w:date="2015-04-04T20:40:00Z"/>
          <w:color w:val="FF0000"/>
        </w:rPr>
      </w:pPr>
      <w:del w:id="1786" w:author="User" w:date="2015-04-04T20:40:00Z">
        <w:r w:rsidRPr="00C465E4" w:rsidDel="001116B4">
          <w:rPr>
            <w:color w:val="FF0000"/>
          </w:rPr>
          <w:delText>Determinar como será o processo de atualização dos Custos (previsto x realizado), contendo: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87" w:author="User" w:date="2015-04-04T20:40:00Z"/>
          <w:color w:val="FF0000"/>
        </w:rPr>
      </w:pPr>
      <w:del w:id="1788" w:author="User" w:date="2015-04-04T20:40:00Z">
        <w:r w:rsidRPr="004F57C7" w:rsidDel="001116B4">
          <w:rPr>
            <w:color w:val="FF0000"/>
          </w:rPr>
          <w:delText>Quem fará o que?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89" w:author="User" w:date="2015-04-04T20:40:00Z"/>
          <w:color w:val="FF0000"/>
        </w:rPr>
      </w:pPr>
      <w:del w:id="1790" w:author="User" w:date="2015-04-04T20:40:00Z">
        <w:r w:rsidRPr="004F57C7" w:rsidDel="001116B4">
          <w:rPr>
            <w:color w:val="FF0000"/>
          </w:rPr>
          <w:delText>Periodicidade de atualização.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91" w:author="User" w:date="2015-04-04T20:40:00Z"/>
          <w:color w:val="FF0000"/>
        </w:rPr>
      </w:pPr>
      <w:del w:id="1792" w:author="User" w:date="2015-04-04T20:40:00Z">
        <w:r w:rsidRPr="004F57C7" w:rsidDel="001116B4">
          <w:rPr>
            <w:color w:val="FF0000"/>
          </w:rPr>
          <w:delText>Divulgação do progresso dos Custos.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93" w:author="User" w:date="2015-04-04T20:40:00Z"/>
          <w:color w:val="FF0000"/>
        </w:rPr>
      </w:pPr>
      <w:del w:id="1794" w:author="User" w:date="2015-04-04T20:40:00Z">
        <w:r w:rsidRPr="004F57C7" w:rsidDel="001116B4">
          <w:rPr>
            <w:color w:val="FF0000"/>
          </w:rPr>
          <w:delText>...</w:delText>
        </w:r>
      </w:del>
    </w:p>
    <w:p w:rsidR="002236A6" w:rsidRPr="00C465E4" w:rsidDel="001116B4" w:rsidRDefault="002236A6" w:rsidP="002236A6">
      <w:pPr>
        <w:numPr>
          <w:ilvl w:val="0"/>
          <w:numId w:val="12"/>
        </w:numPr>
        <w:rPr>
          <w:del w:id="1795" w:author="User" w:date="2015-04-04T20:40:00Z"/>
          <w:color w:val="FF0000"/>
        </w:rPr>
      </w:pPr>
      <w:del w:id="1796" w:author="User" w:date="2015-04-04T20:40:00Z">
        <w:r w:rsidRPr="00C465E4" w:rsidDel="001116B4">
          <w:rPr>
            <w:color w:val="FF0000"/>
          </w:rPr>
          <w:delText>Determinar o fluxo do processo que tratará os desvios dos Custos, contendo: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97" w:author="User" w:date="2015-04-04T20:40:00Z"/>
          <w:color w:val="FF0000"/>
        </w:rPr>
      </w:pPr>
      <w:del w:id="1798" w:author="User" w:date="2015-04-04T20:40:00Z">
        <w:r w:rsidRPr="004F57C7" w:rsidDel="001116B4">
          <w:rPr>
            <w:color w:val="FF0000"/>
          </w:rPr>
          <w:delText>Como os desvios serão comunicados, e para quem.</w:delText>
        </w:r>
      </w:del>
    </w:p>
    <w:p w:rsidR="002236A6" w:rsidRPr="004F57C7" w:rsidDel="001116B4" w:rsidRDefault="002236A6" w:rsidP="002236A6">
      <w:pPr>
        <w:numPr>
          <w:ilvl w:val="1"/>
          <w:numId w:val="12"/>
        </w:numPr>
        <w:rPr>
          <w:del w:id="1799" w:author="User" w:date="2015-04-04T20:40:00Z"/>
          <w:color w:val="FF0000"/>
        </w:rPr>
      </w:pPr>
      <w:del w:id="1800" w:author="User" w:date="2015-04-04T20:40:00Z">
        <w:r w:rsidRPr="004F57C7" w:rsidDel="001116B4">
          <w:rPr>
            <w:color w:val="FF0000"/>
          </w:rPr>
          <w:delText>...</w:delText>
        </w:r>
      </w:del>
    </w:p>
    <w:p w:rsidR="002236A6" w:rsidRPr="00B25965" w:rsidDel="001116B4" w:rsidRDefault="002236A6" w:rsidP="002236A6">
      <w:pPr>
        <w:numPr>
          <w:ilvl w:val="0"/>
          <w:numId w:val="12"/>
        </w:numPr>
        <w:rPr>
          <w:del w:id="1801" w:author="User" w:date="2015-04-04T20:40:00Z"/>
          <w:rFonts w:ascii="Arial" w:hAnsi="Arial" w:cs="Arial"/>
          <w:color w:val="FF0000"/>
          <w:sz w:val="22"/>
          <w:szCs w:val="22"/>
        </w:rPr>
      </w:pPr>
      <w:del w:id="1802" w:author="User" w:date="2015-04-04T20:40:00Z">
        <w:r w:rsidRPr="00B25965" w:rsidDel="001116B4">
          <w:rPr>
            <w:rFonts w:ascii="Arial" w:hAnsi="Arial" w:cs="Arial"/>
            <w:color w:val="FF0000"/>
            <w:sz w:val="22"/>
            <w:szCs w:val="22"/>
          </w:rPr>
          <w:delText>...</w:delText>
        </w:r>
      </w:del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1803" w:name="_Toc416018465"/>
      <w:r w:rsidRPr="002236A6">
        <w:t>PLANO DE GERENCIAMENTO DA QUALIDADE</w:t>
      </w:r>
      <w:bookmarkEnd w:id="1803"/>
    </w:p>
    <w:p w:rsidR="001116B4" w:rsidRPr="001116B4" w:rsidRDefault="001116B4" w:rsidP="001116B4">
      <w:pPr>
        <w:rPr>
          <w:ins w:id="1804" w:author="User" w:date="2015-04-04T20:40:00Z"/>
          <w:color w:val="FF0000"/>
        </w:rPr>
      </w:pPr>
      <w:ins w:id="1805" w:author="User" w:date="2015-04-04T20:40:00Z">
        <w:r>
          <w:rPr>
            <w:color w:val="FF0000"/>
          </w:rPr>
          <w:tab/>
        </w:r>
        <w:r w:rsidRPr="001116B4">
          <w:rPr>
            <w:color w:val="FF0000"/>
          </w:rPr>
          <w:t>A qualidade final dos entregáveis (</w:t>
        </w:r>
        <w:proofErr w:type="spellStart"/>
        <w:r w:rsidRPr="001116B4">
          <w:rPr>
            <w:color w:val="FF0000"/>
          </w:rPr>
          <w:t>Deliverables</w:t>
        </w:r>
        <w:proofErr w:type="spellEnd"/>
        <w:r w:rsidRPr="001116B4">
          <w:rPr>
            <w:color w:val="FF0000"/>
          </w:rPr>
          <w:t xml:space="preserve">) será avaliada pelo </w:t>
        </w:r>
        <w:proofErr w:type="spellStart"/>
        <w:r w:rsidRPr="001116B4">
          <w:rPr>
            <w:color w:val="FF0000"/>
          </w:rPr>
          <w:t>Stakeholder</w:t>
        </w:r>
        <w:proofErr w:type="spellEnd"/>
        <w:r w:rsidRPr="001116B4">
          <w:rPr>
            <w:color w:val="FF0000"/>
          </w:rPr>
          <w:t xml:space="preserve"> Anselmo </w:t>
        </w:r>
        <w:proofErr w:type="spellStart"/>
        <w:r w:rsidRPr="001116B4">
          <w:rPr>
            <w:color w:val="FF0000"/>
          </w:rPr>
          <w:t>Lotufo</w:t>
        </w:r>
        <w:proofErr w:type="spellEnd"/>
        <w:r w:rsidRPr="001116B4">
          <w:rPr>
            <w:color w:val="FF0000"/>
          </w:rPr>
          <w:t xml:space="preserve"> </w:t>
        </w:r>
        <w:proofErr w:type="spellStart"/>
        <w:r w:rsidRPr="001116B4">
          <w:rPr>
            <w:color w:val="FF0000"/>
          </w:rPr>
          <w:t>Conejo</w:t>
        </w:r>
        <w:proofErr w:type="spellEnd"/>
        <w:r w:rsidRPr="001116B4">
          <w:rPr>
            <w:color w:val="FF0000"/>
          </w:rPr>
          <w:t xml:space="preserve">, que confirmará a qualidade ou poderá solicitar adequações necessárias de aprimoramento a cada </w:t>
        </w:r>
        <w:proofErr w:type="spellStart"/>
        <w:r w:rsidRPr="001116B4">
          <w:rPr>
            <w:color w:val="FF0000"/>
          </w:rPr>
          <w:t>entregável</w:t>
        </w:r>
        <w:proofErr w:type="spellEnd"/>
        <w:r w:rsidRPr="001116B4">
          <w:rPr>
            <w:color w:val="FF0000"/>
          </w:rPr>
          <w:t>. Para garantir a qualidade dessa etapa, haverá os indicadores e processo abaixo descritos:</w:t>
        </w:r>
      </w:ins>
    </w:p>
    <w:p w:rsidR="001116B4" w:rsidRPr="001116B4" w:rsidRDefault="001116B4" w:rsidP="001116B4">
      <w:pPr>
        <w:rPr>
          <w:ins w:id="1806" w:author="User" w:date="2015-04-04T20:40:00Z"/>
          <w:color w:val="FF0000"/>
        </w:rPr>
      </w:pPr>
      <w:ins w:id="1807" w:author="User" w:date="2015-04-04T20:40:00Z">
        <w:r>
          <w:rPr>
            <w:color w:val="FF0000"/>
          </w:rPr>
          <w:lastRenderedPageBreak/>
          <w:tab/>
        </w:r>
        <w:r w:rsidRPr="001116B4">
          <w:rPr>
            <w:color w:val="FF0000"/>
          </w:rPr>
          <w:t>A Qualidade do Projeto: acompanhada através do cumprimento ou da rápida adequação do Cronograma e WBS, pelo grupo.  Assim um dos indicadores será o tempo/prazo. Outro indicador de qualidade do processo é a satisfação e nível de stress da equipe, que será avaliada nas seis reuniões de grupo, com proposição de melhoria.</w:t>
        </w:r>
      </w:ins>
    </w:p>
    <w:p w:rsidR="001116B4" w:rsidRPr="001116B4" w:rsidRDefault="001116B4" w:rsidP="001116B4">
      <w:pPr>
        <w:rPr>
          <w:ins w:id="1808" w:author="User" w:date="2015-04-04T20:40:00Z"/>
          <w:color w:val="FF0000"/>
        </w:rPr>
      </w:pPr>
      <w:ins w:id="1809" w:author="User" w:date="2015-04-04T20:40:00Z">
        <w:r>
          <w:rPr>
            <w:color w:val="FF0000"/>
          </w:rPr>
          <w:tab/>
        </w:r>
        <w:r w:rsidRPr="001116B4">
          <w:rPr>
            <w:color w:val="FF0000"/>
          </w:rPr>
          <w:t>A Qualidade do Processo de Atividades do Projeto: checada entre os pares da equipe do grupo. Uma das estratégias para garantir a qualidade do processo é executar tarefas chaves com toda a equipe reunida, formalizando e formatando a estrutura da tarefa que será replicada. Ao final das tarefas, outro membro da equipe checa se houve manutenção do padrão definido na reunião.</w:t>
        </w:r>
      </w:ins>
    </w:p>
    <w:p w:rsidR="001116B4" w:rsidRPr="001116B4" w:rsidRDefault="001116B4" w:rsidP="001116B4">
      <w:pPr>
        <w:rPr>
          <w:ins w:id="1810" w:author="User" w:date="2015-04-04T20:40:00Z"/>
          <w:color w:val="FF0000"/>
        </w:rPr>
      </w:pPr>
      <w:ins w:id="1811" w:author="User" w:date="2015-04-04T20:41:00Z">
        <w:r>
          <w:rPr>
            <w:color w:val="FF0000"/>
          </w:rPr>
          <w:tab/>
        </w:r>
      </w:ins>
      <w:ins w:id="1812" w:author="User" w:date="2015-04-04T20:40:00Z">
        <w:r w:rsidRPr="001116B4">
          <w:rPr>
            <w:color w:val="FF0000"/>
          </w:rPr>
          <w:t xml:space="preserve">A Qualidade do Produto: checada por testes de verificação e validade, para encontrar erros e falhas no código, processamento e páginas web. Os testes serão elaborados pelo grupo, de acordo com os critérios de integridade, confiabilidade e </w:t>
        </w:r>
        <w:proofErr w:type="spellStart"/>
        <w:r w:rsidRPr="001116B4">
          <w:rPr>
            <w:color w:val="FF0000"/>
          </w:rPr>
          <w:t>manutenabilidade</w:t>
        </w:r>
        <w:proofErr w:type="spellEnd"/>
        <w:r w:rsidRPr="001116B4">
          <w:rPr>
            <w:color w:val="FF0000"/>
          </w:rPr>
          <w:t xml:space="preserve">, antes mesmo da </w:t>
        </w:r>
        <w:proofErr w:type="gramStart"/>
        <w:r w:rsidRPr="001116B4">
          <w:rPr>
            <w:color w:val="FF0000"/>
          </w:rPr>
          <w:t>implementação</w:t>
        </w:r>
        <w:proofErr w:type="gramEnd"/>
        <w:r w:rsidRPr="001116B4">
          <w:rPr>
            <w:color w:val="FF0000"/>
          </w:rPr>
          <w:t xml:space="preserve"> das tarefas, o que garantirá maiores chances de encontrar erros. Os testes serão aplicados após a tarefa finalizada, com a devida resolução efetuada no sistema.</w:t>
        </w:r>
      </w:ins>
    </w:p>
    <w:p w:rsidR="001116B4" w:rsidRDefault="001116B4" w:rsidP="001116B4">
      <w:pPr>
        <w:rPr>
          <w:ins w:id="1813" w:author="User" w:date="2015-04-04T20:41:00Z"/>
          <w:color w:val="FF0000"/>
        </w:rPr>
      </w:pPr>
      <w:ins w:id="1814" w:author="User" w:date="2015-04-04T20:40:00Z">
        <w:r w:rsidRPr="001116B4">
          <w:rPr>
            <w:color w:val="FF0000"/>
          </w:rPr>
          <w:t xml:space="preserve">Um registro com a quantidade e tipo de erros encontrados será mantido e divulgado ao final do projeto. </w:t>
        </w:r>
      </w:ins>
    </w:p>
    <w:p w:rsidR="001116B4" w:rsidRDefault="001116B4" w:rsidP="001116B4">
      <w:pPr>
        <w:rPr>
          <w:ins w:id="1815" w:author="User" w:date="2015-04-04T20:41:00Z"/>
          <w:color w:val="FF0000"/>
        </w:rPr>
      </w:pPr>
      <w:ins w:id="1816" w:author="User" w:date="2015-04-04T20:41:00Z">
        <w:r>
          <w:rPr>
            <w:color w:val="FF0000"/>
          </w:rPr>
          <w:tab/>
          <w:t xml:space="preserve">Uma planilha, como matriz de qualidade, será elaborada com </w:t>
        </w:r>
        <w:proofErr w:type="gramStart"/>
        <w:r>
          <w:rPr>
            <w:color w:val="FF0000"/>
          </w:rPr>
          <w:t>os indicador</w:t>
        </w:r>
        <w:proofErr w:type="gramEnd"/>
        <w:r>
          <w:rPr>
            <w:color w:val="FF0000"/>
          </w:rPr>
          <w:t xml:space="preserve"> de qualidade de cada item </w:t>
        </w:r>
        <w:proofErr w:type="spellStart"/>
        <w:r>
          <w:rPr>
            <w:color w:val="FF0000"/>
          </w:rPr>
          <w:t>entregável</w:t>
        </w:r>
        <w:proofErr w:type="spellEnd"/>
        <w:r>
          <w:rPr>
            <w:color w:val="FF0000"/>
          </w:rPr>
          <w:t xml:space="preserve">, tanto para o cliente como para cada </w:t>
        </w:r>
        <w:proofErr w:type="spellStart"/>
        <w:r>
          <w:rPr>
            <w:color w:val="FF0000"/>
          </w:rPr>
          <w:t>sprint</w:t>
        </w:r>
      </w:ins>
      <w:proofErr w:type="spellEnd"/>
      <w:ins w:id="1817" w:author="User" w:date="2015-04-04T20:42:00Z">
        <w:r>
          <w:rPr>
            <w:color w:val="FF0000"/>
          </w:rPr>
          <w:t>.</w:t>
        </w:r>
      </w:ins>
    </w:p>
    <w:p w:rsidR="002236A6" w:rsidRPr="00004090" w:rsidDel="001116B4" w:rsidRDefault="002236A6" w:rsidP="001116B4">
      <w:pPr>
        <w:rPr>
          <w:del w:id="1818" w:author="User" w:date="2015-04-04T20:41:00Z"/>
          <w:color w:val="FF0000"/>
        </w:rPr>
      </w:pPr>
      <w:del w:id="1819" w:author="User" w:date="2015-04-04T20:41:00Z">
        <w:r w:rsidRPr="00004090" w:rsidDel="001116B4">
          <w:rPr>
            <w:color w:val="FF0000"/>
          </w:rPr>
          <w:delText xml:space="preserve">Descrever como a </w:delText>
        </w:r>
        <w:r w:rsidR="00BE0E40" w:rsidRPr="00004090" w:rsidDel="001116B4">
          <w:rPr>
            <w:color w:val="FF0000"/>
          </w:rPr>
          <w:delText xml:space="preserve">QUALIDADE </w:delText>
        </w:r>
        <w:r w:rsidRPr="00004090" w:rsidDel="001116B4">
          <w:rPr>
            <w:color w:val="FF0000"/>
          </w:rPr>
          <w:delText>será gerenciada, contemplando tanto a Qualidade do Projeto (Gerenciamento do Projeto e desempenho da Equipe) assim como a Qualidade do Produto que será gerado pelo Projeto.</w:delText>
        </w:r>
        <w:r w:rsidR="00BE0E40" w:rsidRPr="00092364" w:rsidDel="001116B4">
          <w:rPr>
            <w:color w:val="FF0000"/>
            <w:u w:val="single"/>
          </w:rPr>
          <w:delText xml:space="preserve">Identificar </w:delText>
        </w:r>
        <w:r w:rsidRPr="00092364" w:rsidDel="001116B4">
          <w:rPr>
            <w:color w:val="FF0000"/>
            <w:u w:val="single"/>
          </w:rPr>
          <w:delText>os padrões de qualidade</w:delText>
        </w:r>
        <w:r w:rsidRPr="00004090" w:rsidDel="001116B4">
          <w:rPr>
            <w:color w:val="FF0000"/>
          </w:rPr>
          <w:delText xml:space="preserve"> relevantes para o Projeto e como </w:delText>
        </w:r>
        <w:r w:rsidR="00BE0E40" w:rsidDel="001116B4">
          <w:rPr>
            <w:color w:val="FF0000"/>
          </w:rPr>
          <w:delText xml:space="preserve">eles </w:delText>
        </w:r>
        <w:r w:rsidRPr="00004090" w:rsidDel="001116B4">
          <w:rPr>
            <w:color w:val="FF0000"/>
          </w:rPr>
          <w:delText>serão verificados, e quando.</w:delText>
        </w:r>
      </w:del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1820" w:name="_Toc416018466"/>
      <w:r w:rsidRPr="002236A6">
        <w:t>PLANO DE GERENCIAMENTO DOS RECURSOS HUMANOS</w:t>
      </w:r>
      <w:bookmarkEnd w:id="1820"/>
    </w:p>
    <w:p w:rsidR="001116B4" w:rsidRPr="001116B4" w:rsidRDefault="001116B4" w:rsidP="001116B4">
      <w:pPr>
        <w:rPr>
          <w:ins w:id="1821" w:author="User" w:date="2015-04-04T20:42:00Z"/>
          <w:color w:val="FF0000"/>
        </w:rPr>
      </w:pPr>
      <w:ins w:id="1822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>O projeto possui pequeno grupo de profissionais, sendo cinco alunos do 5º. Semestre do curso Tecnólogo da ADS. Cada um possui habilidades diferentes por vivenciar o processo em sua atividade profissional. Mas também grande competência em cumprir prazos, e também excelentes competências de relacionamento interpessoal, conforme verificado em projetos anteriores.</w:t>
        </w:r>
      </w:ins>
    </w:p>
    <w:p w:rsidR="001116B4" w:rsidRPr="001116B4" w:rsidRDefault="001116B4" w:rsidP="001116B4">
      <w:pPr>
        <w:rPr>
          <w:ins w:id="1823" w:author="User" w:date="2015-04-04T20:42:00Z"/>
          <w:color w:val="FF0000"/>
        </w:rPr>
      </w:pPr>
      <w:ins w:id="1824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 xml:space="preserve">As funções foram </w:t>
        </w:r>
        <w:proofErr w:type="gramStart"/>
        <w:r w:rsidRPr="001116B4">
          <w:rPr>
            <w:color w:val="FF0000"/>
          </w:rPr>
          <w:t>distribuída</w:t>
        </w:r>
        <w:proofErr w:type="gramEnd"/>
        <w:r w:rsidRPr="001116B4">
          <w:rPr>
            <w:color w:val="FF0000"/>
          </w:rPr>
          <w:t xml:space="preserve"> para facilitar o gerenciamento do projeto, mas, na prática, toda equipe está comprometida e trabalho com todas as atividades do projeto.</w:t>
        </w:r>
      </w:ins>
    </w:p>
    <w:p w:rsidR="001116B4" w:rsidRPr="001116B4" w:rsidRDefault="001116B4" w:rsidP="001116B4">
      <w:pPr>
        <w:rPr>
          <w:ins w:id="1825" w:author="User" w:date="2015-04-04T20:42:00Z"/>
          <w:color w:val="FF0000"/>
        </w:rPr>
      </w:pPr>
      <w:ins w:id="1826" w:author="User" w:date="2015-04-04T20:42:00Z">
        <w:r w:rsidRPr="001116B4">
          <w:rPr>
            <w:color w:val="FF0000"/>
          </w:rPr>
          <w:t xml:space="preserve">Ana Paula Siqueira: gerente de projeto e SCRUM </w:t>
        </w:r>
        <w:proofErr w:type="spellStart"/>
        <w:r w:rsidRPr="001116B4">
          <w:rPr>
            <w:color w:val="FF0000"/>
          </w:rPr>
          <w:t>Master</w:t>
        </w:r>
        <w:proofErr w:type="spellEnd"/>
        <w:r w:rsidRPr="001116B4">
          <w:rPr>
            <w:color w:val="FF0000"/>
          </w:rPr>
          <w:t>;</w:t>
        </w:r>
      </w:ins>
    </w:p>
    <w:p w:rsidR="001116B4" w:rsidRPr="001116B4" w:rsidRDefault="001116B4" w:rsidP="001116B4">
      <w:pPr>
        <w:rPr>
          <w:ins w:id="1827" w:author="User" w:date="2015-04-04T20:42:00Z"/>
          <w:color w:val="FF0000"/>
        </w:rPr>
      </w:pPr>
      <w:ins w:id="1828" w:author="User" w:date="2015-04-04T20:42:00Z">
        <w:r w:rsidRPr="001116B4">
          <w:rPr>
            <w:color w:val="FF0000"/>
          </w:rPr>
          <w:t>Luis Fernando Brandão: codificação e testes;</w:t>
        </w:r>
      </w:ins>
    </w:p>
    <w:p w:rsidR="001116B4" w:rsidRPr="001116B4" w:rsidRDefault="001116B4" w:rsidP="001116B4">
      <w:pPr>
        <w:rPr>
          <w:ins w:id="1829" w:author="User" w:date="2015-04-04T20:42:00Z"/>
          <w:color w:val="FF0000"/>
        </w:rPr>
      </w:pPr>
      <w:ins w:id="1830" w:author="User" w:date="2015-04-04T20:42:00Z">
        <w:r w:rsidRPr="001116B4">
          <w:rPr>
            <w:color w:val="FF0000"/>
          </w:rPr>
          <w:lastRenderedPageBreak/>
          <w:t>Luiza Helena Favaretto: documentação e extração de requisitos</w:t>
        </w:r>
      </w:ins>
    </w:p>
    <w:p w:rsidR="001116B4" w:rsidRPr="001116B4" w:rsidRDefault="001116B4" w:rsidP="001116B4">
      <w:pPr>
        <w:rPr>
          <w:ins w:id="1831" w:author="User" w:date="2015-04-04T20:42:00Z"/>
          <w:color w:val="FF0000"/>
        </w:rPr>
      </w:pPr>
      <w:proofErr w:type="spellStart"/>
      <w:ins w:id="1832" w:author="User" w:date="2015-04-04T20:42:00Z">
        <w:r w:rsidRPr="001116B4">
          <w:rPr>
            <w:color w:val="FF0000"/>
          </w:rPr>
          <w:t>Waldinei</w:t>
        </w:r>
        <w:proofErr w:type="spellEnd"/>
        <w:r w:rsidRPr="001116B4">
          <w:rPr>
            <w:color w:val="FF0000"/>
          </w:rPr>
          <w:t xml:space="preserve"> Pereira da Silva: documentação, </w:t>
        </w:r>
        <w:proofErr w:type="gramStart"/>
        <w:r w:rsidRPr="001116B4">
          <w:rPr>
            <w:color w:val="FF0000"/>
          </w:rPr>
          <w:t>implementação</w:t>
        </w:r>
        <w:proofErr w:type="gramEnd"/>
        <w:r w:rsidRPr="001116B4">
          <w:rPr>
            <w:color w:val="FF0000"/>
          </w:rPr>
          <w:t xml:space="preserve"> e qualidade; </w:t>
        </w:r>
      </w:ins>
    </w:p>
    <w:p w:rsidR="001116B4" w:rsidRPr="001116B4" w:rsidRDefault="001116B4" w:rsidP="001116B4">
      <w:pPr>
        <w:rPr>
          <w:ins w:id="1833" w:author="User" w:date="2015-04-04T20:42:00Z"/>
          <w:color w:val="FF0000"/>
        </w:rPr>
      </w:pPr>
      <w:ins w:id="1834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>A equipe será reunida na primeira semana para elaborar a documentação, avaliar os requisitos. Será desmobilizada após a entrega e apresentação do TCC.</w:t>
        </w:r>
      </w:ins>
    </w:p>
    <w:p w:rsidR="001116B4" w:rsidRPr="001116B4" w:rsidRDefault="001116B4" w:rsidP="001116B4">
      <w:pPr>
        <w:rPr>
          <w:ins w:id="1835" w:author="User" w:date="2015-04-04T20:42:00Z"/>
          <w:color w:val="FF0000"/>
        </w:rPr>
      </w:pPr>
      <w:ins w:id="1836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 xml:space="preserve">A equipe também será </w:t>
        </w:r>
        <w:proofErr w:type="spellStart"/>
        <w:proofErr w:type="gramStart"/>
        <w:r w:rsidRPr="001116B4">
          <w:rPr>
            <w:color w:val="FF0000"/>
          </w:rPr>
          <w:t>auto-capacitada</w:t>
        </w:r>
        <w:proofErr w:type="spellEnd"/>
        <w:proofErr w:type="gramEnd"/>
        <w:r w:rsidRPr="001116B4">
          <w:rPr>
            <w:color w:val="FF0000"/>
          </w:rPr>
          <w:t>, durante o semestre de elaboração do projeto, sobre arquitetura de software, construção de teste para qualidade do produto do projeto. Essa capacitação está prevista no cronograma.</w:t>
        </w:r>
      </w:ins>
    </w:p>
    <w:p w:rsidR="001116B4" w:rsidRPr="001116B4" w:rsidRDefault="001116B4" w:rsidP="001116B4">
      <w:pPr>
        <w:rPr>
          <w:ins w:id="1837" w:author="User" w:date="2015-04-04T20:42:00Z"/>
          <w:color w:val="FF0000"/>
        </w:rPr>
      </w:pPr>
      <w:ins w:id="1838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 xml:space="preserve">O processo de avaliação ocorrerá em dois momentos: pelo </w:t>
        </w:r>
        <w:proofErr w:type="spellStart"/>
        <w:r w:rsidRPr="001116B4">
          <w:rPr>
            <w:color w:val="FF0000"/>
          </w:rPr>
          <w:t>Stakeholder</w:t>
        </w:r>
        <w:proofErr w:type="spellEnd"/>
        <w:r w:rsidRPr="001116B4">
          <w:rPr>
            <w:color w:val="FF0000"/>
          </w:rPr>
          <w:t xml:space="preserve"> Anselmo </w:t>
        </w:r>
        <w:proofErr w:type="spellStart"/>
        <w:r w:rsidRPr="001116B4">
          <w:rPr>
            <w:color w:val="FF0000"/>
          </w:rPr>
          <w:t>Lotufo</w:t>
        </w:r>
        <w:proofErr w:type="spellEnd"/>
        <w:r w:rsidRPr="001116B4">
          <w:rPr>
            <w:color w:val="FF0000"/>
          </w:rPr>
          <w:t xml:space="preserve"> </w:t>
        </w:r>
        <w:proofErr w:type="spellStart"/>
        <w:r w:rsidRPr="001116B4">
          <w:rPr>
            <w:color w:val="FF0000"/>
          </w:rPr>
          <w:t>Conejo</w:t>
        </w:r>
        <w:proofErr w:type="spellEnd"/>
        <w:r w:rsidRPr="001116B4">
          <w:rPr>
            <w:color w:val="FF0000"/>
          </w:rPr>
          <w:t xml:space="preserve">, na data de apresentação do </w:t>
        </w:r>
        <w:proofErr w:type="spellStart"/>
        <w:r w:rsidRPr="001116B4">
          <w:rPr>
            <w:color w:val="FF0000"/>
          </w:rPr>
          <w:t>entregável</w:t>
        </w:r>
        <w:proofErr w:type="spellEnd"/>
        <w:r w:rsidRPr="001116B4">
          <w:rPr>
            <w:color w:val="FF0000"/>
          </w:rPr>
          <w:t>; e outra avaliação realizada pelo próprio grupo, nas reuniões de grupo aos sábados. Todas as datas desses momentos estão prevista no cronograma.</w:t>
        </w:r>
      </w:ins>
    </w:p>
    <w:p w:rsidR="001116B4" w:rsidRPr="001116B4" w:rsidRDefault="001116B4" w:rsidP="001116B4">
      <w:pPr>
        <w:rPr>
          <w:ins w:id="1839" w:author="User" w:date="2015-04-04T20:42:00Z"/>
          <w:color w:val="FF0000"/>
        </w:rPr>
      </w:pPr>
      <w:ins w:id="1840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>O gerente de projeto deverá acompanhar e analisar o desempenho de cada de acordo com a criação da Matriz de Responsabilidade – RACI – Responsável, Aprovador, Consultado e Informado.</w:t>
        </w:r>
      </w:ins>
    </w:p>
    <w:p w:rsidR="001116B4" w:rsidRPr="001116B4" w:rsidRDefault="001116B4" w:rsidP="001116B4">
      <w:pPr>
        <w:rPr>
          <w:ins w:id="1841" w:author="User" w:date="2015-04-04T20:42:00Z"/>
          <w:color w:val="FF0000"/>
        </w:rPr>
      </w:pPr>
      <w:ins w:id="1842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>A premiação pelo empenho de cada membro da equipe será a aprovação no curso.</w:t>
        </w:r>
      </w:ins>
    </w:p>
    <w:p w:rsidR="001116B4" w:rsidRPr="001116B4" w:rsidRDefault="001116B4" w:rsidP="001116B4">
      <w:pPr>
        <w:rPr>
          <w:ins w:id="1843" w:author="User" w:date="2015-04-04T20:42:00Z"/>
          <w:color w:val="FF0000"/>
        </w:rPr>
      </w:pPr>
      <w:ins w:id="1844" w:author="User" w:date="2015-04-04T20:42:00Z">
        <w:r w:rsidRPr="001116B4">
          <w:rPr>
            <w:color w:val="FF0000"/>
          </w:rPr>
          <w:t>Os feriados de abril e maio ficarão restritos para o trabalho com o projeto, de acordo com o cumprimento do cronograma. Caso as atividades estiverem dentro do prazo, haverá apenas um dos feriados para reunião de equipe.</w:t>
        </w:r>
      </w:ins>
    </w:p>
    <w:p w:rsidR="001116B4" w:rsidRPr="001116B4" w:rsidRDefault="001116B4" w:rsidP="001116B4">
      <w:pPr>
        <w:rPr>
          <w:ins w:id="1845" w:author="User" w:date="2015-04-04T20:42:00Z"/>
          <w:color w:val="FF0000"/>
        </w:rPr>
      </w:pPr>
      <w:ins w:id="1846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>Os horários da Equipe do Projeto serão cumpridos de acordo com a disponibilidade de cada um durante a semana, ficando apenas definido cumprir com as metas e os prazos.</w:t>
        </w:r>
      </w:ins>
    </w:p>
    <w:p w:rsidR="001116B4" w:rsidRDefault="001116B4" w:rsidP="001116B4">
      <w:pPr>
        <w:rPr>
          <w:ins w:id="1847" w:author="User" w:date="2015-04-04T20:43:00Z"/>
          <w:color w:val="FF0000"/>
        </w:rPr>
      </w:pPr>
      <w:ins w:id="1848" w:author="User" w:date="2015-04-04T20:42:00Z">
        <w:r>
          <w:rPr>
            <w:color w:val="FF0000"/>
          </w:rPr>
          <w:tab/>
        </w:r>
        <w:r w:rsidRPr="001116B4">
          <w:rPr>
            <w:color w:val="FF0000"/>
          </w:rPr>
          <w:t xml:space="preserve">A presença nas reuniões tanto nas de time (terças-feiras) e de trabalho em grupo (sábados) será fundamental para o sucesso do projeto. Caso ocorram imprevistos, todas as decisões e discussões aprovadas pela equipe serão </w:t>
        </w:r>
        <w:proofErr w:type="gramStart"/>
        <w:r w:rsidRPr="001116B4">
          <w:rPr>
            <w:color w:val="FF0000"/>
          </w:rPr>
          <w:t>comunicadas e esclarecida</w:t>
        </w:r>
        <w:proofErr w:type="gramEnd"/>
        <w:r w:rsidRPr="001116B4">
          <w:rPr>
            <w:color w:val="FF0000"/>
          </w:rPr>
          <w:t xml:space="preserve"> a todos da equipe.</w:t>
        </w:r>
      </w:ins>
    </w:p>
    <w:p w:rsidR="001116B4" w:rsidRDefault="001116B4" w:rsidP="001116B4">
      <w:pPr>
        <w:rPr>
          <w:ins w:id="1849" w:author="User" w:date="2015-04-05T17:59:00Z"/>
          <w:color w:val="FF0000"/>
        </w:rPr>
      </w:pPr>
    </w:p>
    <w:p w:rsidR="00FD2372" w:rsidRDefault="00F228E2">
      <w:pPr>
        <w:pStyle w:val="Legenda"/>
        <w:rPr>
          <w:ins w:id="1850" w:author="User" w:date="2015-04-04T20:45:00Z"/>
          <w:color w:val="FF0000"/>
        </w:rPr>
        <w:pPrChange w:id="1851" w:author="User" w:date="2015-04-04T20:45:00Z">
          <w:pPr/>
        </w:pPrChange>
      </w:pPr>
      <w:bookmarkStart w:id="1852" w:name="_Toc416018516"/>
      <w:ins w:id="1853" w:author="User" w:date="2015-04-04T20:45:00Z">
        <w:r>
          <w:t xml:space="preserve">Tabela </w:t>
        </w:r>
        <w:r w:rsidR="00590206">
          <w:fldChar w:fldCharType="begin"/>
        </w:r>
        <w:r>
          <w:instrText xml:space="preserve"> SEQ Tabela \* ARABIC </w:instrText>
        </w:r>
      </w:ins>
      <w:r w:rsidR="00590206">
        <w:fldChar w:fldCharType="separate"/>
      </w:r>
      <w:ins w:id="1854" w:author="User" w:date="2015-04-04T21:14:00Z">
        <w:r w:rsidR="006E2F71">
          <w:rPr>
            <w:noProof/>
          </w:rPr>
          <w:t>2</w:t>
        </w:r>
      </w:ins>
      <w:ins w:id="1855" w:author="User" w:date="2015-04-04T20:45:00Z">
        <w:r w:rsidR="00590206">
          <w:fldChar w:fldCharType="end"/>
        </w:r>
        <w:r>
          <w:t>- Matriz de Responsabilidade RACI</w:t>
        </w:r>
        <w:bookmarkEnd w:id="1852"/>
      </w:ins>
    </w:p>
    <w:p w:rsidR="00F228E2" w:rsidRDefault="00F228E2" w:rsidP="001116B4">
      <w:pPr>
        <w:rPr>
          <w:ins w:id="1856" w:author="User" w:date="2015-04-04T20:43:00Z"/>
          <w:color w:val="FF0000"/>
        </w:rPr>
      </w:pPr>
    </w:p>
    <w:p w:rsidR="001116B4" w:rsidRDefault="00F228E2" w:rsidP="001116B4">
      <w:pPr>
        <w:rPr>
          <w:ins w:id="1857" w:author="User" w:date="2015-04-04T20:47:00Z"/>
          <w:color w:val="FF0000"/>
        </w:rPr>
      </w:pPr>
      <w:ins w:id="1858" w:author="User" w:date="2015-04-04T20:45:00Z">
        <w:r w:rsidRPr="00590206">
          <w:rPr>
            <w:color w:val="FF0000"/>
          </w:rPr>
          <w:object w:dxaOrig="9220" w:dyaOrig="53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60.8pt;height:267pt" o:ole="">
              <v:imagedata r:id="rId20" o:title=""/>
            </v:shape>
            <o:OLEObject Type="Embed" ProgID="Word.Document.12" ShapeID="_x0000_i1025" DrawAspect="Content" ObjectID="_1489766604" r:id="rId21">
              <o:FieldCodes>\s</o:FieldCodes>
            </o:OLEObject>
          </w:object>
        </w:r>
      </w:ins>
    </w:p>
    <w:p w:rsidR="00F228E2" w:rsidRPr="00F228E2" w:rsidRDefault="00F228E2" w:rsidP="00F228E2">
      <w:pPr>
        <w:rPr>
          <w:ins w:id="1859" w:author="User" w:date="2015-04-04T20:47:00Z"/>
          <w:color w:val="FF0000"/>
        </w:rPr>
      </w:pPr>
      <w:ins w:id="1860" w:author="User" w:date="2015-04-04T20:47:00Z">
        <w:r w:rsidRPr="00F228E2">
          <w:rPr>
            <w:color w:val="FF0000"/>
          </w:rPr>
          <w:t>A – Aprovação</w:t>
        </w:r>
      </w:ins>
    </w:p>
    <w:p w:rsidR="00F228E2" w:rsidRPr="00F228E2" w:rsidRDefault="00F228E2" w:rsidP="00F228E2">
      <w:pPr>
        <w:rPr>
          <w:ins w:id="1861" w:author="User" w:date="2015-04-04T20:47:00Z"/>
          <w:color w:val="FF0000"/>
        </w:rPr>
      </w:pPr>
      <w:ins w:id="1862" w:author="User" w:date="2015-04-04T20:47:00Z">
        <w:r w:rsidRPr="00F228E2">
          <w:rPr>
            <w:color w:val="FF0000"/>
          </w:rPr>
          <w:t>R – Responsável pela execução</w:t>
        </w:r>
      </w:ins>
    </w:p>
    <w:p w:rsidR="00F228E2" w:rsidRPr="00F228E2" w:rsidRDefault="00F228E2" w:rsidP="00F228E2">
      <w:pPr>
        <w:rPr>
          <w:ins w:id="1863" w:author="User" w:date="2015-04-04T20:47:00Z"/>
          <w:color w:val="FF0000"/>
        </w:rPr>
      </w:pPr>
      <w:ins w:id="1864" w:author="User" w:date="2015-04-04T20:47:00Z">
        <w:r w:rsidRPr="00F228E2">
          <w:rPr>
            <w:color w:val="FF0000"/>
          </w:rPr>
          <w:t>C – Consultado pela atividade</w:t>
        </w:r>
      </w:ins>
    </w:p>
    <w:p w:rsidR="00F228E2" w:rsidRDefault="00F228E2" w:rsidP="00F228E2">
      <w:pPr>
        <w:rPr>
          <w:ins w:id="1865" w:author="User" w:date="2015-04-04T20:43:00Z"/>
          <w:color w:val="FF0000"/>
        </w:rPr>
      </w:pPr>
      <w:ins w:id="1866" w:author="User" w:date="2015-04-04T20:47:00Z">
        <w:r w:rsidRPr="00F228E2">
          <w:rPr>
            <w:color w:val="FF0000"/>
          </w:rPr>
          <w:t>I – Informado pela atividade</w:t>
        </w:r>
      </w:ins>
    </w:p>
    <w:p w:rsidR="002236A6" w:rsidRPr="00004090" w:rsidDel="001116B4" w:rsidRDefault="002236A6" w:rsidP="001116B4">
      <w:pPr>
        <w:rPr>
          <w:del w:id="1867" w:author="User" w:date="2015-04-04T20:43:00Z"/>
          <w:color w:val="FF0000"/>
        </w:rPr>
      </w:pPr>
      <w:del w:id="1868" w:author="User" w:date="2015-04-04T20:43:00Z">
        <w:r w:rsidRPr="00004090" w:rsidDel="001116B4">
          <w:rPr>
            <w:color w:val="FF0000"/>
          </w:rPr>
          <w:delText>Descrever como os Recursos Humanos serão gerenciados, incluindo:</w:delText>
        </w:r>
      </w:del>
    </w:p>
    <w:p w:rsidR="00FD2372" w:rsidRDefault="00FD2372">
      <w:pPr>
        <w:rPr>
          <w:del w:id="1869" w:author="User" w:date="2015-04-04T20:43:00Z"/>
          <w:rFonts w:ascii="Arial" w:hAnsi="Arial" w:cs="Arial"/>
          <w:sz w:val="22"/>
          <w:szCs w:val="22"/>
        </w:rPr>
        <w:pPrChange w:id="1870" w:author="User" w:date="2015-04-04T20:43:00Z">
          <w:pPr>
            <w:ind w:left="360"/>
          </w:pPr>
        </w:pPrChange>
      </w:pPr>
    </w:p>
    <w:p w:rsidR="00FD2372" w:rsidRDefault="002236A6">
      <w:pPr>
        <w:rPr>
          <w:del w:id="1871" w:author="User" w:date="2015-04-04T20:43:00Z"/>
          <w:color w:val="FF0000"/>
        </w:rPr>
        <w:pPrChange w:id="1872" w:author="User" w:date="2015-04-04T20:43:00Z">
          <w:pPr>
            <w:numPr>
              <w:numId w:val="12"/>
            </w:numPr>
            <w:tabs>
              <w:tab w:val="num" w:pos="1080"/>
            </w:tabs>
            <w:ind w:left="1080" w:hanging="360"/>
          </w:pPr>
        </w:pPrChange>
      </w:pPr>
      <w:del w:id="1873" w:author="User" w:date="2015-04-04T20:43:00Z">
        <w:r w:rsidRPr="00C465E4" w:rsidDel="001116B4">
          <w:rPr>
            <w:color w:val="FF0000"/>
          </w:rPr>
          <w:delText>Identificar as funções, os</w:delText>
        </w:r>
        <w:r w:rsidR="00863461" w:rsidDel="001116B4">
          <w:rPr>
            <w:color w:val="FF0000"/>
          </w:rPr>
          <w:delText xml:space="preserve"> perfis/</w:delText>
        </w:r>
        <w:r w:rsidR="00863461" w:rsidDel="001116B4">
          <w:rPr>
            <w:i/>
            <w:color w:val="FF0000"/>
          </w:rPr>
          <w:delText>skill</w:delText>
        </w:r>
        <w:r w:rsidRPr="00C465E4" w:rsidDel="001116B4">
          <w:rPr>
            <w:color w:val="FF0000"/>
          </w:rPr>
          <w:delText xml:space="preserve"> profissionais, as responsabilidades e as relações hierárquicas do Projeto.</w:delText>
        </w:r>
      </w:del>
    </w:p>
    <w:p w:rsidR="00FD2372" w:rsidRDefault="002236A6">
      <w:pPr>
        <w:rPr>
          <w:del w:id="1874" w:author="User" w:date="2015-04-04T20:43:00Z"/>
          <w:color w:val="FF0000"/>
        </w:rPr>
        <w:pPrChange w:id="1875" w:author="User" w:date="2015-04-04T20:43:00Z">
          <w:pPr>
            <w:numPr>
              <w:numId w:val="12"/>
            </w:numPr>
            <w:tabs>
              <w:tab w:val="num" w:pos="1080"/>
            </w:tabs>
            <w:ind w:left="1080" w:hanging="360"/>
          </w:pPr>
        </w:pPrChange>
      </w:pPr>
      <w:del w:id="1876" w:author="User" w:date="2015-04-04T20:43:00Z">
        <w:r w:rsidRPr="00C465E4" w:rsidDel="001116B4">
          <w:rPr>
            <w:color w:val="FF0000"/>
          </w:rPr>
          <w:delText>Identificar como e quando os membros da Equipe do Projeto serão mobilizados e desmobilizados, assim como necessidades de capacitação, processo de avaliação e premiação pelo desempenho e outros aspectos ligados à RH.</w:delText>
        </w:r>
      </w:del>
    </w:p>
    <w:p w:rsidR="00FD2372" w:rsidRDefault="008469B0">
      <w:pPr>
        <w:rPr>
          <w:del w:id="1877" w:author="User" w:date="2015-04-04T20:43:00Z"/>
          <w:color w:val="FF0000"/>
        </w:rPr>
        <w:pPrChange w:id="1878" w:author="User" w:date="2015-04-04T20:43:00Z">
          <w:pPr>
            <w:numPr>
              <w:numId w:val="12"/>
            </w:numPr>
            <w:tabs>
              <w:tab w:val="num" w:pos="1080"/>
            </w:tabs>
            <w:ind w:left="1080" w:hanging="360"/>
          </w:pPr>
        </w:pPrChange>
      </w:pPr>
      <w:del w:id="1879" w:author="User" w:date="2015-04-04T20:43:00Z">
        <w:r w:rsidDel="001116B4">
          <w:rPr>
            <w:color w:val="FF0000"/>
          </w:rPr>
          <w:delText>Apresentar</w:delText>
        </w:r>
        <w:r w:rsidR="002236A6" w:rsidRPr="00C465E4" w:rsidDel="001116B4">
          <w:rPr>
            <w:color w:val="FF0000"/>
          </w:rPr>
          <w:delText xml:space="preserve"> a MATRIZ DE RESPONSABILIDADE do Projeto. É comum que seja do tipo RACI (</w:delText>
        </w:r>
        <w:r w:rsidR="002236A6" w:rsidRPr="008469B0" w:rsidDel="001116B4">
          <w:rPr>
            <w:i/>
            <w:color w:val="FF0000"/>
          </w:rPr>
          <w:delText>Responsible</w:delText>
        </w:r>
        <w:r w:rsidR="002236A6" w:rsidRPr="00C465E4" w:rsidDel="001116B4">
          <w:rPr>
            <w:color w:val="FF0000"/>
          </w:rPr>
          <w:delText xml:space="preserve"> - Responsável, </w:delText>
        </w:r>
        <w:r w:rsidR="002236A6" w:rsidRPr="008469B0" w:rsidDel="001116B4">
          <w:rPr>
            <w:i/>
            <w:color w:val="FF0000"/>
          </w:rPr>
          <w:delText>Accountable</w:delText>
        </w:r>
        <w:r w:rsidR="002236A6" w:rsidRPr="00C465E4" w:rsidDel="001116B4">
          <w:rPr>
            <w:color w:val="FF0000"/>
          </w:rPr>
          <w:delText xml:space="preserve"> - Aprovador, </w:delText>
        </w:r>
        <w:r w:rsidR="002236A6" w:rsidRPr="008469B0" w:rsidDel="001116B4">
          <w:rPr>
            <w:i/>
            <w:color w:val="FF0000"/>
          </w:rPr>
          <w:delText>Consult</w:delText>
        </w:r>
        <w:r w:rsidR="002236A6" w:rsidRPr="00C465E4" w:rsidDel="001116B4">
          <w:rPr>
            <w:color w:val="FF0000"/>
          </w:rPr>
          <w:delText xml:space="preserve"> - Consultado, </w:delText>
        </w:r>
        <w:r w:rsidR="002236A6" w:rsidRPr="008469B0" w:rsidDel="001116B4">
          <w:rPr>
            <w:i/>
            <w:color w:val="FF0000"/>
          </w:rPr>
          <w:delText>Inform</w:delText>
        </w:r>
        <w:r w:rsidR="002236A6" w:rsidRPr="00C465E4" w:rsidDel="001116B4">
          <w:rPr>
            <w:color w:val="FF0000"/>
          </w:rPr>
          <w:delText xml:space="preserve"> - Informado).</w:delText>
        </w:r>
      </w:del>
    </w:p>
    <w:p w:rsidR="00FD2372" w:rsidRDefault="002236A6">
      <w:pPr>
        <w:rPr>
          <w:del w:id="1880" w:author="User" w:date="2015-04-04T20:43:00Z"/>
          <w:color w:val="FF0000"/>
        </w:rPr>
        <w:pPrChange w:id="1881" w:author="User" w:date="2015-04-04T20:43:00Z">
          <w:pPr>
            <w:numPr>
              <w:numId w:val="12"/>
            </w:numPr>
            <w:tabs>
              <w:tab w:val="num" w:pos="1080"/>
            </w:tabs>
            <w:ind w:left="1080" w:hanging="360"/>
          </w:pPr>
        </w:pPrChange>
      </w:pPr>
      <w:del w:id="1882" w:author="User" w:date="2015-04-04T20:43:00Z">
        <w:r w:rsidRPr="00C465E4" w:rsidDel="001116B4">
          <w:rPr>
            <w:color w:val="FF0000"/>
          </w:rPr>
          <w:delText xml:space="preserve">Registrar as premissas e restrições relacionadas aos Recursos Humanos. </w:delText>
        </w:r>
        <w:r w:rsidRPr="00863461" w:rsidDel="001116B4">
          <w:rPr>
            <w:color w:val="0000FF"/>
          </w:rPr>
          <w:delText>Exemplo: Durante o tempo do Projeto as férias não serão gozadas, postergando o seu gozo para após o término do Projeto. O horário do Projeto será: das 8:30h às 18:00h, com 1:30h de almoço. As horas extras computadas no mês deverão ser compensadas no mês seguinte, não sendo permitido seu acumulo. ...</w:delText>
        </w:r>
      </w:del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FD2372" w:rsidRDefault="002236A6">
      <w:pPr>
        <w:pStyle w:val="Ttulo2"/>
        <w:rPr>
          <w:ins w:id="1883" w:author="User" w:date="2015-04-04T20:50:00Z"/>
        </w:rPr>
        <w:pPrChange w:id="1884" w:author="User" w:date="2015-04-04T20:48:00Z">
          <w:pPr>
            <w:pStyle w:val="Ttulo3"/>
          </w:pPr>
        </w:pPrChange>
      </w:pPr>
      <w:bookmarkStart w:id="1885" w:name="_Toc416018467"/>
      <w:r w:rsidRPr="002236A6">
        <w:t>PLANO DE GERENCIAMENTO DAS COMUNICAÇÕES</w:t>
      </w:r>
      <w:bookmarkEnd w:id="1885"/>
    </w:p>
    <w:p w:rsidR="00FD2372" w:rsidRDefault="00F228E2">
      <w:pPr>
        <w:rPr>
          <w:ins w:id="1886" w:author="User" w:date="2015-04-04T20:48:00Z"/>
        </w:rPr>
        <w:pPrChange w:id="1887" w:author="User" w:date="2015-04-04T20:50:00Z">
          <w:pPr>
            <w:pStyle w:val="Ttulo3"/>
          </w:pPr>
        </w:pPrChange>
      </w:pPr>
      <w:ins w:id="1888" w:author="User" w:date="2015-04-04T20:51:00Z">
        <w:r>
          <w:t xml:space="preserve">Os responsáveis </w:t>
        </w:r>
      </w:ins>
      <w:ins w:id="1889" w:author="User" w:date="2015-04-04T20:52:00Z">
        <w:r>
          <w:t>em enviar</w:t>
        </w:r>
      </w:ins>
      <w:ins w:id="1890" w:author="User" w:date="2015-04-04T20:51:00Z">
        <w:r>
          <w:t xml:space="preserve"> comunicados, e o tipos de comunicados </w:t>
        </w:r>
        <w:proofErr w:type="gramStart"/>
        <w:r>
          <w:t>devem</w:t>
        </w:r>
        <w:proofErr w:type="gramEnd"/>
        <w:r>
          <w:t xml:space="preserve"> haver estão</w:t>
        </w:r>
      </w:ins>
      <w:ins w:id="1891" w:author="User" w:date="2015-04-04T20:52:00Z">
        <w:r>
          <w:t>, e quem deve receber a comunicação, estão</w:t>
        </w:r>
      </w:ins>
      <w:ins w:id="1892" w:author="User" w:date="2015-04-04T20:51:00Z">
        <w:r>
          <w:t xml:space="preserve"> detalhados nu</w:t>
        </w:r>
      </w:ins>
      <w:ins w:id="1893" w:author="User" w:date="2015-04-04T20:52:00Z">
        <w:r>
          <w:t>ma tabela, denomina</w:t>
        </w:r>
      </w:ins>
      <w:ins w:id="1894" w:author="User" w:date="2015-04-04T20:53:00Z">
        <w:r>
          <w:t>da Matriz de Comunicação, que contém inclusive o canal para transmitir cada tipo de comunicação.</w:t>
        </w:r>
      </w:ins>
    </w:p>
    <w:p w:rsidR="00FD2372" w:rsidRDefault="00F228E2" w:rsidP="00C60E05">
      <w:pPr>
        <w:pStyle w:val="Legenda"/>
        <w:pPrChange w:id="1895" w:author="User" w:date="2015-04-05T18:02:00Z">
          <w:pPr>
            <w:pStyle w:val="Ttulo3"/>
          </w:pPr>
        </w:pPrChange>
      </w:pPr>
      <w:ins w:id="1896" w:author="User" w:date="2015-04-04T20:50:00Z">
        <w:r>
          <w:t xml:space="preserve">Tabela </w:t>
        </w:r>
        <w:r w:rsidR="00590206">
          <w:fldChar w:fldCharType="begin"/>
        </w:r>
        <w:r>
          <w:instrText xml:space="preserve"> SEQ Tabela \* ARABIC </w:instrText>
        </w:r>
      </w:ins>
      <w:r w:rsidR="00590206">
        <w:fldChar w:fldCharType="separate"/>
      </w:r>
      <w:ins w:id="1897" w:author="User" w:date="2015-04-04T21:14:00Z">
        <w:r w:rsidR="006E2F71">
          <w:rPr>
            <w:noProof/>
          </w:rPr>
          <w:t>3</w:t>
        </w:r>
      </w:ins>
      <w:ins w:id="1898" w:author="User" w:date="2015-04-04T20:50:00Z">
        <w:r w:rsidR="00590206">
          <w:fldChar w:fldCharType="end"/>
        </w:r>
        <w:r>
          <w:t xml:space="preserve"> – Matriz de Comunicação</w:t>
        </w:r>
      </w:ins>
      <w:del w:id="1899" w:author="User" w:date="2015-04-05T18:01:00Z">
        <w:r w:rsidDel="00C60E05">
          <w:fldChar w:fldCharType="begin"/>
        </w:r>
        <w:r w:rsidR="00C60E05" w:rsidDel="00C60E05">
          <w:fldChar w:fldCharType="separate"/>
        </w:r>
        <w:r w:rsidDel="00C60E05">
          <w:fldChar w:fldCharType="end"/>
        </w:r>
      </w:del>
    </w:p>
    <w:p w:rsidR="002236A6" w:rsidRPr="00004090" w:rsidDel="00F228E2" w:rsidRDefault="00C60E05" w:rsidP="00004090">
      <w:pPr>
        <w:rPr>
          <w:del w:id="1900" w:author="User" w:date="2015-04-04T20:54:00Z"/>
          <w:color w:val="FF0000"/>
        </w:rPr>
      </w:pPr>
      <w:ins w:id="1901" w:author="User" w:date="2015-04-05T18:02:00Z">
        <w:r w:rsidRPr="00C60E05">
          <w:drawing>
            <wp:inline distT="0" distB="0" distL="0" distR="0">
              <wp:extent cx="5940425" cy="3408912"/>
              <wp:effectExtent l="19050" t="0" r="3175" b="0"/>
              <wp:docPr id="31" name="Imagem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4089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1902" w:author="User" w:date="2015-04-04T20:54:00Z">
        <w:r w:rsidR="002236A6" w:rsidRPr="00004090" w:rsidDel="00F228E2">
          <w:rPr>
            <w:color w:val="FF0000"/>
          </w:rPr>
          <w:delText xml:space="preserve">Descrever como as </w:delText>
        </w:r>
        <w:r w:rsidR="008469B0" w:rsidRPr="00004090" w:rsidDel="00F228E2">
          <w:rPr>
            <w:color w:val="FF0000"/>
          </w:rPr>
          <w:delText xml:space="preserve">COMUNICAÇÕES </w:delText>
        </w:r>
        <w:r w:rsidR="002236A6" w:rsidRPr="00004090" w:rsidDel="00F228E2">
          <w:rPr>
            <w:color w:val="FF0000"/>
          </w:rPr>
          <w:delText>serão gerenciadas, incluindo:</w:delText>
        </w:r>
      </w:del>
    </w:p>
    <w:p w:rsidR="002236A6" w:rsidRPr="00B25965" w:rsidDel="00F228E2" w:rsidRDefault="002236A6" w:rsidP="002236A6">
      <w:pPr>
        <w:ind w:left="360"/>
        <w:rPr>
          <w:del w:id="1903" w:author="User" w:date="2015-04-04T20:54:00Z"/>
          <w:rFonts w:ascii="Arial" w:hAnsi="Arial" w:cs="Arial"/>
          <w:sz w:val="22"/>
          <w:szCs w:val="22"/>
        </w:rPr>
      </w:pPr>
    </w:p>
    <w:p w:rsidR="002236A6" w:rsidRPr="00C465E4" w:rsidDel="00F228E2" w:rsidRDefault="002236A6" w:rsidP="002236A6">
      <w:pPr>
        <w:numPr>
          <w:ilvl w:val="0"/>
          <w:numId w:val="12"/>
        </w:numPr>
        <w:rPr>
          <w:del w:id="1904" w:author="User" w:date="2015-04-04T20:54:00Z"/>
          <w:color w:val="FF0000"/>
        </w:rPr>
      </w:pPr>
      <w:del w:id="1905" w:author="User" w:date="2015-04-04T20:54:00Z">
        <w:r w:rsidRPr="00C465E4" w:rsidDel="00F228E2">
          <w:rPr>
            <w:color w:val="FF0000"/>
          </w:rPr>
          <w:delText>Identificar as necessidades de informações sobre o Projeto.</w:delText>
        </w:r>
      </w:del>
    </w:p>
    <w:p w:rsidR="002236A6" w:rsidRPr="00C465E4" w:rsidDel="00F228E2" w:rsidRDefault="002236A6" w:rsidP="002236A6">
      <w:pPr>
        <w:numPr>
          <w:ilvl w:val="0"/>
          <w:numId w:val="12"/>
        </w:numPr>
        <w:rPr>
          <w:del w:id="1906" w:author="User" w:date="2015-04-04T20:54:00Z"/>
          <w:color w:val="FF0000"/>
        </w:rPr>
      </w:pPr>
      <w:del w:id="1907" w:author="User" w:date="2015-04-04T20:54:00Z">
        <w:r w:rsidRPr="00C465E4" w:rsidDel="00F228E2">
          <w:rPr>
            <w:color w:val="FF0000"/>
          </w:rPr>
          <w:delText>Cada necessidade de informação deve ser mapeada, identificando:</w:delText>
        </w:r>
      </w:del>
    </w:p>
    <w:p w:rsidR="002236A6" w:rsidRPr="004F57C7" w:rsidDel="00F228E2" w:rsidRDefault="002236A6" w:rsidP="002236A6">
      <w:pPr>
        <w:numPr>
          <w:ilvl w:val="1"/>
          <w:numId w:val="12"/>
        </w:numPr>
        <w:rPr>
          <w:del w:id="1908" w:author="User" w:date="2015-04-04T20:54:00Z"/>
          <w:color w:val="FF0000"/>
        </w:rPr>
      </w:pPr>
      <w:del w:id="1909" w:author="User" w:date="2015-04-04T20:54:00Z">
        <w:r w:rsidRPr="004F57C7" w:rsidDel="00F228E2">
          <w:rPr>
            <w:color w:val="FF0000"/>
          </w:rPr>
          <w:delText>Como, quando e quem irá obtê-la.</w:delText>
        </w:r>
      </w:del>
    </w:p>
    <w:p w:rsidR="002236A6" w:rsidRPr="004F57C7" w:rsidDel="00F228E2" w:rsidRDefault="002236A6" w:rsidP="002236A6">
      <w:pPr>
        <w:numPr>
          <w:ilvl w:val="1"/>
          <w:numId w:val="12"/>
        </w:numPr>
        <w:rPr>
          <w:del w:id="1910" w:author="User" w:date="2015-04-04T20:54:00Z"/>
          <w:color w:val="FF0000"/>
        </w:rPr>
      </w:pPr>
      <w:del w:id="1911" w:author="User" w:date="2015-04-04T20:54:00Z">
        <w:r w:rsidRPr="004F57C7" w:rsidDel="00F228E2">
          <w:rPr>
            <w:color w:val="FF0000"/>
          </w:rPr>
          <w:delText>Para quem (</w:delText>
        </w:r>
        <w:r w:rsidRPr="008469B0" w:rsidDel="00F228E2">
          <w:rPr>
            <w:i/>
            <w:color w:val="FF0000"/>
          </w:rPr>
          <w:delText>Stakeholder</w:delText>
        </w:r>
        <w:r w:rsidRPr="004F57C7" w:rsidDel="00F228E2">
          <w:rPr>
            <w:color w:val="FF0000"/>
          </w:rPr>
          <w:delText xml:space="preserve">), de que forma e com que </w:delText>
        </w:r>
        <w:r w:rsidR="00863461" w:rsidRPr="004F57C7" w:rsidDel="00F228E2">
          <w:rPr>
            <w:color w:val="FF0000"/>
          </w:rPr>
          <w:delText>frequência</w:delText>
        </w:r>
        <w:r w:rsidRPr="004F57C7" w:rsidDel="00F228E2">
          <w:rPr>
            <w:color w:val="FF0000"/>
          </w:rPr>
          <w:delText xml:space="preserve"> será disponibilizada.</w:delText>
        </w:r>
      </w:del>
    </w:p>
    <w:p w:rsidR="004F0CD6" w:rsidRPr="003D5DB9" w:rsidRDefault="002236A6" w:rsidP="003D5DB9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:rsidR="004F0CD6" w:rsidRPr="00C465E4" w:rsidRDefault="004F0CD6" w:rsidP="004F0CD6">
      <w:pPr>
        <w:rPr>
          <w:color w:val="FF0000"/>
        </w:rPr>
      </w:pPr>
    </w:p>
    <w:p w:rsidR="002236A6" w:rsidRPr="002236A6" w:rsidRDefault="002236A6" w:rsidP="002236A6">
      <w:pPr>
        <w:pStyle w:val="Ttulo3"/>
      </w:pPr>
      <w:bookmarkStart w:id="1912" w:name="_Toc416018469"/>
      <w:r w:rsidRPr="002236A6">
        <w:t>PLANO DE GERENCIAMENTO DOS RISCOS</w:t>
      </w:r>
      <w:bookmarkEnd w:id="1912"/>
    </w:p>
    <w:p w:rsidR="00F228E2" w:rsidRPr="00F228E2" w:rsidRDefault="00145B0C" w:rsidP="00F228E2">
      <w:pPr>
        <w:rPr>
          <w:ins w:id="1913" w:author="User" w:date="2015-04-04T20:54:00Z"/>
          <w:color w:val="FF0000"/>
        </w:rPr>
      </w:pPr>
      <w:ins w:id="1914" w:author="User" w:date="2015-04-04T20:54:00Z">
        <w:r>
          <w:rPr>
            <w:color w:val="FF0000"/>
          </w:rPr>
          <w:tab/>
        </w:r>
        <w:r w:rsidR="00F228E2" w:rsidRPr="00F228E2">
          <w:rPr>
            <w:color w:val="FF0000"/>
          </w:rPr>
          <w:t>O gerente de projetos deverá elaborar uma planilha Excel com riscos elencados pela equipe.</w:t>
        </w:r>
      </w:ins>
    </w:p>
    <w:p w:rsidR="00145B0C" w:rsidRDefault="00145B0C" w:rsidP="00F228E2">
      <w:pPr>
        <w:rPr>
          <w:ins w:id="1915" w:author="User" w:date="2015-04-04T20:54:00Z"/>
          <w:color w:val="FF0000"/>
        </w:rPr>
      </w:pPr>
      <w:ins w:id="1916" w:author="User" w:date="2015-04-04T20:54:00Z">
        <w:r>
          <w:rPr>
            <w:color w:val="FF0000"/>
          </w:rPr>
          <w:lastRenderedPageBreak/>
          <w:tab/>
        </w:r>
        <w:r w:rsidR="00F228E2" w:rsidRPr="00F228E2">
          <w:rPr>
            <w:color w:val="FF0000"/>
          </w:rPr>
          <w:t xml:space="preserve">Os riscos serão organizados com os critérios de com probabilidade e consequência. E analisados e tratados com encaminhamento de soluções para eliminar os riscos com alto índice de probabilidade e consequência alta. Os riscos com probabilidade alta, mas consequências muito baixas serão </w:t>
        </w:r>
        <w:proofErr w:type="gramStart"/>
        <w:r w:rsidR="00F228E2" w:rsidRPr="00F228E2">
          <w:rPr>
            <w:color w:val="FF0000"/>
          </w:rPr>
          <w:t>controlados</w:t>
        </w:r>
        <w:proofErr w:type="gramEnd"/>
        <w:r w:rsidR="00F228E2" w:rsidRPr="00F228E2">
          <w:rPr>
            <w:color w:val="FF0000"/>
          </w:rPr>
          <w:t xml:space="preserve"> pelo gerente de projeto, descrevendo um passo a passo como possível solução. Os riscos de baixa probabilidade e consequência serão assumidos pela equipe, e resolvidos conforme ocorrerem.  A cada nova alteração de escopo também é necessário analisar e atualizar a planilha de riscos. Além da planilha com a classificação dos riscos, o gerente de projeto deve elaborar um PCN - Plano de Continuidade do Negócio, que orientará as tomadas de decisões caso o risco ocorra, que seria as ações de mitigação ou eliminação dos acidentes e </w:t>
        </w:r>
        <w:proofErr w:type="gramStart"/>
        <w:r w:rsidR="00F228E2" w:rsidRPr="00F228E2">
          <w:rPr>
            <w:color w:val="FF0000"/>
          </w:rPr>
          <w:t>incidentes</w:t>
        </w:r>
        <w:proofErr w:type="gramEnd"/>
      </w:ins>
    </w:p>
    <w:p w:rsidR="00526156" w:rsidRDefault="00526156" w:rsidP="00F228E2">
      <w:pPr>
        <w:rPr>
          <w:ins w:id="1917" w:author="User" w:date="2015-04-04T20:55:00Z"/>
          <w:color w:val="FF0000"/>
        </w:rPr>
      </w:pPr>
    </w:p>
    <w:p w:rsidR="002236A6" w:rsidRPr="00004090" w:rsidDel="00526156" w:rsidRDefault="002236A6" w:rsidP="00F228E2">
      <w:pPr>
        <w:rPr>
          <w:del w:id="1918" w:author="User" w:date="2015-04-04T20:55:00Z"/>
          <w:color w:val="FF0000"/>
        </w:rPr>
      </w:pPr>
      <w:del w:id="1919" w:author="User" w:date="2015-04-04T20:55:00Z">
        <w:r w:rsidRPr="00004090" w:rsidDel="00526156">
          <w:rPr>
            <w:color w:val="FF0000"/>
          </w:rPr>
          <w:delText xml:space="preserve">Descrever como os </w:delText>
        </w:r>
        <w:r w:rsidR="004F0CD6" w:rsidRPr="00004090" w:rsidDel="00526156">
          <w:rPr>
            <w:color w:val="FF0000"/>
          </w:rPr>
          <w:delText xml:space="preserve">RISCOS </w:delText>
        </w:r>
        <w:r w:rsidR="004F0CD6" w:rsidDel="00526156">
          <w:rPr>
            <w:color w:val="FF0000"/>
          </w:rPr>
          <w:delText>serão gerenciado</w:delText>
        </w:r>
        <w:r w:rsidRPr="00004090" w:rsidDel="00526156">
          <w:rPr>
            <w:color w:val="FF0000"/>
          </w:rPr>
          <w:delText>s, incluindo:</w:delText>
        </w:r>
      </w:del>
    </w:p>
    <w:p w:rsidR="002236A6" w:rsidRPr="00B25965" w:rsidDel="00526156" w:rsidRDefault="002236A6" w:rsidP="002236A6">
      <w:pPr>
        <w:ind w:left="360"/>
        <w:rPr>
          <w:del w:id="1920" w:author="User" w:date="2015-04-04T20:55:00Z"/>
          <w:rFonts w:ascii="Arial" w:hAnsi="Arial" w:cs="Arial"/>
          <w:sz w:val="22"/>
          <w:szCs w:val="22"/>
        </w:rPr>
      </w:pPr>
    </w:p>
    <w:p w:rsidR="002236A6" w:rsidRPr="00C465E4" w:rsidDel="00526156" w:rsidRDefault="002236A6" w:rsidP="002236A6">
      <w:pPr>
        <w:numPr>
          <w:ilvl w:val="0"/>
          <w:numId w:val="12"/>
        </w:numPr>
        <w:rPr>
          <w:del w:id="1921" w:author="User" w:date="2015-04-04T20:55:00Z"/>
          <w:color w:val="FF0000"/>
        </w:rPr>
      </w:pPr>
      <w:del w:id="1922" w:author="User" w:date="2015-04-04T20:55:00Z">
        <w:r w:rsidRPr="00C465E4" w:rsidDel="00526156">
          <w:rPr>
            <w:color w:val="FF0000"/>
          </w:rPr>
          <w:delText>Como serão registrados (forma, software</w:delText>
        </w:r>
        <w:r w:rsidR="00863461" w:rsidDel="00526156">
          <w:rPr>
            <w:color w:val="FF0000"/>
          </w:rPr>
          <w:delText xml:space="preserve"> utilizado</w:delText>
        </w:r>
        <w:r w:rsidRPr="00C465E4" w:rsidDel="00526156">
          <w:rPr>
            <w:color w:val="FF0000"/>
          </w:rPr>
          <w:delText>, dados</w:delText>
        </w:r>
        <w:r w:rsidR="00863461" w:rsidDel="00526156">
          <w:rPr>
            <w:color w:val="FF0000"/>
          </w:rPr>
          <w:delText xml:space="preserve"> dos Riscos</w:delText>
        </w:r>
        <w:r w:rsidRPr="00C465E4" w:rsidDel="00526156">
          <w:rPr>
            <w:color w:val="FF0000"/>
          </w:rPr>
          <w:delText>, ...).</w:delText>
        </w:r>
      </w:del>
    </w:p>
    <w:p w:rsidR="002236A6" w:rsidRPr="00C465E4" w:rsidDel="00526156" w:rsidRDefault="002236A6" w:rsidP="002236A6">
      <w:pPr>
        <w:numPr>
          <w:ilvl w:val="0"/>
          <w:numId w:val="12"/>
        </w:numPr>
        <w:rPr>
          <w:del w:id="1923" w:author="User" w:date="2015-04-04T20:55:00Z"/>
          <w:color w:val="FF0000"/>
        </w:rPr>
      </w:pPr>
      <w:del w:id="1924" w:author="User" w:date="2015-04-04T20:55:00Z">
        <w:r w:rsidRPr="00C465E4" w:rsidDel="00526156">
          <w:rPr>
            <w:color w:val="FF0000"/>
          </w:rPr>
          <w:delText>Como serão tratados (ações de mitigação, ...)..</w:delText>
        </w:r>
      </w:del>
    </w:p>
    <w:p w:rsidR="002236A6" w:rsidRPr="00C465E4" w:rsidDel="00526156" w:rsidRDefault="002236A6" w:rsidP="002236A6">
      <w:pPr>
        <w:numPr>
          <w:ilvl w:val="0"/>
          <w:numId w:val="12"/>
        </w:numPr>
        <w:rPr>
          <w:del w:id="1925" w:author="User" w:date="2015-04-04T20:55:00Z"/>
          <w:color w:val="FF0000"/>
        </w:rPr>
      </w:pPr>
      <w:del w:id="1926" w:author="User" w:date="2015-04-04T20:55:00Z">
        <w:r w:rsidRPr="00C465E4" w:rsidDel="00526156">
          <w:rPr>
            <w:color w:val="FF0000"/>
          </w:rPr>
          <w:delText>Como serão acompanhados (periodicidade das reuniões, participantes das reuniões, ...).</w:delText>
        </w:r>
      </w:del>
    </w:p>
    <w:p w:rsidR="002236A6" w:rsidDel="00526156" w:rsidRDefault="002236A6" w:rsidP="002236A6">
      <w:pPr>
        <w:numPr>
          <w:ilvl w:val="0"/>
          <w:numId w:val="12"/>
        </w:numPr>
        <w:rPr>
          <w:del w:id="1927" w:author="User" w:date="2015-04-04T20:55:00Z"/>
          <w:color w:val="FF0000"/>
        </w:rPr>
      </w:pPr>
      <w:del w:id="1928" w:author="User" w:date="2015-04-04T20:55:00Z">
        <w:r w:rsidRPr="00C465E4" w:rsidDel="00526156">
          <w:rPr>
            <w:color w:val="FF0000"/>
          </w:rPr>
          <w:delText>...</w:delText>
        </w:r>
      </w:del>
    </w:p>
    <w:p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:rsidR="002236A6" w:rsidRPr="002236A6" w:rsidRDefault="002236A6" w:rsidP="002236A6">
      <w:pPr>
        <w:pStyle w:val="Ttulo3"/>
      </w:pPr>
      <w:bookmarkStart w:id="1929" w:name="_Toc416018470"/>
      <w:r w:rsidRPr="002236A6">
        <w:t>PLANO DE GERENCIAMENTO DAS AQUISIÇÕES</w:t>
      </w:r>
      <w:bookmarkEnd w:id="1929"/>
    </w:p>
    <w:p w:rsidR="00526156" w:rsidRPr="00526156" w:rsidRDefault="00526156" w:rsidP="00526156">
      <w:pPr>
        <w:rPr>
          <w:ins w:id="1930" w:author="User" w:date="2015-04-04T20:59:00Z"/>
          <w:color w:val="FF0000"/>
        </w:rPr>
      </w:pPr>
      <w:ins w:id="1931" w:author="User" w:date="2015-04-04T20:59:00Z">
        <w:r w:rsidRPr="00526156">
          <w:rPr>
            <w:color w:val="FF0000"/>
          </w:rPr>
          <w:t>As principais aquisições adquiridas nesse projeto não envolvem custo financeiro. Apenas aquisições pessoais como competência e habilidade para gerenciamento e execução de projeto de softwares. Os frameworks utilizados serão livres ou aqueles disponibilizados pela faculdade. Como aquisição haverá:</w:t>
        </w:r>
      </w:ins>
    </w:p>
    <w:p w:rsidR="00526156" w:rsidRPr="00526156" w:rsidRDefault="00526156" w:rsidP="00526156">
      <w:pPr>
        <w:rPr>
          <w:ins w:id="1932" w:author="User" w:date="2015-04-04T20:59:00Z"/>
          <w:color w:val="FF0000"/>
        </w:rPr>
      </w:pPr>
      <w:ins w:id="1933" w:author="User" w:date="2015-04-04T20:59:00Z">
        <w:r w:rsidRPr="00526156">
          <w:rPr>
            <w:color w:val="FF0000"/>
          </w:rPr>
          <w:t>1 - Imagens digitais:</w:t>
        </w:r>
      </w:ins>
    </w:p>
    <w:p w:rsidR="00526156" w:rsidRPr="00526156" w:rsidRDefault="00526156" w:rsidP="00526156">
      <w:pPr>
        <w:rPr>
          <w:ins w:id="1934" w:author="User" w:date="2015-04-04T20:59:00Z"/>
          <w:color w:val="FF0000"/>
        </w:rPr>
      </w:pPr>
      <w:ins w:id="1935" w:author="User" w:date="2015-04-04T20:59:00Z">
        <w:r w:rsidRPr="00526156">
          <w:rPr>
            <w:color w:val="FF0000"/>
          </w:rPr>
          <w:t>- imagens para substituir as fotos dos atores de cada Caso de Uso, exibidos nas páginas web.</w:t>
        </w:r>
      </w:ins>
    </w:p>
    <w:p w:rsidR="00526156" w:rsidRPr="00526156" w:rsidRDefault="00526156" w:rsidP="00526156">
      <w:pPr>
        <w:rPr>
          <w:ins w:id="1936" w:author="User" w:date="2015-04-04T20:59:00Z"/>
          <w:color w:val="FF0000"/>
        </w:rPr>
      </w:pPr>
      <w:ins w:id="1937" w:author="User" w:date="2015-04-04T20:59:00Z">
        <w:r w:rsidRPr="00526156">
          <w:rPr>
            <w:color w:val="FF0000"/>
          </w:rPr>
          <w:t xml:space="preserve">- entre final de abril e começo de maio, quando serão elaborados os protótipos de alta fidelidade. </w:t>
        </w:r>
      </w:ins>
    </w:p>
    <w:p w:rsidR="00526156" w:rsidRPr="00526156" w:rsidRDefault="00526156" w:rsidP="00526156">
      <w:pPr>
        <w:rPr>
          <w:ins w:id="1938" w:author="User" w:date="2015-04-04T20:59:00Z"/>
          <w:color w:val="FF0000"/>
        </w:rPr>
      </w:pPr>
      <w:ins w:id="1939" w:author="User" w:date="2015-04-04T20:59:00Z">
        <w:r w:rsidRPr="00526156">
          <w:rPr>
            <w:color w:val="FF0000"/>
          </w:rPr>
          <w:t xml:space="preserve">- </w:t>
        </w:r>
        <w:proofErr w:type="gramStart"/>
        <w:r w:rsidRPr="00526156">
          <w:rPr>
            <w:color w:val="FF0000"/>
          </w:rPr>
          <w:t>serão</w:t>
        </w:r>
        <w:proofErr w:type="gramEnd"/>
        <w:r w:rsidRPr="00526156">
          <w:rPr>
            <w:color w:val="FF0000"/>
          </w:rPr>
          <w:t xml:space="preserve"> quatro imagens digitais, uma para cada ator: aluno, responsável, professor e gestor.</w:t>
        </w:r>
      </w:ins>
    </w:p>
    <w:p w:rsidR="00526156" w:rsidRPr="00526156" w:rsidRDefault="00526156" w:rsidP="00526156">
      <w:pPr>
        <w:rPr>
          <w:ins w:id="1940" w:author="User" w:date="2015-04-04T20:59:00Z"/>
          <w:color w:val="FF0000"/>
        </w:rPr>
      </w:pPr>
      <w:ins w:id="1941" w:author="User" w:date="2015-04-04T20:59:00Z">
        <w:r w:rsidRPr="00526156">
          <w:rPr>
            <w:color w:val="FF0000"/>
          </w:rPr>
          <w:t xml:space="preserve">- serão solicitadas e recebidas via email, </w:t>
        </w:r>
      </w:ins>
    </w:p>
    <w:p w:rsidR="00526156" w:rsidRPr="00526156" w:rsidRDefault="00526156" w:rsidP="00526156">
      <w:pPr>
        <w:rPr>
          <w:ins w:id="1942" w:author="User" w:date="2015-04-04T20:59:00Z"/>
          <w:color w:val="FF0000"/>
        </w:rPr>
      </w:pPr>
      <w:ins w:id="1943" w:author="User" w:date="2015-04-04T20:59:00Z">
        <w:r w:rsidRPr="00526156">
          <w:rPr>
            <w:color w:val="FF0000"/>
          </w:rPr>
          <w:t>- será adquirida da artista juvenil Nina Helena Favaretto Martinho.</w:t>
        </w:r>
      </w:ins>
    </w:p>
    <w:p w:rsidR="00526156" w:rsidRPr="00526156" w:rsidRDefault="00526156" w:rsidP="00526156">
      <w:pPr>
        <w:rPr>
          <w:ins w:id="1944" w:author="User" w:date="2015-04-04T20:59:00Z"/>
          <w:color w:val="FF0000"/>
        </w:rPr>
      </w:pPr>
      <w:ins w:id="1945" w:author="User" w:date="2015-04-04T20:59:00Z">
        <w:r w:rsidRPr="00526156">
          <w:rPr>
            <w:color w:val="FF0000"/>
          </w:rPr>
          <w:t xml:space="preserve">Como não há fornecedores concorrentes, não </w:t>
        </w:r>
        <w:proofErr w:type="gramStart"/>
        <w:r w:rsidRPr="00526156">
          <w:rPr>
            <w:color w:val="FF0000"/>
          </w:rPr>
          <w:t>será</w:t>
        </w:r>
        <w:proofErr w:type="gramEnd"/>
        <w:r w:rsidRPr="00526156">
          <w:rPr>
            <w:color w:val="FF0000"/>
          </w:rPr>
          <w:t xml:space="preserve"> utilizado modelos de RFP (</w:t>
        </w:r>
        <w:proofErr w:type="spellStart"/>
        <w:r w:rsidRPr="00526156">
          <w:rPr>
            <w:color w:val="FF0000"/>
          </w:rPr>
          <w:t>Request</w:t>
        </w:r>
        <w:proofErr w:type="spellEnd"/>
        <w:r w:rsidRPr="00526156">
          <w:rPr>
            <w:color w:val="FF0000"/>
          </w:rPr>
          <w:t xml:space="preserve"> For </w:t>
        </w:r>
        <w:proofErr w:type="spellStart"/>
        <w:r w:rsidRPr="00526156">
          <w:rPr>
            <w:color w:val="FF0000"/>
          </w:rPr>
          <w:t>Propouse</w:t>
        </w:r>
        <w:proofErr w:type="spellEnd"/>
        <w:r w:rsidRPr="00526156">
          <w:rPr>
            <w:color w:val="FF0000"/>
          </w:rPr>
          <w:t xml:space="preserve">), nem de seleção de fornecedores. Os critérios estabelecidos para aquisição são: a </w:t>
        </w:r>
        <w:r w:rsidRPr="00526156">
          <w:rPr>
            <w:color w:val="FF0000"/>
          </w:rPr>
          <w:lastRenderedPageBreak/>
          <w:t>qualidade das imagens e os prazos. Caso não se cumpre os critérios, imagens disponíveis na Web serão outra opção de fornecedor.</w:t>
        </w:r>
      </w:ins>
    </w:p>
    <w:p w:rsidR="00526156" w:rsidRPr="00526156" w:rsidRDefault="00526156" w:rsidP="00526156">
      <w:pPr>
        <w:rPr>
          <w:ins w:id="1946" w:author="User" w:date="2015-04-04T20:59:00Z"/>
          <w:color w:val="FF0000"/>
        </w:rPr>
      </w:pPr>
      <w:ins w:id="1947" w:author="User" w:date="2015-04-04T20:59:00Z">
        <w:r w:rsidRPr="00526156">
          <w:rPr>
            <w:color w:val="FF0000"/>
          </w:rPr>
          <w:t>As fotocópias da documentação deverão ocorrer somente no final do projeto, com a contratação de serviços de fotocópias próxima ao local de trabalho.</w:t>
        </w:r>
      </w:ins>
    </w:p>
    <w:p w:rsidR="00526156" w:rsidRDefault="00526156" w:rsidP="00526156">
      <w:pPr>
        <w:rPr>
          <w:ins w:id="1948" w:author="User" w:date="2015-04-04T20:59:00Z"/>
          <w:color w:val="FF0000"/>
        </w:rPr>
      </w:pPr>
      <w:ins w:id="1949" w:author="User" w:date="2015-04-04T20:59:00Z">
        <w:r w:rsidRPr="00526156">
          <w:rPr>
            <w:color w:val="FF0000"/>
          </w:rPr>
          <w:t>As despesas com as reuniões serão pagam em partes iguais pelos que estiverem presentes no dia de cada reunião.</w:t>
        </w:r>
      </w:ins>
    </w:p>
    <w:p w:rsidR="002236A6" w:rsidRPr="00004090" w:rsidDel="00526156" w:rsidRDefault="002236A6" w:rsidP="00526156">
      <w:pPr>
        <w:rPr>
          <w:del w:id="1950" w:author="User" w:date="2015-04-04T20:59:00Z"/>
          <w:color w:val="FF0000"/>
        </w:rPr>
      </w:pPr>
      <w:del w:id="1951" w:author="User" w:date="2015-04-04T20:59:00Z">
        <w:r w:rsidRPr="00004090" w:rsidDel="00526156">
          <w:rPr>
            <w:color w:val="FF0000"/>
          </w:rPr>
          <w:delText xml:space="preserve">Descrever como as </w:delText>
        </w:r>
        <w:r w:rsidR="004F0CD6" w:rsidRPr="00004090" w:rsidDel="00526156">
          <w:rPr>
            <w:color w:val="FF0000"/>
          </w:rPr>
          <w:delText xml:space="preserve">AQUISIÇÕES </w:delText>
        </w:r>
        <w:r w:rsidRPr="00004090" w:rsidDel="00526156">
          <w:rPr>
            <w:color w:val="FF0000"/>
          </w:rPr>
          <w:delText>serão gerenciadas, incluindo:</w:delText>
        </w:r>
      </w:del>
    </w:p>
    <w:p w:rsidR="002236A6" w:rsidRPr="00B25965" w:rsidDel="00526156" w:rsidRDefault="002236A6" w:rsidP="002236A6">
      <w:pPr>
        <w:ind w:left="360"/>
        <w:rPr>
          <w:del w:id="1952" w:author="User" w:date="2015-04-04T20:59:00Z"/>
          <w:rFonts w:ascii="Arial" w:hAnsi="Arial" w:cs="Arial"/>
          <w:sz w:val="22"/>
          <w:szCs w:val="22"/>
        </w:rPr>
      </w:pPr>
    </w:p>
    <w:p w:rsidR="002236A6" w:rsidRPr="00C465E4" w:rsidDel="00526156" w:rsidRDefault="002236A6" w:rsidP="002236A6">
      <w:pPr>
        <w:numPr>
          <w:ilvl w:val="0"/>
          <w:numId w:val="12"/>
        </w:numPr>
        <w:rPr>
          <w:del w:id="1953" w:author="User" w:date="2015-04-04T20:59:00Z"/>
          <w:color w:val="FF0000"/>
        </w:rPr>
      </w:pPr>
      <w:del w:id="1954" w:author="User" w:date="2015-04-04T20:59:00Z">
        <w:r w:rsidRPr="00C465E4" w:rsidDel="00526156">
          <w:rPr>
            <w:color w:val="FF0000"/>
          </w:rPr>
          <w:delText>Decidir entre o que será feito internamente (Equipe do Projeto) e o que será adquirido externamente?</w:delText>
        </w:r>
      </w:del>
    </w:p>
    <w:p w:rsidR="002236A6" w:rsidRPr="00C465E4" w:rsidDel="00526156" w:rsidRDefault="002236A6" w:rsidP="002236A6">
      <w:pPr>
        <w:numPr>
          <w:ilvl w:val="0"/>
          <w:numId w:val="12"/>
        </w:numPr>
        <w:rPr>
          <w:del w:id="1955" w:author="User" w:date="2015-04-04T20:59:00Z"/>
          <w:color w:val="FF0000"/>
        </w:rPr>
      </w:pPr>
      <w:del w:id="1956" w:author="User" w:date="2015-04-04T20:59:00Z">
        <w:r w:rsidRPr="00C465E4" w:rsidDel="00526156">
          <w:rPr>
            <w:color w:val="FF0000"/>
          </w:rPr>
          <w:delText>Mapear as necessidades de Aquisição no Tempo do Projeto.</w:delText>
        </w:r>
        <w:r w:rsidR="000F1B36" w:rsidRPr="00863461" w:rsidDel="00526156">
          <w:rPr>
            <w:color w:val="0000FF"/>
          </w:rPr>
          <w:delText xml:space="preserve">Exemplo: </w:delText>
        </w:r>
        <w:r w:rsidR="000F1B36" w:rsidDel="00526156">
          <w:rPr>
            <w:color w:val="0000FF"/>
          </w:rPr>
          <w:delText>Necessidade de aquisição de licenças de algum software necessário para a construção do Sistema (linguagem de programação, gerenciador de banco de dados e outros), Contratação de serviços de impressão da Monografia (Entrega 9 e Entrega 10) e outras necessidades de desembolso de recursos financeiros.</w:delText>
        </w:r>
      </w:del>
    </w:p>
    <w:p w:rsidR="002236A6" w:rsidRPr="00C465E4" w:rsidDel="00526156" w:rsidRDefault="002236A6" w:rsidP="002236A6">
      <w:pPr>
        <w:numPr>
          <w:ilvl w:val="0"/>
          <w:numId w:val="12"/>
        </w:numPr>
        <w:rPr>
          <w:del w:id="1957" w:author="User" w:date="2015-04-04T20:59:00Z"/>
          <w:color w:val="FF0000"/>
        </w:rPr>
      </w:pPr>
      <w:del w:id="1958" w:author="User" w:date="2015-04-04T20:59:00Z">
        <w:r w:rsidRPr="00C465E4" w:rsidDel="00526156">
          <w:rPr>
            <w:color w:val="FF0000"/>
          </w:rPr>
          <w:delText>Para cada Aquisição mapeada:</w:delText>
        </w:r>
      </w:del>
    </w:p>
    <w:p w:rsidR="002236A6" w:rsidRPr="004F57C7" w:rsidDel="00526156" w:rsidRDefault="002236A6" w:rsidP="002236A6">
      <w:pPr>
        <w:numPr>
          <w:ilvl w:val="1"/>
          <w:numId w:val="12"/>
        </w:numPr>
        <w:rPr>
          <w:del w:id="1959" w:author="User" w:date="2015-04-04T20:59:00Z"/>
          <w:color w:val="FF0000"/>
        </w:rPr>
      </w:pPr>
      <w:del w:id="1960" w:author="User" w:date="2015-04-04T20:59:00Z">
        <w:r w:rsidRPr="004F57C7" w:rsidDel="00526156">
          <w:rPr>
            <w:color w:val="FF0000"/>
          </w:rPr>
          <w:delText>Decidir o que adquirir?</w:delText>
        </w:r>
      </w:del>
    </w:p>
    <w:p w:rsidR="002236A6" w:rsidRPr="004F57C7" w:rsidDel="00526156" w:rsidRDefault="002236A6" w:rsidP="002236A6">
      <w:pPr>
        <w:numPr>
          <w:ilvl w:val="1"/>
          <w:numId w:val="12"/>
        </w:numPr>
        <w:rPr>
          <w:del w:id="1961" w:author="User" w:date="2015-04-04T20:59:00Z"/>
          <w:color w:val="FF0000"/>
        </w:rPr>
      </w:pPr>
      <w:del w:id="1962" w:author="User" w:date="2015-04-04T20:59:00Z">
        <w:r w:rsidRPr="004F57C7" w:rsidDel="00526156">
          <w:rPr>
            <w:color w:val="FF0000"/>
          </w:rPr>
          <w:delText>Decidir quando adquirir?</w:delText>
        </w:r>
      </w:del>
    </w:p>
    <w:p w:rsidR="002236A6" w:rsidRPr="004F57C7" w:rsidDel="00526156" w:rsidRDefault="002236A6" w:rsidP="002236A6">
      <w:pPr>
        <w:numPr>
          <w:ilvl w:val="1"/>
          <w:numId w:val="12"/>
        </w:numPr>
        <w:rPr>
          <w:del w:id="1963" w:author="User" w:date="2015-04-04T20:59:00Z"/>
          <w:color w:val="FF0000"/>
        </w:rPr>
      </w:pPr>
      <w:del w:id="1964" w:author="User" w:date="2015-04-04T20:59:00Z">
        <w:r w:rsidRPr="004F57C7" w:rsidDel="00526156">
          <w:rPr>
            <w:color w:val="FF0000"/>
          </w:rPr>
          <w:delText>Decidir quanto adquirir?</w:delText>
        </w:r>
      </w:del>
    </w:p>
    <w:p w:rsidR="002236A6" w:rsidRPr="004F57C7" w:rsidDel="00526156" w:rsidRDefault="002236A6" w:rsidP="002236A6">
      <w:pPr>
        <w:numPr>
          <w:ilvl w:val="1"/>
          <w:numId w:val="12"/>
        </w:numPr>
        <w:rPr>
          <w:del w:id="1965" w:author="User" w:date="2015-04-04T20:59:00Z"/>
          <w:color w:val="FF0000"/>
        </w:rPr>
      </w:pPr>
      <w:del w:id="1966" w:author="User" w:date="2015-04-04T20:59:00Z">
        <w:r w:rsidRPr="004F57C7" w:rsidDel="00526156">
          <w:rPr>
            <w:color w:val="FF0000"/>
          </w:rPr>
          <w:delText>Decidir como adquirir?</w:delText>
        </w:r>
      </w:del>
    </w:p>
    <w:p w:rsidR="002236A6" w:rsidRPr="004F57C7" w:rsidDel="00526156" w:rsidRDefault="002236A6" w:rsidP="002236A6">
      <w:pPr>
        <w:numPr>
          <w:ilvl w:val="1"/>
          <w:numId w:val="12"/>
        </w:numPr>
        <w:rPr>
          <w:del w:id="1967" w:author="User" w:date="2015-04-04T20:59:00Z"/>
          <w:color w:val="FF0000"/>
        </w:rPr>
      </w:pPr>
      <w:del w:id="1968" w:author="User" w:date="2015-04-04T20:59:00Z">
        <w:r w:rsidRPr="004F57C7" w:rsidDel="00526156">
          <w:rPr>
            <w:color w:val="FF0000"/>
          </w:rPr>
          <w:delText>Decidir de quem adquirir?</w:delText>
        </w:r>
      </w:del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del w:id="1969" w:author="User" w:date="2015-04-04T20:59:00Z">
        <w:r w:rsidRPr="00C465E4" w:rsidDel="00526156">
          <w:rPr>
            <w:color w:val="FF0000"/>
          </w:rPr>
          <w:delText>Determinar os tipos de contratações a serem utilizadas, os modelos de RFP (</w:delText>
        </w:r>
        <w:r w:rsidRPr="004F0CD6" w:rsidDel="00526156">
          <w:rPr>
            <w:i/>
            <w:color w:val="FF0000"/>
          </w:rPr>
          <w:delText>Request For Propouse</w:delText>
        </w:r>
        <w:r w:rsidRPr="00C465E4" w:rsidDel="00526156">
          <w:rPr>
            <w:color w:val="FF0000"/>
          </w:rPr>
          <w:delText>) e os critérios de seleção de fornecedores</w:delText>
        </w:r>
      </w:del>
      <w:r w:rsidRPr="00C465E4">
        <w:rPr>
          <w:color w:val="FF0000"/>
        </w:rPr>
        <w:t>.</w:t>
      </w:r>
    </w:p>
    <w:p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:rsidR="008118FC" w:rsidRDefault="008118FC" w:rsidP="002B1853">
      <w:pPr>
        <w:rPr>
          <w:color w:val="FF0000"/>
        </w:rPr>
      </w:pPr>
    </w:p>
    <w:p w:rsidR="002236A6" w:rsidRDefault="002236A6" w:rsidP="002236A6">
      <w:pPr>
        <w:pStyle w:val="Ttulo3"/>
        <w:rPr>
          <w:ins w:id="1970" w:author="User" w:date="2015-04-04T21:00:00Z"/>
        </w:rPr>
      </w:pPr>
      <w:bookmarkStart w:id="1971" w:name="_Toc416018471"/>
      <w:r>
        <w:t xml:space="preserve">CRONOGRAMA DO </w:t>
      </w:r>
      <w:r w:rsidR="006C6FD3">
        <w:t>PROJETO</w:t>
      </w:r>
      <w:bookmarkEnd w:id="1971"/>
    </w:p>
    <w:p w:rsidR="00FD2372" w:rsidRDefault="00526156">
      <w:pPr>
        <w:rPr>
          <w:ins w:id="1972" w:author="User" w:date="2015-04-04T21:01:00Z"/>
        </w:rPr>
        <w:pPrChange w:id="1973" w:author="User" w:date="2015-04-04T21:00:00Z">
          <w:pPr>
            <w:pStyle w:val="Ttulo3"/>
          </w:pPr>
        </w:pPrChange>
      </w:pPr>
      <w:ins w:id="1974" w:author="User" w:date="2015-04-04T21:00:00Z">
        <w:r>
          <w:t xml:space="preserve">A primeira versão do Cronograma do Projeto – Base </w:t>
        </w:r>
        <w:proofErr w:type="spellStart"/>
        <w:r>
          <w:t>Line</w:t>
        </w:r>
        <w:proofErr w:type="spellEnd"/>
        <w:r>
          <w:t xml:space="preserve"> </w:t>
        </w:r>
        <w:proofErr w:type="gramStart"/>
        <w:r>
          <w:t>1</w:t>
        </w:r>
        <w:proofErr w:type="gramEnd"/>
        <w:r>
          <w:t>, segue</w:t>
        </w:r>
      </w:ins>
      <w:ins w:id="1975" w:author="User" w:date="2015-04-04T21:01:00Z">
        <w:r>
          <w:t xml:space="preserve"> </w:t>
        </w:r>
        <w:commentRangeStart w:id="1976"/>
        <w:r>
          <w:t>abaixo</w:t>
        </w:r>
      </w:ins>
      <w:commentRangeEnd w:id="1976"/>
      <w:ins w:id="1977" w:author="User" w:date="2015-04-05T18:03:00Z">
        <w:r w:rsidR="00C60E05">
          <w:rPr>
            <w:rStyle w:val="Refdecomentrio"/>
          </w:rPr>
          <w:commentReference w:id="1976"/>
        </w:r>
      </w:ins>
      <w:ins w:id="1978" w:author="User" w:date="2015-04-04T21:01:00Z">
        <w:r>
          <w:t>:</w:t>
        </w:r>
      </w:ins>
    </w:p>
    <w:p w:rsidR="00FD2372" w:rsidRDefault="00FD2372">
      <w:pPr>
        <w:pPrChange w:id="1979" w:author="User" w:date="2015-04-04T21:00:00Z">
          <w:pPr>
            <w:pStyle w:val="Ttulo3"/>
          </w:pPr>
        </w:pPrChange>
      </w:pPr>
    </w:p>
    <w:p w:rsidR="008118FC" w:rsidRDefault="006C6FD3" w:rsidP="002236A6">
      <w:pPr>
        <w:rPr>
          <w:color w:val="FF0000"/>
        </w:rPr>
      </w:pPr>
      <w:r>
        <w:rPr>
          <w:color w:val="FF0000"/>
        </w:rPr>
        <w:t xml:space="preserve">Apresentar </w:t>
      </w:r>
      <w:r w:rsidR="003D5DB9">
        <w:rPr>
          <w:color w:val="FF0000"/>
        </w:rPr>
        <w:t>a primeira versão (</w:t>
      </w:r>
      <w:r w:rsidR="003D5DB9" w:rsidRPr="003D5DB9">
        <w:rPr>
          <w:i/>
          <w:color w:val="FF0000"/>
        </w:rPr>
        <w:t>Base Line</w:t>
      </w:r>
      <w:r w:rsidR="003D5DB9">
        <w:rPr>
          <w:color w:val="FF0000"/>
        </w:rPr>
        <w:t>1) d</w:t>
      </w:r>
      <w:r>
        <w:rPr>
          <w:color w:val="FF0000"/>
        </w:rPr>
        <w:t>o CRONOGRAMA</w:t>
      </w:r>
      <w:r w:rsidR="002236A6">
        <w:rPr>
          <w:color w:val="FF0000"/>
        </w:rPr>
        <w:t xml:space="preserve"> DO </w:t>
      </w:r>
      <w:r>
        <w:rPr>
          <w:color w:val="FF0000"/>
        </w:rPr>
        <w:t>PROJETO</w:t>
      </w:r>
      <w:r w:rsidR="00FC1B71">
        <w:rPr>
          <w:color w:val="FF0000"/>
        </w:rPr>
        <w:t>.</w:t>
      </w:r>
    </w:p>
    <w:p w:rsidR="00DE72A6" w:rsidRDefault="00DE72A6" w:rsidP="00DE72A6">
      <w:pPr>
        <w:rPr>
          <w:color w:val="FF0000"/>
        </w:rPr>
      </w:pPr>
    </w:p>
    <w:p w:rsidR="00DE72A6" w:rsidRDefault="00DE72A6" w:rsidP="00DE72A6">
      <w:pPr>
        <w:pStyle w:val="Ttulo3"/>
      </w:pPr>
      <w:bookmarkStart w:id="1980" w:name="_Toc416018472"/>
      <w:r>
        <w:t>REGISTRO DOS RISCOS DO PROJETO</w:t>
      </w:r>
      <w:bookmarkEnd w:id="1980"/>
    </w:p>
    <w:p w:rsidR="00C60E05" w:rsidRDefault="00C60E05" w:rsidP="00C60E05">
      <w:pPr>
        <w:pStyle w:val="Legenda"/>
        <w:rPr>
          <w:ins w:id="1981" w:author="User" w:date="2015-04-05T18:05:00Z"/>
        </w:rPr>
      </w:pPr>
      <w:bookmarkStart w:id="1982" w:name="_Toc416018517"/>
      <w:ins w:id="1983" w:author="User" w:date="2015-04-05T18:05:00Z">
        <w:r>
          <w:t xml:space="preserve">Tabela </w:t>
        </w:r>
        <w:r>
          <w:fldChar w:fldCharType="begin"/>
        </w:r>
        <w:r>
          <w:instrText xml:space="preserve"> SEQ Tabela \* ARABIC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  <w:r>
          <w:t xml:space="preserve"> - Matriz de Riscos</w:t>
        </w:r>
        <w:bookmarkEnd w:id="1982"/>
      </w:ins>
    </w:p>
    <w:p w:rsidR="00C60E05" w:rsidRDefault="00C60E05" w:rsidP="00C60E05">
      <w:pPr>
        <w:rPr>
          <w:ins w:id="1984" w:author="User" w:date="2015-04-05T18:05:00Z"/>
        </w:rPr>
      </w:pPr>
      <w:ins w:id="1985" w:author="User" w:date="2015-04-05T18:05:00Z">
        <w:r>
          <w:rPr>
            <w:rStyle w:val="Refdecomentrio"/>
          </w:rPr>
          <w:lastRenderedPageBreak/>
          <w:commentReference w:id="1986"/>
        </w:r>
      </w:ins>
    </w:p>
    <w:p w:rsidR="00DE72A6" w:rsidRDefault="00DE72A6" w:rsidP="00DE72A6">
      <w:pPr>
        <w:rPr>
          <w:color w:val="FF0000"/>
        </w:rPr>
      </w:pPr>
      <w:r>
        <w:rPr>
          <w:color w:val="FF0000"/>
        </w:rPr>
        <w:t xml:space="preserve">Apresentar </w:t>
      </w:r>
      <w:r w:rsidR="003D5DB9">
        <w:rPr>
          <w:color w:val="FF0000"/>
        </w:rPr>
        <w:t>a primeira versão d</w:t>
      </w:r>
      <w:r>
        <w:rPr>
          <w:color w:val="FF0000"/>
        </w:rPr>
        <w:t>o REGISTRO DOS RISCOS</w:t>
      </w:r>
      <w:r w:rsidR="00600BEC">
        <w:rPr>
          <w:color w:val="FF0000"/>
        </w:rPr>
        <w:t>.</w:t>
      </w:r>
    </w:p>
    <w:p w:rsidR="008118FC" w:rsidRDefault="008118FC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1987" w:name="_Toc416018473"/>
      <w:r>
        <w:rPr>
          <w:lang w:val="fr-FR"/>
        </w:rPr>
        <w:t>Grupo de Processos de EXECUÇÃO</w:t>
      </w:r>
      <w:bookmarkEnd w:id="1987"/>
    </w:p>
    <w:p w:rsidR="00206134" w:rsidRPr="00206134" w:rsidRDefault="00206134" w:rsidP="00206134">
      <w:pPr>
        <w:rPr>
          <w:ins w:id="1988" w:author="User" w:date="2015-04-05T18:11:00Z"/>
          <w:color w:val="0000FF"/>
        </w:rPr>
      </w:pPr>
      <w:ins w:id="1989" w:author="User" w:date="2015-04-05T18:11:00Z">
        <w:r w:rsidRPr="00206134">
          <w:rPr>
            <w:color w:val="0000FF"/>
          </w:rPr>
          <w:t xml:space="preserve">  O Grupo de Processos de Execução do PMBOK compreende os processos necessários para a </w:t>
        </w:r>
        <w:proofErr w:type="gramStart"/>
        <w:r w:rsidRPr="00206134">
          <w:rPr>
            <w:color w:val="0000FF"/>
          </w:rPr>
          <w:t>implementação</w:t>
        </w:r>
        <w:proofErr w:type="gramEnd"/>
        <w:r w:rsidRPr="00206134">
          <w:rPr>
            <w:color w:val="0000FF"/>
          </w:rPr>
          <w:t xml:space="preserve"> do projeto. São eles:</w:t>
        </w:r>
      </w:ins>
    </w:p>
    <w:p w:rsidR="00206134" w:rsidRPr="00206134" w:rsidRDefault="00206134" w:rsidP="00206134">
      <w:pPr>
        <w:rPr>
          <w:ins w:id="1990" w:author="User" w:date="2015-04-05T18:11:00Z"/>
          <w:color w:val="0000FF"/>
        </w:rPr>
      </w:pPr>
    </w:p>
    <w:p w:rsidR="00206134" w:rsidRPr="00206134" w:rsidRDefault="00206134" w:rsidP="00206134">
      <w:pPr>
        <w:rPr>
          <w:ins w:id="1991" w:author="User" w:date="2015-04-05T18:11:00Z"/>
          <w:color w:val="0000FF"/>
        </w:rPr>
      </w:pPr>
      <w:ins w:id="1992" w:author="User" w:date="2015-04-05T18:11:00Z">
        <w:r>
          <w:rPr>
            <w:color w:val="0000FF"/>
          </w:rPr>
          <w:t xml:space="preserve">- </w:t>
        </w:r>
        <w:r w:rsidRPr="00206134">
          <w:rPr>
            <w:color w:val="0000FF"/>
          </w:rPr>
          <w:t>Orientar e Gerenciar a Execução do Projeto - Este é o processo que compree</w:t>
        </w:r>
        <w:r>
          <w:rPr>
            <w:color w:val="0000FF"/>
          </w:rPr>
          <w:t>nde a execução em si do projeto</w:t>
        </w:r>
      </w:ins>
      <w:ins w:id="1993" w:author="User" w:date="2015-04-05T18:12:00Z">
        <w:r>
          <w:rPr>
            <w:color w:val="0000FF"/>
          </w:rPr>
          <w:t xml:space="preserve">, realizado durante todo o ciclo de </w:t>
        </w:r>
        <w:commentRangeStart w:id="1994"/>
        <w:r>
          <w:rPr>
            <w:color w:val="0000FF"/>
          </w:rPr>
          <w:t>vida</w:t>
        </w:r>
      </w:ins>
      <w:ins w:id="1995" w:author="User" w:date="2015-04-05T18:13:00Z">
        <w:r>
          <w:rPr>
            <w:color w:val="0000FF"/>
          </w:rPr>
          <w:t xml:space="preserve"> do </w:t>
        </w:r>
        <w:commentRangeEnd w:id="1994"/>
        <w:r>
          <w:rPr>
            <w:rStyle w:val="Refdecomentrio"/>
          </w:rPr>
          <w:commentReference w:id="1994"/>
        </w:r>
        <w:r>
          <w:rPr>
            <w:color w:val="0000FF"/>
          </w:rPr>
          <w:t xml:space="preserve">projeto. </w:t>
        </w:r>
      </w:ins>
    </w:p>
    <w:p w:rsidR="00206134" w:rsidRPr="00206134" w:rsidRDefault="00206134" w:rsidP="00206134">
      <w:pPr>
        <w:rPr>
          <w:ins w:id="1996" w:author="User" w:date="2015-04-05T18:11:00Z"/>
          <w:color w:val="0000FF"/>
        </w:rPr>
      </w:pPr>
      <w:ins w:id="1997" w:author="User" w:date="2015-04-05T18:11:00Z">
        <w:r>
          <w:rPr>
            <w:color w:val="0000FF"/>
          </w:rPr>
          <w:t xml:space="preserve">- </w:t>
        </w:r>
        <w:r w:rsidRPr="00206134">
          <w:rPr>
            <w:color w:val="0000FF"/>
          </w:rPr>
          <w:t>Realizar a Garantia da Qualidade - Busca auditar se a execução está cum</w:t>
        </w:r>
        <w:r>
          <w:rPr>
            <w:color w:val="0000FF"/>
          </w:rPr>
          <w:t>prindo com a qualidade esperada</w:t>
        </w:r>
      </w:ins>
      <w:ins w:id="1998" w:author="User" w:date="2015-04-05T18:14:00Z">
        <w:r>
          <w:rPr>
            <w:color w:val="0000FF"/>
          </w:rPr>
          <w:t xml:space="preserve">, realizado durante as atividades de </w:t>
        </w:r>
        <w:commentRangeStart w:id="1999"/>
        <w:r>
          <w:rPr>
            <w:color w:val="0000FF"/>
          </w:rPr>
          <w:t xml:space="preserve">implementação e </w:t>
        </w:r>
        <w:proofErr w:type="gramStart"/>
        <w:r>
          <w:rPr>
            <w:color w:val="0000FF"/>
          </w:rPr>
          <w:t>teste.</w:t>
        </w:r>
        <w:commentRangeEnd w:id="1999"/>
        <w:proofErr w:type="gramEnd"/>
        <w:r>
          <w:rPr>
            <w:rStyle w:val="Refdecomentrio"/>
          </w:rPr>
          <w:commentReference w:id="1999"/>
        </w:r>
      </w:ins>
    </w:p>
    <w:p w:rsidR="00206134" w:rsidRPr="00206134" w:rsidRDefault="00206134" w:rsidP="00206134">
      <w:pPr>
        <w:rPr>
          <w:ins w:id="2000" w:author="User" w:date="2015-04-05T18:11:00Z"/>
          <w:color w:val="0000FF"/>
        </w:rPr>
      </w:pPr>
      <w:ins w:id="2001" w:author="User" w:date="2015-04-05T18:11:00Z">
        <w:r>
          <w:rPr>
            <w:color w:val="0000FF"/>
          </w:rPr>
          <w:t xml:space="preserve">- </w:t>
        </w:r>
        <w:r w:rsidRPr="00206134">
          <w:rPr>
            <w:color w:val="0000FF"/>
          </w:rPr>
          <w:t>Mobilizar a Equipe do Projeto - Montagem da equipe do projeto</w:t>
        </w:r>
      </w:ins>
      <w:ins w:id="2002" w:author="User" w:date="2015-04-05T18:14:00Z">
        <w:r>
          <w:rPr>
            <w:color w:val="0000FF"/>
          </w:rPr>
          <w:t>, realizado no início</w:t>
        </w:r>
      </w:ins>
      <w:ins w:id="2003" w:author="User" w:date="2015-04-05T18:15:00Z">
        <w:r>
          <w:rPr>
            <w:color w:val="0000FF"/>
          </w:rPr>
          <w:t>, logo que assinado o Project Charter e o SOW</w:t>
        </w:r>
      </w:ins>
      <w:ins w:id="2004" w:author="User" w:date="2015-04-05T18:11:00Z">
        <w:r w:rsidRPr="00206134">
          <w:rPr>
            <w:color w:val="0000FF"/>
          </w:rPr>
          <w:t>.</w:t>
        </w:r>
      </w:ins>
    </w:p>
    <w:p w:rsidR="00206134" w:rsidRPr="00206134" w:rsidRDefault="00206134" w:rsidP="00206134">
      <w:pPr>
        <w:rPr>
          <w:ins w:id="2005" w:author="User" w:date="2015-04-05T18:11:00Z"/>
          <w:color w:val="0000FF"/>
        </w:rPr>
      </w:pPr>
      <w:ins w:id="2006" w:author="User" w:date="2015-04-05T18:12:00Z">
        <w:r>
          <w:rPr>
            <w:color w:val="0000FF"/>
          </w:rPr>
          <w:t xml:space="preserve">- </w:t>
        </w:r>
      </w:ins>
      <w:ins w:id="2007" w:author="User" w:date="2015-04-05T18:11:00Z">
        <w:r w:rsidRPr="00206134">
          <w:rPr>
            <w:color w:val="0000FF"/>
          </w:rPr>
          <w:t>Desenvolver a Equipe do Projeto - Processo de melhoria das competências, da interação da equipe e do ambiente da empresa</w:t>
        </w:r>
      </w:ins>
      <w:ins w:id="2008" w:author="User" w:date="2015-04-05T18:15:00Z">
        <w:r>
          <w:rPr>
            <w:color w:val="0000FF"/>
          </w:rPr>
          <w:t xml:space="preserve">, realizado durante toda a implementação </w:t>
        </w:r>
        <w:commentRangeStart w:id="2009"/>
        <w:r>
          <w:rPr>
            <w:color w:val="0000FF"/>
          </w:rPr>
          <w:t xml:space="preserve">e </w:t>
        </w:r>
        <w:proofErr w:type="gramStart"/>
        <w:r>
          <w:rPr>
            <w:color w:val="0000FF"/>
          </w:rPr>
          <w:t>teste</w:t>
        </w:r>
      </w:ins>
      <w:ins w:id="2010" w:author="User" w:date="2015-04-05T18:11:00Z">
        <w:r w:rsidRPr="00206134">
          <w:rPr>
            <w:color w:val="0000FF"/>
          </w:rPr>
          <w:t>.</w:t>
        </w:r>
      </w:ins>
      <w:commentRangeEnd w:id="2009"/>
      <w:proofErr w:type="gramEnd"/>
      <w:ins w:id="2011" w:author="User" w:date="2015-04-05T18:15:00Z">
        <w:r>
          <w:rPr>
            <w:rStyle w:val="Refdecomentrio"/>
          </w:rPr>
          <w:commentReference w:id="2009"/>
        </w:r>
      </w:ins>
    </w:p>
    <w:p w:rsidR="00206134" w:rsidRPr="00206134" w:rsidRDefault="00206134" w:rsidP="00206134">
      <w:pPr>
        <w:rPr>
          <w:ins w:id="2012" w:author="User" w:date="2015-04-05T18:11:00Z"/>
          <w:color w:val="0000FF"/>
        </w:rPr>
      </w:pPr>
      <w:ins w:id="2013" w:author="User" w:date="2015-04-05T18:12:00Z">
        <w:r>
          <w:rPr>
            <w:color w:val="0000FF"/>
          </w:rPr>
          <w:t xml:space="preserve">- </w:t>
        </w:r>
      </w:ins>
      <w:ins w:id="2014" w:author="User" w:date="2015-04-05T18:11:00Z">
        <w:r w:rsidRPr="00206134">
          <w:rPr>
            <w:color w:val="0000FF"/>
          </w:rPr>
          <w:t>Gerenciar a Equipe do Projeto - Acompanhamento do desempenho dos membros da equipe.</w:t>
        </w:r>
      </w:ins>
    </w:p>
    <w:p w:rsidR="00206134" w:rsidRPr="00206134" w:rsidRDefault="00206134" w:rsidP="00206134">
      <w:pPr>
        <w:rPr>
          <w:ins w:id="2015" w:author="User" w:date="2015-04-05T18:11:00Z"/>
          <w:color w:val="0000FF"/>
        </w:rPr>
      </w:pPr>
      <w:ins w:id="2016" w:author="User" w:date="2015-04-05T18:12:00Z">
        <w:r>
          <w:rPr>
            <w:color w:val="0000FF"/>
          </w:rPr>
          <w:t xml:space="preserve">- </w:t>
        </w:r>
      </w:ins>
      <w:ins w:id="2017" w:author="User" w:date="2015-04-05T18:11:00Z">
        <w:r w:rsidRPr="00206134">
          <w:rPr>
            <w:color w:val="0000FF"/>
          </w:rPr>
          <w:t>Distribuir Informações - Colocar as informações do projeto disponíveis aos interessados, conforme planejado anteriormente.</w:t>
        </w:r>
      </w:ins>
    </w:p>
    <w:p w:rsidR="00206134" w:rsidRPr="00206134" w:rsidRDefault="00206134" w:rsidP="00206134">
      <w:pPr>
        <w:rPr>
          <w:ins w:id="2018" w:author="User" w:date="2015-04-05T18:11:00Z"/>
          <w:color w:val="0000FF"/>
        </w:rPr>
      </w:pPr>
      <w:ins w:id="2019" w:author="User" w:date="2015-04-05T18:12:00Z">
        <w:r>
          <w:rPr>
            <w:color w:val="0000FF"/>
          </w:rPr>
          <w:t xml:space="preserve">- </w:t>
        </w:r>
      </w:ins>
      <w:ins w:id="2020" w:author="User" w:date="2015-04-05T18:11:00Z">
        <w:r w:rsidRPr="00206134">
          <w:rPr>
            <w:color w:val="0000FF"/>
          </w:rPr>
          <w:t xml:space="preserve">Gerenciar as Expectativas dos </w:t>
        </w:r>
        <w:proofErr w:type="spellStart"/>
        <w:r w:rsidRPr="00206134">
          <w:rPr>
            <w:color w:val="0000FF"/>
          </w:rPr>
          <w:t>Stakeholders</w:t>
        </w:r>
        <w:proofErr w:type="spellEnd"/>
        <w:r w:rsidRPr="00206134">
          <w:rPr>
            <w:color w:val="0000FF"/>
          </w:rPr>
          <w:t xml:space="preserve"> - O objetivo deste processo é manter os interessados no projeto sempre a par do andamento e mitigar alguma insatisfação </w:t>
        </w:r>
        <w:r w:rsidR="006462CD">
          <w:rPr>
            <w:color w:val="0000FF"/>
          </w:rPr>
          <w:t>que por ventura possa acontecer</w:t>
        </w:r>
      </w:ins>
      <w:ins w:id="2021" w:author="User" w:date="2015-04-05T18:16:00Z">
        <w:r w:rsidR="006462CD">
          <w:rPr>
            <w:color w:val="0000FF"/>
          </w:rPr>
          <w:t>, durante as aulas, e principalmente após os entregáveis serem enviados.</w:t>
        </w:r>
      </w:ins>
    </w:p>
    <w:p w:rsidR="00206134" w:rsidRDefault="00206134" w:rsidP="00206134">
      <w:pPr>
        <w:rPr>
          <w:ins w:id="2022" w:author="User" w:date="2015-04-05T18:11:00Z"/>
          <w:color w:val="0000FF"/>
        </w:rPr>
      </w:pPr>
      <w:ins w:id="2023" w:author="User" w:date="2015-04-05T18:12:00Z">
        <w:r>
          <w:rPr>
            <w:color w:val="0000FF"/>
          </w:rPr>
          <w:t xml:space="preserve">- </w:t>
        </w:r>
      </w:ins>
      <w:ins w:id="2024" w:author="User" w:date="2015-04-05T18:11:00Z">
        <w:r w:rsidRPr="00206134">
          <w:rPr>
            <w:color w:val="0000FF"/>
          </w:rPr>
          <w:t xml:space="preserve">Realizar Aquisições - Cuida de possíveis aquisições, seleção de fornecedores e assinaturas </w:t>
        </w:r>
        <w:proofErr w:type="gramStart"/>
        <w:r w:rsidRPr="00206134">
          <w:rPr>
            <w:color w:val="0000FF"/>
          </w:rPr>
          <w:t>de</w:t>
        </w:r>
        <w:proofErr w:type="gramEnd"/>
        <w:r w:rsidRPr="00206134">
          <w:rPr>
            <w:color w:val="0000FF"/>
          </w:rPr>
          <w:t xml:space="preserve"> </w:t>
        </w:r>
        <w:proofErr w:type="gramStart"/>
        <w:r w:rsidRPr="00206134">
          <w:rPr>
            <w:color w:val="0000FF"/>
          </w:rPr>
          <w:t>contratos</w:t>
        </w:r>
        <w:proofErr w:type="gramEnd"/>
        <w:r w:rsidRPr="00206134">
          <w:rPr>
            <w:color w:val="0000FF"/>
          </w:rPr>
          <w:t>.</w:t>
        </w:r>
      </w:ins>
    </w:p>
    <w:p w:rsidR="00F72234" w:rsidRDefault="00F72234" w:rsidP="00BE71C9">
      <w:pPr>
        <w:rPr>
          <w:color w:val="FF0000"/>
        </w:rPr>
      </w:pPr>
      <w:r>
        <w:rPr>
          <w:color w:val="0000FF"/>
        </w:rPr>
        <w:t xml:space="preserve">Vide Observação do item </w:t>
      </w:r>
      <w:proofErr w:type="gramStart"/>
      <w:r>
        <w:rPr>
          <w:color w:val="0000FF"/>
        </w:rPr>
        <w:t>2</w:t>
      </w:r>
      <w:proofErr w:type="gramEnd"/>
      <w:r>
        <w:rPr>
          <w:color w:val="0000FF"/>
        </w:rPr>
        <w:t>.</w:t>
      </w:r>
    </w:p>
    <w:p w:rsidR="00BE71C9" w:rsidRPr="009D3DB6" w:rsidDel="006462CD" w:rsidRDefault="00BE71C9" w:rsidP="00BE71C9">
      <w:pPr>
        <w:rPr>
          <w:del w:id="2025" w:author="User" w:date="2015-04-05T18:17:00Z"/>
          <w:color w:val="0070C0"/>
        </w:rPr>
      </w:pPr>
      <w:del w:id="2026" w:author="User" w:date="2015-04-05T18:17:00Z">
        <w:r w:rsidDel="006462CD">
          <w:rPr>
            <w:color w:val="FF0000"/>
          </w:rPr>
          <w:delText xml:space="preserve">Descrever de forma genérica os objetivos do Grupo de Processos de EXECUÇÃO do PMBOK 2008. Descrever </w:delText>
        </w:r>
        <w:r w:rsidRPr="00C93F19" w:rsidDel="006462CD">
          <w:rPr>
            <w:color w:val="FF0000"/>
            <w:u w:val="single"/>
          </w:rPr>
          <w:delText>quando</w:delText>
        </w:r>
        <w:r w:rsidDel="006462CD">
          <w:rPr>
            <w:color w:val="FF0000"/>
          </w:rPr>
          <w:delText xml:space="preserve"> e </w:delText>
        </w:r>
        <w:r w:rsidRPr="00C93F19" w:rsidDel="006462CD">
          <w:rPr>
            <w:color w:val="FF0000"/>
            <w:u w:val="single"/>
          </w:rPr>
          <w:delText>como</w:delText>
        </w:r>
        <w:r w:rsidDel="006462CD">
          <w:rPr>
            <w:color w:val="FF0000"/>
          </w:rPr>
          <w:delText xml:space="preserve"> os Processos deste Grupo foram executados, destacando o processo “</w:delText>
        </w:r>
        <w:r w:rsidRPr="00BE71C9" w:rsidDel="006462CD">
          <w:rPr>
            <w:color w:val="FF0000"/>
          </w:rPr>
          <w:delText>Realizar aGarantia daQualidade</w:delText>
        </w:r>
        <w:r w:rsidDel="006462CD">
          <w:rPr>
            <w:color w:val="FF0000"/>
          </w:rPr>
          <w:delText>”, informando se foi adotada alguma ação corretiva neste sentido.</w:delText>
        </w:r>
      </w:del>
    </w:p>
    <w:p w:rsidR="002B1853" w:rsidRDefault="002B1853" w:rsidP="002B1853">
      <w:pPr>
        <w:rPr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2027" w:name="_Toc416018474"/>
      <w:r>
        <w:rPr>
          <w:lang w:val="fr-FR"/>
        </w:rPr>
        <w:t>Grupo de Processos de MONITORAMENTO E CONTROLE</w:t>
      </w:r>
      <w:bookmarkEnd w:id="2027"/>
    </w:p>
    <w:p w:rsidR="00F72234" w:rsidRDefault="00F72234" w:rsidP="00F72234">
      <w:pPr>
        <w:rPr>
          <w:ins w:id="2028" w:author="User" w:date="2015-04-04T21:03:00Z"/>
          <w:color w:val="0000FF"/>
        </w:rPr>
      </w:pPr>
      <w:r>
        <w:rPr>
          <w:color w:val="0000FF"/>
        </w:rPr>
        <w:t xml:space="preserve">Vide Observação do item </w:t>
      </w:r>
      <w:proofErr w:type="gramStart"/>
      <w:r>
        <w:rPr>
          <w:color w:val="0000FF"/>
        </w:rPr>
        <w:t>2</w:t>
      </w:r>
      <w:proofErr w:type="gramEnd"/>
      <w:r>
        <w:rPr>
          <w:color w:val="0000FF"/>
        </w:rPr>
        <w:t>.</w:t>
      </w:r>
    </w:p>
    <w:p w:rsidR="00526156" w:rsidRDefault="00526156" w:rsidP="00F72234">
      <w:pPr>
        <w:rPr>
          <w:ins w:id="2029" w:author="User" w:date="2015-04-04T21:03:00Z"/>
          <w:color w:val="0000FF"/>
        </w:rPr>
      </w:pPr>
    </w:p>
    <w:p w:rsidR="00526156" w:rsidRDefault="00526156" w:rsidP="00F72234">
      <w:pPr>
        <w:rPr>
          <w:color w:val="FF0000"/>
        </w:rPr>
      </w:pPr>
    </w:p>
    <w:p w:rsidR="00BE71C9" w:rsidRDefault="00BE71C9" w:rsidP="00BE71C9">
      <w:pPr>
        <w:rPr>
          <w:ins w:id="2030" w:author="User" w:date="2015-04-04T21:05:00Z"/>
          <w:color w:val="FF0000"/>
        </w:rPr>
      </w:pPr>
      <w:r>
        <w:rPr>
          <w:color w:val="FF0000"/>
        </w:rPr>
        <w:t xml:space="preserve">Descrever de forma genérica os objetivos do Grupo de Processos de </w:t>
      </w:r>
      <w:r w:rsidRPr="00BE71C9">
        <w:rPr>
          <w:color w:val="FF0000"/>
        </w:rPr>
        <w:t>MONITORAMENTO E CONTROLE</w:t>
      </w:r>
      <w:r>
        <w:rPr>
          <w:color w:val="FF0000"/>
        </w:rPr>
        <w:t xml:space="preserve">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se houve alguma Mudança no Escopo do Projeto, e por </w:t>
      </w:r>
      <w:proofErr w:type="spellStart"/>
      <w:r w:rsidR="00863461">
        <w:rPr>
          <w:color w:val="FF0000"/>
        </w:rPr>
        <w:t>consequência</w:t>
      </w:r>
      <w:r>
        <w:rPr>
          <w:color w:val="FF0000"/>
        </w:rPr>
        <w:t>alguma</w:t>
      </w:r>
      <w:proofErr w:type="spellEnd"/>
      <w:r>
        <w:rPr>
          <w:color w:val="FF0000"/>
        </w:rPr>
        <w:t xml:space="preserve"> atualização no Cronograma </w:t>
      </w:r>
      <w:r w:rsidR="007F2D5A">
        <w:rPr>
          <w:color w:val="FF0000"/>
        </w:rPr>
        <w:t>(Comentar os motivos que provocaram ajuste</w:t>
      </w:r>
      <w:r w:rsidR="00600BEC">
        <w:rPr>
          <w:color w:val="FF0000"/>
        </w:rPr>
        <w:t>s</w:t>
      </w:r>
      <w:r w:rsidR="007F2D5A">
        <w:rPr>
          <w:color w:val="FF0000"/>
        </w:rPr>
        <w:t xml:space="preserve"> no Cronograma, como mudanças na Equipe </w:t>
      </w:r>
      <w:r w:rsidR="00600BEC">
        <w:rPr>
          <w:color w:val="FF0000"/>
        </w:rPr>
        <w:t>[</w:t>
      </w:r>
      <w:r w:rsidR="007F2D5A">
        <w:rPr>
          <w:color w:val="FF0000"/>
        </w:rPr>
        <w:t xml:space="preserve">saída ou entrada de novo elemento, mudanças no Escopo do Produto, planejamento equivocado, </w:t>
      </w:r>
      <w:proofErr w:type="spellStart"/>
      <w:r w:rsidR="007F2D5A">
        <w:rPr>
          <w:color w:val="FF0000"/>
        </w:rPr>
        <w:t>etc</w:t>
      </w:r>
      <w:proofErr w:type="spellEnd"/>
      <w:r w:rsidR="00600BEC">
        <w:rPr>
          <w:color w:val="FF0000"/>
        </w:rPr>
        <w:t>]</w:t>
      </w:r>
      <w:r w:rsidR="007F2D5A">
        <w:rPr>
          <w:color w:val="FF0000"/>
        </w:rPr>
        <w:t xml:space="preserve">) </w:t>
      </w:r>
      <w:r>
        <w:rPr>
          <w:color w:val="FF0000"/>
        </w:rPr>
        <w:t>e na Linha de Base de Custos.</w:t>
      </w:r>
      <w:r w:rsidR="000C147A">
        <w:rPr>
          <w:color w:val="FF0000"/>
        </w:rPr>
        <w:t xml:space="preserve"> Informar como se comportaram os Riscos do Projeto</w:t>
      </w:r>
      <w:r w:rsidR="00600BEC">
        <w:rPr>
          <w:color w:val="FF0000"/>
        </w:rPr>
        <w:t xml:space="preserve"> (Comentar como os riscos iniciais e os que surgiram durante o desenrolar do Projeto foram mitigados)</w:t>
      </w:r>
      <w:r w:rsidR="000C147A">
        <w:rPr>
          <w:color w:val="FF0000"/>
        </w:rPr>
        <w:t>.</w:t>
      </w:r>
    </w:p>
    <w:p w:rsidR="00422AE9" w:rsidRDefault="00422AE9" w:rsidP="00BE71C9">
      <w:pPr>
        <w:rPr>
          <w:ins w:id="2031" w:author="User" w:date="2015-04-04T21:05:00Z"/>
          <w:color w:val="FF0000"/>
        </w:rPr>
      </w:pPr>
    </w:p>
    <w:p w:rsidR="00422AE9" w:rsidDel="00C60E05" w:rsidRDefault="00422AE9" w:rsidP="00BE71C9">
      <w:pPr>
        <w:rPr>
          <w:del w:id="2032" w:author="User" w:date="2015-04-05T18:06:00Z"/>
          <w:color w:val="FF0000"/>
        </w:rPr>
      </w:pPr>
    </w:p>
    <w:p w:rsidR="002B1853" w:rsidDel="00C60E05" w:rsidRDefault="002B1853" w:rsidP="00526156">
      <w:pPr>
        <w:rPr>
          <w:del w:id="2033" w:author="User" w:date="2015-04-05T18:06:00Z"/>
          <w:color w:val="0000FF"/>
        </w:rPr>
      </w:pPr>
    </w:p>
    <w:p w:rsidR="002B1853" w:rsidRDefault="002B1853" w:rsidP="002B1853">
      <w:pPr>
        <w:pStyle w:val="Ttulo2"/>
        <w:rPr>
          <w:lang w:val="fr-FR"/>
        </w:rPr>
      </w:pPr>
      <w:bookmarkStart w:id="2034" w:name="_Toc416018475"/>
      <w:r>
        <w:rPr>
          <w:lang w:val="fr-FR"/>
        </w:rPr>
        <w:t>Grupo de Processos de ENCERRAMENTO</w:t>
      </w:r>
      <w:bookmarkEnd w:id="2034"/>
    </w:p>
    <w:p w:rsidR="009C146E" w:rsidRPr="009C146E" w:rsidRDefault="009C146E" w:rsidP="009C146E">
      <w:pPr>
        <w:rPr>
          <w:ins w:id="2035" w:author="User" w:date="2015-04-05T18:46:00Z"/>
          <w:color w:val="0000FF"/>
        </w:rPr>
      </w:pPr>
      <w:ins w:id="2036" w:author="User" w:date="2015-04-05T18:47:00Z">
        <w:r>
          <w:rPr>
            <w:color w:val="0000FF"/>
          </w:rPr>
          <w:tab/>
        </w:r>
      </w:ins>
      <w:ins w:id="2037" w:author="User" w:date="2015-04-05T18:46:00Z">
        <w:r w:rsidRPr="009C146E">
          <w:rPr>
            <w:color w:val="0000FF"/>
          </w:rPr>
          <w:t xml:space="preserve">O processo de encerrar projeto </w:t>
        </w:r>
        <w:r>
          <w:rPr>
            <w:color w:val="0000FF"/>
          </w:rPr>
          <w:t>recebe</w:t>
        </w:r>
      </w:ins>
      <w:ins w:id="2038" w:author="User" w:date="2015-04-05T18:47:00Z">
        <w:r>
          <w:rPr>
            <w:color w:val="0000FF"/>
          </w:rPr>
          <w:t xml:space="preserve"> </w:t>
        </w:r>
      </w:ins>
      <w:ins w:id="2039" w:author="User" w:date="2015-04-05T18:46:00Z">
        <w:r w:rsidRPr="009C146E">
          <w:rPr>
            <w:color w:val="0000FF"/>
          </w:rPr>
          <w:t xml:space="preserve">as entregas o projeto e </w:t>
        </w:r>
      </w:ins>
      <w:ins w:id="2040" w:author="User" w:date="2015-04-05T18:47:00Z">
        <w:r>
          <w:rPr>
            <w:color w:val="0000FF"/>
          </w:rPr>
          <w:t xml:space="preserve">o </w:t>
        </w:r>
      </w:ins>
      <w:ins w:id="2041" w:author="User" w:date="2015-04-05T18:46:00Z">
        <w:r w:rsidRPr="009C146E">
          <w:rPr>
            <w:color w:val="0000FF"/>
          </w:rPr>
          <w:t xml:space="preserve">finalizar o mesmo, </w:t>
        </w:r>
      </w:ins>
      <w:ins w:id="2042" w:author="User" w:date="2015-04-05T18:47:00Z">
        <w:r>
          <w:rPr>
            <w:color w:val="0000FF"/>
          </w:rPr>
          <w:t xml:space="preserve">sendo </w:t>
        </w:r>
      </w:ins>
      <w:ins w:id="2043" w:author="User" w:date="2015-04-05T18:46:00Z">
        <w:r w:rsidRPr="009C146E">
          <w:rPr>
            <w:color w:val="0000FF"/>
          </w:rPr>
          <w:t>acompanhad</w:t>
        </w:r>
      </w:ins>
      <w:ins w:id="2044" w:author="User" w:date="2015-04-05T18:48:00Z">
        <w:r w:rsidR="00A05BAC">
          <w:rPr>
            <w:color w:val="0000FF"/>
          </w:rPr>
          <w:t>o</w:t>
        </w:r>
      </w:ins>
      <w:ins w:id="2045" w:author="User" w:date="2015-04-05T18:46:00Z">
        <w:r w:rsidRPr="009C146E">
          <w:rPr>
            <w:color w:val="0000FF"/>
          </w:rPr>
          <w:t xml:space="preserve"> d</w:t>
        </w:r>
      </w:ins>
      <w:ins w:id="2046" w:author="User" w:date="2015-04-05T18:48:00Z">
        <w:r w:rsidR="00A05BAC">
          <w:rPr>
            <w:color w:val="0000FF"/>
          </w:rPr>
          <w:t>a</w:t>
        </w:r>
      </w:ins>
      <w:ins w:id="2047" w:author="User" w:date="2015-04-05T18:46:00Z">
        <w:r w:rsidRPr="009C146E">
          <w:rPr>
            <w:color w:val="0000FF"/>
          </w:rPr>
          <w:t xml:space="preserve"> documentação final</w:t>
        </w:r>
      </w:ins>
      <w:ins w:id="2048" w:author="User" w:date="2015-04-05T18:48:00Z">
        <w:r w:rsidR="00A05BAC">
          <w:rPr>
            <w:color w:val="0000FF"/>
          </w:rPr>
          <w:t xml:space="preserve"> de</w:t>
        </w:r>
      </w:ins>
      <w:ins w:id="2049" w:author="User" w:date="2015-04-05T18:46:00Z">
        <w:r w:rsidRPr="009C146E">
          <w:rPr>
            <w:color w:val="0000FF"/>
          </w:rPr>
          <w:t>ssa etapa.</w:t>
        </w:r>
      </w:ins>
    </w:p>
    <w:p w:rsidR="009C146E" w:rsidRPr="009C146E" w:rsidRDefault="00A05BAC" w:rsidP="009C146E">
      <w:pPr>
        <w:rPr>
          <w:ins w:id="2050" w:author="User" w:date="2015-04-05T18:46:00Z"/>
          <w:color w:val="0000FF"/>
        </w:rPr>
      </w:pPr>
      <w:ins w:id="2051" w:author="User" w:date="2015-04-05T18:49:00Z">
        <w:r>
          <w:rPr>
            <w:color w:val="0000FF"/>
          </w:rPr>
          <w:tab/>
          <w:t xml:space="preserve">Com base no </w:t>
        </w:r>
      </w:ins>
      <w:ins w:id="2052" w:author="User" w:date="2015-04-05T18:46:00Z">
        <w:r w:rsidR="009C146E" w:rsidRPr="009C146E">
          <w:rPr>
            <w:color w:val="0000FF"/>
          </w:rPr>
          <w:t>Plano de Gerenciamento do Projeto</w:t>
        </w:r>
      </w:ins>
      <w:ins w:id="2053" w:author="User" w:date="2015-04-05T18:49:00Z">
        <w:r>
          <w:rPr>
            <w:color w:val="0000FF"/>
          </w:rPr>
          <w:t>, é verificado se o projeto pode ser encerrado. Ser</w:t>
        </w:r>
      </w:ins>
      <w:ins w:id="2054" w:author="User" w:date="2015-04-05T18:50:00Z">
        <w:r>
          <w:rPr>
            <w:color w:val="0000FF"/>
          </w:rPr>
          <w:t>á necessário analisar as informações do Plano de Gerenciamento, inicialment</w:t>
        </w:r>
      </w:ins>
      <w:ins w:id="2055" w:author="User" w:date="2015-04-05T18:51:00Z">
        <w:r>
          <w:rPr>
            <w:color w:val="0000FF"/>
          </w:rPr>
          <w:t>e planejadas e comparar com o</w:t>
        </w:r>
      </w:ins>
      <w:ins w:id="2056" w:author="User" w:date="2015-04-05T18:50:00Z">
        <w:r>
          <w:rPr>
            <w:color w:val="0000FF"/>
          </w:rPr>
          <w:t>s documentos que foram sendo atualizados.</w:t>
        </w:r>
      </w:ins>
    </w:p>
    <w:p w:rsidR="00A05BAC" w:rsidRDefault="00A05BAC" w:rsidP="00A05BAC">
      <w:pPr>
        <w:rPr>
          <w:ins w:id="2057" w:author="User" w:date="2015-04-05T18:55:00Z"/>
          <w:color w:val="0000FF"/>
        </w:rPr>
      </w:pPr>
      <w:ins w:id="2058" w:author="User" w:date="2015-04-05T18:51:00Z">
        <w:r>
          <w:rPr>
            <w:color w:val="0000FF"/>
          </w:rPr>
          <w:tab/>
          <w:t>Outr</w:t>
        </w:r>
      </w:ins>
      <w:ins w:id="2059" w:author="User" w:date="2015-04-05T18:52:00Z">
        <w:r>
          <w:rPr>
            <w:color w:val="0000FF"/>
          </w:rPr>
          <w:t>a etapa do Processo de encerramento é documentar o aceite e validação do ponto de vista do cliente</w:t>
        </w:r>
      </w:ins>
      <w:ins w:id="2060" w:author="User" w:date="2015-04-05T18:53:00Z">
        <w:r>
          <w:rPr>
            <w:color w:val="0000FF"/>
          </w:rPr>
          <w:t>, para ter uma certificação da finalização do projeto.</w:t>
        </w:r>
      </w:ins>
      <w:ins w:id="2061" w:author="User" w:date="2015-04-05T18:52:00Z">
        <w:r>
          <w:rPr>
            <w:color w:val="0000FF"/>
          </w:rPr>
          <w:t xml:space="preserve"> </w:t>
        </w:r>
      </w:ins>
      <w:ins w:id="2062" w:author="User" w:date="2015-04-05T18:53:00Z">
        <w:r>
          <w:rPr>
            <w:color w:val="0000FF"/>
          </w:rPr>
          <w:t xml:space="preserve"> </w:t>
        </w:r>
      </w:ins>
      <w:ins w:id="2063" w:author="User" w:date="2015-04-05T18:54:00Z">
        <w:r>
          <w:rPr>
            <w:color w:val="0000FF"/>
          </w:rPr>
          <w:t xml:space="preserve">Também é sugerido uma </w:t>
        </w:r>
      </w:ins>
      <w:ins w:id="2064" w:author="User" w:date="2015-04-05T18:46:00Z">
        <w:r w:rsidR="009C146E" w:rsidRPr="009C146E">
          <w:rPr>
            <w:color w:val="0000FF"/>
          </w:rPr>
          <w:t>opinião especializada</w:t>
        </w:r>
        <w:proofErr w:type="gramStart"/>
        <w:r w:rsidR="009C146E" w:rsidRPr="009C146E">
          <w:rPr>
            <w:color w:val="0000FF"/>
          </w:rPr>
          <w:t xml:space="preserve"> </w:t>
        </w:r>
      </w:ins>
      <w:ins w:id="2065" w:author="User" w:date="2015-04-05T18:54:00Z">
        <w:r>
          <w:rPr>
            <w:color w:val="0000FF"/>
          </w:rPr>
          <w:t xml:space="preserve"> </w:t>
        </w:r>
        <w:proofErr w:type="gramEnd"/>
        <w:r>
          <w:rPr>
            <w:color w:val="0000FF"/>
          </w:rPr>
          <w:t>de</w:t>
        </w:r>
      </w:ins>
      <w:ins w:id="2066" w:author="User" w:date="2015-04-05T18:46:00Z">
        <w:r w:rsidR="009C146E" w:rsidRPr="009C146E">
          <w:rPr>
            <w:color w:val="0000FF"/>
          </w:rPr>
          <w:t xml:space="preserve"> avalia</w:t>
        </w:r>
      </w:ins>
      <w:ins w:id="2067" w:author="User" w:date="2015-04-05T18:54:00Z">
        <w:r>
          <w:rPr>
            <w:color w:val="0000FF"/>
          </w:rPr>
          <w:t>ção</w:t>
        </w:r>
      </w:ins>
      <w:ins w:id="2068" w:author="User" w:date="2015-04-05T18:46:00Z">
        <w:r w:rsidR="009C146E" w:rsidRPr="009C146E">
          <w:rPr>
            <w:color w:val="0000FF"/>
          </w:rPr>
          <w:t xml:space="preserve"> as entregas do projeto</w:t>
        </w:r>
      </w:ins>
      <w:ins w:id="2069" w:author="User" w:date="2015-04-05T18:55:00Z">
        <w:r>
          <w:rPr>
            <w:color w:val="0000FF"/>
          </w:rPr>
          <w:t xml:space="preserve">. </w:t>
        </w:r>
      </w:ins>
    </w:p>
    <w:p w:rsidR="00A05BAC" w:rsidRDefault="00A05BAC" w:rsidP="009C146E">
      <w:pPr>
        <w:rPr>
          <w:ins w:id="2070" w:author="User" w:date="2015-04-05T18:57:00Z"/>
          <w:color w:val="0000FF"/>
        </w:rPr>
      </w:pPr>
      <w:ins w:id="2071" w:author="User" w:date="2015-04-05T18:55:00Z">
        <w:r>
          <w:rPr>
            <w:color w:val="0000FF"/>
          </w:rPr>
          <w:tab/>
          <w:t>Os</w:t>
        </w:r>
      </w:ins>
      <w:ins w:id="2072" w:author="User" w:date="2015-04-05T18:46:00Z">
        <w:r w:rsidR="009C146E" w:rsidRPr="009C146E">
          <w:rPr>
            <w:color w:val="0000FF"/>
          </w:rPr>
          <w:t xml:space="preserve"> procedimentos legais de entrega de seu resultado, englobam </w:t>
        </w:r>
        <w:proofErr w:type="gramStart"/>
        <w:r w:rsidR="009C146E" w:rsidRPr="009C146E">
          <w:rPr>
            <w:color w:val="0000FF"/>
          </w:rPr>
          <w:t>a</w:t>
        </w:r>
      </w:ins>
      <w:ins w:id="2073" w:author="User" w:date="2015-04-05T18:56:00Z">
        <w:r>
          <w:rPr>
            <w:color w:val="0000FF"/>
          </w:rPr>
          <w:t>lém</w:t>
        </w:r>
      </w:ins>
      <w:ins w:id="2074" w:author="User" w:date="2015-04-05T18:46:00Z">
        <w:r w:rsidR="009C146E" w:rsidRPr="009C146E">
          <w:rPr>
            <w:color w:val="0000FF"/>
          </w:rPr>
          <w:t xml:space="preserve"> documentação</w:t>
        </w:r>
        <w:proofErr w:type="gramEnd"/>
        <w:r w:rsidR="009C146E" w:rsidRPr="009C146E">
          <w:rPr>
            <w:color w:val="0000FF"/>
          </w:rPr>
          <w:t xml:space="preserve"> de recebimento d</w:t>
        </w:r>
        <w:r>
          <w:rPr>
            <w:color w:val="0000FF"/>
          </w:rPr>
          <w:t>as entregas e o termo de aceite</w:t>
        </w:r>
      </w:ins>
      <w:ins w:id="2075" w:author="User" w:date="2015-04-05T18:57:00Z">
        <w:r>
          <w:rPr>
            <w:color w:val="0000FF"/>
          </w:rPr>
          <w:t xml:space="preserve">, também as ações de </w:t>
        </w:r>
      </w:ins>
    </w:p>
    <w:p w:rsidR="009C146E" w:rsidRPr="009C146E" w:rsidRDefault="009C146E" w:rsidP="009C146E">
      <w:pPr>
        <w:rPr>
          <w:ins w:id="2076" w:author="User" w:date="2015-04-05T18:46:00Z"/>
          <w:color w:val="0000FF"/>
        </w:rPr>
      </w:pPr>
      <w:ins w:id="2077" w:author="User" w:date="2015-04-05T18:46:00Z">
        <w:r w:rsidRPr="009C146E">
          <w:rPr>
            <w:color w:val="0000FF"/>
          </w:rPr>
          <w:t>Arquivos do Projeto</w:t>
        </w:r>
      </w:ins>
    </w:p>
    <w:p w:rsidR="009C146E" w:rsidRPr="009C146E" w:rsidRDefault="009C146E" w:rsidP="009C146E">
      <w:pPr>
        <w:rPr>
          <w:ins w:id="2078" w:author="User" w:date="2015-04-05T18:46:00Z"/>
          <w:color w:val="0000FF"/>
        </w:rPr>
      </w:pPr>
      <w:ins w:id="2079" w:author="User" w:date="2015-04-05T18:46:00Z">
        <w:r w:rsidRPr="009C146E">
          <w:rPr>
            <w:color w:val="0000FF"/>
          </w:rPr>
          <w:t>Documentos de Encerramento do Projeto ou Fase</w:t>
        </w:r>
      </w:ins>
    </w:p>
    <w:p w:rsidR="009C146E" w:rsidRPr="009C146E" w:rsidRDefault="009C146E" w:rsidP="009C146E">
      <w:pPr>
        <w:rPr>
          <w:ins w:id="2080" w:author="User" w:date="2015-04-05T18:46:00Z"/>
          <w:color w:val="0000FF"/>
        </w:rPr>
      </w:pPr>
      <w:ins w:id="2081" w:author="User" w:date="2015-04-05T18:46:00Z">
        <w:r w:rsidRPr="009C146E">
          <w:rPr>
            <w:color w:val="0000FF"/>
          </w:rPr>
          <w:t>Informação Histórica</w:t>
        </w:r>
      </w:ins>
    </w:p>
    <w:p w:rsidR="00A05BAC" w:rsidRDefault="00A05BAC" w:rsidP="009C146E">
      <w:pPr>
        <w:rPr>
          <w:ins w:id="2082" w:author="User" w:date="2015-04-05T18:58:00Z"/>
          <w:color w:val="0000FF"/>
        </w:rPr>
      </w:pPr>
    </w:p>
    <w:p w:rsidR="009C146E" w:rsidRPr="009C146E" w:rsidRDefault="00A05BAC" w:rsidP="000D6CDA">
      <w:pPr>
        <w:rPr>
          <w:ins w:id="2083" w:author="User" w:date="2015-04-05T18:46:00Z"/>
          <w:color w:val="0000FF"/>
        </w:rPr>
      </w:pPr>
      <w:ins w:id="2084" w:author="User" w:date="2015-04-05T18:58:00Z">
        <w:r>
          <w:rPr>
            <w:color w:val="0000FF"/>
          </w:rPr>
          <w:tab/>
        </w:r>
        <w:r w:rsidR="000D6CDA">
          <w:rPr>
            <w:color w:val="0000FF"/>
          </w:rPr>
          <w:t xml:space="preserve">No caso de haver contratos de </w:t>
        </w:r>
      </w:ins>
      <w:ins w:id="2085" w:author="User" w:date="2015-04-05T18:46:00Z">
        <w:r w:rsidR="009C146E" w:rsidRPr="009C146E">
          <w:rPr>
            <w:color w:val="0000FF"/>
          </w:rPr>
          <w:t>Aquisições</w:t>
        </w:r>
      </w:ins>
      <w:ins w:id="2086" w:author="User" w:date="2015-04-05T18:58:00Z">
        <w:r w:rsidR="000D6CDA">
          <w:rPr>
            <w:color w:val="0000FF"/>
          </w:rPr>
          <w:t xml:space="preserve">, é necessário analisar o </w:t>
        </w:r>
      </w:ins>
      <w:ins w:id="2087" w:author="User" w:date="2015-04-05T18:46:00Z">
        <w:r w:rsidR="009C146E" w:rsidRPr="009C146E">
          <w:rPr>
            <w:color w:val="0000FF"/>
          </w:rPr>
          <w:t>Plano de Gerenciamento do Projeto</w:t>
        </w:r>
      </w:ins>
      <w:ins w:id="2088" w:author="User" w:date="2015-04-05T18:58:00Z">
        <w:r w:rsidR="000D6CDA">
          <w:rPr>
            <w:color w:val="0000FF"/>
          </w:rPr>
          <w:t xml:space="preserve">, </w:t>
        </w:r>
      </w:ins>
      <w:ins w:id="2089" w:author="User" w:date="2015-04-05T18:46:00Z">
        <w:r w:rsidR="009C146E" w:rsidRPr="009C146E">
          <w:rPr>
            <w:color w:val="0000FF"/>
          </w:rPr>
          <w:t xml:space="preserve">em especial o plano de gerenciamento das aquisições, com base nessas informações que as </w:t>
        </w:r>
        <w:r w:rsidR="000D6CDA">
          <w:rPr>
            <w:color w:val="0000FF"/>
          </w:rPr>
          <w:t xml:space="preserve">aquisições devem ser </w:t>
        </w:r>
        <w:proofErr w:type="gramStart"/>
        <w:r w:rsidR="000D6CDA">
          <w:rPr>
            <w:color w:val="0000FF"/>
          </w:rPr>
          <w:t>encerradas</w:t>
        </w:r>
      </w:ins>
      <w:ins w:id="2090" w:author="User" w:date="2015-04-05T18:59:00Z">
        <w:r w:rsidR="000D6CDA">
          <w:rPr>
            <w:color w:val="0000FF"/>
          </w:rPr>
          <w:t>, e arquivad</w:t>
        </w:r>
      </w:ins>
      <w:ins w:id="2091" w:author="User" w:date="2015-04-05T19:00:00Z">
        <w:r w:rsidR="000D6CDA">
          <w:rPr>
            <w:color w:val="0000FF"/>
          </w:rPr>
          <w:t>os</w:t>
        </w:r>
        <w:proofErr w:type="gramEnd"/>
        <w:r w:rsidR="000D6CDA">
          <w:rPr>
            <w:color w:val="0000FF"/>
          </w:rPr>
          <w:t xml:space="preserve"> os</w:t>
        </w:r>
      </w:ins>
      <w:ins w:id="2092" w:author="User" w:date="2015-04-05T18:46:00Z">
        <w:r w:rsidR="009C146E" w:rsidRPr="009C146E">
          <w:rPr>
            <w:color w:val="0000FF"/>
          </w:rPr>
          <w:t xml:space="preserve"> documento</w:t>
        </w:r>
      </w:ins>
      <w:ins w:id="2093" w:author="User" w:date="2015-04-05T19:00:00Z">
        <w:r w:rsidR="000D6CDA">
          <w:rPr>
            <w:color w:val="0000FF"/>
          </w:rPr>
          <w:t>s</w:t>
        </w:r>
      </w:ins>
      <w:ins w:id="2094" w:author="User" w:date="2015-04-05T18:46:00Z">
        <w:r w:rsidR="009C146E" w:rsidRPr="009C146E">
          <w:rPr>
            <w:color w:val="0000FF"/>
          </w:rPr>
          <w:t xml:space="preserve"> de aquisição </w:t>
        </w:r>
      </w:ins>
    </w:p>
    <w:p w:rsidR="009C146E" w:rsidRPr="009C146E" w:rsidRDefault="009C146E" w:rsidP="009C146E">
      <w:pPr>
        <w:rPr>
          <w:ins w:id="2095" w:author="User" w:date="2015-04-05T18:46:00Z"/>
          <w:color w:val="0000FF"/>
        </w:rPr>
      </w:pPr>
    </w:p>
    <w:p w:rsidR="009C146E" w:rsidRPr="009C146E" w:rsidRDefault="009C146E" w:rsidP="009C146E">
      <w:pPr>
        <w:rPr>
          <w:ins w:id="2096" w:author="User" w:date="2015-04-05T18:46:00Z"/>
          <w:color w:val="0000FF"/>
        </w:rPr>
      </w:pPr>
      <w:ins w:id="2097" w:author="User" w:date="2015-04-05T18:46:00Z">
        <w:r w:rsidRPr="009C146E">
          <w:rPr>
            <w:color w:val="0000FF"/>
          </w:rPr>
          <w:t>Ferramentas e Técnicas</w:t>
        </w:r>
      </w:ins>
    </w:p>
    <w:p w:rsidR="009C146E" w:rsidRPr="009C146E" w:rsidRDefault="009C146E" w:rsidP="009C146E">
      <w:pPr>
        <w:rPr>
          <w:ins w:id="2098" w:author="User" w:date="2015-04-05T18:46:00Z"/>
          <w:color w:val="0000FF"/>
        </w:rPr>
      </w:pPr>
    </w:p>
    <w:p w:rsidR="009C146E" w:rsidRPr="009C146E" w:rsidRDefault="009C146E" w:rsidP="009C146E">
      <w:pPr>
        <w:rPr>
          <w:ins w:id="2099" w:author="User" w:date="2015-04-05T18:46:00Z"/>
          <w:color w:val="0000FF"/>
        </w:rPr>
      </w:pPr>
      <w:ins w:id="2100" w:author="User" w:date="2015-04-05T18:46:00Z">
        <w:r w:rsidRPr="009C146E">
          <w:rPr>
            <w:color w:val="0000FF"/>
          </w:rPr>
          <w:t>Auditorias de Aquisições</w:t>
        </w:r>
      </w:ins>
    </w:p>
    <w:p w:rsidR="009C146E" w:rsidRPr="009C146E" w:rsidRDefault="009C146E" w:rsidP="009C146E">
      <w:pPr>
        <w:rPr>
          <w:ins w:id="2101" w:author="User" w:date="2015-04-05T18:46:00Z"/>
          <w:color w:val="0000FF"/>
        </w:rPr>
      </w:pPr>
    </w:p>
    <w:p w:rsidR="009C146E" w:rsidRPr="009C146E" w:rsidRDefault="009C146E" w:rsidP="009C146E">
      <w:pPr>
        <w:rPr>
          <w:ins w:id="2102" w:author="User" w:date="2015-04-05T18:46:00Z"/>
          <w:color w:val="0000FF"/>
        </w:rPr>
      </w:pPr>
      <w:ins w:id="2103" w:author="User" w:date="2015-04-05T18:46:00Z">
        <w:r w:rsidRPr="009C146E">
          <w:rPr>
            <w:color w:val="0000FF"/>
          </w:rPr>
          <w:t>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executora.</w:t>
        </w:r>
      </w:ins>
    </w:p>
    <w:p w:rsidR="009C146E" w:rsidRPr="009C146E" w:rsidRDefault="009C146E" w:rsidP="009C146E">
      <w:pPr>
        <w:rPr>
          <w:ins w:id="2104" w:author="User" w:date="2015-04-05T18:46:00Z"/>
          <w:color w:val="0000FF"/>
        </w:rPr>
      </w:pPr>
    </w:p>
    <w:p w:rsidR="009C146E" w:rsidRPr="009C146E" w:rsidRDefault="009C146E" w:rsidP="009C146E">
      <w:pPr>
        <w:rPr>
          <w:ins w:id="2105" w:author="User" w:date="2015-04-05T18:46:00Z"/>
          <w:color w:val="0000FF"/>
        </w:rPr>
      </w:pPr>
      <w:ins w:id="2106" w:author="User" w:date="2015-04-05T18:46:00Z">
        <w:r w:rsidRPr="009C146E">
          <w:rPr>
            <w:color w:val="0000FF"/>
          </w:rPr>
          <w:t>Acordos Negociados</w:t>
        </w:r>
      </w:ins>
    </w:p>
    <w:p w:rsidR="009C146E" w:rsidRPr="009C146E" w:rsidRDefault="009C146E" w:rsidP="009C146E">
      <w:pPr>
        <w:rPr>
          <w:ins w:id="2107" w:author="User" w:date="2015-04-05T18:46:00Z"/>
          <w:color w:val="0000FF"/>
        </w:rPr>
      </w:pPr>
    </w:p>
    <w:p w:rsidR="009C146E" w:rsidRPr="009C146E" w:rsidRDefault="009C146E" w:rsidP="009C146E">
      <w:pPr>
        <w:rPr>
          <w:ins w:id="2108" w:author="User" w:date="2015-04-05T18:46:00Z"/>
          <w:color w:val="0000FF"/>
        </w:rPr>
      </w:pPr>
      <w:ins w:id="2109" w:author="User" w:date="2015-04-05T18:46:00Z">
        <w:r w:rsidRPr="009C146E">
          <w:rPr>
            <w:color w:val="0000FF"/>
          </w:rPr>
          <w:t>Caso algum termo da aquisição ainda tenha que ser negociado, como valor a ser pago pelo uso de um equipamento alugado por um período maior que o negociado previamente, ou qualquer outra resolução de conflito isso deve ser feito nesse momento, o ideal é que todos os conflitos sejam solucionados de forma pacífica entre as partes através de acordos bilaterais, mas caso isso não seja possível esse conflito deve ser resolvido judicialmente.</w:t>
        </w:r>
      </w:ins>
    </w:p>
    <w:p w:rsidR="009C146E" w:rsidRPr="009C146E" w:rsidRDefault="009C146E" w:rsidP="009C146E">
      <w:pPr>
        <w:rPr>
          <w:ins w:id="2110" w:author="User" w:date="2015-04-05T18:46:00Z"/>
          <w:color w:val="0000FF"/>
        </w:rPr>
      </w:pPr>
    </w:p>
    <w:p w:rsidR="009C146E" w:rsidRPr="009C146E" w:rsidRDefault="009C146E" w:rsidP="009C146E">
      <w:pPr>
        <w:rPr>
          <w:ins w:id="2111" w:author="User" w:date="2015-04-05T18:46:00Z"/>
          <w:color w:val="0000FF"/>
        </w:rPr>
      </w:pPr>
      <w:ins w:id="2112" w:author="User" w:date="2015-04-05T18:46:00Z">
        <w:r w:rsidRPr="009C146E">
          <w:rPr>
            <w:color w:val="0000FF"/>
          </w:rPr>
          <w:t>Sistema de Gerenciamento de Registros</w:t>
        </w:r>
      </w:ins>
    </w:p>
    <w:p w:rsidR="009C146E" w:rsidRPr="009C146E" w:rsidRDefault="009C146E" w:rsidP="009C146E">
      <w:pPr>
        <w:rPr>
          <w:ins w:id="2113" w:author="User" w:date="2015-04-05T18:46:00Z"/>
          <w:color w:val="0000FF"/>
        </w:rPr>
      </w:pPr>
    </w:p>
    <w:p w:rsidR="009C146E" w:rsidRPr="009C146E" w:rsidRDefault="009C146E" w:rsidP="009C146E">
      <w:pPr>
        <w:rPr>
          <w:ins w:id="2114" w:author="User" w:date="2015-04-05T18:46:00Z"/>
          <w:color w:val="0000FF"/>
        </w:rPr>
      </w:pPr>
      <w:ins w:id="2115" w:author="User" w:date="2015-04-05T18:46:00Z">
        <w:r w:rsidRPr="009C146E">
          <w:rPr>
            <w:color w:val="0000FF"/>
          </w:rPr>
          <w:t xml:space="preserve">Um sistema de gerenciamento de registros pode auxiliar no gerenciamento dos documentos e dos acontecimentos relativos </w:t>
        </w:r>
        <w:proofErr w:type="gramStart"/>
        <w:r w:rsidRPr="009C146E">
          <w:rPr>
            <w:color w:val="0000FF"/>
          </w:rPr>
          <w:t>as</w:t>
        </w:r>
        <w:proofErr w:type="gramEnd"/>
        <w:r w:rsidRPr="009C146E">
          <w:rPr>
            <w:color w:val="0000FF"/>
          </w:rPr>
          <w:t xml:space="preserve"> aquisições do projeto.</w:t>
        </w:r>
      </w:ins>
    </w:p>
    <w:p w:rsidR="009C146E" w:rsidRPr="009C146E" w:rsidRDefault="009C146E" w:rsidP="009C146E">
      <w:pPr>
        <w:rPr>
          <w:ins w:id="2116" w:author="User" w:date="2015-04-05T18:46:00Z"/>
          <w:color w:val="0000FF"/>
        </w:rPr>
      </w:pPr>
    </w:p>
    <w:p w:rsidR="009C146E" w:rsidRPr="009C146E" w:rsidRDefault="009C146E" w:rsidP="009C146E">
      <w:pPr>
        <w:rPr>
          <w:ins w:id="2117" w:author="User" w:date="2015-04-05T18:46:00Z"/>
          <w:color w:val="0000FF"/>
        </w:rPr>
      </w:pPr>
      <w:ins w:id="2118" w:author="User" w:date="2015-04-05T18:46:00Z">
        <w:r w:rsidRPr="009C146E">
          <w:rPr>
            <w:color w:val="0000FF"/>
          </w:rPr>
          <w:t>Saídas do Processo</w:t>
        </w:r>
      </w:ins>
    </w:p>
    <w:p w:rsidR="009C146E" w:rsidRPr="009C146E" w:rsidRDefault="009C146E" w:rsidP="009C146E">
      <w:pPr>
        <w:rPr>
          <w:ins w:id="2119" w:author="User" w:date="2015-04-05T18:46:00Z"/>
          <w:color w:val="0000FF"/>
        </w:rPr>
      </w:pPr>
    </w:p>
    <w:p w:rsidR="009C146E" w:rsidRPr="009C146E" w:rsidRDefault="009C146E" w:rsidP="009C146E">
      <w:pPr>
        <w:rPr>
          <w:ins w:id="2120" w:author="User" w:date="2015-04-05T18:46:00Z"/>
          <w:color w:val="0000FF"/>
        </w:rPr>
      </w:pPr>
      <w:ins w:id="2121" w:author="User" w:date="2015-04-05T18:46:00Z">
        <w:r w:rsidRPr="009C146E">
          <w:rPr>
            <w:color w:val="0000FF"/>
          </w:rPr>
          <w:t>Aquisições Encerradas</w:t>
        </w:r>
      </w:ins>
    </w:p>
    <w:p w:rsidR="009C146E" w:rsidRPr="009C146E" w:rsidRDefault="009C146E" w:rsidP="009C146E">
      <w:pPr>
        <w:rPr>
          <w:ins w:id="2122" w:author="User" w:date="2015-04-05T18:46:00Z"/>
          <w:color w:val="0000FF"/>
        </w:rPr>
      </w:pPr>
    </w:p>
    <w:p w:rsidR="009C146E" w:rsidRPr="009C146E" w:rsidRDefault="009C146E" w:rsidP="009C146E">
      <w:pPr>
        <w:rPr>
          <w:ins w:id="2123" w:author="User" w:date="2015-04-05T18:46:00Z"/>
          <w:color w:val="0000FF"/>
        </w:rPr>
      </w:pPr>
      <w:ins w:id="2124" w:author="User" w:date="2015-04-05T18:46:00Z">
        <w:r w:rsidRPr="009C146E">
          <w:rPr>
            <w:color w:val="0000FF"/>
          </w:rPr>
          <w:t>É o encerramento formal do encerramento da aquisição, caso essa não seja uma aquisição permanente um documento é enviado do comprador para o fornecedor informando sobre o termino da aquisição, a partir dai são realizados os procedimentos contratuais de devolução daquilo que foi adquirido.</w:t>
        </w:r>
      </w:ins>
    </w:p>
    <w:p w:rsidR="009C146E" w:rsidRPr="009C146E" w:rsidRDefault="009C146E" w:rsidP="009C146E">
      <w:pPr>
        <w:rPr>
          <w:ins w:id="2125" w:author="User" w:date="2015-04-05T18:46:00Z"/>
          <w:color w:val="0000FF"/>
        </w:rPr>
      </w:pPr>
    </w:p>
    <w:p w:rsidR="009C146E" w:rsidRPr="009C146E" w:rsidRDefault="009C146E" w:rsidP="009C146E">
      <w:pPr>
        <w:rPr>
          <w:ins w:id="2126" w:author="User" w:date="2015-04-05T18:46:00Z"/>
          <w:color w:val="0000FF"/>
        </w:rPr>
      </w:pPr>
      <w:ins w:id="2127" w:author="User" w:date="2015-04-05T18:46:00Z">
        <w:r w:rsidRPr="009C146E">
          <w:rPr>
            <w:color w:val="0000FF"/>
          </w:rPr>
          <w:t>Atualizações nos Ativos de Processos Organizacionais</w:t>
        </w:r>
      </w:ins>
    </w:p>
    <w:p w:rsidR="009C146E" w:rsidRPr="009C146E" w:rsidRDefault="009C146E" w:rsidP="009C146E">
      <w:pPr>
        <w:rPr>
          <w:ins w:id="2128" w:author="User" w:date="2015-04-05T18:46:00Z"/>
          <w:color w:val="0000FF"/>
        </w:rPr>
      </w:pPr>
    </w:p>
    <w:p w:rsidR="009C146E" w:rsidRPr="009C146E" w:rsidRDefault="009C146E" w:rsidP="009C146E">
      <w:pPr>
        <w:rPr>
          <w:ins w:id="2129" w:author="User" w:date="2015-04-05T18:46:00Z"/>
          <w:color w:val="0000FF"/>
        </w:rPr>
      </w:pPr>
      <w:ins w:id="2130" w:author="User" w:date="2015-04-05T18:46:00Z">
        <w:r w:rsidRPr="009C146E">
          <w:rPr>
            <w:color w:val="0000FF"/>
          </w:rPr>
          <w:t>Como resultado desse processo qualquer ativo de processo organizacional que se relacione com as aquisições pode ser atualizado, são listados abaixo alguns exemplos desses ativos:</w:t>
        </w:r>
      </w:ins>
    </w:p>
    <w:p w:rsidR="009C146E" w:rsidRPr="009C146E" w:rsidRDefault="009C146E" w:rsidP="009C146E">
      <w:pPr>
        <w:rPr>
          <w:ins w:id="2131" w:author="User" w:date="2015-04-05T18:46:00Z"/>
          <w:color w:val="0000FF"/>
        </w:rPr>
      </w:pPr>
    </w:p>
    <w:p w:rsidR="009C146E" w:rsidRPr="009C146E" w:rsidRDefault="009C146E" w:rsidP="009C146E">
      <w:pPr>
        <w:rPr>
          <w:ins w:id="2132" w:author="User" w:date="2015-04-05T18:46:00Z"/>
          <w:color w:val="0000FF"/>
        </w:rPr>
      </w:pPr>
      <w:ins w:id="2133" w:author="User" w:date="2015-04-05T18:46:00Z">
        <w:r w:rsidRPr="009C146E">
          <w:rPr>
            <w:color w:val="0000FF"/>
          </w:rPr>
          <w:t>Arquivo de Aquisições</w:t>
        </w:r>
      </w:ins>
    </w:p>
    <w:p w:rsidR="009C146E" w:rsidRPr="009C146E" w:rsidRDefault="009C146E" w:rsidP="009C146E">
      <w:pPr>
        <w:rPr>
          <w:ins w:id="2134" w:author="User" w:date="2015-04-05T18:46:00Z"/>
          <w:color w:val="0000FF"/>
        </w:rPr>
      </w:pPr>
      <w:ins w:id="2135" w:author="User" w:date="2015-04-05T18:46:00Z">
        <w:r w:rsidRPr="009C146E">
          <w:rPr>
            <w:color w:val="0000FF"/>
          </w:rPr>
          <w:t>Aceitação da Entrega</w:t>
        </w:r>
      </w:ins>
    </w:p>
    <w:p w:rsidR="00F72234" w:rsidRDefault="009C146E" w:rsidP="009C146E">
      <w:pPr>
        <w:rPr>
          <w:color w:val="FF0000"/>
        </w:rPr>
      </w:pPr>
      <w:ins w:id="2136" w:author="User" w:date="2015-04-05T18:46:00Z">
        <w:r w:rsidRPr="009C146E">
          <w:rPr>
            <w:color w:val="0000FF"/>
          </w:rPr>
          <w:t xml:space="preserve">Documentação de Lições </w:t>
        </w:r>
        <w:proofErr w:type="spellStart"/>
        <w:proofErr w:type="gramStart"/>
        <w:r w:rsidRPr="009C146E">
          <w:rPr>
            <w:color w:val="0000FF"/>
          </w:rPr>
          <w:t>Aprendidas</w:t>
        </w:r>
      </w:ins>
      <w:r w:rsidR="00F72234">
        <w:rPr>
          <w:color w:val="0000FF"/>
        </w:rPr>
        <w:t>Vide</w:t>
      </w:r>
      <w:proofErr w:type="spellEnd"/>
      <w:proofErr w:type="gramEnd"/>
      <w:r w:rsidR="00F72234">
        <w:rPr>
          <w:color w:val="0000FF"/>
        </w:rPr>
        <w:t xml:space="preserve"> Observação do item 2.</w:t>
      </w:r>
    </w:p>
    <w:p w:rsidR="000C147A" w:rsidRDefault="000C147A" w:rsidP="000C147A">
      <w:pPr>
        <w:rPr>
          <w:color w:val="FF0000"/>
        </w:rPr>
      </w:pPr>
      <w:r>
        <w:rPr>
          <w:color w:val="FF0000"/>
        </w:rPr>
        <w:t xml:space="preserve">Descrever de forma genérica os objetivos do Grupo de Processos de ENCERRAMENTO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executados.</w:t>
      </w:r>
    </w:p>
    <w:p w:rsidR="000C147A" w:rsidRDefault="000C147A" w:rsidP="000C147A">
      <w:pPr>
        <w:rPr>
          <w:color w:val="FF0000"/>
        </w:rPr>
      </w:pPr>
    </w:p>
    <w:p w:rsidR="000C147A" w:rsidRDefault="000C147A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:rsidR="001B2DB6" w:rsidRDefault="003D5DB9" w:rsidP="001B2DB6">
      <w:pPr>
        <w:pStyle w:val="Ttulo1"/>
        <w:rPr>
          <w:sz w:val="28"/>
        </w:rPr>
      </w:pPr>
      <w:bookmarkStart w:id="2137" w:name="_Toc416018476"/>
      <w:r>
        <w:rPr>
          <w:sz w:val="28"/>
        </w:rPr>
        <w:lastRenderedPageBreak/>
        <w:t xml:space="preserve">Desenvolvimento </w:t>
      </w:r>
      <w:r w:rsidR="003234FD" w:rsidRPr="00B4545F">
        <w:rPr>
          <w:sz w:val="28"/>
        </w:rPr>
        <w:t>do Sistema</w:t>
      </w:r>
      <w:r>
        <w:rPr>
          <w:sz w:val="28"/>
        </w:rPr>
        <w:t xml:space="preserve"> de Informações</w:t>
      </w:r>
      <w:bookmarkEnd w:id="2137"/>
    </w:p>
    <w:p w:rsidR="003D5DB9" w:rsidRDefault="003D5DB9" w:rsidP="003D5DB9">
      <w:pPr>
        <w:rPr>
          <w:color w:val="FF0000"/>
        </w:rPr>
      </w:pPr>
      <w:r>
        <w:rPr>
          <w:color w:val="FF0000"/>
        </w:rPr>
        <w:t xml:space="preserve">Descrever os objetivos do Sistema de Informações e a </w:t>
      </w:r>
      <w:r w:rsidR="005941F8">
        <w:rPr>
          <w:color w:val="FF0000"/>
        </w:rPr>
        <w:t xml:space="preserve">estratégia que foi utilizada para o seu </w:t>
      </w:r>
      <w:proofErr w:type="gramStart"/>
      <w:r w:rsidR="005941F8">
        <w:rPr>
          <w:color w:val="FF0000"/>
        </w:rPr>
        <w:t>desenvolvimento</w:t>
      </w:r>
      <w:r w:rsidRPr="008E305B">
        <w:rPr>
          <w:color w:val="FF0000"/>
        </w:rPr>
        <w:t>.</w:t>
      </w:r>
      <w:proofErr w:type="gramEnd"/>
      <w:r w:rsidR="005941F8">
        <w:rPr>
          <w:color w:val="FF0000"/>
        </w:rPr>
        <w:t xml:space="preserve">Citar as Etapas do desenvolvimento do Sistema (Análise, </w:t>
      </w:r>
      <w:r w:rsidR="005941F8" w:rsidRPr="00C92E4A">
        <w:rPr>
          <w:i/>
          <w:color w:val="FF0000"/>
        </w:rPr>
        <w:t>Design</w:t>
      </w:r>
      <w:r w:rsidR="005941F8">
        <w:rPr>
          <w:color w:val="FF0000"/>
        </w:rPr>
        <w:t xml:space="preserve">, Codificação e Testes, </w:t>
      </w:r>
      <w:proofErr w:type="spellStart"/>
      <w:r w:rsidR="005941F8">
        <w:rPr>
          <w:color w:val="FF0000"/>
        </w:rPr>
        <w:t>etc</w:t>
      </w:r>
      <w:proofErr w:type="spellEnd"/>
      <w:r w:rsidR="005941F8">
        <w:rPr>
          <w:color w:val="FF0000"/>
        </w:rPr>
        <w:t>) e que os documentos gerados em cada Etapa serão apresentados nos itens que se seguem</w:t>
      </w:r>
      <w:r>
        <w:rPr>
          <w:color w:val="FF0000"/>
        </w:rPr>
        <w:t>.</w:t>
      </w:r>
    </w:p>
    <w:p w:rsidR="00C630F3" w:rsidRDefault="00C630F3" w:rsidP="003D5DB9">
      <w:pPr>
        <w:rPr>
          <w:color w:val="FF0000"/>
        </w:rPr>
      </w:pPr>
    </w:p>
    <w:p w:rsidR="00C630F3" w:rsidRPr="00A82050" w:rsidRDefault="00C630F3" w:rsidP="00C630F3">
      <w:pPr>
        <w:rPr>
          <w:color w:val="0000FF"/>
        </w:rPr>
      </w:pPr>
      <w:r w:rsidRPr="00A82050">
        <w:rPr>
          <w:color w:val="0000FF"/>
        </w:rPr>
        <w:t xml:space="preserve">Observação: Caso o Grupo não tenha utilizado o </w:t>
      </w:r>
      <w:r>
        <w:rPr>
          <w:color w:val="0000FF"/>
        </w:rPr>
        <w:t xml:space="preserve">Modelo CASCATA de Desenvolvimento de Software, substituir os </w:t>
      </w:r>
      <w:r w:rsidRPr="00A82050">
        <w:rPr>
          <w:color w:val="0000FF"/>
        </w:rPr>
        <w:t xml:space="preserve">itens seguintes </w:t>
      </w:r>
      <w:r>
        <w:rPr>
          <w:color w:val="0000FF"/>
        </w:rPr>
        <w:t xml:space="preserve">por itens pertinentes ao Modelo seguido. </w:t>
      </w:r>
      <w:r w:rsidRPr="00A82050">
        <w:rPr>
          <w:color w:val="0000FF"/>
        </w:rPr>
        <w:t xml:space="preserve">Por exemplo, se foi utilizado o </w:t>
      </w:r>
      <w:r>
        <w:rPr>
          <w:color w:val="0000FF"/>
        </w:rPr>
        <w:t>Método UP (</w:t>
      </w:r>
      <w:proofErr w:type="spellStart"/>
      <w:proofErr w:type="gramStart"/>
      <w:r w:rsidRPr="00C630F3">
        <w:rPr>
          <w:i/>
          <w:color w:val="0000FF"/>
        </w:rPr>
        <w:t>UnifiedProcess</w:t>
      </w:r>
      <w:proofErr w:type="spellEnd"/>
      <w:proofErr w:type="gramEnd"/>
      <w:r>
        <w:rPr>
          <w:color w:val="0000FF"/>
        </w:rPr>
        <w:t>) ou ITERATIVO ou ÁGIL (</w:t>
      </w:r>
      <w:r w:rsidRPr="00A82050">
        <w:rPr>
          <w:color w:val="0000FF"/>
        </w:rPr>
        <w:t>SCRUM</w:t>
      </w:r>
      <w:r>
        <w:rPr>
          <w:color w:val="0000FF"/>
        </w:rPr>
        <w:t>, XP e outros)</w:t>
      </w:r>
      <w:r w:rsidRPr="00A82050">
        <w:rPr>
          <w:color w:val="0000FF"/>
        </w:rPr>
        <w:t xml:space="preserve">, apresentar </w:t>
      </w:r>
      <w:r>
        <w:rPr>
          <w:color w:val="0000FF"/>
        </w:rPr>
        <w:t>a documentação de cada ITERAÇÃO.</w:t>
      </w:r>
    </w:p>
    <w:p w:rsidR="003D5DB9" w:rsidRPr="003D5DB9" w:rsidRDefault="003D5DB9" w:rsidP="003D5DB9">
      <w:pPr>
        <w:rPr>
          <w:lang w:val="fr-FR"/>
        </w:rPr>
      </w:pPr>
    </w:p>
    <w:p w:rsidR="003234FD" w:rsidRDefault="005941F8" w:rsidP="003234FD">
      <w:pPr>
        <w:pStyle w:val="Ttulo2"/>
        <w:rPr>
          <w:lang w:val="fr-FR"/>
        </w:rPr>
      </w:pPr>
      <w:bookmarkStart w:id="2138" w:name="_Toc512930909"/>
      <w:bookmarkStart w:id="2139" w:name="_Toc452813581"/>
      <w:bookmarkStart w:id="2140" w:name="_Toc447960005"/>
      <w:bookmarkStart w:id="2141" w:name="_Toc18208268"/>
      <w:bookmarkStart w:id="2142" w:name="_Toc436203381"/>
      <w:bookmarkStart w:id="2143" w:name="_Toc416018477"/>
      <w:r>
        <w:rPr>
          <w:lang w:val="fr-FR"/>
        </w:rPr>
        <w:t>Produtos da Etapa de ANALISE</w:t>
      </w:r>
      <w:bookmarkEnd w:id="2138"/>
      <w:bookmarkEnd w:id="2139"/>
      <w:bookmarkEnd w:id="2140"/>
      <w:bookmarkEnd w:id="2141"/>
      <w:bookmarkEnd w:id="2143"/>
    </w:p>
    <w:p w:rsidR="009C3C06" w:rsidRPr="008E305B" w:rsidRDefault="009C3C06" w:rsidP="009C3C06">
      <w:pPr>
        <w:rPr>
          <w:color w:val="FF0000"/>
        </w:rPr>
      </w:pPr>
      <w:r>
        <w:rPr>
          <w:color w:val="FF0000"/>
        </w:rPr>
        <w:t>Descrever de forma genérica os objetivos da Etapa de ANALISE e relacionar os documentos que foram gerados nesta Etapa, que serão apresentados nos itens que se seguem.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  <w:rPr>
          <w:ins w:id="2144" w:author="User" w:date="2015-04-04T21:09:00Z"/>
        </w:rPr>
      </w:pPr>
      <w:bookmarkStart w:id="2145" w:name="_Toc512930912"/>
      <w:bookmarkStart w:id="2146" w:name="_Toc452813585"/>
      <w:bookmarkStart w:id="2147" w:name="_Toc436203384"/>
      <w:bookmarkStart w:id="2148" w:name="_Toc425054386"/>
      <w:bookmarkStart w:id="2149" w:name="_Toc422186479"/>
      <w:bookmarkStart w:id="2150" w:name="_Toc346297773"/>
      <w:bookmarkStart w:id="2151" w:name="_Toc342757864"/>
      <w:bookmarkStart w:id="2152" w:name="_Toc18208271"/>
      <w:bookmarkStart w:id="2153" w:name="_Toc416018478"/>
      <w:r>
        <w:t>Ambiente do Usuário</w:t>
      </w:r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</w:p>
    <w:p w:rsidR="006E2F71" w:rsidRDefault="006E2F71" w:rsidP="006E2F71">
      <w:pPr>
        <w:rPr>
          <w:ins w:id="2154" w:author="User" w:date="2015-04-04T21:09:00Z"/>
        </w:rPr>
      </w:pPr>
      <w:ins w:id="2155" w:author="User" w:date="2015-04-04T21:09:00Z">
        <w:r>
          <w:tab/>
          <w:t>Atualmente, os usuários das escolas entrevistadas possuem um sistema alternativo que é fornecido pela Secretaria de Educação, porém eles não utilizam completamente esse sistema.</w:t>
        </w:r>
      </w:ins>
    </w:p>
    <w:p w:rsidR="006E2F71" w:rsidRDefault="006E2F71" w:rsidP="006E2F71">
      <w:pPr>
        <w:rPr>
          <w:ins w:id="2156" w:author="User" w:date="2015-04-04T21:09:00Z"/>
        </w:rPr>
      </w:pPr>
      <w:ins w:id="2157" w:author="User" w:date="2015-04-04T21:09:00Z">
        <w:r>
          <w:tab/>
          <w:t>O motivo de não utilizarem, seria a falta de informação sobre o mesmo, pois não foi implantado corretamente nas escolas.</w:t>
        </w:r>
      </w:ins>
    </w:p>
    <w:p w:rsidR="006E2F71" w:rsidRDefault="006E2F71" w:rsidP="006E2F71">
      <w:pPr>
        <w:rPr>
          <w:ins w:id="2158" w:author="User" w:date="2015-04-04T21:09:00Z"/>
        </w:rPr>
      </w:pPr>
      <w:ins w:id="2159" w:author="User" w:date="2015-04-04T21:09:00Z">
        <w:r>
          <w:tab/>
          <w:t>Esse sistema contém algumas funcionalidades que ajudam no trabalho desses usuários, porém o acesso dos responsáveis a ele não é possível. Sendo assim o acompanhamento e aproximação na evolução escolar dos filhos não é permitida.</w:t>
        </w:r>
      </w:ins>
    </w:p>
    <w:p w:rsidR="006E2F71" w:rsidRDefault="006E2F71" w:rsidP="006E2F71">
      <w:pPr>
        <w:rPr>
          <w:ins w:id="2160" w:author="User" w:date="2015-04-04T21:09:00Z"/>
        </w:rPr>
      </w:pPr>
      <w:ins w:id="2161" w:author="User" w:date="2015-04-04T21:09:00Z">
        <w:r>
          <w:tab/>
          <w:t>Os professores não têm um ambiente onde podem postar trabalhos, provas e ocorrências, assim dificultando o trabalho do professor.</w:t>
        </w:r>
      </w:ins>
    </w:p>
    <w:p w:rsidR="00FD2372" w:rsidRDefault="006E2F71">
      <w:pPr>
        <w:pPrChange w:id="2162" w:author="User" w:date="2015-04-04T21:09:00Z">
          <w:pPr>
            <w:pStyle w:val="Ttulo3"/>
          </w:pPr>
        </w:pPrChange>
      </w:pPr>
      <w:ins w:id="2163" w:author="User" w:date="2015-04-04T21:09:00Z">
        <w:r>
          <w:tab/>
          <w:t xml:space="preserve">Gestores não têm a visão de evolução da escola, secretárias não conseguem fazer todo trabalho em um único sistema, sendo assim causa lentidão no trabalho dos usuários </w:t>
        </w:r>
        <w:proofErr w:type="gramStart"/>
        <w:r>
          <w:t>envolvidos</w:t>
        </w:r>
      </w:ins>
      <w:proofErr w:type="gramEnd"/>
    </w:p>
    <w:p w:rsidR="003234FD" w:rsidRPr="00155A58" w:rsidRDefault="003B70D3" w:rsidP="001B2DB6">
      <w:pPr>
        <w:rPr>
          <w:color w:val="FF0000"/>
        </w:rPr>
      </w:pPr>
      <w:r>
        <w:rPr>
          <w:color w:val="FF0000"/>
        </w:rPr>
        <w:t>Detalhar</w:t>
      </w:r>
      <w:r w:rsidR="003234FD" w:rsidRPr="00155A58">
        <w:rPr>
          <w:color w:val="FF0000"/>
        </w:rPr>
        <w:t xml:space="preserve"> o ambiente de trabalho do usuário-alvo. </w:t>
      </w:r>
      <w:proofErr w:type="gramStart"/>
      <w:r w:rsidR="000156CA" w:rsidRPr="000156CA">
        <w:rPr>
          <w:color w:val="0000FF"/>
        </w:rPr>
        <w:t>Exemplo</w:t>
      </w:r>
      <w:r w:rsidR="003234FD" w:rsidRPr="000156CA">
        <w:rPr>
          <w:color w:val="0000FF"/>
        </w:rPr>
        <w:t>:</w:t>
      </w:r>
      <w:proofErr w:type="gramEnd"/>
      <w:r w:rsidR="003234FD" w:rsidRPr="000156CA">
        <w:rPr>
          <w:color w:val="0000FF"/>
        </w:rPr>
        <w:t xml:space="preserve">Número de pessoas envolvidas na execução da tarefa? Isso está mudando?Qual é a duração de um ciclo de tarefas? Qual é o tempo </w:t>
      </w:r>
      <w:r w:rsidR="003234FD" w:rsidRPr="000156CA">
        <w:rPr>
          <w:color w:val="0000FF"/>
        </w:rPr>
        <w:lastRenderedPageBreak/>
        <w:t>gasto em cada atividade? Isso está mudando?Existem restrições ambientais exclusivas: telefone celular, ambientes ao ar livre, uso em aeronaves e assim por diante?Que plataformas de sistema são utilizadas hoje? Quais são as futuras plataformas?Que outros aplicativos estão em uso? É necessário que o seu aplicativo interaja com eles?Este é o ponto em que podem ser incluídos fragmentos do Modelo de Negócios para resumir a tar</w:t>
      </w:r>
      <w:r w:rsidR="00155A58" w:rsidRPr="000156CA">
        <w:rPr>
          <w:color w:val="0000FF"/>
        </w:rPr>
        <w:t>efa e os papéis envolvidos etc.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2164" w:name="_Toc512930913"/>
      <w:bookmarkStart w:id="2165" w:name="_Toc452813588"/>
      <w:bookmarkStart w:id="2166" w:name="_Toc18208272"/>
      <w:bookmarkStart w:id="2167" w:name="_Toc416018479"/>
      <w:r>
        <w:t>Resumo das Principais Necessidades dos Usuários</w:t>
      </w:r>
      <w:bookmarkEnd w:id="2164"/>
      <w:bookmarkEnd w:id="2165"/>
      <w:bookmarkEnd w:id="2166"/>
      <w:bookmarkEnd w:id="2167"/>
    </w:p>
    <w:p w:rsidR="003234FD" w:rsidRPr="00155A58" w:rsidRDefault="003B70D3" w:rsidP="001B2DB6">
      <w:pPr>
        <w:rPr>
          <w:color w:val="FF0000"/>
        </w:rPr>
      </w:pPr>
      <w:r>
        <w:rPr>
          <w:color w:val="FF0000"/>
        </w:rPr>
        <w:t>Relacionar o</w:t>
      </w:r>
      <w:r w:rsidR="003234FD" w:rsidRPr="00155A58">
        <w:rPr>
          <w:color w:val="FF0000"/>
        </w:rPr>
        <w:t>s principais problemas com as soluções existentes conforme o ponto de vista do usuário. Para cada problema, esclareça os seguintes pontos:</w:t>
      </w:r>
    </w:p>
    <w:p w:rsidR="00155A58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Quai</w:t>
      </w:r>
      <w:r w:rsidR="00155A58" w:rsidRPr="00155A58">
        <w:rPr>
          <w:color w:val="FF0000"/>
        </w:rPr>
        <w:t>s são as causas deste problema?</w:t>
      </w:r>
    </w:p>
    <w:p w:rsidR="003234FD" w:rsidRPr="00155A58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Como ele está sendo resolvido agora?</w:t>
      </w:r>
    </w:p>
    <w:p w:rsidR="003234FD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Que soluções</w:t>
      </w:r>
      <w:r w:rsidR="00155A58">
        <w:rPr>
          <w:color w:val="FF0000"/>
        </w:rPr>
        <w:t xml:space="preserve"> o usuário deseja?</w:t>
      </w:r>
    </w:p>
    <w:p w:rsidR="00155A58" w:rsidRPr="00194E7D" w:rsidRDefault="00155A58" w:rsidP="001B2DB6">
      <w:pPr>
        <w:rPr>
          <w:color w:val="0000FF"/>
        </w:rPr>
      </w:pPr>
    </w:p>
    <w:p w:rsidR="003234FD" w:rsidRPr="00924A08" w:rsidRDefault="003B70D3" w:rsidP="001B2DB6">
      <w:pPr>
        <w:rPr>
          <w:color w:val="FF0000"/>
        </w:rPr>
      </w:pPr>
      <w:r>
        <w:rPr>
          <w:color w:val="FF0000"/>
        </w:rPr>
        <w:t>Apresentar</w:t>
      </w:r>
      <w:r w:rsidR="003234FD" w:rsidRPr="00924A08">
        <w:rPr>
          <w:color w:val="FF0000"/>
        </w:rPr>
        <w:t>a tabela a seguir</w:t>
      </w:r>
    </w:p>
    <w:p w:rsidR="001B2DB6" w:rsidRDefault="0006315B" w:rsidP="006E2F71">
      <w:pPr>
        <w:pStyle w:val="Legenda"/>
        <w:rPr>
          <w:ins w:id="2168" w:author="User" w:date="2015-04-04T21:07:00Z"/>
        </w:rPr>
      </w:pPr>
      <w:bookmarkStart w:id="2169" w:name="_Toc416018518"/>
      <w:del w:id="2170" w:author="User" w:date="2015-04-04T21:08:00Z">
        <w:r w:rsidDel="006E2F71">
          <w:delText xml:space="preserve">Tabela </w:delText>
        </w:r>
        <w:r w:rsidR="00590206" w:rsidDel="006E2F71">
          <w:fldChar w:fldCharType="begin"/>
        </w:r>
        <w:r w:rsidR="00883C4F" w:rsidDel="006E2F71">
          <w:delInstrText xml:space="preserve"> SEQ Tabela \* ARABIC </w:delInstrText>
        </w:r>
        <w:r w:rsidR="00590206" w:rsidDel="006E2F71">
          <w:fldChar w:fldCharType="separate"/>
        </w:r>
      </w:del>
      <w:del w:id="2171" w:author="User" w:date="2015-04-04T19:50:00Z">
        <w:r w:rsidR="004A46AC" w:rsidDel="00E640C8">
          <w:rPr>
            <w:noProof/>
          </w:rPr>
          <w:delText>1</w:delText>
        </w:r>
      </w:del>
      <w:del w:id="2172" w:author="User" w:date="2015-04-04T21:08:00Z">
        <w:r w:rsidR="00590206" w:rsidDel="006E2F71">
          <w:rPr>
            <w:noProof/>
          </w:rPr>
          <w:fldChar w:fldCharType="end"/>
        </w:r>
        <w:r w:rsidR="000156CA" w:rsidDel="006E2F71">
          <w:delText>-</w:delText>
        </w:r>
        <w:r w:rsidDel="006E2F71">
          <w:delText>Principais Necessidades dos Usuários</w:delText>
        </w:r>
      </w:del>
      <w:ins w:id="2173" w:author="User" w:date="2015-04-04T21:08:00Z">
        <w:r w:rsidR="006E2F71">
          <w:t xml:space="preserve">Tabela </w:t>
        </w:r>
        <w:r w:rsidR="00590206">
          <w:fldChar w:fldCharType="begin"/>
        </w:r>
        <w:r w:rsidR="006E2F71">
          <w:instrText xml:space="preserve"> SEQ Tabela \* ARABIC </w:instrText>
        </w:r>
      </w:ins>
      <w:r w:rsidR="00590206">
        <w:fldChar w:fldCharType="separate"/>
      </w:r>
      <w:ins w:id="2174" w:author="User" w:date="2015-04-04T21:08:00Z">
        <w:r w:rsidR="006E2F71">
          <w:rPr>
            <w:noProof/>
          </w:rPr>
          <w:t>6</w:t>
        </w:r>
        <w:r w:rsidR="00590206">
          <w:fldChar w:fldCharType="end"/>
        </w:r>
        <w:r w:rsidR="006E2F71">
          <w:t xml:space="preserve"> - Principais Necessidades dos Usuários</w:t>
        </w:r>
      </w:ins>
      <w:bookmarkEnd w:id="2169"/>
    </w:p>
    <w:p w:rsidR="00FD2372" w:rsidRDefault="006E2F71">
      <w:pPr>
        <w:pPrChange w:id="2175" w:author="User" w:date="2015-04-04T21:07:00Z">
          <w:pPr>
            <w:pStyle w:val="Legenda"/>
          </w:pPr>
        </w:pPrChange>
      </w:pPr>
      <w:ins w:id="2176" w:author="User" w:date="2015-04-04T21:07:00Z">
        <w:r>
          <w:object w:dxaOrig="9479" w:dyaOrig="11267">
            <v:shape id="_x0000_i1026" type="#_x0000_t75" style="width:474pt;height:563.4pt" o:ole="">
              <v:imagedata r:id="rId23" o:title=""/>
            </v:shape>
            <o:OLEObject Type="Embed" ProgID="Word.Document.12" ShapeID="_x0000_i1026" DrawAspect="Content" ObjectID="_1489766605" r:id="rId24">
              <o:FieldCodes>\s</o:FieldCodes>
            </o:OLEObject>
          </w:object>
        </w:r>
      </w:ins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943"/>
        <w:gridCol w:w="1418"/>
        <w:gridCol w:w="2268"/>
        <w:gridCol w:w="2835"/>
      </w:tblGrid>
      <w:tr w:rsidR="00366693" w:rsidTr="00F12F17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del w:id="2177" w:author="User" w:date="2015-04-05T18:44:00Z">
              <w:r w:rsidDel="009C146E">
                <w:rPr>
                  <w:b/>
                  <w:bCs/>
                </w:rPr>
                <w:delText>Necessidade</w:delText>
              </w:r>
            </w:del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del w:id="2178" w:author="User" w:date="2015-04-05T18:44:00Z">
              <w:r w:rsidDel="009C146E">
                <w:rPr>
                  <w:b/>
                  <w:bCs/>
                </w:rPr>
                <w:delText>Prioridade</w:delText>
              </w:r>
            </w:del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del w:id="2179" w:author="User" w:date="2015-04-05T18:44:00Z">
              <w:r w:rsidDel="009C146E">
                <w:rPr>
                  <w:b/>
                  <w:bCs/>
                </w:rPr>
                <w:delText>Solução Atual</w:delText>
              </w:r>
            </w:del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del w:id="2180" w:author="User" w:date="2015-04-05T18:44:00Z">
              <w:r w:rsidDel="009C146E">
                <w:rPr>
                  <w:b/>
                  <w:bCs/>
                </w:rPr>
                <w:delText>Soluções Propostas</w:delText>
              </w:r>
            </w:del>
          </w:p>
        </w:tc>
      </w:tr>
      <w:tr w:rsidR="00366693" w:rsidTr="00BB74A3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Pr="00155A58" w:rsidRDefault="00155A58" w:rsidP="00155A58">
            <w:pPr>
              <w:pStyle w:val="Corpodetexto"/>
              <w:rPr>
                <w:color w:val="0000FF"/>
              </w:rPr>
            </w:pPr>
            <w:del w:id="2181" w:author="User" w:date="2015-04-05T18:44:00Z">
              <w:r w:rsidDel="009C146E">
                <w:rPr>
                  <w:color w:val="0000FF"/>
                </w:rPr>
                <w:delText>Alta, M</w:delText>
              </w:r>
              <w:r w:rsidR="00D95434" w:rsidRPr="00155A58" w:rsidDel="009C146E">
                <w:rPr>
                  <w:color w:val="0000FF"/>
                </w:rPr>
                <w:delText xml:space="preserve">édiaou </w:delText>
              </w:r>
              <w:r w:rsidDel="009C146E">
                <w:rPr>
                  <w:color w:val="0000FF"/>
                </w:rPr>
                <w:delText>B</w:delText>
              </w:r>
              <w:r w:rsidR="00D95434" w:rsidRPr="00155A58" w:rsidDel="009C146E">
                <w:rPr>
                  <w:color w:val="0000FF"/>
                </w:rPr>
                <w:delText>aixa</w:delText>
              </w:r>
            </w:del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</w:tr>
      <w:tr w:rsidR="00366693" w:rsidTr="00BB74A3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Pr="00155A58" w:rsidRDefault="00155A58" w:rsidP="004D2F1F">
            <w:pPr>
              <w:pStyle w:val="Corpodetexto"/>
              <w:rPr>
                <w:color w:val="0000FF"/>
              </w:rPr>
            </w:pPr>
            <w:del w:id="2182" w:author="User" w:date="2015-04-05T18:44:00Z">
              <w:r w:rsidDel="009C146E">
                <w:rPr>
                  <w:color w:val="0000FF"/>
                </w:rPr>
                <w:delText xml:space="preserve">Alta, </w:delText>
              </w:r>
              <w:r w:rsidDel="009C146E">
                <w:rPr>
                  <w:color w:val="0000FF"/>
                </w:rPr>
                <w:lastRenderedPageBreak/>
                <w:delText>M</w:delText>
              </w:r>
              <w:r w:rsidRPr="00155A58" w:rsidDel="009C146E">
                <w:rPr>
                  <w:color w:val="0000FF"/>
                </w:rPr>
                <w:delText xml:space="preserve">édiaou </w:delText>
              </w:r>
              <w:r w:rsidDel="009C146E">
                <w:rPr>
                  <w:color w:val="0000FF"/>
                </w:rPr>
                <w:delText>B</w:delText>
              </w:r>
              <w:r w:rsidRPr="00155A58" w:rsidDel="009C146E">
                <w:rPr>
                  <w:color w:val="0000FF"/>
                </w:rPr>
                <w:delText>aixa</w:delText>
              </w:r>
            </w:del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66693" w:rsidRDefault="00366693" w:rsidP="004D2F1F">
            <w:pPr>
              <w:pStyle w:val="Corpodetexto"/>
            </w:pP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2183" w:name="_Toc512930914"/>
      <w:bookmarkStart w:id="2184" w:name="_Toc452813589"/>
      <w:bookmarkStart w:id="2185" w:name="_Toc18208273"/>
      <w:bookmarkStart w:id="2186" w:name="_Toc416018480"/>
      <w:r>
        <w:t>Alternativas e Concorrência</w:t>
      </w:r>
      <w:bookmarkEnd w:id="2183"/>
      <w:bookmarkEnd w:id="2184"/>
      <w:bookmarkEnd w:id="2185"/>
      <w:bookmarkEnd w:id="2186"/>
    </w:p>
    <w:p w:rsidR="006E2F71" w:rsidRPr="006E2F71" w:rsidRDefault="00206134" w:rsidP="006E2F71">
      <w:pPr>
        <w:rPr>
          <w:ins w:id="2187" w:author="User" w:date="2015-04-04T21:10:00Z"/>
          <w:color w:val="FF0000"/>
        </w:rPr>
      </w:pPr>
      <w:ins w:id="2188" w:author="User" w:date="2015-04-05T18:06:00Z">
        <w:r>
          <w:rPr>
            <w:color w:val="FF0000"/>
          </w:rPr>
          <w:tab/>
        </w:r>
      </w:ins>
      <w:ins w:id="2189" w:author="User" w:date="2015-04-04T21:10:00Z">
        <w:r w:rsidR="006E2F71" w:rsidRPr="006E2F71">
          <w:rPr>
            <w:color w:val="FF0000"/>
          </w:rPr>
          <w:t xml:space="preserve">As alternativas disponíveis para os envolvidos hoje estão em crescente evolução, há programas gratuitos para escolas pequenas e ainda programas de baixo custo para escolas maiores. </w:t>
        </w:r>
      </w:ins>
    </w:p>
    <w:p w:rsidR="006E2F71" w:rsidRPr="006E2F71" w:rsidRDefault="006E2F71" w:rsidP="006E2F71">
      <w:pPr>
        <w:rPr>
          <w:ins w:id="2190" w:author="User" w:date="2015-04-04T21:10:00Z"/>
          <w:color w:val="FF0000"/>
        </w:rPr>
      </w:pPr>
      <w:ins w:id="2191" w:author="User" w:date="2015-04-04T21:10:00Z">
        <w:r w:rsidRPr="006E2F71">
          <w:rPr>
            <w:color w:val="FF0000"/>
          </w:rPr>
          <w:tab/>
          <w:t xml:space="preserve">No entanto, são as escolas que possuem uma administração centrada no Diretor da Escola, que tem formação acadêmica em pedagogia e não se atualiza no mercado quanto </w:t>
        </w:r>
        <w:proofErr w:type="gramStart"/>
        <w:r w:rsidRPr="006E2F71">
          <w:rPr>
            <w:color w:val="FF0000"/>
          </w:rPr>
          <w:t>as</w:t>
        </w:r>
        <w:proofErr w:type="gramEnd"/>
        <w:r w:rsidRPr="006E2F71">
          <w:rPr>
            <w:color w:val="FF0000"/>
          </w:rPr>
          <w:t xml:space="preserve"> opções de ferramentas e bibliografias para melhoria de sua gestão.</w:t>
        </w:r>
      </w:ins>
    </w:p>
    <w:p w:rsidR="006E2F71" w:rsidRPr="006E2F71" w:rsidRDefault="006E2F71" w:rsidP="006E2F71">
      <w:pPr>
        <w:rPr>
          <w:ins w:id="2192" w:author="User" w:date="2015-04-04T21:10:00Z"/>
          <w:color w:val="FF0000"/>
        </w:rPr>
      </w:pPr>
      <w:ins w:id="2193" w:author="User" w:date="2015-04-04T21:10:00Z">
        <w:r w:rsidRPr="006E2F71">
          <w:rPr>
            <w:color w:val="FF0000"/>
          </w:rPr>
          <w:tab/>
          <w:t xml:space="preserve">Há ferramentas específicas para escolas de educação infantil, escola de idiomas, e até </w:t>
        </w:r>
        <w:proofErr w:type="spellStart"/>
        <w:proofErr w:type="gramStart"/>
        <w:r w:rsidRPr="006E2F71">
          <w:rPr>
            <w:color w:val="FF0000"/>
          </w:rPr>
          <w:t>auto-escolas</w:t>
        </w:r>
        <w:proofErr w:type="spellEnd"/>
        <w:proofErr w:type="gramEnd"/>
        <w:r w:rsidRPr="006E2F71">
          <w:rPr>
            <w:color w:val="FF0000"/>
          </w:rPr>
          <w:t>, escolas para a carteira de habilitação, bem estruturadas. Inclusive algumas franquias de escolas de idiomas já possuem sistema de controle e manutenção de clientes (alunos) baseados nas práticas de CRM e ERP.</w:t>
        </w:r>
      </w:ins>
    </w:p>
    <w:p w:rsidR="006E2F71" w:rsidRPr="006E2F71" w:rsidRDefault="006E2F71" w:rsidP="006E2F71">
      <w:pPr>
        <w:rPr>
          <w:ins w:id="2194" w:author="User" w:date="2015-04-04T21:10:00Z"/>
          <w:color w:val="FF0000"/>
        </w:rPr>
      </w:pPr>
      <w:ins w:id="2195" w:author="User" w:date="2015-04-04T21:10:00Z">
        <w:r w:rsidRPr="006E2F71">
          <w:rPr>
            <w:color w:val="FF0000"/>
          </w:rPr>
          <w:tab/>
          <w:t>As opções no mercado são inúmeras e requerem uma pesquisa apurada, comparando o que a escola necessita e o que os sistemas oferecem.</w:t>
        </w:r>
      </w:ins>
    </w:p>
    <w:p w:rsidR="006E2F71" w:rsidRDefault="006E2F71" w:rsidP="006E2F71">
      <w:pPr>
        <w:rPr>
          <w:ins w:id="2196" w:author="User" w:date="2015-04-04T21:10:00Z"/>
          <w:color w:val="FF0000"/>
        </w:rPr>
      </w:pPr>
      <w:ins w:id="2197" w:author="User" w:date="2015-04-04T21:10:00Z">
        <w:r w:rsidRPr="006E2F71">
          <w:rPr>
            <w:color w:val="FF0000"/>
          </w:rPr>
          <w:tab/>
          <w:t xml:space="preserve">A Secretaria de Educação do Estado de São Paulo em 2014 iniciou a implantação do seu sistema escolar digital, totalmente on-line, com ao registro de frequência (chamada) dos alunos diária via internet, com a possibilidade dos pais acessarem essa informação, além do conteúdo aplicado em sala, nomes dos professores e atividade extracurriculares. </w:t>
        </w:r>
      </w:ins>
    </w:p>
    <w:p w:rsidR="003234FD" w:rsidRPr="00194E7D" w:rsidRDefault="006E2F71" w:rsidP="006E2F71">
      <w:pPr>
        <w:rPr>
          <w:color w:val="FF0000"/>
        </w:rPr>
      </w:pPr>
      <w:ins w:id="2198" w:author="User" w:date="2015-04-04T21:11:00Z">
        <w:r>
          <w:rPr>
            <w:color w:val="FF0000"/>
          </w:rPr>
          <w:tab/>
        </w:r>
      </w:ins>
      <w:ins w:id="2199" w:author="User" w:date="2015-04-04T21:10:00Z">
        <w:r w:rsidRPr="006E2F71">
          <w:rPr>
            <w:color w:val="FF0000"/>
          </w:rPr>
          <w:t xml:space="preserve">Além disso, o sistema da Secretaria da Educação do Estado de São Paulo estará integrado com as outras secretarias estaduais, como </w:t>
        </w:r>
        <w:proofErr w:type="gramStart"/>
        <w:r w:rsidRPr="006E2F71">
          <w:rPr>
            <w:color w:val="FF0000"/>
          </w:rPr>
          <w:t>por exemplo</w:t>
        </w:r>
        <w:proofErr w:type="gramEnd"/>
        <w:r w:rsidRPr="006E2F71">
          <w:rPr>
            <w:color w:val="FF0000"/>
          </w:rPr>
          <w:t xml:space="preserve"> Secretaria de Segurança Pública Estadual, que pode, por exemplo acessar a foto e as informações do aluno, em caso de necessidade.</w:t>
        </w:r>
      </w:ins>
      <w:r w:rsidR="003234FD" w:rsidRPr="00194E7D">
        <w:rPr>
          <w:color w:val="FF0000"/>
        </w:rPr>
        <w:t>Identifi</w:t>
      </w:r>
      <w:r w:rsidR="003B70D3">
        <w:rPr>
          <w:color w:val="FF0000"/>
        </w:rPr>
        <w:t xml:space="preserve">car </w:t>
      </w:r>
      <w:r w:rsidR="003234FD" w:rsidRPr="00194E7D">
        <w:rPr>
          <w:color w:val="FF0000"/>
        </w:rPr>
        <w:t xml:space="preserve">as alternativas que o </w:t>
      </w:r>
      <w:r w:rsidR="000156CA">
        <w:rPr>
          <w:color w:val="FF0000"/>
        </w:rPr>
        <w:t>usuário</w:t>
      </w:r>
      <w:r w:rsidR="003234FD" w:rsidRPr="00194E7D">
        <w:rPr>
          <w:color w:val="FF0000"/>
        </w:rPr>
        <w:t xml:space="preserve"> considera disponíveis. Entre elas podem estar incluídas a compra de um produto </w:t>
      </w:r>
      <w:r w:rsidR="000156CA">
        <w:rPr>
          <w:color w:val="FF0000"/>
        </w:rPr>
        <w:t>pronto (pacote de software)</w:t>
      </w:r>
      <w:r w:rsidR="003234FD" w:rsidRPr="00194E7D">
        <w:rPr>
          <w:color w:val="FF0000"/>
        </w:rPr>
        <w:t xml:space="preserve">, a criação de uma solução local ou a simples manutenção do </w:t>
      </w:r>
      <w:r w:rsidR="003234FD" w:rsidRPr="00194E7D">
        <w:rPr>
          <w:i/>
          <w:color w:val="FF0000"/>
        </w:rPr>
        <w:t xml:space="preserve">status </w:t>
      </w:r>
      <w:proofErr w:type="spellStart"/>
      <w:r w:rsidR="003234FD" w:rsidRPr="00194E7D">
        <w:rPr>
          <w:i/>
          <w:color w:val="FF0000"/>
        </w:rPr>
        <w:t>quo</w:t>
      </w:r>
      <w:proofErr w:type="spellEnd"/>
      <w:r w:rsidR="003234FD" w:rsidRPr="00194E7D">
        <w:rPr>
          <w:color w:val="FF0000"/>
        </w:rPr>
        <w:t>. Liste todas as opções conhecidas que a concorrência oferece ou que podem se tornar disponíveis. Inclua os principais pontos fortes e pontos fracos de cada concorrente segundo o ponto de vista do usuário final.</w:t>
      </w:r>
    </w:p>
    <w:p w:rsidR="009B1104" w:rsidRPr="001B2DB6" w:rsidRDefault="009B1104" w:rsidP="001B2DB6">
      <w:pPr>
        <w:rPr>
          <w:color w:val="0000FF"/>
        </w:rPr>
      </w:pPr>
    </w:p>
    <w:p w:rsidR="003234FD" w:rsidRDefault="003234FD" w:rsidP="004C7509">
      <w:pPr>
        <w:pStyle w:val="Ttulo3"/>
      </w:pPr>
      <w:bookmarkStart w:id="2200" w:name="_Toc512930915"/>
      <w:bookmarkStart w:id="2201" w:name="_Toc452813590"/>
      <w:bookmarkStart w:id="2202" w:name="_Toc436203387"/>
      <w:bookmarkStart w:id="2203" w:name="_Toc18208274"/>
      <w:bookmarkStart w:id="2204" w:name="_Toc416018481"/>
      <w:bookmarkEnd w:id="2142"/>
      <w:r>
        <w:lastRenderedPageBreak/>
        <w:t xml:space="preserve">Visão </w:t>
      </w:r>
      <w:r w:rsidRPr="003234FD">
        <w:t>Geral</w:t>
      </w:r>
      <w:r>
        <w:t xml:space="preserve"> do Produto</w:t>
      </w:r>
      <w:bookmarkEnd w:id="2200"/>
      <w:bookmarkEnd w:id="2201"/>
      <w:bookmarkEnd w:id="2202"/>
      <w:bookmarkEnd w:id="2203"/>
      <w:bookmarkEnd w:id="2204"/>
    </w:p>
    <w:p w:rsidR="006E2F71" w:rsidRPr="006E2F71" w:rsidRDefault="006E2F71" w:rsidP="006E2F71">
      <w:pPr>
        <w:rPr>
          <w:ins w:id="2205" w:author="User" w:date="2015-04-04T21:11:00Z"/>
          <w:color w:val="FF0000"/>
        </w:rPr>
      </w:pPr>
      <w:ins w:id="2206" w:author="User" w:date="2015-04-04T21:11:00Z">
        <w:r>
          <w:rPr>
            <w:color w:val="FF0000"/>
          </w:rPr>
          <w:tab/>
        </w:r>
        <w:r w:rsidRPr="006E2F71">
          <w:rPr>
            <w:color w:val="FF0000"/>
          </w:rPr>
          <w:t xml:space="preserve">Com todos os recursos propostos, a perspectiva do sistema é atender e </w:t>
        </w:r>
        <w:proofErr w:type="gramStart"/>
        <w:r w:rsidRPr="006E2F71">
          <w:rPr>
            <w:color w:val="FF0000"/>
          </w:rPr>
          <w:t>otimizar</w:t>
        </w:r>
        <w:proofErr w:type="gramEnd"/>
        <w:r w:rsidRPr="006E2F71">
          <w:rPr>
            <w:color w:val="FF0000"/>
          </w:rPr>
          <w:t xml:space="preserve"> todo o trabalho dos funcionários das escolas, podendo ajudar na melhoria da educação, controlar seus alunos com sistemas de frequência rígido, com agilidade no acesso aos responsáveis. O nosso objetivo maior é melhorar o acompanhamento dos responsáveis ao processo escolar do aluno, seu filho.</w:t>
        </w:r>
      </w:ins>
    </w:p>
    <w:p w:rsidR="001B2DB6" w:rsidRPr="003B70D3" w:rsidRDefault="006E2F71" w:rsidP="006E2F71">
      <w:pPr>
        <w:rPr>
          <w:color w:val="FF0000"/>
        </w:rPr>
      </w:pPr>
      <w:ins w:id="2207" w:author="User" w:date="2015-04-04T21:11:00Z">
        <w:r w:rsidRPr="006E2F71">
          <w:rPr>
            <w:color w:val="FF0000"/>
          </w:rPr>
          <w:tab/>
          <w:t xml:space="preserve">Sempre contando com os envolvidos para que possam utilizar o sistema e fazer que as práticas manuais se transformem em digitais. No processo de implantação, os usuários reconhecem a facilidade e agilidade do processo de inserção, consulta e alteração de informações, estimulando o </w:t>
        </w:r>
        <w:proofErr w:type="spellStart"/>
        <w:r w:rsidRPr="006E2F71">
          <w:rPr>
            <w:color w:val="FF0000"/>
          </w:rPr>
          <w:t>auto-aprendizado</w:t>
        </w:r>
        <w:proofErr w:type="spellEnd"/>
        <w:r w:rsidRPr="006E2F71">
          <w:rPr>
            <w:color w:val="FF0000"/>
          </w:rPr>
          <w:t xml:space="preserve"> do uso do sistema, e o comprometimento como o processo escolar dos alunos tornar-se-á mais dinâmico e </w:t>
        </w:r>
        <w:proofErr w:type="gramStart"/>
        <w:r w:rsidRPr="006E2F71">
          <w:rPr>
            <w:color w:val="FF0000"/>
          </w:rPr>
          <w:t>confiável.</w:t>
        </w:r>
      </w:ins>
      <w:proofErr w:type="gramEnd"/>
      <w:r w:rsidR="003B70D3" w:rsidRPr="003B70D3">
        <w:rPr>
          <w:color w:val="FF0000"/>
        </w:rPr>
        <w:t xml:space="preserve">Apresentar </w:t>
      </w:r>
      <w:r w:rsidR="003234FD" w:rsidRPr="003B70D3">
        <w:rPr>
          <w:color w:val="FF0000"/>
        </w:rPr>
        <w:t xml:space="preserve">uma visão de </w:t>
      </w:r>
      <w:r w:rsidR="000156CA">
        <w:rPr>
          <w:color w:val="FF0000"/>
        </w:rPr>
        <w:t>nível superior dos recursos do Produto, interfaces com outros A</w:t>
      </w:r>
      <w:r w:rsidR="003234FD" w:rsidRPr="003B70D3">
        <w:rPr>
          <w:color w:val="FF0000"/>
        </w:rPr>
        <w:t>plicativos e config</w:t>
      </w:r>
      <w:r w:rsidR="000156CA">
        <w:rPr>
          <w:color w:val="FF0000"/>
        </w:rPr>
        <w:t>urações de S</w:t>
      </w:r>
      <w:r w:rsidR="003234FD" w:rsidRPr="003B70D3">
        <w:rPr>
          <w:color w:val="FF0000"/>
        </w:rPr>
        <w:t xml:space="preserve">istema. Ela geralmente é constituída </w:t>
      </w:r>
      <w:r w:rsidR="003B70D3">
        <w:rPr>
          <w:color w:val="FF0000"/>
        </w:rPr>
        <w:t>de 2</w:t>
      </w:r>
      <w:r w:rsidR="003234FD" w:rsidRPr="003B70D3">
        <w:rPr>
          <w:color w:val="FF0000"/>
        </w:rPr>
        <w:t xml:space="preserve">subseções: </w:t>
      </w:r>
      <w:r w:rsidR="003234FD" w:rsidRPr="00194E7D">
        <w:rPr>
          <w:color w:val="FF0000"/>
        </w:rPr>
        <w:t xml:space="preserve">Perspectiva do </w:t>
      </w:r>
      <w:r w:rsidR="003B70D3">
        <w:rPr>
          <w:color w:val="FF0000"/>
        </w:rPr>
        <w:t>P</w:t>
      </w:r>
      <w:r w:rsidR="003234FD" w:rsidRPr="00194E7D">
        <w:rPr>
          <w:color w:val="FF0000"/>
        </w:rPr>
        <w:t>roduto</w:t>
      </w:r>
      <w:r w:rsidR="003B70D3">
        <w:rPr>
          <w:color w:val="FF0000"/>
        </w:rPr>
        <w:t xml:space="preserve"> e </w:t>
      </w:r>
      <w:r w:rsidR="003234FD" w:rsidRPr="00194E7D">
        <w:rPr>
          <w:color w:val="FF0000"/>
        </w:rPr>
        <w:t>Suposi</w:t>
      </w:r>
      <w:r w:rsidR="00194E7D">
        <w:rPr>
          <w:color w:val="FF0000"/>
        </w:rPr>
        <w:t xml:space="preserve">ções e </w:t>
      </w:r>
      <w:r w:rsidR="003B70D3">
        <w:rPr>
          <w:color w:val="FF0000"/>
        </w:rPr>
        <w:t>D</w:t>
      </w:r>
      <w:r w:rsidR="00194E7D">
        <w:rPr>
          <w:color w:val="FF0000"/>
        </w:rPr>
        <w:t>ependências</w:t>
      </w:r>
    </w:p>
    <w:p w:rsidR="003234FD" w:rsidRPr="000156CA" w:rsidRDefault="003234FD" w:rsidP="003B70D3">
      <w:pPr>
        <w:pStyle w:val="Ttulo4"/>
        <w:rPr>
          <w:b/>
          <w:i w:val="0"/>
          <w:sz w:val="22"/>
          <w:szCs w:val="22"/>
        </w:rPr>
      </w:pPr>
      <w:bookmarkStart w:id="2208" w:name="_Toc512930916"/>
      <w:bookmarkStart w:id="2209" w:name="_Toc452813591"/>
      <w:bookmarkStart w:id="2210" w:name="_Toc436203388"/>
      <w:bookmarkStart w:id="2211" w:name="_Toc425054391"/>
      <w:bookmarkStart w:id="2212" w:name="_Toc422186484"/>
      <w:bookmarkStart w:id="2213" w:name="_Toc346297778"/>
      <w:bookmarkStart w:id="2214" w:name="_Toc342757867"/>
      <w:bookmarkStart w:id="2215" w:name="_Toc339784266"/>
      <w:bookmarkStart w:id="2216" w:name="_Toc339783677"/>
      <w:bookmarkStart w:id="2217" w:name="_Toc323533353"/>
      <w:bookmarkStart w:id="2218" w:name="_Toc320279476"/>
      <w:bookmarkStart w:id="2219" w:name="_Toc320274603"/>
      <w:bookmarkStart w:id="2220" w:name="_Toc318088998"/>
      <w:bookmarkStart w:id="2221" w:name="_Toc18208275"/>
      <w:r w:rsidRPr="000156CA">
        <w:rPr>
          <w:b/>
          <w:i w:val="0"/>
          <w:sz w:val="22"/>
          <w:szCs w:val="22"/>
        </w:rPr>
        <w:t>Perspectiva do Produto</w:t>
      </w:r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</w:p>
    <w:p w:rsidR="006E2F71" w:rsidRPr="006E2F71" w:rsidRDefault="00206134" w:rsidP="006E2F71">
      <w:pPr>
        <w:rPr>
          <w:ins w:id="2222" w:author="User" w:date="2015-04-04T21:11:00Z"/>
          <w:color w:val="FF0000"/>
        </w:rPr>
      </w:pPr>
      <w:ins w:id="2223" w:author="User" w:date="2015-04-05T18:07:00Z">
        <w:r>
          <w:rPr>
            <w:color w:val="FF0000"/>
          </w:rPr>
          <w:tab/>
        </w:r>
      </w:ins>
      <w:ins w:id="2224" w:author="User" w:date="2015-04-04T21:11:00Z">
        <w:r w:rsidR="006E2F71" w:rsidRPr="006E2F71">
          <w:rPr>
            <w:color w:val="FF0000"/>
          </w:rPr>
          <w:t xml:space="preserve">O sistema disponibilizará vários recursos para os envolvidos, sendo eles a comodidade de acesso, podendo ser acessado de qualquer computador com acesso à internet, </w:t>
        </w:r>
        <w:proofErr w:type="spellStart"/>
        <w:r w:rsidR="006E2F71" w:rsidRPr="006E2F71">
          <w:rPr>
            <w:color w:val="FF0000"/>
          </w:rPr>
          <w:t>smartphones</w:t>
        </w:r>
        <w:proofErr w:type="spellEnd"/>
        <w:r w:rsidR="006E2F71" w:rsidRPr="006E2F71">
          <w:rPr>
            <w:color w:val="FF0000"/>
          </w:rPr>
          <w:t xml:space="preserve"> e </w:t>
        </w:r>
        <w:proofErr w:type="spellStart"/>
        <w:r w:rsidR="006E2F71" w:rsidRPr="006E2F71">
          <w:rPr>
            <w:color w:val="FF0000"/>
          </w:rPr>
          <w:t>tablets</w:t>
        </w:r>
        <w:proofErr w:type="spellEnd"/>
        <w:r w:rsidR="006E2F71" w:rsidRPr="006E2F71">
          <w:rPr>
            <w:color w:val="FF0000"/>
          </w:rPr>
          <w:t xml:space="preserve"> com interface práticas de fácil navegação.</w:t>
        </w:r>
      </w:ins>
    </w:p>
    <w:p w:rsidR="003234FD" w:rsidRPr="003B70D3" w:rsidRDefault="003B70D3" w:rsidP="001B2DB6">
      <w:pPr>
        <w:rPr>
          <w:color w:val="FF0000"/>
        </w:rPr>
      </w:pPr>
      <w:r w:rsidRPr="003B70D3">
        <w:rPr>
          <w:color w:val="FF0000"/>
        </w:rPr>
        <w:t xml:space="preserve">Apresentar </w:t>
      </w:r>
      <w:r w:rsidR="000156CA">
        <w:rPr>
          <w:color w:val="FF0000"/>
        </w:rPr>
        <w:t>o P</w:t>
      </w:r>
      <w:r w:rsidR="003234FD" w:rsidRPr="003B70D3">
        <w:rPr>
          <w:color w:val="FF0000"/>
        </w:rPr>
        <w:t xml:space="preserve">roduto na perspectiva de outros produtos relacionados </w:t>
      </w:r>
      <w:r w:rsidR="000156CA">
        <w:rPr>
          <w:color w:val="FF0000"/>
        </w:rPr>
        <w:t>e do ambiente do usuário. Se o P</w:t>
      </w:r>
      <w:r w:rsidR="003234FD" w:rsidRPr="003B70D3">
        <w:rPr>
          <w:color w:val="FF0000"/>
        </w:rPr>
        <w:t xml:space="preserve">roduto for independente e totalmente </w:t>
      </w:r>
      <w:proofErr w:type="spellStart"/>
      <w:proofErr w:type="gramStart"/>
      <w:r w:rsidR="003234FD" w:rsidRPr="003B70D3">
        <w:rPr>
          <w:color w:val="FF0000"/>
        </w:rPr>
        <w:t>auto-suficiente</w:t>
      </w:r>
      <w:proofErr w:type="spellEnd"/>
      <w:proofErr w:type="gramEnd"/>
      <w:r w:rsidR="003234FD" w:rsidRPr="003B70D3">
        <w:rPr>
          <w:color w:val="FF0000"/>
        </w:rPr>
        <w:t xml:space="preserve">, exponha isso aqui. Se o </w:t>
      </w:r>
      <w:r w:rsidR="000156CA">
        <w:rPr>
          <w:color w:val="FF0000"/>
        </w:rPr>
        <w:t>P</w:t>
      </w:r>
      <w:r w:rsidR="003234FD" w:rsidRPr="003B70D3">
        <w:rPr>
          <w:color w:val="FF0000"/>
        </w:rPr>
        <w:t>roduto for um componente de um sistema maior, esta subseção deverá relacionar como esses sistemas interagem e identificar as interfaces relevantes entre os sistemas. Uma maneira fácil de exibir os principais componentes do sistema maior, suas interconexões e interfaces externas é através de um diagrama de bloco.</w:t>
      </w:r>
    </w:p>
    <w:p w:rsidR="003234FD" w:rsidRPr="000156CA" w:rsidRDefault="003234FD" w:rsidP="003B70D3">
      <w:pPr>
        <w:pStyle w:val="Ttulo4"/>
        <w:rPr>
          <w:b/>
          <w:i w:val="0"/>
          <w:sz w:val="22"/>
          <w:szCs w:val="22"/>
        </w:rPr>
      </w:pPr>
      <w:bookmarkStart w:id="2225" w:name="_Toc512930917"/>
      <w:bookmarkStart w:id="2226" w:name="_Toc452813593"/>
      <w:bookmarkStart w:id="2227" w:name="_Toc436203390"/>
      <w:bookmarkStart w:id="2228" w:name="_Toc425054394"/>
      <w:bookmarkStart w:id="2229" w:name="_Toc422186487"/>
      <w:bookmarkStart w:id="2230" w:name="_Toc346297780"/>
      <w:bookmarkStart w:id="2231" w:name="_Toc342757869"/>
      <w:bookmarkStart w:id="2232" w:name="_Toc339784278"/>
      <w:bookmarkStart w:id="2233" w:name="_Toc339783689"/>
      <w:bookmarkStart w:id="2234" w:name="_Toc323533379"/>
      <w:bookmarkStart w:id="2235" w:name="_Toc320279510"/>
      <w:bookmarkStart w:id="2236" w:name="_Toc320274637"/>
      <w:bookmarkStart w:id="2237" w:name="_Toc318089002"/>
      <w:bookmarkStart w:id="2238" w:name="_Toc18208276"/>
      <w:r w:rsidRPr="000156CA">
        <w:rPr>
          <w:b/>
          <w:i w:val="0"/>
          <w:sz w:val="22"/>
          <w:szCs w:val="22"/>
        </w:rPr>
        <w:t>Suposições e Dependências</w:t>
      </w:r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</w:p>
    <w:p w:rsidR="006E2F71" w:rsidRDefault="00206134" w:rsidP="001B2DB6">
      <w:pPr>
        <w:rPr>
          <w:ins w:id="2239" w:author="User" w:date="2015-04-04T21:12:00Z"/>
          <w:color w:val="FF0000"/>
        </w:rPr>
      </w:pPr>
      <w:ins w:id="2240" w:author="User" w:date="2015-04-05T18:07:00Z">
        <w:r>
          <w:rPr>
            <w:color w:val="FF0000"/>
          </w:rPr>
          <w:tab/>
        </w:r>
      </w:ins>
      <w:ins w:id="2241" w:author="User" w:date="2015-04-04T21:12:00Z">
        <w:r w:rsidR="006E2F71" w:rsidRPr="006E2F71">
          <w:rPr>
            <w:color w:val="FF0000"/>
          </w:rPr>
          <w:t>Por ser um sistema WEB, o GAED – Gerenciamento de Atividades Escolar Digital requer sempre conexão com a internet, para que todo o sistema atenda às necessidades dos envolvidos requer que todos alimentem, utilizem e divulguem o sistema para toda a escola, envolvendo os pais e responsáveis para que acessem e acompanhem os dados dos alunos.</w:t>
        </w:r>
      </w:ins>
    </w:p>
    <w:p w:rsidR="006E2F71" w:rsidRDefault="006E2F71" w:rsidP="001B2DB6">
      <w:pPr>
        <w:rPr>
          <w:ins w:id="2242" w:author="User" w:date="2015-04-04T21:12:00Z"/>
          <w:color w:val="FF0000"/>
        </w:rPr>
      </w:pPr>
    </w:p>
    <w:p w:rsidR="003234FD" w:rsidRPr="003B70D3" w:rsidRDefault="003B70D3" w:rsidP="001B2DB6">
      <w:pPr>
        <w:rPr>
          <w:color w:val="FF0000"/>
        </w:rPr>
      </w:pPr>
      <w:r w:rsidRPr="003B70D3">
        <w:rPr>
          <w:color w:val="FF0000"/>
        </w:rPr>
        <w:t>Apresentar</w:t>
      </w:r>
      <w:r w:rsidR="00BB74A3" w:rsidRPr="003B70D3">
        <w:rPr>
          <w:color w:val="FF0000"/>
        </w:rPr>
        <w:t xml:space="preserve"> as suposições e dependências que você assumiu para especificar seu sistema, e </w:t>
      </w:r>
      <w:r w:rsidR="003234FD" w:rsidRPr="003B70D3">
        <w:rPr>
          <w:color w:val="FF0000"/>
        </w:rPr>
        <w:t xml:space="preserve">que, se mudadas, alterarão o documento. </w:t>
      </w:r>
      <w:r w:rsidR="003234FD" w:rsidRPr="000156CA">
        <w:rPr>
          <w:color w:val="0000FF"/>
        </w:rPr>
        <w:t xml:space="preserve">Por exemplo, uma suposição poderá estabelecer que um sistema operacional específico </w:t>
      </w:r>
      <w:proofErr w:type="gramStart"/>
      <w:r w:rsidR="003234FD" w:rsidRPr="000156CA">
        <w:rPr>
          <w:color w:val="0000FF"/>
        </w:rPr>
        <w:t>estará</w:t>
      </w:r>
      <w:proofErr w:type="gramEnd"/>
      <w:r w:rsidR="003234FD" w:rsidRPr="000156CA">
        <w:rPr>
          <w:color w:val="0000FF"/>
        </w:rPr>
        <w:t xml:space="preserve"> disponível para o hardware projetado para o produto de software. Se o sistema operacional não estiver disponível, o documento de deverá ser mudado.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BF10CB" w:rsidP="004C7509">
      <w:pPr>
        <w:pStyle w:val="Ttulo3"/>
      </w:pPr>
      <w:bookmarkStart w:id="2243" w:name="_Toc512930918"/>
      <w:bookmarkStart w:id="2244" w:name="_Toc452813596"/>
      <w:bookmarkStart w:id="2245" w:name="_Toc436203402"/>
      <w:bookmarkStart w:id="2246" w:name="_Toc18208277"/>
      <w:bookmarkStart w:id="2247" w:name="_Toc416018482"/>
      <w:proofErr w:type="spellStart"/>
      <w:proofErr w:type="gramStart"/>
      <w:r>
        <w:t>RequisitosFuncionais</w:t>
      </w:r>
      <w:proofErr w:type="spellEnd"/>
      <w:proofErr w:type="gramEnd"/>
      <w:r>
        <w:t xml:space="preserve"> </w:t>
      </w:r>
      <w:r w:rsidR="003234FD">
        <w:t>do Produto</w:t>
      </w:r>
      <w:bookmarkEnd w:id="2243"/>
      <w:bookmarkEnd w:id="2244"/>
      <w:bookmarkEnd w:id="2245"/>
      <w:bookmarkEnd w:id="2246"/>
      <w:bookmarkEnd w:id="2247"/>
    </w:p>
    <w:p w:rsidR="006E2F71" w:rsidRDefault="006E2F71" w:rsidP="006E2F71">
      <w:pPr>
        <w:pStyle w:val="Legenda"/>
        <w:rPr>
          <w:ins w:id="2248" w:author="User" w:date="2015-04-04T21:14:00Z"/>
          <w:color w:val="FF0000"/>
        </w:rPr>
      </w:pPr>
      <w:bookmarkStart w:id="2249" w:name="_Toc416018519"/>
      <w:ins w:id="2250" w:author="User" w:date="2015-04-04T21:14:00Z">
        <w:r>
          <w:t xml:space="preserve">Tabela </w:t>
        </w:r>
        <w:r w:rsidR="00590206">
          <w:fldChar w:fldCharType="begin"/>
        </w:r>
        <w:r>
          <w:instrText xml:space="preserve"> SEQ Tabela \* ARABIC </w:instrText>
        </w:r>
        <w:r w:rsidR="00590206">
          <w:fldChar w:fldCharType="separate"/>
        </w:r>
        <w:r>
          <w:rPr>
            <w:noProof/>
          </w:rPr>
          <w:t>6</w:t>
        </w:r>
        <w:r w:rsidR="00590206">
          <w:fldChar w:fldCharType="end"/>
        </w:r>
        <w:r>
          <w:t xml:space="preserve"> - Requisitos Funcionais</w:t>
        </w:r>
        <w:bookmarkEnd w:id="2249"/>
      </w:ins>
    </w:p>
    <w:p w:rsidR="006E2F71" w:rsidRDefault="006E2F71" w:rsidP="006E2F71">
      <w:pPr>
        <w:rPr>
          <w:ins w:id="2251" w:author="User" w:date="2015-04-04T21:14:00Z"/>
          <w:color w:val="FF0000"/>
        </w:rPr>
      </w:pPr>
    </w:p>
    <w:p w:rsidR="006E2F71" w:rsidRDefault="006E2F71" w:rsidP="006E2F71">
      <w:pPr>
        <w:rPr>
          <w:ins w:id="2252" w:author="User" w:date="2015-04-04T21:14:00Z"/>
          <w:color w:val="FF0000"/>
        </w:rPr>
      </w:pPr>
      <w:ins w:id="2253" w:author="User" w:date="2015-04-04T21:14:00Z">
        <w:r w:rsidRPr="00590206">
          <w:rPr>
            <w:color w:val="FF0000"/>
          </w:rPr>
          <w:object w:dxaOrig="9298" w:dyaOrig="3602">
            <v:shape id="_x0000_i1027" type="#_x0000_t75" style="width:465pt;height:180pt" o:ole="">
              <v:imagedata r:id="rId25" o:title=""/>
            </v:shape>
            <o:OLEObject Type="Embed" ProgID="Word.Document.12" ShapeID="_x0000_i1027" DrawAspect="Content" ObjectID="_1489766606" r:id="rId26">
              <o:FieldCodes>\s</o:FieldCodes>
            </o:OLEObject>
          </w:object>
        </w:r>
      </w:ins>
    </w:p>
    <w:p w:rsidR="001B2DB6" w:rsidRDefault="003B70D3" w:rsidP="001B2DB6">
      <w:pPr>
        <w:rPr>
          <w:color w:val="FF0000"/>
        </w:rPr>
      </w:pPr>
      <w:r w:rsidRPr="00AE206C">
        <w:rPr>
          <w:color w:val="FF0000"/>
        </w:rPr>
        <w:t xml:space="preserve">Relacionar e </w:t>
      </w:r>
      <w:r w:rsidR="003234FD" w:rsidRPr="00AE206C">
        <w:rPr>
          <w:color w:val="FF0000"/>
        </w:rPr>
        <w:t>descrev</w:t>
      </w:r>
      <w:r w:rsidRPr="00AE206C">
        <w:rPr>
          <w:color w:val="FF0000"/>
        </w:rPr>
        <w:t xml:space="preserve">er </w:t>
      </w:r>
      <w:r w:rsidR="003234FD" w:rsidRPr="00AE206C">
        <w:rPr>
          <w:color w:val="FF0000"/>
        </w:rPr>
        <w:t xml:space="preserve">os </w:t>
      </w:r>
      <w:r w:rsidR="00DD02B5" w:rsidRPr="00AE206C">
        <w:rPr>
          <w:color w:val="FF0000"/>
        </w:rPr>
        <w:t>requisitos</w:t>
      </w:r>
      <w:r w:rsidR="003234FD" w:rsidRPr="00AE206C">
        <w:rPr>
          <w:color w:val="FF0000"/>
        </w:rPr>
        <w:t xml:space="preserve"> do </w:t>
      </w:r>
      <w:r w:rsidR="000156CA">
        <w:rPr>
          <w:color w:val="FF0000"/>
        </w:rPr>
        <w:t>P</w:t>
      </w:r>
      <w:r w:rsidR="003234FD" w:rsidRPr="00AE206C">
        <w:rPr>
          <w:color w:val="FF0000"/>
        </w:rPr>
        <w:t>roduto. Trata-se dos</w:t>
      </w:r>
      <w:r w:rsidR="00D0131B">
        <w:rPr>
          <w:color w:val="FF0000"/>
        </w:rPr>
        <w:t xml:space="preserve"> recursos de nível superior do S</w:t>
      </w:r>
      <w:r w:rsidR="003234FD" w:rsidRPr="00AE206C">
        <w:rPr>
          <w:color w:val="FF0000"/>
        </w:rPr>
        <w:t xml:space="preserve">istema que são necessários para propiciar benefícios aos usuários. Cada recurso é um serviço desejado externamente que normalmente exige uma série de entradas para alcançar os resultados desejados. </w:t>
      </w:r>
      <w:r w:rsidR="003234FD" w:rsidRPr="00D0131B">
        <w:rPr>
          <w:color w:val="0000FF"/>
        </w:rPr>
        <w:t>Por exemplo, um dos recursos de um sistema de rastreamento de problemas poderá ser a capacidade de fornecer relatórios de tendên</w:t>
      </w:r>
      <w:r w:rsidRPr="00D0131B">
        <w:rPr>
          <w:color w:val="0000FF"/>
        </w:rPr>
        <w:t>cias.</w:t>
      </w:r>
      <w:r w:rsidRPr="00AE206C">
        <w:rPr>
          <w:color w:val="FF0000"/>
        </w:rPr>
        <w:t xml:space="preserve"> À medida que o modelo de C</w:t>
      </w:r>
      <w:r w:rsidR="003234FD" w:rsidRPr="00AE206C">
        <w:rPr>
          <w:color w:val="FF0000"/>
        </w:rPr>
        <w:t xml:space="preserve">asos de </w:t>
      </w:r>
      <w:r w:rsidRPr="00AE206C">
        <w:rPr>
          <w:color w:val="FF0000"/>
        </w:rPr>
        <w:t>U</w:t>
      </w:r>
      <w:r w:rsidR="003234FD" w:rsidRPr="00AE206C">
        <w:rPr>
          <w:color w:val="FF0000"/>
        </w:rPr>
        <w:t xml:space="preserve">so for desenvolvido, atualize a descrição para fazer referência aos </w:t>
      </w:r>
      <w:r w:rsidRPr="00AE206C">
        <w:rPr>
          <w:color w:val="FF0000"/>
        </w:rPr>
        <w:t xml:space="preserve">Casos de </w:t>
      </w:r>
      <w:proofErr w:type="gramStart"/>
      <w:r w:rsidRPr="00AE206C">
        <w:rPr>
          <w:color w:val="FF0000"/>
        </w:rPr>
        <w:t>Uso</w:t>
      </w:r>
      <w:r w:rsidR="003234FD" w:rsidRPr="00AE206C">
        <w:rPr>
          <w:color w:val="FF0000"/>
        </w:rPr>
        <w:t>.</w:t>
      </w:r>
      <w:proofErr w:type="gramEnd"/>
      <w:r w:rsidR="00BB74A3" w:rsidRPr="00AE206C">
        <w:rPr>
          <w:color w:val="FF0000"/>
        </w:rPr>
        <w:t>Como este documento</w:t>
      </w:r>
      <w:r w:rsidR="003234FD" w:rsidRPr="00AE206C">
        <w:rPr>
          <w:color w:val="FF0000"/>
        </w:rPr>
        <w:t xml:space="preserve"> é revisado por muitas pessoas envolvidas, o nível de detalhes deve ser geral o suficiente para que todos entendam. No entanto, devem estar disponíveis detalhes suficiente</w:t>
      </w:r>
      <w:r w:rsidR="00D0131B">
        <w:rPr>
          <w:color w:val="FF0000"/>
        </w:rPr>
        <w:t>s para fornecer à E</w:t>
      </w:r>
      <w:r w:rsidR="003234FD" w:rsidRPr="00AE206C">
        <w:rPr>
          <w:color w:val="FF0000"/>
        </w:rPr>
        <w:t xml:space="preserve">quipe as informações necessárias para criar um modelo de </w:t>
      </w:r>
      <w:r w:rsidR="006A2115" w:rsidRPr="00AE206C">
        <w:rPr>
          <w:color w:val="FF0000"/>
        </w:rPr>
        <w:t>C</w:t>
      </w:r>
      <w:r w:rsidR="003234FD" w:rsidRPr="00AE206C">
        <w:rPr>
          <w:color w:val="FF0000"/>
        </w:rPr>
        <w:t xml:space="preserve">asos de </w:t>
      </w:r>
      <w:proofErr w:type="gramStart"/>
      <w:r w:rsidR="006A2115" w:rsidRPr="00AE206C">
        <w:rPr>
          <w:color w:val="FF0000"/>
        </w:rPr>
        <w:t>U</w:t>
      </w:r>
      <w:r w:rsidR="003234FD" w:rsidRPr="00AE206C">
        <w:rPr>
          <w:color w:val="FF0000"/>
        </w:rPr>
        <w:t>so.</w:t>
      </w:r>
      <w:proofErr w:type="gramEnd"/>
      <w:r w:rsidR="003234FD" w:rsidRPr="00AE206C">
        <w:rPr>
          <w:color w:val="FF0000"/>
        </w:rPr>
        <w:t>Esses recurs</w:t>
      </w:r>
      <w:r w:rsidRPr="00AE206C">
        <w:rPr>
          <w:color w:val="FF0000"/>
        </w:rPr>
        <w:t>os serão a base fundamental do Gerenciamento do P</w:t>
      </w:r>
      <w:r w:rsidR="003234FD" w:rsidRPr="00AE206C">
        <w:rPr>
          <w:color w:val="FF0000"/>
        </w:rPr>
        <w:t xml:space="preserve">rojeto, do </w:t>
      </w:r>
      <w:r w:rsidRPr="00AE206C">
        <w:rPr>
          <w:color w:val="FF0000"/>
        </w:rPr>
        <w:t>G</w:t>
      </w:r>
      <w:r w:rsidR="003234FD" w:rsidRPr="00AE206C">
        <w:rPr>
          <w:color w:val="FF0000"/>
        </w:rPr>
        <w:t xml:space="preserve">erenciamento do </w:t>
      </w:r>
      <w:r w:rsidRPr="00AE206C">
        <w:rPr>
          <w:color w:val="FF0000"/>
        </w:rPr>
        <w:t>E</w:t>
      </w:r>
      <w:r w:rsidR="00D0131B">
        <w:rPr>
          <w:color w:val="FF0000"/>
        </w:rPr>
        <w:t>scopo e da definição do P</w:t>
      </w:r>
      <w:r w:rsidR="003234FD" w:rsidRPr="00AE206C">
        <w:rPr>
          <w:color w:val="FF0000"/>
        </w:rPr>
        <w:t xml:space="preserve">roduto. Cada recurso será descrito mais detalhadamente no modelo de </w:t>
      </w:r>
      <w:r w:rsidRPr="00AE206C">
        <w:rPr>
          <w:color w:val="FF0000"/>
        </w:rPr>
        <w:t>Casos de Uso</w:t>
      </w:r>
      <w:r w:rsidR="003234FD" w:rsidRPr="00AE206C">
        <w:rPr>
          <w:color w:val="FF0000"/>
        </w:rPr>
        <w:t>.</w:t>
      </w:r>
    </w:p>
    <w:p w:rsidR="00092364" w:rsidRDefault="00092364" w:rsidP="001B2DB6">
      <w:pPr>
        <w:rPr>
          <w:color w:val="FF0000"/>
        </w:rPr>
      </w:pPr>
    </w:p>
    <w:p w:rsidR="00092364" w:rsidRDefault="00092364" w:rsidP="00092364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Este item deve</w:t>
      </w:r>
      <w:r w:rsidR="00051E1D">
        <w:rPr>
          <w:color w:val="FF0000"/>
        </w:rPr>
        <w:t xml:space="preserve"> estar coerente com a Declaração de Escopo – Escopo do Produto</w:t>
      </w:r>
      <w:r w:rsidRPr="005607DD">
        <w:rPr>
          <w:color w:val="FF0000"/>
        </w:rPr>
        <w:t>]</w:t>
      </w:r>
    </w:p>
    <w:p w:rsidR="006A2115" w:rsidRPr="001B2DB6" w:rsidRDefault="006A2115" w:rsidP="001B2DB6">
      <w:pPr>
        <w:rPr>
          <w:color w:val="0000FF"/>
        </w:rPr>
      </w:pPr>
    </w:p>
    <w:p w:rsidR="003234FD" w:rsidRDefault="003234FD" w:rsidP="004C7509">
      <w:pPr>
        <w:pStyle w:val="Ttulo3"/>
      </w:pPr>
      <w:bookmarkStart w:id="2254" w:name="_Toc512930919"/>
      <w:bookmarkStart w:id="2255" w:name="_Toc452813602"/>
      <w:bookmarkStart w:id="2256" w:name="_Toc436203408"/>
      <w:bookmarkStart w:id="2257" w:name="_Toc18208278"/>
      <w:bookmarkStart w:id="2258" w:name="_Toc416018483"/>
      <w:r>
        <w:t xml:space="preserve">Requisitos </w:t>
      </w:r>
      <w:r w:rsidR="00BF10CB">
        <w:t xml:space="preserve">Não Funcionais </w:t>
      </w:r>
      <w:r>
        <w:t>do Produto</w:t>
      </w:r>
      <w:bookmarkEnd w:id="2254"/>
      <w:bookmarkEnd w:id="2255"/>
      <w:bookmarkEnd w:id="2256"/>
      <w:bookmarkEnd w:id="2257"/>
      <w:bookmarkEnd w:id="2258"/>
    </w:p>
    <w:p w:rsidR="006E2F71" w:rsidRPr="006E2F71" w:rsidRDefault="006E2F71" w:rsidP="006E2F71">
      <w:pPr>
        <w:rPr>
          <w:ins w:id="2259" w:author="User" w:date="2015-04-04T21:15:00Z"/>
          <w:color w:val="FF0000"/>
        </w:rPr>
      </w:pPr>
      <w:ins w:id="2260" w:author="User" w:date="2015-04-04T21:15:00Z">
        <w:r w:rsidRPr="006E2F71">
          <w:rPr>
            <w:color w:val="FF0000"/>
          </w:rPr>
          <w:t>Id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 xml:space="preserve">Descrição 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Crítico (S/N)</w:t>
        </w:r>
      </w:ins>
    </w:p>
    <w:p w:rsidR="006E2F71" w:rsidRPr="006E2F71" w:rsidRDefault="006E2F71" w:rsidP="006E2F71">
      <w:pPr>
        <w:rPr>
          <w:ins w:id="2261" w:author="User" w:date="2015-04-04T21:15:00Z"/>
          <w:color w:val="FF0000"/>
        </w:rPr>
      </w:pPr>
    </w:p>
    <w:p w:rsidR="006E2F71" w:rsidRPr="006E2F71" w:rsidRDefault="006E2F71" w:rsidP="006E2F71">
      <w:pPr>
        <w:rPr>
          <w:ins w:id="2262" w:author="User" w:date="2015-04-04T21:15:00Z"/>
          <w:color w:val="FF0000"/>
        </w:rPr>
      </w:pPr>
      <w:ins w:id="2263" w:author="User" w:date="2015-04-04T21:15:00Z">
        <w:r w:rsidRPr="006E2F71">
          <w:rPr>
            <w:color w:val="FF0000"/>
          </w:rPr>
          <w:t>RNF01</w:t>
        </w:r>
        <w:proofErr w:type="gramStart"/>
        <w:r w:rsidRPr="006E2F71">
          <w:rPr>
            <w:color w:val="FF0000"/>
          </w:rPr>
          <w:t xml:space="preserve">  </w:t>
        </w:r>
        <w:proofErr w:type="gramEnd"/>
        <w:r w:rsidRPr="006E2F71">
          <w:rPr>
            <w:color w:val="FF0000"/>
          </w:rPr>
          <w:tab/>
          <w:t xml:space="preserve">O sistema terá uma interface simples e de fácil manipulação. 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S</w:t>
        </w:r>
      </w:ins>
    </w:p>
    <w:p w:rsidR="006E2F71" w:rsidRPr="006E2F71" w:rsidRDefault="006E2F71" w:rsidP="006E2F71">
      <w:pPr>
        <w:rPr>
          <w:ins w:id="2264" w:author="User" w:date="2015-04-04T21:15:00Z"/>
          <w:color w:val="FF0000"/>
        </w:rPr>
      </w:pPr>
      <w:ins w:id="2265" w:author="User" w:date="2015-04-04T21:15:00Z">
        <w:r w:rsidRPr="006E2F71">
          <w:rPr>
            <w:color w:val="FF0000"/>
          </w:rPr>
          <w:t>RNF02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Duvidas de uso do sistema poderão ser tiradas na opção ajuda.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proofErr w:type="gramStart"/>
        <w:r w:rsidRPr="006E2F71">
          <w:rPr>
            <w:color w:val="FF0000"/>
          </w:rPr>
          <w:t>S</w:t>
        </w:r>
        <w:proofErr w:type="gramEnd"/>
      </w:ins>
    </w:p>
    <w:p w:rsidR="006E2F71" w:rsidRPr="006E2F71" w:rsidRDefault="006E2F71" w:rsidP="006E2F71">
      <w:pPr>
        <w:rPr>
          <w:ins w:id="2266" w:author="User" w:date="2015-04-04T21:15:00Z"/>
          <w:color w:val="FF0000"/>
        </w:rPr>
      </w:pPr>
      <w:ins w:id="2267" w:author="User" w:date="2015-04-04T21:15:00Z">
        <w:r w:rsidRPr="006E2F71">
          <w:rPr>
            <w:color w:val="FF0000"/>
          </w:rPr>
          <w:t>RNF03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Os acessos no sistema serão distintos para empresa e cliente.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proofErr w:type="gramStart"/>
        <w:r w:rsidRPr="006E2F71">
          <w:rPr>
            <w:color w:val="FF0000"/>
          </w:rPr>
          <w:t>S</w:t>
        </w:r>
        <w:proofErr w:type="gramEnd"/>
      </w:ins>
    </w:p>
    <w:p w:rsidR="006E2F71" w:rsidRPr="006E2F71" w:rsidRDefault="006E2F71" w:rsidP="006E2F71">
      <w:pPr>
        <w:rPr>
          <w:ins w:id="2268" w:author="User" w:date="2015-04-04T21:15:00Z"/>
          <w:color w:val="FF0000"/>
        </w:rPr>
      </w:pPr>
      <w:ins w:id="2269" w:author="User" w:date="2015-04-04T21:15:00Z">
        <w:r w:rsidRPr="006E2F71">
          <w:rPr>
            <w:color w:val="FF0000"/>
          </w:rPr>
          <w:t>RNF04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 xml:space="preserve">Relatórios poderão ser visualizados no navegador, </w:t>
        </w:r>
        <w:proofErr w:type="gramStart"/>
        <w:r w:rsidRPr="006E2F71">
          <w:rPr>
            <w:color w:val="FF0000"/>
          </w:rPr>
          <w:t>permitindo</w:t>
        </w:r>
        <w:proofErr w:type="gramEnd"/>
        <w:r w:rsidRPr="006E2F71">
          <w:rPr>
            <w:color w:val="FF0000"/>
          </w:rPr>
          <w:t xml:space="preserve"> </w:t>
        </w:r>
      </w:ins>
    </w:p>
    <w:p w:rsidR="006E2F71" w:rsidRPr="006E2F71" w:rsidRDefault="006E2F71" w:rsidP="006E2F71">
      <w:pPr>
        <w:rPr>
          <w:ins w:id="2270" w:author="User" w:date="2015-04-04T21:15:00Z"/>
          <w:color w:val="FF0000"/>
        </w:rPr>
      </w:pPr>
      <w:proofErr w:type="gramStart"/>
      <w:ins w:id="2271" w:author="User" w:date="2015-04-04T21:15:00Z">
        <w:r w:rsidRPr="006E2F71">
          <w:rPr>
            <w:color w:val="FF0000"/>
          </w:rPr>
          <w:t>a</w:t>
        </w:r>
        <w:proofErr w:type="gramEnd"/>
        <w:r w:rsidRPr="006E2F71">
          <w:rPr>
            <w:color w:val="FF0000"/>
          </w:rPr>
          <w:t xml:space="preserve"> impressão do mesmo.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</w:ins>
      <w:ins w:id="2272" w:author="User" w:date="2015-04-05T18:07:00Z">
        <w:r w:rsidR="00206134">
          <w:rPr>
            <w:color w:val="FF0000"/>
          </w:rPr>
          <w:tab/>
        </w:r>
        <w:r w:rsidR="00206134">
          <w:rPr>
            <w:color w:val="FF0000"/>
          </w:rPr>
          <w:tab/>
        </w:r>
      </w:ins>
      <w:ins w:id="2273" w:author="User" w:date="2015-04-04T21:15:00Z"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S</w:t>
        </w:r>
      </w:ins>
    </w:p>
    <w:p w:rsidR="006E2F71" w:rsidRPr="006E2F71" w:rsidRDefault="006E2F71" w:rsidP="006E2F71">
      <w:pPr>
        <w:rPr>
          <w:ins w:id="2274" w:author="User" w:date="2015-04-04T21:15:00Z"/>
          <w:color w:val="FF0000"/>
        </w:rPr>
      </w:pPr>
      <w:ins w:id="2275" w:author="User" w:date="2015-04-04T21:15:00Z">
        <w:r w:rsidRPr="006E2F71">
          <w:rPr>
            <w:color w:val="FF0000"/>
          </w:rPr>
          <w:t>RNF05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O sistema deverá permanecer disponível 24h horas por dia.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proofErr w:type="gramStart"/>
        <w:r w:rsidRPr="006E2F71">
          <w:rPr>
            <w:color w:val="FF0000"/>
          </w:rPr>
          <w:t>S</w:t>
        </w:r>
        <w:proofErr w:type="gramEnd"/>
      </w:ins>
    </w:p>
    <w:p w:rsidR="006E2F71" w:rsidRPr="006E2F71" w:rsidRDefault="006E2F71" w:rsidP="006E2F71">
      <w:pPr>
        <w:rPr>
          <w:ins w:id="2276" w:author="User" w:date="2015-04-04T21:15:00Z"/>
          <w:color w:val="FF0000"/>
        </w:rPr>
      </w:pPr>
      <w:ins w:id="2277" w:author="User" w:date="2015-04-04T21:15:00Z">
        <w:r w:rsidRPr="006E2F71">
          <w:rPr>
            <w:color w:val="FF0000"/>
          </w:rPr>
          <w:t>RNF06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 xml:space="preserve">O sistema só permitirá o acesso de pessoas cadastradas, </w:t>
        </w:r>
        <w:proofErr w:type="gramStart"/>
        <w:r w:rsidRPr="006E2F71">
          <w:rPr>
            <w:color w:val="FF0000"/>
          </w:rPr>
          <w:t>conforme</w:t>
        </w:r>
        <w:proofErr w:type="gramEnd"/>
        <w:r w:rsidRPr="006E2F71">
          <w:rPr>
            <w:color w:val="FF0000"/>
          </w:rPr>
          <w:t xml:space="preserve"> </w:t>
        </w:r>
      </w:ins>
    </w:p>
    <w:p w:rsidR="006E2F71" w:rsidRPr="006E2F71" w:rsidRDefault="006E2F71" w:rsidP="006E2F71">
      <w:pPr>
        <w:rPr>
          <w:ins w:id="2278" w:author="User" w:date="2015-04-04T21:15:00Z"/>
          <w:color w:val="FF0000"/>
        </w:rPr>
      </w:pPr>
      <w:proofErr w:type="gramStart"/>
      <w:ins w:id="2279" w:author="User" w:date="2015-04-04T21:15:00Z">
        <w:r w:rsidRPr="006E2F71">
          <w:rPr>
            <w:color w:val="FF0000"/>
          </w:rPr>
          <w:t>o</w:t>
        </w:r>
        <w:proofErr w:type="gramEnd"/>
        <w:r w:rsidRPr="006E2F71">
          <w:rPr>
            <w:color w:val="FF0000"/>
          </w:rPr>
          <w:t xml:space="preserve"> nível de acesso de usuário (Empresa/Cliente).</w:t>
        </w:r>
        <w:r w:rsidRPr="006E2F71">
          <w:rPr>
            <w:color w:val="FF0000"/>
          </w:rPr>
          <w:tab/>
        </w:r>
      </w:ins>
      <w:ins w:id="2280" w:author="User" w:date="2015-04-05T18:07:00Z">
        <w:r w:rsidR="00206134">
          <w:rPr>
            <w:color w:val="FF0000"/>
          </w:rPr>
          <w:tab/>
        </w:r>
        <w:r w:rsidR="00206134">
          <w:rPr>
            <w:color w:val="FF0000"/>
          </w:rPr>
          <w:tab/>
        </w:r>
      </w:ins>
      <w:ins w:id="2281" w:author="User" w:date="2015-04-04T21:15:00Z"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S</w:t>
        </w:r>
      </w:ins>
    </w:p>
    <w:p w:rsidR="006E2F71" w:rsidRPr="006E2F71" w:rsidRDefault="006E2F71" w:rsidP="006E2F71">
      <w:pPr>
        <w:rPr>
          <w:ins w:id="2282" w:author="User" w:date="2015-04-04T21:15:00Z"/>
          <w:color w:val="FF0000"/>
        </w:rPr>
      </w:pPr>
      <w:ins w:id="2283" w:author="User" w:date="2015-04-04T21:15:00Z">
        <w:r w:rsidRPr="006E2F71">
          <w:rPr>
            <w:color w:val="FF0000"/>
          </w:rPr>
          <w:t>RNF07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 xml:space="preserve">Níveis de acesso (Empresa) irão determinar o papel do usuário </w:t>
        </w:r>
      </w:ins>
    </w:p>
    <w:p w:rsidR="006E2F71" w:rsidRPr="006E2F71" w:rsidRDefault="006E2F71" w:rsidP="006E2F71">
      <w:pPr>
        <w:rPr>
          <w:ins w:id="2284" w:author="User" w:date="2015-04-04T21:15:00Z"/>
          <w:color w:val="FF0000"/>
        </w:rPr>
      </w:pPr>
      <w:proofErr w:type="gramStart"/>
      <w:ins w:id="2285" w:author="User" w:date="2015-04-04T21:15:00Z">
        <w:r w:rsidRPr="006E2F71">
          <w:rPr>
            <w:color w:val="FF0000"/>
          </w:rPr>
          <w:t>dentro</w:t>
        </w:r>
        <w:proofErr w:type="gramEnd"/>
        <w:r w:rsidRPr="006E2F71">
          <w:rPr>
            <w:color w:val="FF0000"/>
          </w:rPr>
          <w:t xml:space="preserve"> do sistema.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</w:ins>
      <w:ins w:id="2286" w:author="User" w:date="2015-04-05T18:07:00Z">
        <w:r w:rsidR="00206134">
          <w:rPr>
            <w:color w:val="FF0000"/>
          </w:rPr>
          <w:tab/>
        </w:r>
        <w:r w:rsidR="00206134">
          <w:rPr>
            <w:color w:val="FF0000"/>
          </w:rPr>
          <w:tab/>
        </w:r>
      </w:ins>
      <w:ins w:id="2287" w:author="User" w:date="2015-04-04T21:15:00Z"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S</w:t>
        </w:r>
      </w:ins>
    </w:p>
    <w:p w:rsidR="006E2F71" w:rsidRPr="006E2F71" w:rsidRDefault="006E2F71" w:rsidP="006E2F71">
      <w:pPr>
        <w:rPr>
          <w:ins w:id="2288" w:author="User" w:date="2015-04-04T21:15:00Z"/>
          <w:color w:val="FF0000"/>
        </w:rPr>
      </w:pPr>
      <w:ins w:id="2289" w:author="User" w:date="2015-04-04T21:15:00Z">
        <w:r w:rsidRPr="006E2F71">
          <w:rPr>
            <w:color w:val="FF0000"/>
          </w:rPr>
          <w:t xml:space="preserve">RNF08 </w:t>
        </w:r>
        <w:r w:rsidRPr="006E2F71">
          <w:rPr>
            <w:color w:val="FF0000"/>
          </w:rPr>
          <w:tab/>
          <w:t xml:space="preserve">O sistema será acessado via Internet ou Intranet conforme opção </w:t>
        </w:r>
      </w:ins>
    </w:p>
    <w:p w:rsidR="006E2F71" w:rsidRPr="006E2F71" w:rsidRDefault="006E2F71" w:rsidP="006E2F71">
      <w:pPr>
        <w:rPr>
          <w:ins w:id="2290" w:author="User" w:date="2015-04-04T21:15:00Z"/>
          <w:color w:val="FF0000"/>
        </w:rPr>
      </w:pPr>
      <w:proofErr w:type="gramStart"/>
      <w:ins w:id="2291" w:author="User" w:date="2015-04-04T21:15:00Z">
        <w:r w:rsidRPr="006E2F71">
          <w:rPr>
            <w:color w:val="FF0000"/>
          </w:rPr>
          <w:t>de</w:t>
        </w:r>
        <w:proofErr w:type="gramEnd"/>
        <w:r w:rsidRPr="006E2F71">
          <w:rPr>
            <w:color w:val="FF0000"/>
          </w:rPr>
          <w:t xml:space="preserve"> instalação da empresa.</w:t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</w:ins>
      <w:ins w:id="2292" w:author="User" w:date="2015-04-05T18:07:00Z">
        <w:r w:rsidR="00206134">
          <w:rPr>
            <w:color w:val="FF0000"/>
          </w:rPr>
          <w:tab/>
        </w:r>
        <w:r w:rsidR="00206134">
          <w:rPr>
            <w:color w:val="FF0000"/>
          </w:rPr>
          <w:tab/>
        </w:r>
      </w:ins>
      <w:ins w:id="2293" w:author="User" w:date="2015-04-04T21:15:00Z"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</w:r>
        <w:r w:rsidRPr="006E2F71">
          <w:rPr>
            <w:color w:val="FF0000"/>
          </w:rPr>
          <w:tab/>
          <w:t>S</w:t>
        </w:r>
      </w:ins>
    </w:p>
    <w:p w:rsidR="00BF10CB" w:rsidRPr="001C01A3" w:rsidRDefault="00AE206C" w:rsidP="001C01A3">
      <w:pPr>
        <w:rPr>
          <w:color w:val="FF0000"/>
        </w:rPr>
      </w:pPr>
      <w:r w:rsidRPr="001C01A3">
        <w:rPr>
          <w:color w:val="FF0000"/>
        </w:rPr>
        <w:t>Relacionar e descrever o</w:t>
      </w:r>
      <w:r w:rsidR="00D0131B">
        <w:rPr>
          <w:color w:val="FF0000"/>
        </w:rPr>
        <w:t>s requisitos não funcionais do P</w:t>
      </w:r>
      <w:r w:rsidRPr="001C01A3">
        <w:rPr>
          <w:color w:val="FF0000"/>
        </w:rPr>
        <w:t xml:space="preserve">roduto como as necessidades </w:t>
      </w:r>
      <w:r w:rsidR="003234FD" w:rsidRPr="001C01A3">
        <w:rPr>
          <w:color w:val="FF0000"/>
        </w:rPr>
        <w:t xml:space="preserve">de hardware ou de plataforma, os requisitos de desempenho e os requisitos </w:t>
      </w:r>
      <w:proofErr w:type="gramStart"/>
      <w:r w:rsidR="003234FD" w:rsidRPr="001C01A3">
        <w:rPr>
          <w:color w:val="FF0000"/>
        </w:rPr>
        <w:t>ambientais.</w:t>
      </w:r>
      <w:proofErr w:type="gramEnd"/>
      <w:r w:rsidR="003234FD" w:rsidRPr="001C01A3">
        <w:rPr>
          <w:color w:val="FF0000"/>
        </w:rPr>
        <w:t>Defin</w:t>
      </w:r>
      <w:r w:rsidR="001C01A3" w:rsidRPr="001C01A3">
        <w:rPr>
          <w:color w:val="FF0000"/>
        </w:rPr>
        <w:t xml:space="preserve">ir </w:t>
      </w:r>
      <w:r w:rsidR="003234FD" w:rsidRPr="001C01A3">
        <w:rPr>
          <w:color w:val="FF0000"/>
        </w:rPr>
        <w:t>as faixas de qualidade para desempenho, robustez, tolerância a erros</w:t>
      </w:r>
      <w:r w:rsidRPr="001C01A3">
        <w:rPr>
          <w:color w:val="FF0000"/>
        </w:rPr>
        <w:t xml:space="preserve"> e </w:t>
      </w:r>
      <w:r w:rsidR="003234FD" w:rsidRPr="001C01A3">
        <w:rPr>
          <w:color w:val="FF0000"/>
        </w:rPr>
        <w:t>usabilidade.</w:t>
      </w:r>
      <w:bookmarkStart w:id="2294" w:name="_Toc452813607"/>
      <w:bookmarkStart w:id="2295" w:name="_Toc436203413"/>
      <w:r w:rsidR="003234FD" w:rsidRPr="001C01A3">
        <w:rPr>
          <w:color w:val="FF0000"/>
        </w:rPr>
        <w:t>Mencion</w:t>
      </w:r>
      <w:r w:rsidRPr="001C01A3">
        <w:rPr>
          <w:color w:val="FF0000"/>
        </w:rPr>
        <w:t xml:space="preserve">ar </w:t>
      </w:r>
      <w:r w:rsidR="003234FD" w:rsidRPr="001C01A3">
        <w:rPr>
          <w:color w:val="FF0000"/>
        </w:rPr>
        <w:t xml:space="preserve">quaisquer restrições de </w:t>
      </w:r>
      <w:r w:rsidRPr="001C01A3">
        <w:rPr>
          <w:i/>
          <w:color w:val="FF0000"/>
        </w:rPr>
        <w:t>D</w:t>
      </w:r>
      <w:r w:rsidR="003234FD" w:rsidRPr="001C01A3">
        <w:rPr>
          <w:i/>
          <w:color w:val="FF0000"/>
        </w:rPr>
        <w:t>esign</w:t>
      </w:r>
      <w:r w:rsidR="003234FD" w:rsidRPr="001C01A3">
        <w:rPr>
          <w:color w:val="FF0000"/>
        </w:rPr>
        <w:t>, restrições externas ou outras dependências.Defin</w:t>
      </w:r>
      <w:r w:rsidR="001C01A3" w:rsidRPr="001C01A3">
        <w:rPr>
          <w:color w:val="FF0000"/>
        </w:rPr>
        <w:t xml:space="preserve">ir </w:t>
      </w:r>
      <w:r w:rsidR="003234FD" w:rsidRPr="001C01A3">
        <w:rPr>
          <w:color w:val="FF0000"/>
        </w:rPr>
        <w:t>quaisquer requisitos de documentação específicos, incluindo requisitos de manuais do usuário, Ajuda on-line, instalação, rotulação e de embalagem.</w:t>
      </w:r>
      <w:bookmarkEnd w:id="2294"/>
      <w:bookmarkEnd w:id="2295"/>
    </w:p>
    <w:p w:rsidR="00924A08" w:rsidRPr="004C7509" w:rsidRDefault="00924A08" w:rsidP="004C7509">
      <w:pPr>
        <w:rPr>
          <w:color w:val="0000FF"/>
        </w:rPr>
      </w:pPr>
    </w:p>
    <w:p w:rsidR="00301E38" w:rsidRDefault="00301E38" w:rsidP="004C7509">
      <w:pPr>
        <w:pStyle w:val="Ttulo3"/>
        <w:rPr>
          <w:ins w:id="2296" w:author="User" w:date="2015-04-05T19:03:00Z"/>
        </w:rPr>
      </w:pPr>
      <w:bookmarkStart w:id="2297" w:name="_Toc416018484"/>
      <w:r>
        <w:t>Diagrama de Casos de Uso</w:t>
      </w:r>
      <w:bookmarkEnd w:id="2297"/>
    </w:p>
    <w:p w:rsidR="00583AD4" w:rsidRDefault="000D6CDA" w:rsidP="00583AD4">
      <w:pPr>
        <w:rPr>
          <w:ins w:id="2298" w:author="User" w:date="2015-04-05T19:08:00Z"/>
        </w:rPr>
      </w:pPr>
      <w:ins w:id="2299" w:author="User" w:date="2015-04-05T19:04:00Z">
        <w:r>
          <w:tab/>
        </w:r>
      </w:ins>
      <w:ins w:id="2300" w:author="User" w:date="2015-04-05T19:08:00Z">
        <w:r w:rsidR="00583AD4">
          <w:t>Ca</w:t>
        </w:r>
      </w:ins>
      <w:ins w:id="2301" w:author="User" w:date="2015-04-05T19:09:00Z">
        <w:r w:rsidR="00583AD4">
          <w:t>sos de Uso são d</w:t>
        </w:r>
      </w:ins>
      <w:ins w:id="2302" w:author="User" w:date="2015-04-05T19:08:00Z">
        <w:r w:rsidR="00583AD4">
          <w:t>escrições narrativas de processos do domínio</w:t>
        </w:r>
        <w:r w:rsidR="00583AD4">
          <w:t xml:space="preserve"> </w:t>
        </w:r>
        <w:r w:rsidR="00583AD4">
          <w:t>da aplicação</w:t>
        </w:r>
      </w:ins>
      <w:ins w:id="2303" w:author="User" w:date="2015-04-05T19:09:00Z">
        <w:r w:rsidR="00583AD4">
          <w:t>, que d</w:t>
        </w:r>
      </w:ins>
      <w:ins w:id="2304" w:author="User" w:date="2015-04-05T19:08:00Z">
        <w:r w:rsidR="00583AD4">
          <w:t xml:space="preserve">ocumentam a </w:t>
        </w:r>
        <w:proofErr w:type="spellStart"/>
        <w:r w:rsidR="00583AD4">
          <w:t>seqüência</w:t>
        </w:r>
        <w:proofErr w:type="spellEnd"/>
        <w:r w:rsidR="00583AD4">
          <w:t xml:space="preserve"> de eventos de um ator</w:t>
        </w:r>
      </w:ins>
      <w:ins w:id="2305" w:author="User" w:date="2015-04-05T19:09:00Z">
        <w:r w:rsidR="00583AD4">
          <w:t xml:space="preserve"> </w:t>
        </w:r>
      </w:ins>
      <w:ins w:id="2306" w:author="User" w:date="2015-04-05T19:08:00Z">
        <w:r w:rsidR="00583AD4">
          <w:t>(um agente externo) usando o sistema para</w:t>
        </w:r>
      </w:ins>
      <w:ins w:id="2307" w:author="User" w:date="2015-04-05T19:09:00Z">
        <w:r w:rsidR="00583AD4">
          <w:t xml:space="preserve"> </w:t>
        </w:r>
      </w:ins>
      <w:ins w:id="2308" w:author="User" w:date="2015-04-05T19:08:00Z">
        <w:r w:rsidR="00583AD4">
          <w:t>completar, do início ao fim, um determinado</w:t>
        </w:r>
      </w:ins>
      <w:ins w:id="2309" w:author="User" w:date="2015-04-05T19:09:00Z">
        <w:r w:rsidR="00583AD4">
          <w:t xml:space="preserve"> </w:t>
        </w:r>
      </w:ins>
      <w:proofErr w:type="gramStart"/>
      <w:ins w:id="2310" w:author="User" w:date="2015-04-05T19:08:00Z">
        <w:r w:rsidR="00583AD4">
          <w:t>processo</w:t>
        </w:r>
        <w:proofErr w:type="gramEnd"/>
      </w:ins>
    </w:p>
    <w:p w:rsidR="00583AD4" w:rsidRDefault="00583AD4" w:rsidP="00583AD4">
      <w:pPr>
        <w:rPr>
          <w:ins w:id="2311" w:author="User" w:date="2015-04-05T19:10:00Z"/>
        </w:rPr>
      </w:pPr>
      <w:ins w:id="2312" w:author="User" w:date="2015-04-05T19:09:00Z">
        <w:r>
          <w:tab/>
          <w:t>É escrito em r</w:t>
        </w:r>
      </w:ins>
      <w:ins w:id="2313" w:author="User" w:date="2015-04-05T19:08:00Z">
        <w:r>
          <w:t>epresentação em UML</w:t>
        </w:r>
      </w:ins>
      <w:ins w:id="2314" w:author="User" w:date="2015-04-05T19:09:00Z">
        <w:r>
          <w:t xml:space="preserve">, Linguagem </w:t>
        </w:r>
      </w:ins>
      <w:ins w:id="2315" w:author="User" w:date="2015-04-05T19:12:00Z">
        <w:r>
          <w:t xml:space="preserve">Unificada </w:t>
        </w:r>
      </w:ins>
      <w:ins w:id="2316" w:author="User" w:date="2015-04-05T19:09:00Z">
        <w:r>
          <w:t xml:space="preserve">de </w:t>
        </w:r>
        <w:proofErr w:type="gramStart"/>
        <w:r>
          <w:t>Modelagem</w:t>
        </w:r>
        <w:proofErr w:type="gramEnd"/>
        <w:r>
          <w:t xml:space="preserve"> </w:t>
        </w:r>
      </w:ins>
    </w:p>
    <w:p w:rsidR="00583AD4" w:rsidRDefault="00583AD4" w:rsidP="00583AD4">
      <w:pPr>
        <w:rPr>
          <w:ins w:id="2317" w:author="User" w:date="2015-04-05T19:09:00Z"/>
        </w:rPr>
      </w:pPr>
      <w:ins w:id="2318" w:author="User" w:date="2015-04-05T19:10:00Z">
        <w:r>
          <w:tab/>
          <w:t>Deve s</w:t>
        </w:r>
        <w:r>
          <w:t xml:space="preserve">er compreensível para os </w:t>
        </w:r>
        <w:proofErr w:type="spellStart"/>
        <w:r>
          <w:t>usários</w:t>
        </w:r>
        <w:proofErr w:type="spellEnd"/>
        <w:r>
          <w:t xml:space="preserve"> </w:t>
        </w:r>
        <w:r>
          <w:t>leigos em informática</w:t>
        </w:r>
        <w:r>
          <w:t>, a</w:t>
        </w:r>
        <w:r>
          <w:t>uxiliar a tarefa de análise,</w:t>
        </w:r>
        <w:r>
          <w:t xml:space="preserve"> </w:t>
        </w:r>
        <w:r>
          <w:t>especificando funcionalidades e</w:t>
        </w:r>
        <w:r>
          <w:t xml:space="preserve"> </w:t>
        </w:r>
        <w:r>
          <w:t>comportamento do sistema</w:t>
        </w:r>
        <w:r>
          <w:t>, e ainda</w:t>
        </w:r>
      </w:ins>
      <w:ins w:id="2319" w:author="User" w:date="2015-04-05T19:11:00Z">
        <w:r>
          <w:t xml:space="preserve"> d</w:t>
        </w:r>
      </w:ins>
      <w:ins w:id="2320" w:author="User" w:date="2015-04-05T19:10:00Z">
        <w:r>
          <w:t>elimitar o sistema</w:t>
        </w:r>
      </w:ins>
      <w:ins w:id="2321" w:author="User" w:date="2015-04-05T19:11:00Z">
        <w:r>
          <w:t xml:space="preserve">, servindo </w:t>
        </w:r>
        <w:r>
          <w:lastRenderedPageBreak/>
          <w:t xml:space="preserve">de </w:t>
        </w:r>
      </w:ins>
      <w:ins w:id="2322" w:author="User" w:date="2015-04-05T19:10:00Z">
        <w:r>
          <w:t>base para derivar casos de</w:t>
        </w:r>
      </w:ins>
      <w:ins w:id="2323" w:author="User" w:date="2015-04-05T19:11:00Z">
        <w:r>
          <w:t xml:space="preserve"> </w:t>
        </w:r>
      </w:ins>
      <w:proofErr w:type="gramStart"/>
      <w:ins w:id="2324" w:author="User" w:date="2015-04-05T19:10:00Z">
        <w:r>
          <w:t>teste</w:t>
        </w:r>
        <w:proofErr w:type="gramEnd"/>
        <w:r>
          <w:cr/>
        </w:r>
      </w:ins>
    </w:p>
    <w:p w:rsidR="000D6CDA" w:rsidRDefault="00583AD4" w:rsidP="00583AD4">
      <w:pPr>
        <w:rPr>
          <w:ins w:id="2325" w:author="User" w:date="2015-04-05T19:04:00Z"/>
        </w:rPr>
      </w:pPr>
      <w:ins w:id="2326" w:author="User" w:date="2015-04-05T19:09:00Z">
        <w:r>
          <w:tab/>
        </w:r>
      </w:ins>
      <w:ins w:id="2327" w:author="User" w:date="2015-04-05T19:04:00Z">
        <w:r w:rsidR="000D6CDA">
          <w:t>O Diagrama de Casos de Uso tem o objetivo de auxiliar a comunicação entre os analistas e o cliente.</w:t>
        </w:r>
        <w:r w:rsidR="000D6CDA">
          <w:t xml:space="preserve"> </w:t>
        </w:r>
        <w:r w:rsidR="000D6CDA">
          <w:t xml:space="preserve">Um diagrama de Caso de Uso descreve um cenário que mostra as funcionalidades do sistema do ponto de vista do usuário. </w:t>
        </w:r>
      </w:ins>
    </w:p>
    <w:p w:rsidR="000D6CDA" w:rsidRPr="000D6CDA" w:rsidRDefault="000D6CDA" w:rsidP="000D6CDA">
      <w:pPr>
        <w:pPrChange w:id="2328" w:author="User" w:date="2015-04-05T19:03:00Z">
          <w:pPr>
            <w:pStyle w:val="Ttulo3"/>
          </w:pPr>
        </w:pPrChange>
      </w:pPr>
      <w:ins w:id="2329" w:author="User" w:date="2015-04-05T19:04:00Z">
        <w:r>
          <w:t>O cliente deve ver no diagrama de Casos de Uso as principais funcionalidades de seu sistema.</w:t>
        </w:r>
      </w:ins>
    </w:p>
    <w:p w:rsidR="00510C16" w:rsidRPr="00AB7D00" w:rsidRDefault="00510C16" w:rsidP="00510C16">
      <w:pPr>
        <w:rPr>
          <w:color w:val="0000FF"/>
        </w:rPr>
      </w:pPr>
      <w:r>
        <w:rPr>
          <w:color w:val="FF0000"/>
        </w:rPr>
        <w:t xml:space="preserve">Descrever de forma genérica os objetivos do </w:t>
      </w:r>
      <w:r w:rsidRPr="00510C16">
        <w:rPr>
          <w:color w:val="FF0000"/>
        </w:rPr>
        <w:t>Diagrama de Casos de Uso</w:t>
      </w:r>
      <w:r>
        <w:rPr>
          <w:color w:val="FF0000"/>
        </w:rPr>
        <w:t xml:space="preserve"> e apresentar a(s) figura(s) de forma legível como no exemplo </w:t>
      </w:r>
      <w:proofErr w:type="gramStart"/>
      <w:r>
        <w:rPr>
          <w:color w:val="FF0000"/>
        </w:rPr>
        <w:t>abaixo.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301E38" w:rsidRPr="00725F5C" w:rsidRDefault="00301E38">
      <w:pPr>
        <w:rPr>
          <w:b/>
          <w:bCs/>
          <w:color w:val="0000FF"/>
        </w:rPr>
      </w:pPr>
    </w:p>
    <w:p w:rsidR="00A030A8" w:rsidRDefault="00A030A8" w:rsidP="00A030A8">
      <w:pPr>
        <w:spacing w:line="240" w:lineRule="auto"/>
        <w:jc w:val="left"/>
        <w:rPr>
          <w:rFonts w:eastAsia="Batang"/>
          <w:color w:val="0000FF"/>
        </w:rPr>
      </w:pPr>
      <w:r>
        <w:rPr>
          <w:rFonts w:eastAsia="Batang"/>
          <w:noProof/>
          <w:color w:val="0000FF"/>
        </w:rPr>
        <w:drawing>
          <wp:inline distT="0" distB="0" distL="0" distR="0">
            <wp:extent cx="5940425" cy="46780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n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</w:pPr>
      <w:bookmarkStart w:id="2330" w:name="_Toc404509638"/>
      <w:bookmarkStart w:id="2331" w:name="_Toc416018385"/>
      <w:r>
        <w:t xml:space="preserve">Figura </w:t>
      </w:r>
      <w:r w:rsidR="00590206">
        <w:fldChar w:fldCharType="begin"/>
      </w:r>
      <w:r w:rsidR="00937E62">
        <w:instrText xml:space="preserve"> SEQ Figura \* ARABIC </w:instrText>
      </w:r>
      <w:r w:rsidR="00590206">
        <w:fldChar w:fldCharType="separate"/>
      </w:r>
      <w:ins w:id="2332" w:author="User" w:date="2015-04-05T17:57:00Z">
        <w:r w:rsidR="00C60E05">
          <w:rPr>
            <w:noProof/>
          </w:rPr>
          <w:t>8</w:t>
        </w:r>
      </w:ins>
      <w:del w:id="2333" w:author="User" w:date="2015-04-04T17:22:00Z">
        <w:r w:rsidR="00F0518C" w:rsidDel="00064949">
          <w:rPr>
            <w:noProof/>
          </w:rPr>
          <w:delText>1</w:delText>
        </w:r>
      </w:del>
      <w:r w:rsidR="00590206">
        <w:rPr>
          <w:noProof/>
        </w:rPr>
        <w:fldChar w:fldCharType="end"/>
      </w:r>
      <w:r>
        <w:t xml:space="preserve"> - Diagrama de Caso de Uso do Aluno</w:t>
      </w:r>
      <w:bookmarkEnd w:id="2330"/>
      <w:bookmarkEnd w:id="2331"/>
    </w:p>
    <w:p w:rsidR="001F5051" w:rsidRDefault="001F5051" w:rsidP="001F5051"/>
    <w:p w:rsidR="00A030A8" w:rsidRDefault="00A030A8" w:rsidP="001F5051"/>
    <w:p w:rsidR="00A030A8" w:rsidRDefault="00A030A8" w:rsidP="001F5051"/>
    <w:p w:rsidR="00A030A8" w:rsidRDefault="00A030A8" w:rsidP="001F5051"/>
    <w:p w:rsidR="00A030A8" w:rsidRDefault="00A030A8" w:rsidP="00A030A8">
      <w:pPr>
        <w:spacing w:line="240" w:lineRule="auto"/>
        <w:jc w:val="left"/>
        <w:rPr>
          <w:rFonts w:eastAsia="Batang"/>
          <w:color w:val="0000FF"/>
        </w:rPr>
      </w:pPr>
      <w:r>
        <w:rPr>
          <w:rFonts w:eastAsia="Batang"/>
          <w:noProof/>
          <w:color w:val="0000FF"/>
        </w:rPr>
        <w:drawing>
          <wp:inline distT="0" distB="0" distL="0" distR="0">
            <wp:extent cx="5940425" cy="46780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áv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</w:pPr>
      <w:r>
        <w:rPr>
          <w:rFonts w:eastAsia="Batang"/>
        </w:rPr>
        <w:tab/>
      </w:r>
      <w:bookmarkStart w:id="2334" w:name="_Toc404509639"/>
      <w:bookmarkStart w:id="2335" w:name="_Toc416018386"/>
      <w:r>
        <w:t xml:space="preserve">Figura </w:t>
      </w:r>
      <w:r w:rsidR="00590206">
        <w:fldChar w:fldCharType="begin"/>
      </w:r>
      <w:r w:rsidR="00937E62">
        <w:instrText xml:space="preserve"> SEQ Figura \* ARABIC </w:instrText>
      </w:r>
      <w:r w:rsidR="00590206">
        <w:fldChar w:fldCharType="separate"/>
      </w:r>
      <w:ins w:id="2336" w:author="User" w:date="2015-04-05T17:57:00Z">
        <w:r w:rsidR="00C60E05">
          <w:rPr>
            <w:noProof/>
          </w:rPr>
          <w:t>9</w:t>
        </w:r>
      </w:ins>
      <w:del w:id="2337" w:author="User" w:date="2015-04-04T17:22:00Z">
        <w:r w:rsidR="00F0518C" w:rsidDel="00064949">
          <w:rPr>
            <w:noProof/>
          </w:rPr>
          <w:delText>2</w:delText>
        </w:r>
      </w:del>
      <w:r w:rsidR="00590206">
        <w:rPr>
          <w:noProof/>
        </w:rPr>
        <w:fldChar w:fldCharType="end"/>
      </w:r>
      <w:r>
        <w:t xml:space="preserve"> - Diagrama de Caso de Uso do Responsável</w:t>
      </w:r>
      <w:bookmarkEnd w:id="2334"/>
      <w:bookmarkEnd w:id="2335"/>
    </w:p>
    <w:p w:rsidR="00A030A8" w:rsidRDefault="00A030A8" w:rsidP="00A030A8">
      <w:pPr>
        <w:keepNext/>
        <w:spacing w:line="240" w:lineRule="auto"/>
        <w:jc w:val="left"/>
      </w:pPr>
      <w:r>
        <w:rPr>
          <w:rFonts w:eastAsia="Batang"/>
          <w:noProof/>
          <w:color w:val="0000FF"/>
        </w:rPr>
        <w:lastRenderedPageBreak/>
        <w:drawing>
          <wp:inline distT="0" distB="0" distL="0" distR="0">
            <wp:extent cx="5940425" cy="73958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  <w:rPr>
          <w:rFonts w:eastAsia="Batang"/>
          <w:color w:val="0000FF"/>
        </w:rPr>
      </w:pPr>
      <w:bookmarkStart w:id="2338" w:name="_Toc404509640"/>
      <w:bookmarkStart w:id="2339" w:name="_Toc416018387"/>
      <w:r>
        <w:t xml:space="preserve">Figura </w:t>
      </w:r>
      <w:r w:rsidR="00590206">
        <w:fldChar w:fldCharType="begin"/>
      </w:r>
      <w:r w:rsidR="00937E62">
        <w:instrText xml:space="preserve"> SEQ Figura \* ARABIC </w:instrText>
      </w:r>
      <w:r w:rsidR="00590206">
        <w:fldChar w:fldCharType="separate"/>
      </w:r>
      <w:ins w:id="2340" w:author="User" w:date="2015-04-05T17:57:00Z">
        <w:r w:rsidR="00C60E05">
          <w:rPr>
            <w:noProof/>
          </w:rPr>
          <w:t>10</w:t>
        </w:r>
      </w:ins>
      <w:del w:id="2341" w:author="User" w:date="2015-04-04T17:22:00Z">
        <w:r w:rsidR="00F0518C" w:rsidDel="00064949">
          <w:rPr>
            <w:noProof/>
          </w:rPr>
          <w:delText>3</w:delText>
        </w:r>
      </w:del>
      <w:r w:rsidR="00590206">
        <w:rPr>
          <w:noProof/>
        </w:rPr>
        <w:fldChar w:fldCharType="end"/>
      </w:r>
      <w:r>
        <w:t xml:space="preserve"> - Diagrama de Caso de Uso - Professor</w:t>
      </w:r>
      <w:bookmarkEnd w:id="2338"/>
      <w:bookmarkEnd w:id="2339"/>
    </w:p>
    <w:p w:rsidR="00A030A8" w:rsidRDefault="00A030A8" w:rsidP="001F5051"/>
    <w:p w:rsidR="00A030A8" w:rsidRDefault="00A030A8" w:rsidP="001F5051"/>
    <w:p w:rsidR="00A030A8" w:rsidRDefault="00A030A8" w:rsidP="001F5051"/>
    <w:p w:rsidR="00A030A8" w:rsidRDefault="00A030A8" w:rsidP="001F5051"/>
    <w:p w:rsidR="00F0518C" w:rsidRDefault="00A030A8" w:rsidP="00F0518C">
      <w:pPr>
        <w:keepNext/>
        <w:spacing w:line="240" w:lineRule="auto"/>
        <w:jc w:val="left"/>
      </w:pPr>
      <w:r>
        <w:rPr>
          <w:rFonts w:eastAsia="Batang"/>
          <w:noProof/>
          <w:color w:val="0000FF"/>
        </w:rPr>
        <w:lastRenderedPageBreak/>
        <w:drawing>
          <wp:inline distT="0" distB="0" distL="0" distR="0">
            <wp:extent cx="5940425" cy="8072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ar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F0518C" w:rsidP="00F0518C">
      <w:pPr>
        <w:pStyle w:val="Legenda"/>
        <w:rPr>
          <w:rFonts w:eastAsia="Batang"/>
          <w:color w:val="0000FF"/>
        </w:rPr>
      </w:pPr>
      <w:bookmarkStart w:id="2342" w:name="_Toc416018388"/>
      <w:r>
        <w:t xml:space="preserve">Figura </w:t>
      </w:r>
      <w:r w:rsidR="00590206">
        <w:fldChar w:fldCharType="begin"/>
      </w:r>
      <w:r w:rsidR="00937E62">
        <w:instrText xml:space="preserve"> SEQ Figura \* ARABIC </w:instrText>
      </w:r>
      <w:r w:rsidR="00590206">
        <w:fldChar w:fldCharType="separate"/>
      </w:r>
      <w:ins w:id="2343" w:author="User" w:date="2015-04-05T17:57:00Z">
        <w:r w:rsidR="00C60E05">
          <w:rPr>
            <w:noProof/>
          </w:rPr>
          <w:t>11</w:t>
        </w:r>
      </w:ins>
      <w:del w:id="2344" w:author="User" w:date="2015-04-04T17:22:00Z">
        <w:r w:rsidDel="00064949">
          <w:rPr>
            <w:noProof/>
          </w:rPr>
          <w:delText>4</w:delText>
        </w:r>
      </w:del>
      <w:r w:rsidR="00590206">
        <w:rPr>
          <w:noProof/>
        </w:rPr>
        <w:fldChar w:fldCharType="end"/>
      </w:r>
      <w:r w:rsidRPr="00801C5A">
        <w:t xml:space="preserve"> - Diagrama de Caso de Uso - Secretaria</w:t>
      </w:r>
      <w:bookmarkEnd w:id="2342"/>
    </w:p>
    <w:p w:rsidR="00A030A8" w:rsidRDefault="00A030A8" w:rsidP="00A030A8">
      <w:pPr>
        <w:spacing w:line="240" w:lineRule="auto"/>
        <w:jc w:val="left"/>
      </w:pPr>
      <w:bookmarkStart w:id="2345" w:name="_Toc404509641"/>
      <w:r w:rsidRPr="00AF621D">
        <w:rPr>
          <w:rFonts w:cs="Arial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0425" cy="7124065"/>
            <wp:effectExtent l="1905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A8" w:rsidRDefault="00A030A8" w:rsidP="00A030A8">
      <w:pPr>
        <w:pStyle w:val="Legenda"/>
        <w:rPr>
          <w:rFonts w:eastAsia="Batang"/>
          <w:color w:val="0000FF"/>
        </w:rPr>
      </w:pPr>
      <w:bookmarkStart w:id="2346" w:name="_Toc404509642"/>
      <w:bookmarkStart w:id="2347" w:name="_Toc416018389"/>
      <w:r>
        <w:t xml:space="preserve">Figura </w:t>
      </w:r>
      <w:r w:rsidR="00590206">
        <w:fldChar w:fldCharType="begin"/>
      </w:r>
      <w:r w:rsidR="00937E62">
        <w:instrText xml:space="preserve"> SEQ Figura \* ARABIC </w:instrText>
      </w:r>
      <w:r w:rsidR="00590206">
        <w:fldChar w:fldCharType="separate"/>
      </w:r>
      <w:ins w:id="2348" w:author="User" w:date="2015-04-05T17:57:00Z">
        <w:r w:rsidR="00C60E05">
          <w:rPr>
            <w:noProof/>
          </w:rPr>
          <w:t>12</w:t>
        </w:r>
      </w:ins>
      <w:del w:id="2349" w:author="User" w:date="2015-04-04T17:22:00Z">
        <w:r w:rsidR="00F0518C" w:rsidDel="00064949">
          <w:rPr>
            <w:noProof/>
          </w:rPr>
          <w:delText>5</w:delText>
        </w:r>
      </w:del>
      <w:r w:rsidR="00590206">
        <w:rPr>
          <w:noProof/>
        </w:rPr>
        <w:fldChar w:fldCharType="end"/>
      </w:r>
      <w:r>
        <w:t xml:space="preserve"> - Diagrama de Caso de Uso Gestor</w:t>
      </w:r>
      <w:bookmarkEnd w:id="2346"/>
      <w:bookmarkEnd w:id="2347"/>
      <w:proofErr w:type="gramStart"/>
      <w:r>
        <w:t xml:space="preserve">  </w:t>
      </w:r>
      <w:bookmarkEnd w:id="2345"/>
    </w:p>
    <w:p w:rsidR="00A030A8" w:rsidRDefault="00A030A8" w:rsidP="001F5051">
      <w:proofErr w:type="gramEnd"/>
    </w:p>
    <w:p w:rsidR="00A030A8" w:rsidRDefault="00A030A8" w:rsidP="001F5051"/>
    <w:p w:rsidR="00A030A8" w:rsidRDefault="00A030A8" w:rsidP="001F5051"/>
    <w:p w:rsidR="00A030A8" w:rsidRDefault="00A030A8" w:rsidP="001F5051"/>
    <w:p w:rsidR="00A030A8" w:rsidRDefault="00A030A8" w:rsidP="001F5051"/>
    <w:p w:rsidR="00E370D6" w:rsidRDefault="00E370D6" w:rsidP="004C7509">
      <w:pPr>
        <w:pStyle w:val="Ttulo3"/>
      </w:pPr>
      <w:bookmarkStart w:id="2350" w:name="_Toc416018485"/>
      <w:r>
        <w:lastRenderedPageBreak/>
        <w:t>Descrição dos Atores</w:t>
      </w:r>
      <w:bookmarkEnd w:id="2350"/>
    </w:p>
    <w:p w:rsidR="00DD1BCC" w:rsidRDefault="00DD1BCC" w:rsidP="00DD1BCC">
      <w:pPr>
        <w:pStyle w:val="Legenda"/>
        <w:keepNext/>
      </w:pPr>
      <w:bookmarkStart w:id="2351" w:name="_Toc404509653"/>
      <w:bookmarkStart w:id="2352" w:name="_Toc416018520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53" w:author="User" w:date="2015-04-04T21:08:00Z">
        <w:r w:rsidR="006E2F71">
          <w:rPr>
            <w:noProof/>
          </w:rPr>
          <w:t>7</w:t>
        </w:r>
      </w:ins>
      <w:del w:id="2354" w:author="User" w:date="2015-04-04T19:50:00Z">
        <w:r w:rsidR="004A46AC" w:rsidDel="00E640C8">
          <w:rPr>
            <w:noProof/>
          </w:rPr>
          <w:delText>2</w:delText>
        </w:r>
      </w:del>
      <w:r w:rsidR="00590206">
        <w:rPr>
          <w:noProof/>
        </w:rPr>
        <w:fldChar w:fldCharType="end"/>
      </w:r>
      <w:r>
        <w:t xml:space="preserve"> - </w:t>
      </w:r>
      <w:r w:rsidRPr="003E155E">
        <w:t>Atores presentes no sistema</w:t>
      </w:r>
      <w:bookmarkEnd w:id="2351"/>
      <w:bookmarkEnd w:id="235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28"/>
      </w:tblGrid>
      <w:tr w:rsidR="00DD1BCC" w:rsidTr="006571E6">
        <w:trPr>
          <w:trHeight w:val="418"/>
        </w:trPr>
        <w:tc>
          <w:tcPr>
            <w:tcW w:w="3085" w:type="dxa"/>
            <w:shd w:val="clear" w:color="auto" w:fill="0D0D0D"/>
          </w:tcPr>
          <w:p w:rsidR="00DD1BCC" w:rsidRDefault="00DD1BCC" w:rsidP="006571E6">
            <w:r>
              <w:t>Ator</w:t>
            </w:r>
          </w:p>
        </w:tc>
        <w:tc>
          <w:tcPr>
            <w:tcW w:w="5528" w:type="dxa"/>
            <w:shd w:val="clear" w:color="auto" w:fill="0D0D0D"/>
          </w:tcPr>
          <w:p w:rsidR="00DD1BCC" w:rsidRDefault="00DD1BCC" w:rsidP="006571E6">
            <w:r>
              <w:t>Descrição</w:t>
            </w:r>
          </w:p>
        </w:tc>
      </w:tr>
      <w:tr w:rsidR="00DD1BCC" w:rsidTr="006571E6">
        <w:trPr>
          <w:trHeight w:val="430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 w:rsidRPr="003A34EB">
              <w:t>Aluno</w:t>
            </w:r>
          </w:p>
        </w:tc>
        <w:tc>
          <w:tcPr>
            <w:tcW w:w="5528" w:type="dxa"/>
          </w:tcPr>
          <w:p w:rsidR="00DD1BCC" w:rsidRPr="003A34EB" w:rsidRDefault="00DD1BCC" w:rsidP="006571E6">
            <w:r>
              <w:t>Visualiza</w:t>
            </w:r>
            <w:r w:rsidRPr="003A34EB">
              <w:t xml:space="preserve"> seu boletim</w:t>
            </w:r>
            <w:r>
              <w:t xml:space="preserve"> e tarefas atribuídas a ele.</w:t>
            </w:r>
          </w:p>
        </w:tc>
      </w:tr>
      <w:tr w:rsidR="00DD1BCC" w:rsidTr="006571E6">
        <w:trPr>
          <w:trHeight w:val="467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Responsável</w:t>
            </w:r>
          </w:p>
        </w:tc>
        <w:tc>
          <w:tcPr>
            <w:tcW w:w="5528" w:type="dxa"/>
          </w:tcPr>
          <w:p w:rsidR="00DD1BCC" w:rsidRDefault="00DD1BCC" w:rsidP="006571E6">
            <w:r>
              <w:t>Visualiza boletim, tarefas e ocorrências do seu filho.</w:t>
            </w:r>
          </w:p>
        </w:tc>
      </w:tr>
      <w:tr w:rsidR="00DD1BCC" w:rsidTr="006571E6">
        <w:trPr>
          <w:trHeight w:val="974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Professor</w:t>
            </w:r>
          </w:p>
        </w:tc>
        <w:tc>
          <w:tcPr>
            <w:tcW w:w="5528" w:type="dxa"/>
          </w:tcPr>
          <w:p w:rsidR="00DD1BCC" w:rsidRDefault="00DD1BCC" w:rsidP="006571E6">
            <w:r>
              <w:t>Inserir: tarefas, boletins e ocorrência da turma.</w:t>
            </w:r>
          </w:p>
          <w:p w:rsidR="00DD1BCC" w:rsidRDefault="00DD1BCC" w:rsidP="006571E6">
            <w:r>
              <w:t>Visualizar: tarefas, boletins e ocorrência da turma.</w:t>
            </w:r>
          </w:p>
          <w:p w:rsidR="00DD1BCC" w:rsidRDefault="00DD1BCC" w:rsidP="006571E6">
            <w:r>
              <w:t>Editar: tarefas, boletins e ocorrência da turma.</w:t>
            </w:r>
          </w:p>
        </w:tc>
      </w:tr>
      <w:tr w:rsidR="00DD1BCC" w:rsidTr="006571E6">
        <w:trPr>
          <w:trHeight w:val="1268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Secretaria</w:t>
            </w:r>
          </w:p>
        </w:tc>
        <w:tc>
          <w:tcPr>
            <w:tcW w:w="5528" w:type="dxa"/>
          </w:tcPr>
          <w:p w:rsidR="00DD1BCC" w:rsidRDefault="00DD1BCC" w:rsidP="006571E6">
            <w:r>
              <w:t>Inserir: Alunos, Responsáveis, Turmas e Boletins.</w:t>
            </w:r>
          </w:p>
          <w:p w:rsidR="00DD1BCC" w:rsidRDefault="00DD1BCC" w:rsidP="006571E6">
            <w:r>
              <w:t>Editar: Alunos, Responsáveis, Turmas e Boletins.</w:t>
            </w:r>
          </w:p>
          <w:p w:rsidR="00DD1BCC" w:rsidRDefault="00DD1BCC" w:rsidP="006571E6">
            <w:r>
              <w:t>Visualizar: Alunos, Responsáveis, Turmas e Boletins.</w:t>
            </w:r>
          </w:p>
          <w:p w:rsidR="00DD1BCC" w:rsidRDefault="00DD1BCC" w:rsidP="006571E6">
            <w:r>
              <w:t xml:space="preserve">Atribui professores e alunos </w:t>
            </w:r>
            <w:proofErr w:type="gramStart"/>
            <w:r>
              <w:t>à</w:t>
            </w:r>
            <w:proofErr w:type="gramEnd"/>
            <w:r>
              <w:t xml:space="preserve"> uma turma criada. </w:t>
            </w:r>
          </w:p>
        </w:tc>
      </w:tr>
      <w:tr w:rsidR="00DD1BCC" w:rsidTr="006571E6">
        <w:trPr>
          <w:trHeight w:val="987"/>
        </w:trPr>
        <w:tc>
          <w:tcPr>
            <w:tcW w:w="3085" w:type="dxa"/>
          </w:tcPr>
          <w:p w:rsidR="00DD1BCC" w:rsidRDefault="00DD1BCC" w:rsidP="006571E6">
            <w:pPr>
              <w:jc w:val="center"/>
            </w:pPr>
            <w:r>
              <w:t>Gestor</w:t>
            </w:r>
          </w:p>
        </w:tc>
        <w:tc>
          <w:tcPr>
            <w:tcW w:w="5528" w:type="dxa"/>
          </w:tcPr>
          <w:p w:rsidR="00DD1BCC" w:rsidRDefault="00DD1BCC" w:rsidP="006571E6">
            <w:r>
              <w:t>Visualizar: Alunos, Responsáveis, Turmas e Boletins.</w:t>
            </w:r>
          </w:p>
          <w:p w:rsidR="00DD1BCC" w:rsidRDefault="00DD1BCC" w:rsidP="006571E6">
            <w:r>
              <w:t>Inserir: Ocorrência para turma ou alunos caso seja necessário.</w:t>
            </w:r>
          </w:p>
        </w:tc>
      </w:tr>
    </w:tbl>
    <w:p w:rsidR="00E370D6" w:rsidRDefault="00E370D6" w:rsidP="003E2A6A">
      <w:pPr>
        <w:pStyle w:val="Ttulo2"/>
        <w:numPr>
          <w:ilvl w:val="0"/>
          <w:numId w:val="0"/>
        </w:numPr>
      </w:pPr>
    </w:p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Pr="006571E6" w:rsidRDefault="006571E6" w:rsidP="006571E6"/>
    <w:p w:rsidR="00301E38" w:rsidRDefault="00301E38" w:rsidP="004C7509">
      <w:pPr>
        <w:pStyle w:val="Ttulo3"/>
      </w:pPr>
      <w:bookmarkStart w:id="2355" w:name="_Toc416018486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2355"/>
    </w:p>
    <w:p w:rsidR="003E2A6A" w:rsidRPr="008E305B" w:rsidRDefault="003E2A6A" w:rsidP="003E2A6A">
      <w:pPr>
        <w:rPr>
          <w:color w:val="FF0000"/>
        </w:rPr>
      </w:pPr>
      <w:r>
        <w:rPr>
          <w:color w:val="FF0000"/>
        </w:rPr>
        <w:t>Descrever os Casos de Uso do Sistema</w:t>
      </w:r>
      <w:r w:rsidR="00617235">
        <w:rPr>
          <w:color w:val="FF0000"/>
        </w:rPr>
        <w:t xml:space="preserve"> segundo o Modelo </w:t>
      </w:r>
      <w:proofErr w:type="gramStart"/>
      <w:r w:rsidR="00617235">
        <w:rPr>
          <w:color w:val="FF0000"/>
        </w:rPr>
        <w:t>abaixo.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8F46DB" w:rsidRDefault="008F46DB" w:rsidP="008F46DB">
      <w:pPr>
        <w:pStyle w:val="Legenda"/>
        <w:keepNext/>
      </w:pPr>
      <w:bookmarkStart w:id="2356" w:name="_Toc416018521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57" w:author="User" w:date="2015-04-04T21:08:00Z">
        <w:r w:rsidR="006E2F71">
          <w:rPr>
            <w:noProof/>
          </w:rPr>
          <w:t>8</w:t>
        </w:r>
      </w:ins>
      <w:del w:id="2358" w:author="User" w:date="2015-04-04T19:50:00Z">
        <w:r w:rsidR="004A46AC" w:rsidDel="00E640C8">
          <w:rPr>
            <w:noProof/>
          </w:rPr>
          <w:delText>3</w:delText>
        </w:r>
      </w:del>
      <w:r w:rsidR="00590206">
        <w:rPr>
          <w:noProof/>
        </w:rPr>
        <w:fldChar w:fldCharType="end"/>
      </w:r>
      <w:r>
        <w:t xml:space="preserve"> - </w:t>
      </w:r>
      <w:r w:rsidRPr="00950E08">
        <w:t xml:space="preserve">UC01 – </w:t>
      </w:r>
      <w:proofErr w:type="spellStart"/>
      <w:r w:rsidRPr="00950E08">
        <w:t>Login</w:t>
      </w:r>
      <w:bookmarkEnd w:id="2356"/>
      <w:proofErr w:type="spellEnd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6571E6" w:rsidRPr="003D4761" w:rsidTr="006571E6">
        <w:trPr>
          <w:trHeight w:val="408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571E6" w:rsidRPr="003D4761" w:rsidRDefault="006571E6" w:rsidP="006571E6">
            <w:r>
              <w:t xml:space="preserve">UC01 – </w:t>
            </w:r>
            <w:proofErr w:type="spellStart"/>
            <w:r>
              <w:t>Login</w:t>
            </w:r>
            <w:proofErr w:type="spellEnd"/>
          </w:p>
        </w:tc>
      </w:tr>
      <w:tr w:rsidR="006571E6" w:rsidRPr="003D4761" w:rsidTr="006571E6">
        <w:trPr>
          <w:trHeight w:val="408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6571E6" w:rsidRPr="003D4761" w:rsidTr="006571E6">
        <w:trPr>
          <w:trHeight w:val="408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571E6" w:rsidRPr="00CB5E8D" w:rsidRDefault="006571E6" w:rsidP="006571E6">
            <w:r>
              <w:t xml:space="preserve">Gestor, Professor, Secretaria, Responsável (pais) e </w:t>
            </w:r>
            <w:proofErr w:type="gramStart"/>
            <w:r>
              <w:t>Aluno</w:t>
            </w:r>
            <w:proofErr w:type="gramEnd"/>
          </w:p>
        </w:tc>
      </w:tr>
      <w:tr w:rsidR="006571E6" w:rsidRPr="003D4761" w:rsidTr="006571E6">
        <w:trPr>
          <w:trHeight w:val="423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571E6" w:rsidRPr="00CB5E8D" w:rsidRDefault="006571E6" w:rsidP="006571E6">
            <w:r>
              <w:t>Deve estar cadastrado no banco de dados</w:t>
            </w:r>
          </w:p>
        </w:tc>
      </w:tr>
      <w:tr w:rsidR="006571E6" w:rsidRPr="003D4761" w:rsidTr="006571E6">
        <w:trPr>
          <w:trHeight w:val="365"/>
        </w:trPr>
        <w:tc>
          <w:tcPr>
            <w:tcW w:w="2658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571E6" w:rsidRPr="00CB5E8D" w:rsidRDefault="006571E6" w:rsidP="006571E6">
            <w:r>
              <w:t>O ator acessa o sistema de acordo com o seu perfil de ator.</w:t>
            </w:r>
          </w:p>
        </w:tc>
      </w:tr>
      <w:tr w:rsidR="006571E6" w:rsidRPr="003D4761" w:rsidTr="006571E6">
        <w:trPr>
          <w:trHeight w:val="6253"/>
        </w:trPr>
        <w:tc>
          <w:tcPr>
            <w:tcW w:w="8576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6571E6" w:rsidRDefault="006571E6" w:rsidP="006571E6">
            <w:r w:rsidRPr="00EB4F26">
              <w:t xml:space="preserve">FP02 – </w:t>
            </w:r>
            <w:r>
              <w:t>O sistema oferece opção para inserir dados para verificação do acesso</w:t>
            </w:r>
          </w:p>
          <w:p w:rsidR="006571E6" w:rsidRDefault="006571E6" w:rsidP="006571E6">
            <w:r w:rsidRPr="00EB4F26">
              <w:t xml:space="preserve">FP03 – </w:t>
            </w:r>
            <w:r>
              <w:t xml:space="preserve">O ator digita o </w:t>
            </w:r>
            <w:proofErr w:type="spellStart"/>
            <w:r>
              <w:t>login</w:t>
            </w:r>
            <w:proofErr w:type="spellEnd"/>
            <w:r>
              <w:t xml:space="preserve"> e a senha nos campos indicados</w:t>
            </w:r>
          </w:p>
          <w:p w:rsidR="006571E6" w:rsidRDefault="006571E6" w:rsidP="006571E6">
            <w:r>
              <w:t>FP04 – Sistema autentica se os dados digitados são válidos</w:t>
            </w:r>
          </w:p>
          <w:p w:rsidR="006571E6" w:rsidRDefault="006571E6" w:rsidP="006571E6">
            <w:r>
              <w:t>FP05</w:t>
            </w:r>
            <w:r w:rsidRPr="00EB4F26">
              <w:t xml:space="preserve"> – </w:t>
            </w:r>
            <w:r>
              <w:t>O s</w:t>
            </w:r>
            <w:r w:rsidRPr="00EB4F26">
              <w:t xml:space="preserve">istema </w:t>
            </w:r>
            <w:r>
              <w:t xml:space="preserve">libera o acesso ao sistema, de acordo com o perfil do </w:t>
            </w:r>
            <w:proofErr w:type="gramStart"/>
            <w:r>
              <w:t>usuário</w:t>
            </w:r>
            <w:proofErr w:type="gramEnd"/>
          </w:p>
          <w:p w:rsidR="006571E6" w:rsidRDefault="006571E6" w:rsidP="006571E6"/>
          <w:p w:rsidR="006571E6" w:rsidRDefault="006571E6" w:rsidP="006571E6"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r>
              <w:t>FA01 – O ator digitou dados incorretos</w:t>
            </w:r>
          </w:p>
          <w:p w:rsidR="006571E6" w:rsidRDefault="006571E6" w:rsidP="006571E6">
            <w:r>
              <w:t xml:space="preserve">FA02 – O sistema informa que o </w:t>
            </w:r>
            <w:proofErr w:type="spellStart"/>
            <w:r>
              <w:t>login</w:t>
            </w:r>
            <w:proofErr w:type="spellEnd"/>
            <w:r>
              <w:t xml:space="preserve"> ou senha estão incorretos </w:t>
            </w:r>
          </w:p>
          <w:p w:rsidR="006571E6" w:rsidRPr="00D55969" w:rsidRDefault="006571E6" w:rsidP="006571E6">
            <w:pPr>
              <w:rPr>
                <w:u w:val="single"/>
              </w:rPr>
            </w:pPr>
            <w:r>
              <w:t>FA03 – E retorna para o fluxo principal FP02.</w:t>
            </w:r>
          </w:p>
          <w:p w:rsidR="006571E6" w:rsidRPr="00D55969" w:rsidRDefault="006571E6" w:rsidP="006571E6">
            <w:pPr>
              <w:rPr>
                <w:u w:val="single"/>
              </w:rPr>
            </w:pPr>
          </w:p>
          <w:p w:rsidR="006571E6" w:rsidRPr="00FF2C10" w:rsidRDefault="006571E6" w:rsidP="006571E6">
            <w:pPr>
              <w:rPr>
                <w:color w:val="548DD4"/>
              </w:rPr>
            </w:pPr>
          </w:p>
        </w:tc>
      </w:tr>
    </w:tbl>
    <w:p w:rsidR="006571E6" w:rsidRDefault="006571E6" w:rsidP="006571E6">
      <w:pPr>
        <w:pStyle w:val="Legenda"/>
      </w:pPr>
    </w:p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2359" w:name="_Toc416018522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60" w:author="User" w:date="2015-04-04T21:08:00Z">
        <w:r w:rsidR="006E2F71">
          <w:rPr>
            <w:noProof/>
          </w:rPr>
          <w:t>9</w:t>
        </w:r>
      </w:ins>
      <w:del w:id="2361" w:author="User" w:date="2015-04-04T19:50:00Z">
        <w:r w:rsidR="004A46AC" w:rsidDel="00E640C8">
          <w:rPr>
            <w:noProof/>
          </w:rPr>
          <w:delText>4</w:delText>
        </w:r>
      </w:del>
      <w:r w:rsidR="00590206">
        <w:rPr>
          <w:noProof/>
        </w:rPr>
        <w:fldChar w:fldCharType="end"/>
      </w:r>
      <w:r>
        <w:t xml:space="preserve"> </w:t>
      </w:r>
      <w:r w:rsidRPr="00D03601">
        <w:t>– UC02 – Configurar Bimestre</w:t>
      </w:r>
      <w:bookmarkEnd w:id="2359"/>
    </w:p>
    <w:tbl>
      <w:tblPr>
        <w:tblW w:w="867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61"/>
        <w:gridCol w:w="6010"/>
      </w:tblGrid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UC02 – Configurar Bimestre</w:t>
            </w:r>
          </w:p>
        </w:tc>
      </w:tr>
      <w:tr w:rsidR="006571E6" w:rsidRPr="00D96646" w:rsidTr="008F46DB">
        <w:trPr>
          <w:trHeight w:val="449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Configurar o período de cada bimestre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Secretaria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 xml:space="preserve">Ano vigente 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Bimestre configurado</w:t>
            </w:r>
          </w:p>
        </w:tc>
      </w:tr>
      <w:tr w:rsidR="006571E6" w:rsidRPr="003D4761" w:rsidTr="006571E6">
        <w:trPr>
          <w:trHeight w:val="6210"/>
        </w:trPr>
        <w:tc>
          <w:tcPr>
            <w:tcW w:w="8671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configurar o período de um bimestre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configurar Bimestre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o bimestre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Insere as datas do período desse bimestre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a configuração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“Bimestre Configurado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pPr>
              <w:jc w:val="left"/>
            </w:pPr>
            <w:r>
              <w:t>FA01</w:t>
            </w:r>
            <w:r w:rsidRPr="00EB4F26">
              <w:t xml:space="preserve"> –</w:t>
            </w:r>
            <w:r>
              <w:t xml:space="preserve"> Ator digitou datas inválidas</w:t>
            </w:r>
          </w:p>
          <w:p w:rsidR="006571E6" w:rsidRDefault="006571E6" w:rsidP="006571E6">
            <w:pPr>
              <w:jc w:val="left"/>
            </w:pPr>
            <w:r>
              <w:t>FA02</w:t>
            </w:r>
            <w:r w:rsidRPr="00EB4F26">
              <w:t xml:space="preserve"> –</w:t>
            </w:r>
            <w:r>
              <w:t xml:space="preserve"> O sistema informa que a data é inválida</w:t>
            </w:r>
          </w:p>
          <w:p w:rsidR="006571E6" w:rsidRPr="003D4761" w:rsidRDefault="006571E6" w:rsidP="006571E6">
            <w:pPr>
              <w:jc w:val="left"/>
            </w:pPr>
            <w:r>
              <w:t>FA03</w:t>
            </w:r>
            <w:r w:rsidRPr="00EB4F26">
              <w:t xml:space="preserve"> –</w:t>
            </w:r>
            <w:r>
              <w:t xml:space="preserve"> E retorna para o fluxo principal FP04.</w:t>
            </w: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2362" w:name="_Toc416018523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63" w:author="User" w:date="2015-04-04T21:08:00Z">
        <w:r w:rsidR="006E2F71">
          <w:rPr>
            <w:noProof/>
          </w:rPr>
          <w:t>10</w:t>
        </w:r>
      </w:ins>
      <w:del w:id="2364" w:author="User" w:date="2015-04-04T19:50:00Z">
        <w:r w:rsidR="004A46AC" w:rsidDel="00E640C8">
          <w:rPr>
            <w:noProof/>
          </w:rPr>
          <w:delText>5</w:delText>
        </w:r>
      </w:del>
      <w:r w:rsidR="00590206">
        <w:rPr>
          <w:noProof/>
        </w:rPr>
        <w:fldChar w:fldCharType="end"/>
      </w:r>
      <w:r>
        <w:t xml:space="preserve"> </w:t>
      </w:r>
      <w:r w:rsidRPr="006D42E0">
        <w:t>– UC03 – Criar Boletim</w:t>
      </w:r>
      <w:bookmarkEnd w:id="2362"/>
    </w:p>
    <w:tbl>
      <w:tblPr>
        <w:tblW w:w="867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61"/>
        <w:gridCol w:w="6010"/>
      </w:tblGrid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UC03 – Criar Boletim</w:t>
            </w:r>
          </w:p>
        </w:tc>
      </w:tr>
      <w:tr w:rsidR="006571E6" w:rsidRPr="00D96646" w:rsidTr="008F46DB">
        <w:trPr>
          <w:trHeight w:val="449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Criar Boletim para uma turma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Secretaria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A turma deve estar cadastrada no sistema</w:t>
            </w:r>
          </w:p>
        </w:tc>
      </w:tr>
      <w:tr w:rsidR="006571E6" w:rsidRPr="00D96646" w:rsidTr="008F46DB">
        <w:trPr>
          <w:trHeight w:val="433"/>
        </w:trPr>
        <w:tc>
          <w:tcPr>
            <w:tcW w:w="2661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10" w:type="dxa"/>
          </w:tcPr>
          <w:p w:rsidR="006571E6" w:rsidRPr="00D96646" w:rsidRDefault="006571E6" w:rsidP="006571E6">
            <w:r>
              <w:t>Boletim criado para a turma</w:t>
            </w:r>
          </w:p>
        </w:tc>
      </w:tr>
      <w:tr w:rsidR="006571E6" w:rsidRPr="003D4761" w:rsidTr="006571E6">
        <w:trPr>
          <w:trHeight w:val="6210"/>
        </w:trPr>
        <w:tc>
          <w:tcPr>
            <w:tcW w:w="8671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criar um boletim para uma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Criar Boletim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o bimestre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as turmas que não possuem boletins criados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o boletim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cria um boletim para 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“Boletim Criado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Pr="003D4761" w:rsidRDefault="006571E6" w:rsidP="006571E6">
            <w:pPr>
              <w:jc w:val="left"/>
            </w:pP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Pr="007156D2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2365" w:name="_Toc416018524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66" w:author="User" w:date="2015-04-04T21:08:00Z">
        <w:r w:rsidR="006E2F71">
          <w:rPr>
            <w:noProof/>
          </w:rPr>
          <w:t>11</w:t>
        </w:r>
      </w:ins>
      <w:del w:id="2367" w:author="User" w:date="2015-04-04T19:50:00Z">
        <w:r w:rsidR="004A46AC" w:rsidDel="00E640C8">
          <w:rPr>
            <w:noProof/>
          </w:rPr>
          <w:delText>6</w:delText>
        </w:r>
      </w:del>
      <w:r w:rsidR="00590206">
        <w:rPr>
          <w:noProof/>
        </w:rPr>
        <w:fldChar w:fldCharType="end"/>
      </w:r>
      <w:r>
        <w:t xml:space="preserve"> </w:t>
      </w:r>
      <w:r w:rsidRPr="00B74B0B">
        <w:t>– UC04 – Inserir Notas/Faltas</w:t>
      </w:r>
      <w:bookmarkEnd w:id="2365"/>
    </w:p>
    <w:tbl>
      <w:tblPr>
        <w:tblW w:w="894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47"/>
        <w:gridCol w:w="6193"/>
      </w:tblGrid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93" w:type="dxa"/>
          </w:tcPr>
          <w:p w:rsidR="006571E6" w:rsidRPr="003D4761" w:rsidRDefault="006571E6" w:rsidP="006571E6">
            <w:r>
              <w:t>UC04 – Inserir Notas/Faltas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93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 xml:space="preserve">Inserir notas e faltas dos alunos 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93" w:type="dxa"/>
          </w:tcPr>
          <w:p w:rsidR="006571E6" w:rsidRPr="00CB5E8D" w:rsidRDefault="006571E6" w:rsidP="006571E6">
            <w:r>
              <w:t>Professores e Secretaria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93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Pr="00CB5E8D" w:rsidRDefault="006571E6" w:rsidP="006571E6">
            <w:r>
              <w:t>Boletim deve estar criado no sistema</w:t>
            </w:r>
          </w:p>
        </w:tc>
      </w:tr>
      <w:tr w:rsidR="006571E6" w:rsidRPr="003D4761" w:rsidTr="006571E6">
        <w:trPr>
          <w:trHeight w:val="241"/>
        </w:trPr>
        <w:tc>
          <w:tcPr>
            <w:tcW w:w="274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93" w:type="dxa"/>
          </w:tcPr>
          <w:p w:rsidR="006571E6" w:rsidRPr="00CB5E8D" w:rsidRDefault="006571E6" w:rsidP="006571E6">
            <w:r>
              <w:t xml:space="preserve">Notas/faltas inseridos no boletim </w:t>
            </w:r>
          </w:p>
        </w:tc>
      </w:tr>
      <w:tr w:rsidR="006571E6" w:rsidRPr="003D4761" w:rsidTr="006571E6">
        <w:trPr>
          <w:trHeight w:val="7643"/>
        </w:trPr>
        <w:tc>
          <w:tcPr>
            <w:tcW w:w="8940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inserir notas e faltas no boletim</w:t>
            </w:r>
          </w:p>
          <w:p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Inserir Notas/Faltas</w:t>
            </w:r>
          </w:p>
          <w:p w:rsidR="006571E6" w:rsidRDefault="006571E6" w:rsidP="006571E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ator seleciona a matéria que deseja inserir a nota e as faltas</w:t>
            </w:r>
          </w:p>
          <w:p w:rsidR="006571E6" w:rsidRDefault="006571E6" w:rsidP="006571E6">
            <w:r>
              <w:t xml:space="preserve">FP04 </w:t>
            </w:r>
            <w:r w:rsidRPr="00EB4F26">
              <w:t xml:space="preserve">– </w:t>
            </w:r>
            <w:r>
              <w:t>O ator seleciona a turma que deseja inserir a nota e as faltas</w:t>
            </w:r>
          </w:p>
          <w:p w:rsidR="006571E6" w:rsidRDefault="006571E6" w:rsidP="006571E6">
            <w:r>
              <w:t xml:space="preserve">FP05 </w:t>
            </w:r>
            <w:r w:rsidRPr="00EB4F26">
              <w:t>–</w:t>
            </w:r>
            <w:r>
              <w:t xml:space="preserve"> O sistema exibe todos os alunos da turma selecionada</w:t>
            </w:r>
          </w:p>
          <w:p w:rsidR="006571E6" w:rsidRDefault="006571E6" w:rsidP="006571E6">
            <w:r>
              <w:t xml:space="preserve">FP06 </w:t>
            </w:r>
            <w:r w:rsidRPr="00EB4F26">
              <w:t>–</w:t>
            </w:r>
            <w:r>
              <w:t xml:space="preserve"> O ator insere as notas e faltas dos alunos</w:t>
            </w:r>
          </w:p>
          <w:p w:rsidR="006571E6" w:rsidRDefault="006571E6" w:rsidP="006571E6">
            <w:r>
              <w:t xml:space="preserve">FP07 </w:t>
            </w:r>
            <w:r w:rsidRPr="00EB4F26">
              <w:t>–</w:t>
            </w:r>
            <w:r>
              <w:t xml:space="preserve"> Ator salva as notas e faltas</w:t>
            </w:r>
          </w:p>
          <w:p w:rsidR="006571E6" w:rsidRDefault="006571E6" w:rsidP="006571E6">
            <w:r>
              <w:t xml:space="preserve">FP08 </w:t>
            </w:r>
            <w:r w:rsidRPr="00EB4F26">
              <w:t>–</w:t>
            </w:r>
            <w:r>
              <w:t xml:space="preserve"> Sistema salva as inserções no boletim de cada aluno </w:t>
            </w:r>
          </w:p>
          <w:p w:rsidR="006571E6" w:rsidRDefault="006571E6" w:rsidP="006571E6">
            <w:r>
              <w:t xml:space="preserve">FP09 </w:t>
            </w:r>
            <w:r w:rsidRPr="00EB4F26">
              <w:t>–</w:t>
            </w:r>
            <w:r>
              <w:t xml:space="preserve"> Sistema exibe uma mensagem de “Salvo com sucesso”</w:t>
            </w:r>
          </w:p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digitou no campo notas, letras ou </w:t>
            </w:r>
            <w:proofErr w:type="gramStart"/>
            <w:r>
              <w:t>caracteres</w:t>
            </w:r>
            <w:proofErr w:type="gramEnd"/>
          </w:p>
          <w:p w:rsidR="006571E6" w:rsidRDefault="006571E6" w:rsidP="006571E6">
            <w:commentRangeStart w:id="2368"/>
            <w:r>
              <w:t xml:space="preserve">FA02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no campo </w:t>
            </w:r>
            <w:proofErr w:type="gramStart"/>
            <w:r>
              <w:t>falta</w:t>
            </w:r>
            <w:proofErr w:type="gramEnd"/>
            <w:r>
              <w:t xml:space="preserve"> letras ou caracteres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Pr="00513D86" w:rsidRDefault="006571E6" w:rsidP="006571E6">
            <w:r>
              <w:t xml:space="preserve">FA05 </w:t>
            </w:r>
            <w:r w:rsidRPr="00EB4F26">
              <w:t>–</w:t>
            </w:r>
            <w:r>
              <w:t xml:space="preserve"> E retorna para o fluxo principal FP06</w:t>
            </w:r>
            <w:commentRangeEnd w:id="2368"/>
            <w:r>
              <w:rPr>
                <w:rStyle w:val="Refdecomentrio"/>
              </w:rPr>
              <w:commentReference w:id="2368"/>
            </w: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8F46DB" w:rsidRDefault="008F46DB" w:rsidP="008F46DB">
      <w:pPr>
        <w:pStyle w:val="Legenda"/>
        <w:keepNext/>
      </w:pPr>
      <w:bookmarkStart w:id="2369" w:name="_Toc416018525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70" w:author="User" w:date="2015-04-04T21:08:00Z">
        <w:r w:rsidR="006E2F71">
          <w:rPr>
            <w:noProof/>
          </w:rPr>
          <w:t>12</w:t>
        </w:r>
      </w:ins>
      <w:del w:id="2371" w:author="User" w:date="2015-04-04T19:50:00Z">
        <w:r w:rsidR="004A46AC" w:rsidDel="00E640C8">
          <w:rPr>
            <w:noProof/>
          </w:rPr>
          <w:delText>7</w:delText>
        </w:r>
      </w:del>
      <w:r w:rsidR="00590206">
        <w:rPr>
          <w:noProof/>
        </w:rPr>
        <w:fldChar w:fldCharType="end"/>
      </w:r>
      <w:r>
        <w:t xml:space="preserve"> </w:t>
      </w:r>
      <w:r w:rsidRPr="00262BC6">
        <w:t>- UC05 – Visualizar Boletim</w:t>
      </w:r>
      <w:bookmarkEnd w:id="2369"/>
    </w:p>
    <w:tbl>
      <w:tblPr>
        <w:tblW w:w="858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36"/>
        <w:gridCol w:w="5945"/>
      </w:tblGrid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45" w:type="dxa"/>
          </w:tcPr>
          <w:p w:rsidR="006571E6" w:rsidRPr="003D4761" w:rsidRDefault="006571E6" w:rsidP="006571E6">
            <w:r>
              <w:t>UC05 – Visualizar B</w:t>
            </w:r>
            <w:r w:rsidRPr="00AA34EB">
              <w:t>oletim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45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 xml:space="preserve">Visualização de notas e falta dos alunos 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 xml:space="preserve">Professores, Responsáveis (pai), Secretaria e </w:t>
            </w:r>
            <w:proofErr w:type="gramStart"/>
            <w:r>
              <w:t>Alunos</w:t>
            </w:r>
            <w:proofErr w:type="gramEnd"/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45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Boletim deve estar criado no sistema</w:t>
            </w:r>
          </w:p>
          <w:p w:rsidR="006571E6" w:rsidRPr="00CB5E8D" w:rsidRDefault="006571E6" w:rsidP="006571E6">
            <w:r>
              <w:t>Notas/faltas devem estar inseridas no boletim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 xml:space="preserve">Boletim visualizado </w:t>
            </w:r>
          </w:p>
        </w:tc>
      </w:tr>
      <w:tr w:rsidR="006571E6" w:rsidRPr="003D4761" w:rsidTr="006571E6">
        <w:trPr>
          <w:trHeight w:val="850"/>
        </w:trPr>
        <w:tc>
          <w:tcPr>
            <w:tcW w:w="8581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visualizar um boletim</w:t>
            </w:r>
          </w:p>
          <w:p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Visualizar Boletim</w:t>
            </w:r>
          </w:p>
          <w:p w:rsidR="006571E6" w:rsidRDefault="006571E6" w:rsidP="006571E6">
            <w:r>
              <w:t xml:space="preserve">FP03 – Se for perfil Aluno 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FP03.</w:t>
            </w:r>
            <w:proofErr w:type="gramEnd"/>
            <w:r>
              <w:t>1 – O sistema exibe o boletim do aluno</w:t>
            </w:r>
          </w:p>
          <w:p w:rsidR="006571E6" w:rsidRDefault="006571E6" w:rsidP="006571E6">
            <w:r>
              <w:t>FP04 – Se for perfil Responsável</w:t>
            </w:r>
          </w:p>
          <w:p w:rsidR="006571E6" w:rsidRDefault="006571E6" w:rsidP="006571E6">
            <w:r>
              <w:t xml:space="preserve">             </w:t>
            </w:r>
            <w:proofErr w:type="gramStart"/>
            <w:r>
              <w:t>FP04.</w:t>
            </w:r>
            <w:proofErr w:type="gramEnd"/>
            <w:r>
              <w:t>1 – O sistema exibe somente os alunos dos quais ele é responsável</w:t>
            </w:r>
          </w:p>
          <w:p w:rsidR="006571E6" w:rsidRDefault="006571E6" w:rsidP="006571E6">
            <w:r>
              <w:t xml:space="preserve">             </w:t>
            </w:r>
            <w:proofErr w:type="gramStart"/>
            <w:r>
              <w:t>FP04.</w:t>
            </w:r>
            <w:proofErr w:type="gramEnd"/>
            <w:r>
              <w:t>2 – O ator seleciona o aluno que deseja consultar o boletim</w:t>
            </w:r>
          </w:p>
          <w:p w:rsidR="006571E6" w:rsidRDefault="006571E6" w:rsidP="006571E6">
            <w:r>
              <w:t xml:space="preserve">             </w:t>
            </w:r>
            <w:proofErr w:type="gramStart"/>
            <w:r>
              <w:t>FP04.</w:t>
            </w:r>
            <w:proofErr w:type="gramEnd"/>
            <w:r>
              <w:t>3 – O sistema exibe o boletim do aluno selecionado</w:t>
            </w:r>
          </w:p>
          <w:p w:rsidR="006571E6" w:rsidRDefault="006571E6" w:rsidP="006571E6">
            <w:r w:rsidRPr="00EB4F26">
              <w:t>FP0</w:t>
            </w:r>
            <w:r>
              <w:t>5 – Se for Professor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1 – O ator seleciona o bimestre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2 – O ator seleciona a Turma a qual deseja visualizar boletim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 xml:space="preserve">3 – O ator seleciona a matéria da qual deseja ver o boletim 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4 – O sistema exibe todos os alunos da turma selecionada, com as notas e faltas da matéria selecionada.</w:t>
            </w:r>
          </w:p>
          <w:p w:rsidR="006571E6" w:rsidRDefault="006571E6" w:rsidP="006571E6">
            <w:r>
              <w:t>FP06 – Se for perfil gestor ou secretaria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1 – O ator seleciona o bimestre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2 – O ator seleciona a turma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3 – O ator seleciona o aluno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4 – O sistema exibe o boletim com as notas e faltas de todas as matérias do aluno selecionado</w:t>
            </w:r>
          </w:p>
          <w:p w:rsidR="006571E6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Pr="00673DAE" w:rsidRDefault="006571E6" w:rsidP="006571E6"/>
        </w:tc>
      </w:tr>
    </w:tbl>
    <w:p w:rsidR="006571E6" w:rsidRDefault="006571E6" w:rsidP="006571E6"/>
    <w:p w:rsidR="006571E6" w:rsidRDefault="006571E6" w:rsidP="008F46DB">
      <w:pPr>
        <w:pStyle w:val="Legenda"/>
        <w:keepNext/>
        <w:jc w:val="both"/>
      </w:pPr>
    </w:p>
    <w:p w:rsidR="008F46DB" w:rsidRDefault="008F46DB" w:rsidP="008F46DB">
      <w:pPr>
        <w:pStyle w:val="Legenda"/>
        <w:keepNext/>
      </w:pPr>
      <w:bookmarkStart w:id="2372" w:name="_Toc416018526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73" w:author="User" w:date="2015-04-04T21:08:00Z">
        <w:r w:rsidR="006E2F71">
          <w:rPr>
            <w:noProof/>
          </w:rPr>
          <w:t>13</w:t>
        </w:r>
      </w:ins>
      <w:del w:id="2374" w:author="User" w:date="2015-04-04T19:50:00Z">
        <w:r w:rsidR="004A46AC" w:rsidDel="00E640C8">
          <w:rPr>
            <w:noProof/>
          </w:rPr>
          <w:delText>8</w:delText>
        </w:r>
      </w:del>
      <w:r w:rsidR="00590206">
        <w:rPr>
          <w:noProof/>
        </w:rPr>
        <w:fldChar w:fldCharType="end"/>
      </w:r>
      <w:r>
        <w:t xml:space="preserve"> </w:t>
      </w:r>
      <w:r w:rsidRPr="00BB51BB">
        <w:t>- UC06 – Alterar Notas/Faltas</w:t>
      </w:r>
      <w:bookmarkEnd w:id="2372"/>
    </w:p>
    <w:tbl>
      <w:tblPr>
        <w:tblW w:w="858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36"/>
        <w:gridCol w:w="5945"/>
      </w:tblGrid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45" w:type="dxa"/>
          </w:tcPr>
          <w:p w:rsidR="006571E6" w:rsidRPr="003D4761" w:rsidRDefault="006571E6" w:rsidP="006571E6">
            <w:r>
              <w:t>UC06 – Editar Notas/Faltas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45" w:type="dxa"/>
          </w:tcPr>
          <w:p w:rsidR="006571E6" w:rsidRPr="003D4761" w:rsidRDefault="006571E6" w:rsidP="006571E6">
            <w:pPr>
              <w:rPr>
                <w:color w:val="548DD4"/>
              </w:rPr>
            </w:pPr>
            <w:r>
              <w:t xml:space="preserve">Editar as notas e faltas dos alunos 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>Professores, Secretaria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45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Boletim deve estar criado no sistema</w:t>
            </w:r>
          </w:p>
          <w:p w:rsidR="006571E6" w:rsidRPr="00CB5E8D" w:rsidRDefault="006571E6" w:rsidP="006571E6">
            <w:r>
              <w:t>Notas/faltas devem estar inseridas no boletim</w:t>
            </w:r>
          </w:p>
        </w:tc>
      </w:tr>
      <w:tr w:rsidR="006571E6" w:rsidRPr="003D4761" w:rsidTr="006571E6">
        <w:trPr>
          <w:trHeight w:val="134"/>
        </w:trPr>
        <w:tc>
          <w:tcPr>
            <w:tcW w:w="263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45" w:type="dxa"/>
          </w:tcPr>
          <w:p w:rsidR="006571E6" w:rsidRPr="00CB5E8D" w:rsidRDefault="006571E6" w:rsidP="006571E6">
            <w:r>
              <w:t>Boletim Atualizado</w:t>
            </w:r>
          </w:p>
        </w:tc>
      </w:tr>
      <w:tr w:rsidR="006571E6" w:rsidRPr="003D4761" w:rsidTr="006571E6">
        <w:trPr>
          <w:trHeight w:val="992"/>
        </w:trPr>
        <w:tc>
          <w:tcPr>
            <w:tcW w:w="8581" w:type="dxa"/>
            <w:gridSpan w:val="2"/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alterar notas e faltas de alunos</w:t>
            </w:r>
          </w:p>
          <w:p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Alterar Notas/Faltas</w:t>
            </w:r>
          </w:p>
          <w:p w:rsidR="006571E6" w:rsidRDefault="006571E6" w:rsidP="006571E6">
            <w:r>
              <w:t>FP03 – Se for Professor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1 – O ator seleciona o bimestre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2 – O ator seleciona a Turma a qual deseja alterar as notas e faltas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 xml:space="preserve">3 – O ator seleciona a matéria da qual deseja alterar as notas e faltas 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4 – O sistema exibe todos os alunos da turma selecionada, com as notas e faltas da matéria selecionada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5 – O ator seleciona o aluno que deseja alterar a nota e falta, clicando no botão “Alterar”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6 – O sistema habilita o campo da nota e falta, para a alteração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7 – O ator digita a nota e as faltas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8 – O ator salva as alterações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FP05.</w:t>
            </w:r>
            <w:proofErr w:type="gramEnd"/>
            <w:r>
              <w:t>9 – O sistema salva as alterações e desabilita os campos de notas e faltas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05.</w:t>
            </w:r>
            <w:proofErr w:type="gramEnd"/>
            <w:r>
              <w:t>10</w:t>
            </w:r>
            <w:r w:rsidRPr="00EB4F26">
              <w:t xml:space="preserve"> –</w:t>
            </w:r>
            <w:r>
              <w:t xml:space="preserve"> O sistema exibe uma mensagem de “Alterações realizadas com sucesso!”</w:t>
            </w:r>
          </w:p>
          <w:p w:rsidR="006571E6" w:rsidRDefault="006571E6" w:rsidP="006571E6">
            <w:r>
              <w:t xml:space="preserve"> FP06 – Se for perfil gestor ou secretaria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1 – O ator seleciona o bimestre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2 – O ator seleciona a turma</w:t>
            </w:r>
          </w:p>
          <w:p w:rsidR="006571E6" w:rsidRDefault="006571E6" w:rsidP="006571E6">
            <w:r>
              <w:t xml:space="preserve">            </w:t>
            </w:r>
            <w:proofErr w:type="gramStart"/>
            <w:r>
              <w:t>FP06.</w:t>
            </w:r>
            <w:proofErr w:type="gramEnd"/>
            <w:r>
              <w:t>3 – O ator seleciona o aluno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 xml:space="preserve">4 – O ator seleciona o aluno que deseja alterar a nota e falta, clicando no </w:t>
            </w:r>
            <w:r>
              <w:lastRenderedPageBreak/>
              <w:t>botão “Alterar”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5 – O sistema habilita o campo da nota e falta, para a alteração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6 – O ator digita a nota e as faltas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7 – O ator salva as alterações</w:t>
            </w:r>
          </w:p>
          <w:p w:rsidR="006571E6" w:rsidRDefault="006571E6" w:rsidP="006571E6">
            <w:pPr>
              <w:ind w:left="709"/>
            </w:pPr>
            <w:proofErr w:type="gramStart"/>
            <w:r>
              <w:t>FP06.</w:t>
            </w:r>
            <w:proofErr w:type="gramEnd"/>
            <w:r>
              <w:t>8 – O sistema salva as alterações e desabilita os campos de notas e faltas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06.</w:t>
            </w:r>
            <w:proofErr w:type="gramEnd"/>
            <w:r>
              <w:t>9</w:t>
            </w:r>
            <w:r w:rsidRPr="00EB4F26">
              <w:t xml:space="preserve"> –</w:t>
            </w:r>
            <w:r>
              <w:t xml:space="preserve"> O sistema exibe uma mensagem de “Alterações realizadas com sucesso!”</w:t>
            </w:r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digitou no campo notas, letras ou </w:t>
            </w:r>
            <w:proofErr w:type="gramStart"/>
            <w:r>
              <w:t>caracteres</w:t>
            </w:r>
            <w:proofErr w:type="gramEnd"/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no campo </w:t>
            </w:r>
            <w:proofErr w:type="gramStart"/>
            <w:r>
              <w:t>falta</w:t>
            </w:r>
            <w:proofErr w:type="gramEnd"/>
            <w:r>
              <w:t xml:space="preserve"> letras ou caracteres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:rsidR="006571E6" w:rsidRPr="00673DAE" w:rsidRDefault="006571E6" w:rsidP="006571E6">
            <w:r>
              <w:t xml:space="preserve">FA05 </w:t>
            </w:r>
            <w:r w:rsidRPr="00EB4F26">
              <w:t>–</w:t>
            </w:r>
            <w:r>
              <w:t xml:space="preserve"> E retorna para o fluxo principal </w:t>
            </w:r>
            <w:proofErr w:type="gramStart"/>
            <w:r>
              <w:t>FP06.</w:t>
            </w:r>
            <w:proofErr w:type="gramEnd"/>
            <w:r>
              <w:t>6</w:t>
            </w:r>
          </w:p>
        </w:tc>
      </w:tr>
    </w:tbl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2375" w:name="_Toc416018527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76" w:author="User" w:date="2015-04-04T21:08:00Z">
        <w:r w:rsidR="006E2F71">
          <w:rPr>
            <w:noProof/>
          </w:rPr>
          <w:t>14</w:t>
        </w:r>
      </w:ins>
      <w:del w:id="2377" w:author="User" w:date="2015-04-04T19:50:00Z">
        <w:r w:rsidR="004A46AC" w:rsidDel="00E640C8">
          <w:rPr>
            <w:noProof/>
          </w:rPr>
          <w:delText>9</w:delText>
        </w:r>
      </w:del>
      <w:r w:rsidR="00590206">
        <w:rPr>
          <w:noProof/>
        </w:rPr>
        <w:fldChar w:fldCharType="end"/>
      </w:r>
      <w:r>
        <w:t xml:space="preserve"> </w:t>
      </w:r>
      <w:r w:rsidRPr="007E1BCA">
        <w:t>- UC07 – Criar Tarefas</w:t>
      </w:r>
      <w:bookmarkEnd w:id="237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7"/>
        <w:gridCol w:w="5885"/>
      </w:tblGrid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UC07 – Criar Tarefas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Cria tarefas para uma ou várias turmas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Professor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:rsidR="006571E6" w:rsidRDefault="006571E6" w:rsidP="006571E6">
            <w:r>
              <w:t xml:space="preserve">O professor deve estar </w:t>
            </w:r>
            <w:proofErr w:type="spellStart"/>
            <w:r>
              <w:t>logado</w:t>
            </w:r>
            <w:proofErr w:type="spellEnd"/>
          </w:p>
          <w:p w:rsidR="006571E6" w:rsidRPr="00D96646" w:rsidRDefault="006571E6" w:rsidP="006571E6">
            <w:r>
              <w:t>Ter turmas cadastradas no sistema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Turmas com tarefas cadastradas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criar uma tarefa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criar tarefas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matéria a qual quer inserir a tarefa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as turmas a qual quer inserir a tarefa</w:t>
            </w:r>
          </w:p>
          <w:p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descrever a tarefa, e/ou anexar um arquivo </w:t>
            </w:r>
            <w:proofErr w:type="gramStart"/>
            <w:r>
              <w:t>(.</w:t>
            </w:r>
            <w:proofErr w:type="spellStart"/>
            <w:proofErr w:type="gramEnd"/>
            <w:r>
              <w:t>jpg</w:t>
            </w:r>
            <w:proofErr w:type="spellEnd"/>
            <w:r>
              <w:t>, .</w:t>
            </w:r>
            <w:proofErr w:type="spellStart"/>
            <w:r>
              <w:t>doc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)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a tarefa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tarefa e disponibiliza para cada aluno das turmas </w:t>
            </w:r>
            <w:r>
              <w:lastRenderedPageBreak/>
              <w:t>selecionadas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inserida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  <w:p w:rsidR="006571E6" w:rsidRDefault="006571E6" w:rsidP="006571E6">
            <w:r w:rsidRPr="003D4761">
              <w:rPr>
                <w:b/>
                <w:bCs/>
              </w:rPr>
              <w:t>Fluxo Alternativo:</w:t>
            </w:r>
            <w: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ator seleciona um arquivo diferente da extensão permitida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sistema exibe uma mensagem “Tipo de arquivo invalido!</w:t>
            </w:r>
            <w:proofErr w:type="gramStart"/>
            <w:r>
              <w:t>”</w:t>
            </w:r>
            <w:proofErr w:type="gramEnd"/>
            <w:r>
              <w:t xml:space="preserve"> </w:t>
            </w:r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2378" w:name="_Toc416018528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79" w:author="User" w:date="2015-04-04T21:08:00Z">
        <w:r w:rsidR="006E2F71">
          <w:rPr>
            <w:noProof/>
          </w:rPr>
          <w:t>15</w:t>
        </w:r>
      </w:ins>
      <w:del w:id="2380" w:author="User" w:date="2015-04-04T19:50:00Z">
        <w:r w:rsidR="004A46AC" w:rsidDel="00E640C8">
          <w:rPr>
            <w:noProof/>
          </w:rPr>
          <w:delText>10</w:delText>
        </w:r>
      </w:del>
      <w:r w:rsidR="00590206">
        <w:rPr>
          <w:noProof/>
        </w:rPr>
        <w:fldChar w:fldCharType="end"/>
      </w:r>
      <w:r>
        <w:t xml:space="preserve"> </w:t>
      </w:r>
      <w:r w:rsidRPr="007E1F4D">
        <w:t>- UC08 – Alterar Tarefas</w:t>
      </w:r>
      <w:bookmarkEnd w:id="237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7"/>
        <w:gridCol w:w="5885"/>
      </w:tblGrid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UC08 – Alterar Tarefas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Alterar as tarefas que foram criadas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Professor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:rsidR="006571E6" w:rsidRDefault="006571E6" w:rsidP="006571E6">
            <w:r>
              <w:t xml:space="preserve">O professor deve estar </w:t>
            </w:r>
            <w:proofErr w:type="spellStart"/>
            <w:r>
              <w:t>logado</w:t>
            </w:r>
            <w:proofErr w:type="spellEnd"/>
          </w:p>
          <w:p w:rsidR="006571E6" w:rsidRPr="00D96646" w:rsidRDefault="006571E6" w:rsidP="006571E6">
            <w:r>
              <w:t>Ter tarefas criadas no sistema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Tarefas alteradas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alterar uma tarefa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alterar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 tarefa à qual deseja alterar</w:t>
            </w:r>
          </w:p>
          <w:p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faz as alterações desejadas 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alteração da tarefa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tarefa e disponibiliza a alteração para as turmas a qual foi atribuída essa tarefa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atualizada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  <w:p w:rsidR="006571E6" w:rsidRDefault="006571E6" w:rsidP="006571E6">
            <w:r w:rsidRPr="003D4761">
              <w:rPr>
                <w:b/>
                <w:bCs/>
              </w:rPr>
              <w:t>Fluxo Alternativo:</w:t>
            </w:r>
            <w: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ator seleciona um arquivo diferente da extensão permitida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sistema exibe uma mensagem “Tipo de arquivo invalido!</w:t>
            </w:r>
            <w:proofErr w:type="gramStart"/>
            <w:r>
              <w:t>”</w:t>
            </w:r>
            <w:proofErr w:type="gramEnd"/>
            <w:r>
              <w:t xml:space="preserve"> </w:t>
            </w:r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>
      <w:pPr>
        <w:pStyle w:val="Legenda"/>
        <w:keepNext/>
      </w:pPr>
    </w:p>
    <w:p w:rsidR="008F46DB" w:rsidRDefault="008F46DB" w:rsidP="008F46DB">
      <w:pPr>
        <w:pStyle w:val="Legenda"/>
        <w:keepNext/>
      </w:pPr>
      <w:bookmarkStart w:id="2381" w:name="_Toc416018529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82" w:author="User" w:date="2015-04-04T21:08:00Z">
        <w:r w:rsidR="006E2F71">
          <w:rPr>
            <w:noProof/>
          </w:rPr>
          <w:t>16</w:t>
        </w:r>
      </w:ins>
      <w:del w:id="2383" w:author="User" w:date="2015-04-04T19:50:00Z">
        <w:r w:rsidR="004A46AC" w:rsidDel="00E640C8">
          <w:rPr>
            <w:noProof/>
          </w:rPr>
          <w:delText>11</w:delText>
        </w:r>
      </w:del>
      <w:r w:rsidR="00590206">
        <w:rPr>
          <w:noProof/>
        </w:rPr>
        <w:fldChar w:fldCharType="end"/>
      </w:r>
      <w:r>
        <w:t xml:space="preserve"> </w:t>
      </w:r>
      <w:r w:rsidRPr="00B67196">
        <w:t>-</w:t>
      </w:r>
      <w:proofErr w:type="gramStart"/>
      <w:r>
        <w:t xml:space="preserve"> </w:t>
      </w:r>
      <w:r w:rsidRPr="00B67196">
        <w:t xml:space="preserve"> </w:t>
      </w:r>
      <w:proofErr w:type="gramEnd"/>
      <w:r w:rsidRPr="00B67196">
        <w:t>UC09 – Visualizar Tarefas</w:t>
      </w:r>
      <w:bookmarkEnd w:id="238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43"/>
        <w:gridCol w:w="5749"/>
      </w:tblGrid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>UC09 - Visualizar tarefas</w:t>
            </w:r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>Visualizar as tarefas que foram inseridas</w:t>
            </w:r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 xml:space="preserve">Professor, Aluno e </w:t>
            </w:r>
            <w:proofErr w:type="gramStart"/>
            <w:r>
              <w:t>Responsável</w:t>
            </w:r>
            <w:proofErr w:type="gramEnd"/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571E6" w:rsidRPr="00D96646" w:rsidTr="006571E6">
        <w:tc>
          <w:tcPr>
            <w:tcW w:w="2743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749" w:type="dxa"/>
          </w:tcPr>
          <w:p w:rsidR="006571E6" w:rsidRPr="00D96646" w:rsidRDefault="006571E6" w:rsidP="006571E6">
            <w:r>
              <w:t>Tarefa visualizada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visualizar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visualizar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Se o perfil for Professor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todas as tarefas as quais ele criou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seleciona a tarefa desejada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FP03.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tarefa selecionada</w:t>
            </w:r>
          </w:p>
          <w:p w:rsidR="006571E6" w:rsidRDefault="006571E6" w:rsidP="006571E6">
            <w:pPr>
              <w:jc w:val="left"/>
            </w:pPr>
            <w:r>
              <w:t xml:space="preserve">FP04 </w:t>
            </w:r>
            <w:r w:rsidRPr="00EB4F26">
              <w:t>–</w:t>
            </w:r>
            <w:r>
              <w:t xml:space="preserve"> Se for perfil Aluno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as tarefas que foram atribuídas a ele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clica na tarefa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tarefa selecionada</w:t>
            </w:r>
          </w:p>
          <w:p w:rsidR="006571E6" w:rsidRDefault="006571E6" w:rsidP="006571E6">
            <w:pPr>
              <w:jc w:val="left"/>
            </w:pPr>
            <w:r>
              <w:t xml:space="preserve">FP05 </w:t>
            </w:r>
            <w:r w:rsidRPr="00EB4F26">
              <w:t>–</w:t>
            </w:r>
            <w:r>
              <w:t xml:space="preserve"> Se o perfil for Responsável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ator seleciona o aluno a qual ele é responsável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sistema exibe as tarefas que foram atribuídas a esse aluno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ator clica na tarefa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4 </w:t>
            </w:r>
            <w:r w:rsidRPr="00EB4F26">
              <w:t>–</w:t>
            </w:r>
            <w:r>
              <w:t xml:space="preserve"> O sistema exibe a tarefa selecionada</w:t>
            </w:r>
          </w:p>
          <w:p w:rsidR="006571E6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8F46DB" w:rsidRDefault="008F46DB" w:rsidP="008F46DB">
      <w:pPr>
        <w:pStyle w:val="Legenda"/>
        <w:keepNext/>
      </w:pPr>
      <w:bookmarkStart w:id="2384" w:name="_Toc416018530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85" w:author="User" w:date="2015-04-04T21:08:00Z">
        <w:r w:rsidR="006E2F71">
          <w:rPr>
            <w:noProof/>
          </w:rPr>
          <w:t>17</w:t>
        </w:r>
      </w:ins>
      <w:del w:id="2386" w:author="User" w:date="2015-04-04T19:50:00Z">
        <w:r w:rsidR="004A46AC" w:rsidDel="00E640C8">
          <w:rPr>
            <w:noProof/>
          </w:rPr>
          <w:delText>12</w:delText>
        </w:r>
      </w:del>
      <w:r w:rsidR="00590206">
        <w:rPr>
          <w:noProof/>
        </w:rPr>
        <w:fldChar w:fldCharType="end"/>
      </w:r>
      <w:r>
        <w:t xml:space="preserve"> </w:t>
      </w:r>
      <w:r w:rsidRPr="00240503">
        <w:t>- UC10 – Excluir Tarefas</w:t>
      </w:r>
      <w:bookmarkEnd w:id="238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7"/>
        <w:gridCol w:w="5885"/>
      </w:tblGrid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:rsidR="006571E6" w:rsidRPr="00D96646" w:rsidRDefault="000A49DA" w:rsidP="006571E6">
            <w:r>
              <w:t>UC10</w:t>
            </w:r>
            <w:r w:rsidR="006571E6">
              <w:t xml:space="preserve"> – Excluir Tarefas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Excluir as tarefas que foram criadas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Professor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:rsidR="006571E6" w:rsidRDefault="006571E6" w:rsidP="006571E6">
            <w:r>
              <w:t xml:space="preserve">O professor deve estar </w:t>
            </w:r>
            <w:proofErr w:type="spellStart"/>
            <w:r>
              <w:t>logado</w:t>
            </w:r>
            <w:proofErr w:type="spellEnd"/>
          </w:p>
          <w:p w:rsidR="006571E6" w:rsidRPr="00D96646" w:rsidRDefault="006571E6" w:rsidP="006571E6">
            <w:r>
              <w:t>Ter tarefas criadas no sistema</w:t>
            </w:r>
          </w:p>
        </w:tc>
      </w:tr>
      <w:tr w:rsidR="006571E6" w:rsidRPr="00D96646" w:rsidTr="006571E6">
        <w:tc>
          <w:tcPr>
            <w:tcW w:w="2607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:rsidR="006571E6" w:rsidRPr="00D96646" w:rsidRDefault="006571E6" w:rsidP="006571E6">
            <w:r>
              <w:t>Tarefas excluídas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excluir uma tarefa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excluir tarefas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 tarefa à qual deseja excluir</w:t>
            </w:r>
          </w:p>
          <w:p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sistema excluir a tarefa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excluída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>
      <w:pPr>
        <w:pStyle w:val="Legenda"/>
      </w:pPr>
    </w:p>
    <w:p w:rsidR="007D59F5" w:rsidRDefault="007D59F5" w:rsidP="007D59F5">
      <w:pPr>
        <w:pStyle w:val="Legenda"/>
        <w:keepNext/>
      </w:pPr>
      <w:bookmarkStart w:id="2387" w:name="_Toc416018531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88" w:author="User" w:date="2015-04-04T21:08:00Z">
        <w:r w:rsidR="006E2F71">
          <w:rPr>
            <w:noProof/>
          </w:rPr>
          <w:t>18</w:t>
        </w:r>
      </w:ins>
      <w:del w:id="2389" w:author="User" w:date="2015-04-04T19:50:00Z">
        <w:r w:rsidR="004A46AC" w:rsidDel="00E640C8">
          <w:rPr>
            <w:noProof/>
          </w:rPr>
          <w:delText>13</w:delText>
        </w:r>
      </w:del>
      <w:r w:rsidR="00590206">
        <w:rPr>
          <w:noProof/>
        </w:rPr>
        <w:fldChar w:fldCharType="end"/>
      </w:r>
      <w:r>
        <w:t xml:space="preserve"> - </w:t>
      </w:r>
      <w:r w:rsidRPr="003D422A">
        <w:t>UC11 – Cadastrar Ocorrência</w:t>
      </w:r>
      <w:bookmarkEnd w:id="238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0A49DA" w:rsidP="006571E6">
            <w:r>
              <w:t>UC11</w:t>
            </w:r>
            <w:r w:rsidR="006571E6">
              <w:t xml:space="preserve"> - Cadastrar ocorrência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Cadastrar uma ocorrência de um aluno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Gestor, Professor e </w:t>
            </w:r>
            <w:proofErr w:type="gramStart"/>
            <w:r>
              <w:t>Secretaria</w:t>
            </w:r>
            <w:proofErr w:type="gramEnd"/>
            <w:r>
              <w:t xml:space="preserve">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>O aluno deve estar cadastrado no sistema.</w:t>
            </w:r>
          </w:p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Ocorrências cadastradas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cadastrar uma ocorrência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no aluno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descreve a ocorrência desse aluno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6571E6" w:rsidRDefault="006571E6" w:rsidP="006571E6">
            <w:pPr>
              <w:jc w:val="left"/>
            </w:pPr>
            <w:r w:rsidRPr="00EB4F26">
              <w:lastRenderedPageBreak/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salva a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exibe uma mensagem de “Ocorrência salva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</w:pPr>
    </w:p>
    <w:p w:rsidR="007D59F5" w:rsidRDefault="007D59F5" w:rsidP="007D59F5">
      <w:pPr>
        <w:pStyle w:val="Legenda"/>
        <w:keepNext/>
      </w:pPr>
      <w:bookmarkStart w:id="2390" w:name="_Toc416018532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91" w:author="User" w:date="2015-04-04T21:08:00Z">
        <w:r w:rsidR="006E2F71">
          <w:rPr>
            <w:noProof/>
          </w:rPr>
          <w:t>19</w:t>
        </w:r>
      </w:ins>
      <w:del w:id="2392" w:author="User" w:date="2015-04-04T19:50:00Z">
        <w:r w:rsidR="004A46AC" w:rsidDel="00E640C8">
          <w:rPr>
            <w:noProof/>
          </w:rPr>
          <w:delText>14</w:delText>
        </w:r>
      </w:del>
      <w:r w:rsidR="00590206">
        <w:rPr>
          <w:noProof/>
        </w:rPr>
        <w:fldChar w:fldCharType="end"/>
      </w:r>
      <w:r>
        <w:t xml:space="preserve"> - </w:t>
      </w:r>
      <w:r w:rsidRPr="00407D95">
        <w:t>UC12 – Alterar Ocorrência</w:t>
      </w:r>
      <w:bookmarkEnd w:id="239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0A49DA" w:rsidP="006571E6">
            <w:r>
              <w:t>UC12</w:t>
            </w:r>
            <w:r w:rsidR="006571E6">
              <w:t xml:space="preserve"> - Alterar ocorrência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Editar uma ocorrência de um aluno é registrado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Gestor, Professor e </w:t>
            </w:r>
            <w:proofErr w:type="gramStart"/>
            <w:r>
              <w:t>Secretaria</w:t>
            </w:r>
            <w:proofErr w:type="gramEnd"/>
            <w:r>
              <w:t xml:space="preserve">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>Ter ocorrência cadastrada no sistema</w:t>
            </w:r>
          </w:p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Ocorrências alteradas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alterar uma ocorrência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alterar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à qual deseja alterar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faz as alterações desejadas 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alteração da ocorrência</w:t>
            </w:r>
          </w:p>
          <w:p w:rsidR="006571E6" w:rsidRDefault="006571E6" w:rsidP="006571E6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salva a ocorrência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“Alteração salva com sucesso!</w:t>
            </w:r>
            <w:proofErr w:type="gramStart"/>
            <w:r>
              <w:t>”</w:t>
            </w:r>
            <w:proofErr w:type="gramEnd"/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7D59F5" w:rsidRDefault="007D59F5" w:rsidP="007D59F5">
      <w:pPr>
        <w:pStyle w:val="Legenda"/>
        <w:keepNext/>
      </w:pPr>
      <w:bookmarkStart w:id="2393" w:name="_Toc416018533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94" w:author="User" w:date="2015-04-04T21:08:00Z">
        <w:r w:rsidR="006E2F71">
          <w:rPr>
            <w:noProof/>
          </w:rPr>
          <w:t>20</w:t>
        </w:r>
      </w:ins>
      <w:del w:id="2395" w:author="User" w:date="2015-04-04T19:50:00Z">
        <w:r w:rsidR="004A46AC" w:rsidDel="00E640C8">
          <w:rPr>
            <w:noProof/>
          </w:rPr>
          <w:delText>15</w:delText>
        </w:r>
      </w:del>
      <w:r w:rsidR="00590206">
        <w:rPr>
          <w:noProof/>
        </w:rPr>
        <w:fldChar w:fldCharType="end"/>
      </w:r>
      <w:r>
        <w:t xml:space="preserve"> - </w:t>
      </w:r>
      <w:r w:rsidRPr="004770EE">
        <w:t>UC13– Visualizar Ocorrência</w:t>
      </w:r>
      <w:bookmarkEnd w:id="239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5"/>
        <w:gridCol w:w="5887"/>
      </w:tblGrid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7" w:type="dxa"/>
          </w:tcPr>
          <w:p w:rsidR="006571E6" w:rsidRPr="00D96646" w:rsidRDefault="000A49DA" w:rsidP="006571E6">
            <w:r>
              <w:t>UC1</w:t>
            </w:r>
            <w:r w:rsidR="006571E6">
              <w:t>3 - Visualizar ocorrência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7" w:type="dxa"/>
          </w:tcPr>
          <w:p w:rsidR="006571E6" w:rsidRPr="00D96646" w:rsidRDefault="006571E6" w:rsidP="006571E6">
            <w:r>
              <w:t>Consultar uma ocorrência registrada no sistema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7" w:type="dxa"/>
          </w:tcPr>
          <w:p w:rsidR="006571E6" w:rsidRPr="00D96646" w:rsidRDefault="006571E6" w:rsidP="006571E6">
            <w:r>
              <w:t xml:space="preserve">Gestor, Professor, Aluno e </w:t>
            </w:r>
            <w:proofErr w:type="gramStart"/>
            <w:r>
              <w:t>Responsável</w:t>
            </w:r>
            <w:proofErr w:type="gramEnd"/>
            <w:r>
              <w:t xml:space="preserve"> 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7" w:type="dxa"/>
          </w:tcPr>
          <w:p w:rsidR="006571E6" w:rsidRDefault="006571E6" w:rsidP="006571E6">
            <w:r>
              <w:t xml:space="preserve">Os atores devem estar </w:t>
            </w:r>
            <w:proofErr w:type="spellStart"/>
            <w:r>
              <w:t>logados</w:t>
            </w:r>
            <w:proofErr w:type="spellEnd"/>
            <w:r>
              <w:t>.</w:t>
            </w:r>
          </w:p>
          <w:p w:rsidR="006571E6" w:rsidRPr="00D96646" w:rsidRDefault="006571E6" w:rsidP="006571E6">
            <w:r>
              <w:t>A ocorrência deve estar cadastrada no sistema</w:t>
            </w:r>
          </w:p>
        </w:tc>
      </w:tr>
      <w:tr w:rsidR="006571E6" w:rsidRPr="00D96646" w:rsidTr="006571E6">
        <w:tc>
          <w:tcPr>
            <w:tcW w:w="2605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7" w:type="dxa"/>
          </w:tcPr>
          <w:p w:rsidR="006571E6" w:rsidRPr="00D96646" w:rsidRDefault="006571E6" w:rsidP="006571E6">
            <w:r>
              <w:t>Ocorrência exibida com sucesso.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visualizar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visualizar ocorrência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Se o perfil for Professor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todas as ocorrências as quais ele criou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 w:rsidRPr="00EB4F26">
              <w:t>FP</w:t>
            </w:r>
            <w:r>
              <w:t>03.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seleciona a ocorrência desejada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FP03.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  <w:r>
              <w:t xml:space="preserve">FP04 </w:t>
            </w:r>
            <w:r w:rsidRPr="00EB4F26">
              <w:t>–</w:t>
            </w:r>
            <w:r>
              <w:t xml:space="preserve"> Se for perfil Aluno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sistema exibe as ocorrências que foram atribuídas a ele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ator clica na ocorrência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FP04.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  <w:r>
              <w:t xml:space="preserve">FP05 </w:t>
            </w:r>
            <w:r w:rsidRPr="00EB4F26">
              <w:t>–</w:t>
            </w:r>
            <w:r>
              <w:t xml:space="preserve"> Se o perfil for Responsável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ator seleciona o aluno a qual ele é responsável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sistema exibe as ocorrências que foram atribuídas a esse aluno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ator clica na ocorrência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4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  <w:r>
              <w:t xml:space="preserve">FP06 </w:t>
            </w:r>
            <w:r w:rsidRPr="00EB4F26">
              <w:t>–</w:t>
            </w:r>
            <w:r>
              <w:t xml:space="preserve"> Se o perfil for Gestor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1 </w:t>
            </w:r>
            <w:r w:rsidRPr="00EB4F26">
              <w:t>–</w:t>
            </w:r>
            <w:r>
              <w:t xml:space="preserve"> O ator seleciona o aluno a qual deseja visualizar a ocorrência 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2 </w:t>
            </w:r>
            <w:r w:rsidRPr="00EB4F26">
              <w:t>–</w:t>
            </w:r>
            <w:r>
              <w:t xml:space="preserve"> O sistema exibe as ocorrências que foram atribuídas a esse aluno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3 </w:t>
            </w:r>
            <w:r w:rsidRPr="00EB4F26">
              <w:t>–</w:t>
            </w:r>
            <w:r>
              <w:t xml:space="preserve"> O ator clica na ocorrência</w:t>
            </w:r>
          </w:p>
          <w:p w:rsidR="006571E6" w:rsidRDefault="006571E6" w:rsidP="006571E6">
            <w:pPr>
              <w:jc w:val="left"/>
            </w:pPr>
            <w:r>
              <w:t xml:space="preserve">            </w:t>
            </w:r>
            <w:proofErr w:type="gramStart"/>
            <w:r>
              <w:t>FP05.</w:t>
            </w:r>
            <w:proofErr w:type="gramEnd"/>
            <w:r>
              <w:t xml:space="preserve">4 </w:t>
            </w:r>
            <w:r w:rsidRPr="00EB4F26">
              <w:t>–</w:t>
            </w:r>
            <w:r>
              <w:t xml:space="preserve"> O sistema exibe a ocorrência selecionada</w:t>
            </w:r>
          </w:p>
          <w:p w:rsidR="006571E6" w:rsidRDefault="006571E6" w:rsidP="006571E6">
            <w:pPr>
              <w:jc w:val="left"/>
            </w:pPr>
          </w:p>
          <w:p w:rsidR="006571E6" w:rsidRDefault="006571E6" w:rsidP="006571E6">
            <w:pPr>
              <w:jc w:val="left"/>
            </w:pPr>
          </w:p>
          <w:p w:rsidR="006571E6" w:rsidRDefault="006571E6" w:rsidP="006571E6"/>
          <w:p w:rsidR="006571E6" w:rsidRPr="003D4761" w:rsidRDefault="006571E6" w:rsidP="006571E6"/>
        </w:tc>
      </w:tr>
    </w:tbl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  <w:r>
        <w:lastRenderedPageBreak/>
        <w:t xml:space="preserve"> </w:t>
      </w:r>
    </w:p>
    <w:p w:rsidR="007D59F5" w:rsidRDefault="007D59F5" w:rsidP="007D59F5">
      <w:pPr>
        <w:pStyle w:val="Legenda"/>
        <w:keepNext/>
      </w:pPr>
      <w:bookmarkStart w:id="2396" w:name="_Toc416018534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397" w:author="User" w:date="2015-04-04T21:08:00Z">
        <w:r w:rsidR="006E2F71">
          <w:rPr>
            <w:noProof/>
          </w:rPr>
          <w:t>21</w:t>
        </w:r>
      </w:ins>
      <w:del w:id="2398" w:author="User" w:date="2015-04-04T19:50:00Z">
        <w:r w:rsidR="004A46AC" w:rsidDel="00E640C8">
          <w:rPr>
            <w:noProof/>
          </w:rPr>
          <w:delText>16</w:delText>
        </w:r>
      </w:del>
      <w:r w:rsidR="00590206">
        <w:rPr>
          <w:noProof/>
        </w:rPr>
        <w:fldChar w:fldCharType="end"/>
      </w:r>
      <w:r>
        <w:t xml:space="preserve"> -</w:t>
      </w:r>
      <w:proofErr w:type="gramStart"/>
      <w:r>
        <w:t xml:space="preserve"> </w:t>
      </w:r>
      <w:r w:rsidRPr="00A5016B">
        <w:t xml:space="preserve"> </w:t>
      </w:r>
      <w:proofErr w:type="gramEnd"/>
      <w:r w:rsidRPr="00A5016B">
        <w:t>UC14 – Cadastrar Aluno</w:t>
      </w:r>
      <w:bookmarkEnd w:id="239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UC14 – Cadastrar Aluno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aluno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Pr="00803C31" w:rsidRDefault="006571E6" w:rsidP="006571E6">
            <w:pPr>
              <w:rPr>
                <w:u w:val="single"/>
              </w:rPr>
            </w:pPr>
            <w:r>
              <w:t>O responsável do aluno deve estar cadastrado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Aluno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aluno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aluno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Default="006571E6" w:rsidP="006571E6">
            <w:pPr>
              <w:jc w:val="left"/>
            </w:pPr>
            <w:r>
              <w:t xml:space="preserve">FP06 </w:t>
            </w:r>
            <w:r w:rsidRPr="00EB4F26">
              <w:t>–</w:t>
            </w:r>
            <w:r>
              <w:t xml:space="preserve"> O ator preenche todos os campos e seleciona o responsável do aluno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“Alteração salva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7D59F5" w:rsidRDefault="007D59F5" w:rsidP="007D59F5">
      <w:pPr>
        <w:pStyle w:val="Legenda"/>
        <w:keepNext/>
      </w:pPr>
      <w:bookmarkStart w:id="2399" w:name="_Toc416018535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00" w:author="User" w:date="2015-04-04T21:08:00Z">
        <w:r w:rsidR="006E2F71">
          <w:rPr>
            <w:noProof/>
          </w:rPr>
          <w:t>22</w:t>
        </w:r>
      </w:ins>
      <w:del w:id="2401" w:author="User" w:date="2015-04-04T19:50:00Z">
        <w:r w:rsidR="004A46AC" w:rsidDel="00E640C8">
          <w:rPr>
            <w:noProof/>
          </w:rPr>
          <w:delText>17</w:delText>
        </w:r>
      </w:del>
      <w:r w:rsidR="00590206">
        <w:rPr>
          <w:noProof/>
        </w:rPr>
        <w:fldChar w:fldCharType="end"/>
      </w:r>
      <w:r>
        <w:t xml:space="preserve"> - </w:t>
      </w:r>
      <w:r w:rsidRPr="003F057B">
        <w:t>UC15 – Cadastrar Responsável</w:t>
      </w:r>
      <w:bookmarkEnd w:id="23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UC15 – </w:t>
            </w:r>
            <w:r w:rsidRPr="00986F8C">
              <w:t>Cadastrar Responsável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Responsável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Responsável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responsável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responsável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Responsável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7D59F5" w:rsidRDefault="007D59F5" w:rsidP="007D59F5">
      <w:pPr>
        <w:pStyle w:val="Legenda"/>
        <w:keepNext/>
      </w:pPr>
      <w:bookmarkStart w:id="2402" w:name="_Toc416018536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03" w:author="User" w:date="2015-04-04T21:08:00Z">
        <w:r w:rsidR="006E2F71">
          <w:rPr>
            <w:noProof/>
          </w:rPr>
          <w:t>23</w:t>
        </w:r>
      </w:ins>
      <w:del w:id="2404" w:author="User" w:date="2015-04-04T19:50:00Z">
        <w:r w:rsidR="004A46AC" w:rsidDel="00E640C8">
          <w:rPr>
            <w:noProof/>
          </w:rPr>
          <w:delText>18</w:delText>
        </w:r>
      </w:del>
      <w:r w:rsidR="00590206">
        <w:rPr>
          <w:noProof/>
        </w:rPr>
        <w:fldChar w:fldCharType="end"/>
      </w:r>
      <w:r>
        <w:t xml:space="preserve"> - </w:t>
      </w:r>
      <w:r w:rsidRPr="00585EFC">
        <w:t>UC16 – Cadastrar Professor</w:t>
      </w:r>
      <w:bookmarkEnd w:id="24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UC16 – </w:t>
            </w:r>
            <w:r w:rsidRPr="00803C31">
              <w:t>Cadastrar Professor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Responsável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Professor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professor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professor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803C31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professor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4A46AC" w:rsidRDefault="004A46AC" w:rsidP="004A46AC">
      <w:pPr>
        <w:pStyle w:val="Legenda"/>
        <w:keepNext/>
      </w:pPr>
      <w:bookmarkStart w:id="2405" w:name="_Toc416018537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06" w:author="User" w:date="2015-04-04T21:08:00Z">
        <w:r w:rsidR="006E2F71">
          <w:rPr>
            <w:noProof/>
          </w:rPr>
          <w:t>24</w:t>
        </w:r>
      </w:ins>
      <w:del w:id="2407" w:author="User" w:date="2015-04-04T19:50:00Z">
        <w:r w:rsidDel="00E640C8">
          <w:rPr>
            <w:noProof/>
          </w:rPr>
          <w:delText>19</w:delText>
        </w:r>
      </w:del>
      <w:r w:rsidR="00590206">
        <w:rPr>
          <w:noProof/>
        </w:rPr>
        <w:fldChar w:fldCharType="end"/>
      </w:r>
      <w:r>
        <w:t xml:space="preserve"> - </w:t>
      </w:r>
      <w:r w:rsidRPr="00B702DE">
        <w:t>UC17 – Cadastrar Gestor</w:t>
      </w:r>
      <w:bookmarkEnd w:id="24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UC1</w:t>
            </w:r>
            <w:r w:rsidR="000A49DA">
              <w:t>7</w:t>
            </w:r>
            <w:r>
              <w:t xml:space="preserve"> – </w:t>
            </w:r>
            <w:r w:rsidRPr="00803C31">
              <w:t xml:space="preserve">Cadastrar </w:t>
            </w:r>
            <w:r>
              <w:t>Gestor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Gestor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Gestor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gestor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4A46AC" w:rsidRDefault="004A46AC" w:rsidP="006571E6"/>
    <w:p w:rsidR="006571E6" w:rsidRDefault="006571E6" w:rsidP="006571E6">
      <w:pPr>
        <w:pStyle w:val="Legenda"/>
      </w:pPr>
    </w:p>
    <w:p w:rsidR="004A46AC" w:rsidRDefault="004A46AC" w:rsidP="004A46AC">
      <w:pPr>
        <w:pStyle w:val="Legenda"/>
        <w:keepNext/>
      </w:pPr>
      <w:bookmarkStart w:id="2408" w:name="_Toc416018538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09" w:author="User" w:date="2015-04-04T21:08:00Z">
        <w:r w:rsidR="006E2F71">
          <w:rPr>
            <w:noProof/>
          </w:rPr>
          <w:t>25</w:t>
        </w:r>
      </w:ins>
      <w:del w:id="2410" w:author="User" w:date="2015-04-04T19:50:00Z">
        <w:r w:rsidDel="00E640C8">
          <w:rPr>
            <w:noProof/>
          </w:rPr>
          <w:delText>20</w:delText>
        </w:r>
      </w:del>
      <w:r w:rsidR="00590206">
        <w:rPr>
          <w:noProof/>
        </w:rPr>
        <w:fldChar w:fldCharType="end"/>
      </w:r>
      <w:r>
        <w:t xml:space="preserve"> - </w:t>
      </w:r>
      <w:r w:rsidRPr="007E13BE">
        <w:t>UC18 – Cadastrar Gestor</w:t>
      </w:r>
      <w:bookmarkEnd w:id="24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UC1</w:t>
            </w:r>
            <w:r w:rsidR="000A49DA">
              <w:t>8</w:t>
            </w:r>
            <w:r>
              <w:t xml:space="preserve"> – </w:t>
            </w:r>
            <w:r w:rsidRPr="00803C31">
              <w:t xml:space="preserve">Cadastrar </w:t>
            </w:r>
            <w:r>
              <w:t>Gestor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 Gestor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Gestor cadastrado no sistema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gestor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gestor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</w:pPr>
    </w:p>
    <w:p w:rsidR="004A46AC" w:rsidRDefault="004A46AC" w:rsidP="004A46AC">
      <w:pPr>
        <w:pStyle w:val="Legenda"/>
        <w:keepNext/>
      </w:pPr>
      <w:bookmarkStart w:id="2411" w:name="_Toc416018539"/>
      <w:r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12" w:author="User" w:date="2015-04-04T21:08:00Z">
        <w:r w:rsidR="006E2F71">
          <w:rPr>
            <w:noProof/>
          </w:rPr>
          <w:t>26</w:t>
        </w:r>
      </w:ins>
      <w:del w:id="2413" w:author="User" w:date="2015-04-04T19:50:00Z">
        <w:r w:rsidDel="00E640C8">
          <w:rPr>
            <w:noProof/>
          </w:rPr>
          <w:delText>21</w:delText>
        </w:r>
      </w:del>
      <w:r w:rsidR="00590206">
        <w:rPr>
          <w:noProof/>
        </w:rPr>
        <w:fldChar w:fldCharType="end"/>
      </w:r>
      <w:r>
        <w:t xml:space="preserve"> - </w:t>
      </w:r>
      <w:r w:rsidRPr="00D11480">
        <w:t>UC19 – Cadastrar Turma</w:t>
      </w:r>
      <w:bookmarkEnd w:id="24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UC1</w:t>
            </w:r>
            <w:r w:rsidR="000A49DA">
              <w:t>9</w:t>
            </w:r>
            <w:r>
              <w:t xml:space="preserve"> – </w:t>
            </w:r>
            <w:r w:rsidRPr="00803C31">
              <w:t xml:space="preserve">Cadastrar </w:t>
            </w:r>
            <w:r>
              <w:t>Turma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Cadastrar uma turma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proofErr w:type="gramStart"/>
            <w:r>
              <w:t>Turma cadastrado no sistema</w:t>
            </w:r>
            <w:proofErr w:type="gramEnd"/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uma turma no sistema 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da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Pr="007E4152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/>
    <w:p w:rsidR="004A46AC" w:rsidRDefault="004A46AC" w:rsidP="004A46AC">
      <w:pPr>
        <w:pStyle w:val="Legenda"/>
        <w:keepNext/>
      </w:pPr>
      <w:bookmarkStart w:id="2414" w:name="_Toc416018540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15" w:author="User" w:date="2015-04-04T21:08:00Z">
        <w:r w:rsidR="006E2F71">
          <w:rPr>
            <w:noProof/>
          </w:rPr>
          <w:t>27</w:t>
        </w:r>
      </w:ins>
      <w:del w:id="2416" w:author="User" w:date="2015-04-04T19:50:00Z">
        <w:r w:rsidDel="00E640C8">
          <w:rPr>
            <w:noProof/>
          </w:rPr>
          <w:delText>22</w:delText>
        </w:r>
      </w:del>
      <w:r w:rsidR="00590206">
        <w:rPr>
          <w:noProof/>
        </w:rPr>
        <w:fldChar w:fldCharType="end"/>
      </w:r>
      <w:r>
        <w:t xml:space="preserve"> - </w:t>
      </w:r>
      <w:r w:rsidRPr="002869DB">
        <w:t>UC20 – Alocar Turma</w:t>
      </w:r>
      <w:bookmarkEnd w:id="241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06"/>
        <w:gridCol w:w="5886"/>
      </w:tblGrid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:rsidR="006571E6" w:rsidRPr="00D96646" w:rsidRDefault="006571E6" w:rsidP="000A49DA">
            <w:r>
              <w:t>UC</w:t>
            </w:r>
            <w:r w:rsidR="000A49DA">
              <w:t>20</w:t>
            </w:r>
            <w:r>
              <w:t xml:space="preserve"> – Alocar</w:t>
            </w:r>
            <w:r w:rsidRPr="00803C31">
              <w:t xml:space="preserve"> </w:t>
            </w:r>
            <w:r>
              <w:t>Turma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Alocar alunos na turma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Turma tem que estar cadastrada no sistema</w:t>
            </w:r>
          </w:p>
          <w:p w:rsidR="006571E6" w:rsidRPr="00D96646" w:rsidRDefault="006571E6" w:rsidP="006571E6">
            <w:r>
              <w:t>Aluno cadastrado no sistema</w:t>
            </w:r>
          </w:p>
        </w:tc>
      </w:tr>
      <w:tr w:rsidR="006571E6" w:rsidRPr="00D96646" w:rsidTr="006571E6">
        <w:tc>
          <w:tcPr>
            <w:tcW w:w="2606" w:type="dxa"/>
            <w:shd w:val="clear" w:color="auto" w:fill="D9D9D9"/>
          </w:tcPr>
          <w:p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:rsidR="006571E6" w:rsidRPr="00D96646" w:rsidRDefault="006571E6" w:rsidP="006571E6">
            <w:r>
              <w:t>Turmas alocadas</w:t>
            </w:r>
          </w:p>
        </w:tc>
      </w:tr>
      <w:tr w:rsidR="006571E6" w:rsidRPr="003D4761" w:rsidTr="006571E6">
        <w:tc>
          <w:tcPr>
            <w:tcW w:w="8492" w:type="dxa"/>
            <w:gridSpan w:val="2"/>
          </w:tcPr>
          <w:p w:rsidR="006571E6" w:rsidRPr="003D4761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alocar alunos em uma turma</w:t>
            </w:r>
          </w:p>
          <w:p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alocar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os alunos e as turmas cadastradas</w:t>
            </w:r>
          </w:p>
          <w:p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escolhe o aluno e a turma</w:t>
            </w:r>
          </w:p>
          <w:p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</w:t>
            </w:r>
          </w:p>
          <w:p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alocação de turma</w:t>
            </w:r>
          </w:p>
          <w:p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“Alocado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:rsidR="006571E6" w:rsidRPr="007E4152" w:rsidRDefault="006571E6" w:rsidP="006571E6"/>
          <w:p w:rsidR="006571E6" w:rsidRDefault="006571E6" w:rsidP="006571E6">
            <w:pPr>
              <w:jc w:val="left"/>
            </w:pPr>
          </w:p>
          <w:p w:rsidR="006571E6" w:rsidRPr="003D4761" w:rsidRDefault="006571E6" w:rsidP="006571E6"/>
          <w:p w:rsidR="006571E6" w:rsidRPr="003D4761" w:rsidRDefault="006571E6" w:rsidP="006571E6"/>
        </w:tc>
      </w:tr>
    </w:tbl>
    <w:p w:rsidR="006571E6" w:rsidRDefault="006571E6" w:rsidP="006571E6"/>
    <w:p w:rsidR="006571E6" w:rsidRDefault="006571E6" w:rsidP="006571E6"/>
    <w:p w:rsidR="006571E6" w:rsidRDefault="006571E6" w:rsidP="006571E6"/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6571E6" w:rsidRDefault="006571E6" w:rsidP="006571E6">
      <w:pPr>
        <w:pStyle w:val="Legenda"/>
      </w:pPr>
    </w:p>
    <w:p w:rsidR="004A46AC" w:rsidRDefault="004A46AC" w:rsidP="004A46AC">
      <w:pPr>
        <w:pStyle w:val="Legenda"/>
        <w:keepNext/>
      </w:pPr>
      <w:bookmarkStart w:id="2417" w:name="_Toc416018541"/>
      <w:r>
        <w:lastRenderedPageBreak/>
        <w:t xml:space="preserve">Tabela </w:t>
      </w:r>
      <w:r w:rsidR="00590206">
        <w:fldChar w:fldCharType="begin"/>
      </w:r>
      <w:r w:rsidR="00937E62">
        <w:instrText xml:space="preserve"> SEQ Tabela \* ARABIC </w:instrText>
      </w:r>
      <w:r w:rsidR="00590206">
        <w:fldChar w:fldCharType="separate"/>
      </w:r>
      <w:ins w:id="2418" w:author="User" w:date="2015-04-04T21:08:00Z">
        <w:r w:rsidR="006E2F71">
          <w:rPr>
            <w:noProof/>
          </w:rPr>
          <w:t>28</w:t>
        </w:r>
      </w:ins>
      <w:del w:id="2419" w:author="User" w:date="2015-04-04T19:50:00Z">
        <w:r w:rsidDel="00E640C8">
          <w:rPr>
            <w:noProof/>
          </w:rPr>
          <w:delText>23</w:delText>
        </w:r>
      </w:del>
      <w:r w:rsidR="00590206">
        <w:rPr>
          <w:noProof/>
        </w:rPr>
        <w:fldChar w:fldCharType="end"/>
      </w:r>
      <w:r>
        <w:t xml:space="preserve"> - </w:t>
      </w:r>
      <w:r w:rsidRPr="00A933BB">
        <w:t>UC21 – Alterar Turma</w:t>
      </w:r>
      <w:bookmarkEnd w:id="2417"/>
    </w:p>
    <w:tbl>
      <w:tblPr>
        <w:tblW w:w="0" w:type="auto"/>
        <w:tblInd w:w="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605"/>
        <w:gridCol w:w="5886"/>
      </w:tblGrid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Caso de Uso: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0A49DA">
            <w:r>
              <w:t>UC</w:t>
            </w:r>
            <w:r w:rsidR="000A49DA">
              <w:t>21</w:t>
            </w:r>
            <w:r>
              <w:t xml:space="preserve"> – Alocar Turma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Resumo: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>Alterar alunos de uma turma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Ator Principal: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 xml:space="preserve">Secretaria 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Pré-condição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  <w:p w:rsidR="006571E6" w:rsidRDefault="006571E6" w:rsidP="006571E6">
            <w:r>
              <w:t>Turma cadastrada no sistema</w:t>
            </w:r>
          </w:p>
          <w:p w:rsidR="006571E6" w:rsidRDefault="006571E6" w:rsidP="006571E6">
            <w:r>
              <w:t>Aluno cadastrado no sistema</w:t>
            </w:r>
          </w:p>
        </w:tc>
      </w:tr>
      <w:tr w:rsidR="006571E6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Pós-condição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r>
              <w:t>Aluno transferido de turma</w:t>
            </w:r>
          </w:p>
        </w:tc>
      </w:tr>
      <w:tr w:rsidR="006571E6" w:rsidTr="006571E6">
        <w:trPr>
          <w:trHeight w:val="6112"/>
        </w:trPr>
        <w:tc>
          <w:tcPr>
            <w:tcW w:w="84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571E6" w:rsidRDefault="006571E6" w:rsidP="006571E6">
            <w:pPr>
              <w:rPr>
                <w:b/>
                <w:bCs/>
              </w:rPr>
            </w:pPr>
          </w:p>
          <w:p w:rsidR="006571E6" w:rsidRDefault="006571E6" w:rsidP="006571E6">
            <w:r>
              <w:rPr>
                <w:b/>
                <w:bCs/>
              </w:rPr>
              <w:t>Fluxo Principal</w:t>
            </w:r>
            <w:r>
              <w:t xml:space="preserve">: </w:t>
            </w:r>
          </w:p>
          <w:p w:rsidR="006571E6" w:rsidRDefault="006571E6" w:rsidP="006571E6">
            <w:pPr>
              <w:jc w:val="left"/>
            </w:pPr>
            <w:r>
              <w:t>FP01 – Este caso de uso inicia quando o ator deseja transferir alunos em uma turma</w:t>
            </w:r>
          </w:p>
          <w:p w:rsidR="006571E6" w:rsidRDefault="006571E6" w:rsidP="006571E6">
            <w:pPr>
              <w:jc w:val="left"/>
            </w:pPr>
            <w:r>
              <w:t>FP02 – O ator seleciona alterar turma</w:t>
            </w:r>
          </w:p>
          <w:p w:rsidR="006571E6" w:rsidRDefault="006571E6" w:rsidP="006571E6">
            <w:pPr>
              <w:jc w:val="left"/>
            </w:pPr>
            <w:r>
              <w:t>FP04 – Seleciona a turma do aluno que será transferido</w:t>
            </w:r>
          </w:p>
          <w:p w:rsidR="006571E6" w:rsidRDefault="006571E6" w:rsidP="006571E6">
            <w:pPr>
              <w:jc w:val="left"/>
            </w:pPr>
            <w:r>
              <w:t>FP05 – Seleciona o aluno que será transferido</w:t>
            </w:r>
          </w:p>
          <w:p w:rsidR="006571E6" w:rsidRDefault="006571E6" w:rsidP="006571E6">
            <w:r>
              <w:t>FP06 – Seleciona a turma a qual o aluno selecionado será transferido</w:t>
            </w:r>
          </w:p>
          <w:p w:rsidR="006571E6" w:rsidRDefault="006571E6" w:rsidP="006571E6">
            <w:r>
              <w:t>FP07 – O ator salva</w:t>
            </w:r>
          </w:p>
          <w:p w:rsidR="006571E6" w:rsidRDefault="006571E6" w:rsidP="006571E6">
            <w:r>
              <w:t>FP08 – O sistema exibe uma mensagem de “Transferido com sucesso!</w:t>
            </w:r>
            <w:proofErr w:type="gramStart"/>
            <w:r>
              <w:t>”</w:t>
            </w:r>
            <w:proofErr w:type="gramEnd"/>
          </w:p>
          <w:p w:rsidR="006571E6" w:rsidRDefault="006571E6" w:rsidP="006571E6">
            <w:pPr>
              <w:jc w:val="left"/>
            </w:pPr>
            <w:r>
              <w:t xml:space="preserve"> </w:t>
            </w:r>
          </w:p>
          <w:p w:rsidR="006571E6" w:rsidRDefault="006571E6" w:rsidP="006571E6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Fluxo Alternativo: </w:t>
            </w:r>
          </w:p>
          <w:p w:rsidR="006571E6" w:rsidRDefault="006571E6" w:rsidP="006571E6">
            <w:r>
              <w:t>FA01 – Ator selecionou uma turma que tenha o limite máximo de alunos alocados</w:t>
            </w:r>
          </w:p>
          <w:p w:rsidR="006571E6" w:rsidRDefault="006571E6" w:rsidP="006571E6">
            <w:r>
              <w:t xml:space="preserve">FA02 </w:t>
            </w:r>
            <w:bookmarkStart w:id="2420" w:name="__DdeLink__1929_1755392299"/>
            <w:r>
              <w:t>–</w:t>
            </w:r>
            <w:bookmarkEnd w:id="2420"/>
            <w:r>
              <w:t xml:space="preserve"> Sistema irá alerta-lo que essa turma está cheia e não é possível alocar novos alunos </w:t>
            </w:r>
          </w:p>
          <w:p w:rsidR="006571E6" w:rsidRDefault="006571E6" w:rsidP="006571E6"/>
          <w:p w:rsidR="006571E6" w:rsidRDefault="006571E6" w:rsidP="006571E6"/>
          <w:p w:rsidR="006571E6" w:rsidRDefault="006571E6" w:rsidP="006571E6">
            <w:pPr>
              <w:jc w:val="left"/>
            </w:pPr>
          </w:p>
          <w:p w:rsidR="006571E6" w:rsidRDefault="006571E6" w:rsidP="006571E6"/>
          <w:p w:rsidR="006571E6" w:rsidRDefault="006571E6" w:rsidP="006571E6"/>
        </w:tc>
      </w:tr>
    </w:tbl>
    <w:p w:rsidR="006571E6" w:rsidRDefault="006571E6" w:rsidP="006571E6"/>
    <w:p w:rsidR="004A0334" w:rsidRDefault="004A0334" w:rsidP="006571E6"/>
    <w:p w:rsidR="00B4545F" w:rsidRDefault="00B4545F" w:rsidP="002C0578"/>
    <w:p w:rsidR="00301E38" w:rsidRDefault="00516492" w:rsidP="004C7509">
      <w:pPr>
        <w:pStyle w:val="Ttulo3"/>
      </w:pPr>
      <w:bookmarkStart w:id="2421" w:name="_Toc416018487"/>
      <w:r>
        <w:lastRenderedPageBreak/>
        <w:t>Delimita</w:t>
      </w:r>
      <w:r w:rsidR="00F12F17">
        <w:t>ção d</w:t>
      </w:r>
      <w:r>
        <w:t>o Escopo do Sistema</w:t>
      </w:r>
      <w:bookmarkEnd w:id="2421"/>
    </w:p>
    <w:p w:rsidR="00825FD7" w:rsidRPr="00D657C6" w:rsidRDefault="00583AD4">
      <w:pPr>
        <w:rPr>
          <w:color w:val="FF0000"/>
        </w:rPr>
      </w:pPr>
      <w:ins w:id="2422" w:author="User" w:date="2015-04-05T19:15:00Z">
        <w:r>
          <w:rPr>
            <w:color w:val="FF0000"/>
          </w:rPr>
          <w:tab/>
          <w:t xml:space="preserve">Na delimitação do Escopo foram selecionados os casos de uso relacionados na </w:t>
        </w:r>
        <w:proofErr w:type="spellStart"/>
        <w:r>
          <w:rPr>
            <w:color w:val="FF0000"/>
          </w:rPr>
          <w:t>tablema</w:t>
        </w:r>
        <w:proofErr w:type="spellEnd"/>
        <w:r>
          <w:rPr>
            <w:color w:val="FF0000"/>
          </w:rPr>
          <w:t xml:space="preserve"> abaixo. A razão da escolha foi a necessidade </w:t>
        </w:r>
        <w:proofErr w:type="gramStart"/>
        <w:r>
          <w:rPr>
            <w:color w:val="FF0000"/>
          </w:rPr>
          <w:t>da existências</w:t>
        </w:r>
        <w:proofErr w:type="gramEnd"/>
        <w:r>
          <w:rPr>
            <w:color w:val="FF0000"/>
          </w:rPr>
          <w:t xml:space="preserve"> destes para a </w:t>
        </w:r>
      </w:ins>
      <w:ins w:id="2423" w:author="User" w:date="2015-04-05T19:16:00Z">
        <w:r>
          <w:rPr>
            <w:color w:val="FF0000"/>
          </w:rPr>
          <w:t>efetivação</w:t>
        </w:r>
        <w:r>
          <w:rPr>
            <w:color w:val="FF0000"/>
          </w:rPr>
          <w:t xml:space="preserve"> do sistema, conforme especificado na solicitação do cliente, e </w:t>
        </w:r>
      </w:ins>
      <w:ins w:id="2424" w:author="User" w:date="2015-04-05T19:17:00Z">
        <w:r>
          <w:rPr>
            <w:color w:val="FF0000"/>
          </w:rPr>
          <w:t>modelado na declaração de escopo.</w:t>
        </w:r>
      </w:ins>
      <w:ins w:id="2425" w:author="User" w:date="2015-04-05T19:16:00Z">
        <w:r>
          <w:rPr>
            <w:color w:val="FF0000"/>
          </w:rPr>
          <w:t xml:space="preserve"> </w:t>
        </w:r>
      </w:ins>
      <w:r w:rsidR="00D22C70" w:rsidRPr="00D657C6">
        <w:rPr>
          <w:color w:val="FF0000"/>
        </w:rPr>
        <w:t xml:space="preserve">Identificar </w:t>
      </w:r>
      <w:r w:rsidR="00516492" w:rsidRPr="00D657C6">
        <w:rPr>
          <w:color w:val="FF0000"/>
        </w:rPr>
        <w:t xml:space="preserve">quais </w:t>
      </w:r>
      <w:r w:rsidR="00D22C70" w:rsidRPr="00D657C6">
        <w:rPr>
          <w:color w:val="FF0000"/>
        </w:rPr>
        <w:t>Casos de Uso</w:t>
      </w:r>
      <w:r w:rsidR="00516492" w:rsidRPr="00D657C6">
        <w:rPr>
          <w:color w:val="FF0000"/>
        </w:rPr>
        <w:t xml:space="preserve"> comporão a primeira </w:t>
      </w:r>
      <w:proofErr w:type="gramStart"/>
      <w:r w:rsidR="00F12F17">
        <w:rPr>
          <w:color w:val="FF0000"/>
        </w:rPr>
        <w:t>implementação</w:t>
      </w:r>
      <w:proofErr w:type="gramEnd"/>
      <w:r w:rsidR="00F12F17">
        <w:rPr>
          <w:color w:val="FF0000"/>
        </w:rPr>
        <w:t xml:space="preserve"> do S</w:t>
      </w:r>
      <w:r w:rsidR="00F5748F" w:rsidRPr="00D657C6">
        <w:rPr>
          <w:color w:val="FF0000"/>
        </w:rPr>
        <w:t xml:space="preserve">istema. </w:t>
      </w:r>
      <w:r w:rsidR="00825FD7" w:rsidRPr="00D657C6">
        <w:rPr>
          <w:color w:val="FF0000"/>
        </w:rPr>
        <w:t xml:space="preserve">Os </w:t>
      </w:r>
      <w:r w:rsidR="00D22C70" w:rsidRPr="00D657C6">
        <w:rPr>
          <w:color w:val="FF0000"/>
        </w:rPr>
        <w:t>Casos de Uso</w:t>
      </w:r>
      <w:r w:rsidR="00825FD7" w:rsidRPr="00D657C6">
        <w:rPr>
          <w:color w:val="FF0000"/>
        </w:rPr>
        <w:t xml:space="preserve"> selecionados devem ser apresentados na </w:t>
      </w:r>
      <w:r w:rsidR="00F5748F" w:rsidRPr="00D657C6">
        <w:rPr>
          <w:color w:val="FF0000"/>
        </w:rPr>
        <w:t xml:space="preserve">tabela </w:t>
      </w:r>
      <w:proofErr w:type="gramStart"/>
      <w:r w:rsidR="00F5748F" w:rsidRPr="00D657C6">
        <w:rPr>
          <w:color w:val="FF0000"/>
        </w:rPr>
        <w:t>abaixo.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825FD7" w:rsidRDefault="00825FD7" w:rsidP="00825FD7">
      <w:pPr>
        <w:pStyle w:val="Legenda"/>
      </w:pPr>
      <w:bookmarkStart w:id="2426" w:name="_Toc416018542"/>
      <w:r>
        <w:t xml:space="preserve">Tabela </w:t>
      </w:r>
      <w:r w:rsidR="00590206">
        <w:fldChar w:fldCharType="begin"/>
      </w:r>
      <w:r w:rsidR="00883C4F">
        <w:instrText xml:space="preserve"> SEQ Tabela \* ARABIC </w:instrText>
      </w:r>
      <w:r w:rsidR="00590206">
        <w:fldChar w:fldCharType="separate"/>
      </w:r>
      <w:ins w:id="2427" w:author="User" w:date="2015-04-04T21:08:00Z">
        <w:r w:rsidR="006E2F71">
          <w:rPr>
            <w:noProof/>
          </w:rPr>
          <w:t>29</w:t>
        </w:r>
      </w:ins>
      <w:del w:id="2428" w:author="User" w:date="2015-04-04T19:50:00Z">
        <w:r w:rsidR="004A46AC" w:rsidDel="00E640C8">
          <w:rPr>
            <w:noProof/>
          </w:rPr>
          <w:delText>24</w:delText>
        </w:r>
      </w:del>
      <w:r w:rsidR="00590206">
        <w:rPr>
          <w:noProof/>
        </w:rPr>
        <w:fldChar w:fldCharType="end"/>
      </w:r>
      <w:r w:rsidR="00F678DA">
        <w:t xml:space="preserve">- </w:t>
      </w:r>
      <w:r>
        <w:t>Escopo do Sistema</w:t>
      </w:r>
      <w:bookmarkEnd w:id="242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936"/>
        <w:gridCol w:w="5559"/>
      </w:tblGrid>
      <w:tr w:rsidR="00825FD7" w:rsidTr="00F12F17">
        <w:tc>
          <w:tcPr>
            <w:tcW w:w="3936" w:type="dxa"/>
            <w:shd w:val="solid" w:color="BFBFBF" w:themeColor="background1" w:themeShade="BF" w:fill="auto"/>
          </w:tcPr>
          <w:p w:rsidR="00825FD7" w:rsidRPr="00F12F17" w:rsidRDefault="00825FD7" w:rsidP="008C0BFE">
            <w:pPr>
              <w:jc w:val="center"/>
              <w:rPr>
                <w:b/>
              </w:rPr>
            </w:pPr>
            <w:r w:rsidRPr="00F12F17">
              <w:rPr>
                <w:b/>
              </w:rPr>
              <w:t>Caso de Uso</w:t>
            </w:r>
          </w:p>
        </w:tc>
        <w:tc>
          <w:tcPr>
            <w:tcW w:w="5559" w:type="dxa"/>
            <w:shd w:val="solid" w:color="BFBFBF" w:themeColor="background1" w:themeShade="BF" w:fill="auto"/>
          </w:tcPr>
          <w:p w:rsidR="00825FD7" w:rsidRPr="00F12F17" w:rsidRDefault="00825FD7" w:rsidP="008C0BFE">
            <w:pPr>
              <w:jc w:val="center"/>
              <w:rPr>
                <w:b/>
              </w:rPr>
            </w:pPr>
            <w:r w:rsidRPr="00F12F17">
              <w:rPr>
                <w:b/>
              </w:rPr>
              <w:t>Razão da Escolha</w:t>
            </w:r>
          </w:p>
        </w:tc>
      </w:tr>
      <w:tr w:rsidR="00825FD7" w:rsidTr="00814A28">
        <w:tc>
          <w:tcPr>
            <w:tcW w:w="3936" w:type="dxa"/>
          </w:tcPr>
          <w:p w:rsidR="00825FD7" w:rsidRPr="002820F5" w:rsidRDefault="00825FD7" w:rsidP="00FD0762">
            <w:r w:rsidRPr="002820F5">
              <w:t xml:space="preserve">UC01 – </w:t>
            </w:r>
            <w:proofErr w:type="spellStart"/>
            <w:r w:rsidR="00FD0762" w:rsidRPr="002820F5">
              <w:t>Login</w:t>
            </w:r>
            <w:proofErr w:type="spellEnd"/>
          </w:p>
        </w:tc>
        <w:tc>
          <w:tcPr>
            <w:tcW w:w="5559" w:type="dxa"/>
          </w:tcPr>
          <w:p w:rsidR="00825FD7" w:rsidRPr="00D22C70" w:rsidRDefault="00825FD7">
            <w:pPr>
              <w:rPr>
                <w:color w:val="0000FF"/>
              </w:rPr>
            </w:pPr>
            <w:r w:rsidRPr="00D22C70">
              <w:rPr>
                <w:color w:val="0000FF"/>
              </w:rPr>
              <w:t>Permite exercitar ações do Usuário</w:t>
            </w:r>
          </w:p>
        </w:tc>
      </w:tr>
      <w:tr w:rsidR="00825FD7" w:rsidTr="00814A28">
        <w:tc>
          <w:tcPr>
            <w:tcW w:w="3936" w:type="dxa"/>
          </w:tcPr>
          <w:p w:rsidR="00825FD7" w:rsidRDefault="00FD0762" w:rsidP="00FD0762">
            <w:r>
              <w:t>UC02 – Configurar Bimestre</w:t>
            </w:r>
          </w:p>
        </w:tc>
        <w:tc>
          <w:tcPr>
            <w:tcW w:w="5559" w:type="dxa"/>
          </w:tcPr>
          <w:p w:rsidR="00825FD7" w:rsidRDefault="007D3EA8">
            <w:r>
              <w:t>...</w:t>
            </w:r>
          </w:p>
        </w:tc>
      </w:tr>
      <w:tr w:rsidR="00825FD7" w:rsidTr="00814A28">
        <w:tc>
          <w:tcPr>
            <w:tcW w:w="3936" w:type="dxa"/>
          </w:tcPr>
          <w:p w:rsidR="00825FD7" w:rsidRDefault="00FD0762">
            <w:r>
              <w:t>UC03 – Criar Boletim</w:t>
            </w:r>
          </w:p>
        </w:tc>
        <w:tc>
          <w:tcPr>
            <w:tcW w:w="5559" w:type="dxa"/>
          </w:tcPr>
          <w:p w:rsidR="00825FD7" w:rsidRDefault="007D3EA8">
            <w:r>
              <w:t>...</w:t>
            </w:r>
          </w:p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UC04 – Inserir Notas/Faltas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UC05 – Visualizar B</w:t>
            </w:r>
            <w:r w:rsidRPr="00AA34EB">
              <w:t>oletim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UC06 – Editar Notas/Faltas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UC07 – Criar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UC08 – Alterar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>
            <w:r>
              <w:t>UC09 - Visualizar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 w:rsidP="00FD0762">
            <w:r>
              <w:t>UC10 – Excluir Tarefas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FD0762" w:rsidP="00FD0762">
            <w:r>
              <w:t>UC11 - Cadastrar ocorrência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2820F5">
            <w:r>
              <w:t>UC12 - Alterar ocorrência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2820F5">
            <w:r>
              <w:t>UC13 - Visualizar ocorrência</w:t>
            </w:r>
          </w:p>
        </w:tc>
        <w:tc>
          <w:tcPr>
            <w:tcW w:w="5559" w:type="dxa"/>
          </w:tcPr>
          <w:p w:rsidR="00FD0762" w:rsidRDefault="00FD0762"/>
        </w:tc>
      </w:tr>
      <w:tr w:rsidR="00FD0762" w:rsidTr="00814A28">
        <w:tc>
          <w:tcPr>
            <w:tcW w:w="3936" w:type="dxa"/>
          </w:tcPr>
          <w:p w:rsidR="00FD0762" w:rsidRDefault="002820F5">
            <w:r>
              <w:t>UC14 – Cadastrar Aluno</w:t>
            </w:r>
          </w:p>
        </w:tc>
        <w:tc>
          <w:tcPr>
            <w:tcW w:w="5559" w:type="dxa"/>
          </w:tcPr>
          <w:p w:rsidR="00FD0762" w:rsidRDefault="00FD0762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UC15 – </w:t>
            </w:r>
            <w:r w:rsidRPr="00986F8C">
              <w:t>Cadastrar Responsável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UC16 – </w:t>
            </w:r>
            <w:r w:rsidRPr="00803C31">
              <w:t>Cadastrar Professor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UC17 – </w:t>
            </w:r>
            <w:r w:rsidRPr="00803C31">
              <w:t xml:space="preserve">Cadastrar </w:t>
            </w:r>
            <w:r>
              <w:t>Gestor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UC18 – </w:t>
            </w:r>
            <w:r w:rsidRPr="00803C31">
              <w:t xml:space="preserve">Cadastrar </w:t>
            </w:r>
            <w:r>
              <w:t>Gestor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 xml:space="preserve">UC19 – </w:t>
            </w:r>
            <w:r w:rsidRPr="00803C31">
              <w:t xml:space="preserve">Cadastrar </w:t>
            </w:r>
            <w:r>
              <w:t>Turma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>UC20– Alocar</w:t>
            </w:r>
            <w:r w:rsidRPr="00803C31">
              <w:t xml:space="preserve"> </w:t>
            </w:r>
            <w:r>
              <w:t>Turma</w:t>
            </w:r>
          </w:p>
        </w:tc>
        <w:tc>
          <w:tcPr>
            <w:tcW w:w="5559" w:type="dxa"/>
          </w:tcPr>
          <w:p w:rsidR="002820F5" w:rsidRDefault="002820F5"/>
        </w:tc>
      </w:tr>
      <w:tr w:rsidR="002820F5" w:rsidTr="00814A28">
        <w:tc>
          <w:tcPr>
            <w:tcW w:w="3936" w:type="dxa"/>
          </w:tcPr>
          <w:p w:rsidR="002820F5" w:rsidRDefault="002820F5">
            <w:r>
              <w:t>UC21 – Alterar Turma</w:t>
            </w:r>
          </w:p>
        </w:tc>
        <w:tc>
          <w:tcPr>
            <w:tcW w:w="5559" w:type="dxa"/>
          </w:tcPr>
          <w:p w:rsidR="002820F5" w:rsidRDefault="002820F5"/>
        </w:tc>
      </w:tr>
    </w:tbl>
    <w:p w:rsidR="007728FA" w:rsidRPr="00725F5C" w:rsidRDefault="007728FA" w:rsidP="002C0578">
      <w:pPr>
        <w:rPr>
          <w:rFonts w:ascii="Arial" w:hAnsi="Arial" w:cs="Arial"/>
          <w:color w:val="0000FF"/>
        </w:rPr>
      </w:pPr>
    </w:p>
    <w:p w:rsidR="007728FA" w:rsidRDefault="007728FA" w:rsidP="007728FA">
      <w:pPr>
        <w:pStyle w:val="Ttulo3"/>
      </w:pPr>
      <w:bookmarkStart w:id="2429" w:name="_Toc416018488"/>
      <w:r w:rsidRPr="004C7509">
        <w:lastRenderedPageBreak/>
        <w:t xml:space="preserve">Análise dos </w:t>
      </w:r>
      <w:r>
        <w:t>Dados</w:t>
      </w:r>
      <w:r w:rsidR="00F12F17">
        <w:t>-</w:t>
      </w:r>
      <w:r w:rsidR="00725B02">
        <w:t xml:space="preserve"> Modelo Conceitual dos Dados</w:t>
      </w:r>
      <w:bookmarkEnd w:id="2429"/>
    </w:p>
    <w:p w:rsidR="00725B02" w:rsidRPr="00725B02" w:rsidRDefault="00725B02" w:rsidP="00725B02">
      <w:pPr>
        <w:rPr>
          <w:color w:val="FF0000"/>
        </w:rPr>
      </w:pPr>
      <w:r w:rsidRPr="00725B02">
        <w:rPr>
          <w:color w:val="FF0000"/>
        </w:rPr>
        <w:t xml:space="preserve">Descrever de forma genérica os objetivos da Análise dos Dados e apresentar o Modelo Entidade-Relacionamento </w:t>
      </w:r>
      <w:r w:rsidR="00F12F17">
        <w:rPr>
          <w:color w:val="FF0000"/>
        </w:rPr>
        <w:t>-</w:t>
      </w:r>
      <w:r w:rsidRPr="00725B02">
        <w:rPr>
          <w:color w:val="FF0000"/>
        </w:rPr>
        <w:t xml:space="preserve"> MER </w:t>
      </w:r>
      <w:r w:rsidR="00200019">
        <w:rPr>
          <w:color w:val="FF0000"/>
        </w:rPr>
        <w:t xml:space="preserve">de forma legível </w:t>
      </w:r>
      <w:r w:rsidRPr="00725B02">
        <w:rPr>
          <w:color w:val="FF0000"/>
        </w:rPr>
        <w:t>segundo a notação de Peter Chen</w:t>
      </w:r>
      <w:r w:rsidR="00E5090E">
        <w:rPr>
          <w:color w:val="FF0000"/>
        </w:rPr>
        <w:t xml:space="preserve"> como no exemplo a </w:t>
      </w:r>
      <w:proofErr w:type="gramStart"/>
      <w:r w:rsidR="00E5090E">
        <w:rPr>
          <w:color w:val="FF0000"/>
        </w:rPr>
        <w:t>seguir</w:t>
      </w:r>
      <w:r w:rsidRPr="00725B02">
        <w:rPr>
          <w:color w:val="FF0000"/>
        </w:rPr>
        <w:t>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725B02" w:rsidRPr="00D53748" w:rsidRDefault="00725B02" w:rsidP="00725B02"/>
    <w:p w:rsidR="00725B02" w:rsidRDefault="00725B02" w:rsidP="00725B02">
      <w:pPr>
        <w:ind w:left="709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695190" cy="3557905"/>
            <wp:effectExtent l="19050" t="19050" r="10160" b="23495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57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B02" w:rsidRPr="002C0578" w:rsidRDefault="001B53AD" w:rsidP="001B53AD">
      <w:pPr>
        <w:pStyle w:val="Legenda"/>
      </w:pPr>
      <w:bookmarkStart w:id="2430" w:name="_Toc416018390"/>
      <w:r>
        <w:t xml:space="preserve">Figura </w:t>
      </w:r>
      <w:r w:rsidR="00590206">
        <w:fldChar w:fldCharType="begin"/>
      </w:r>
      <w:r w:rsidR="00883C4F">
        <w:instrText xml:space="preserve"> SEQ Figura \* ARABIC </w:instrText>
      </w:r>
      <w:r w:rsidR="00590206">
        <w:fldChar w:fldCharType="separate"/>
      </w:r>
      <w:ins w:id="2431" w:author="User" w:date="2015-04-05T17:57:00Z">
        <w:r w:rsidR="00C60E05">
          <w:rPr>
            <w:noProof/>
          </w:rPr>
          <w:t>13</w:t>
        </w:r>
      </w:ins>
      <w:del w:id="2432" w:author="User" w:date="2015-04-04T17:22:00Z">
        <w:r w:rsidR="00F0518C" w:rsidDel="00064949">
          <w:rPr>
            <w:noProof/>
          </w:rPr>
          <w:delText>6</w:delText>
        </w:r>
      </w:del>
      <w:r w:rsidR="00590206">
        <w:rPr>
          <w:noProof/>
        </w:rPr>
        <w:fldChar w:fldCharType="end"/>
      </w:r>
      <w:r w:rsidRPr="002C0578">
        <w:t xml:space="preserve"> - Diagrama Entidade Relacionamento gerado pela ferramenta </w:t>
      </w:r>
      <w:proofErr w:type="spellStart"/>
      <w:proofErr w:type="gramStart"/>
      <w:r w:rsidRPr="002C0578">
        <w:t>brModelo</w:t>
      </w:r>
      <w:proofErr w:type="spellEnd"/>
      <w:proofErr w:type="gramEnd"/>
      <w:r w:rsidRPr="002C0578">
        <w:t xml:space="preserve"> v. 2.0</w:t>
      </w:r>
      <w:bookmarkEnd w:id="2430"/>
    </w:p>
    <w:p w:rsidR="00803E9C" w:rsidRPr="007728FA" w:rsidRDefault="00803E9C" w:rsidP="00803E9C"/>
    <w:p w:rsidR="00803E9C" w:rsidRDefault="00803E9C" w:rsidP="00803E9C">
      <w:pPr>
        <w:pStyle w:val="Ttulo3"/>
      </w:pPr>
      <w:bookmarkStart w:id="2433" w:name="_Toc416018489"/>
      <w:r>
        <w:t>Diagrama de Classes</w:t>
      </w:r>
      <w:bookmarkEnd w:id="2433"/>
    </w:p>
    <w:p w:rsidR="00803E9C" w:rsidRPr="00803E9C" w:rsidRDefault="00803E9C" w:rsidP="00803E9C">
      <w:pPr>
        <w:rPr>
          <w:color w:val="FF0000"/>
        </w:rPr>
      </w:pPr>
      <w:r w:rsidRPr="00803E9C">
        <w:rPr>
          <w:color w:val="FF0000"/>
        </w:rPr>
        <w:t xml:space="preserve">Descrever de forma genérica os objetivos do </w:t>
      </w:r>
      <w:r w:rsidR="00DC400E">
        <w:rPr>
          <w:color w:val="FF0000"/>
        </w:rPr>
        <w:t>Diagrama de Classes</w:t>
      </w:r>
      <w:r w:rsidRPr="00803E9C">
        <w:rPr>
          <w:color w:val="FF0000"/>
        </w:rPr>
        <w:t xml:space="preserve"> e apresentar </w:t>
      </w:r>
      <w:r w:rsidR="00DC400E">
        <w:rPr>
          <w:color w:val="FF0000"/>
        </w:rPr>
        <w:t>a figura</w:t>
      </w:r>
      <w:r w:rsidRPr="00803E9C">
        <w:rPr>
          <w:color w:val="FF0000"/>
        </w:rPr>
        <w:t>.</w:t>
      </w:r>
    </w:p>
    <w:p w:rsidR="00803E9C" w:rsidRPr="007728FA" w:rsidRDefault="00803E9C" w:rsidP="00A8014E"/>
    <w:p w:rsidR="00A8014E" w:rsidRDefault="00A8014E" w:rsidP="00A8014E">
      <w:pPr>
        <w:pStyle w:val="Ttulo3"/>
      </w:pPr>
      <w:bookmarkStart w:id="2434" w:name="_Toc416018490"/>
      <w:r>
        <w:t>Protótipo das Telas - Baixa Fidelidade</w:t>
      </w:r>
      <w:bookmarkEnd w:id="2434"/>
    </w:p>
    <w:p w:rsidR="00A8014E" w:rsidRPr="00803E9C" w:rsidRDefault="00803E9C" w:rsidP="00803E9C">
      <w:pPr>
        <w:rPr>
          <w:color w:val="FF0000"/>
        </w:rPr>
      </w:pPr>
      <w:r w:rsidRPr="00803E9C">
        <w:rPr>
          <w:color w:val="FF0000"/>
        </w:rPr>
        <w:t>Descrever de forma genérica os objetivos do Protótipo de Telas de um Sistema e apresentar o</w:t>
      </w:r>
      <w:r>
        <w:rPr>
          <w:color w:val="FF0000"/>
        </w:rPr>
        <w:t xml:space="preserve">s desenhos e figuras do </w:t>
      </w:r>
      <w:r w:rsidR="00255476">
        <w:rPr>
          <w:color w:val="FF0000"/>
        </w:rPr>
        <w:t>Protótipo</w:t>
      </w:r>
      <w:r w:rsidRPr="00803E9C">
        <w:rPr>
          <w:color w:val="FF0000"/>
        </w:rPr>
        <w:t xml:space="preserve"> de Baixa Fidelidade, </w:t>
      </w:r>
      <w:r w:rsidR="00A8014E" w:rsidRPr="00803E9C">
        <w:rPr>
          <w:color w:val="FF0000"/>
        </w:rPr>
        <w:t>considerando-se os aspectos de ergonomia e usabilidade.</w:t>
      </w:r>
    </w:p>
    <w:p w:rsidR="00301E38" w:rsidRDefault="00301E38" w:rsidP="00784EC4">
      <w:pPr>
        <w:rPr>
          <w:color w:val="0000FF"/>
        </w:rPr>
      </w:pPr>
    </w:p>
    <w:p w:rsidR="00A12C9D" w:rsidRDefault="00A12C9D" w:rsidP="00A12C9D">
      <w:pPr>
        <w:pStyle w:val="Ttulo2"/>
        <w:rPr>
          <w:lang w:val="fr-FR"/>
        </w:rPr>
      </w:pPr>
      <w:bookmarkStart w:id="2435" w:name="_Toc416018491"/>
      <w:r>
        <w:rPr>
          <w:lang w:val="fr-FR"/>
        </w:rPr>
        <w:lastRenderedPageBreak/>
        <w:t xml:space="preserve">Produtos da Etapa de </w:t>
      </w:r>
      <w:r w:rsidRPr="00A12C9D">
        <w:rPr>
          <w:i/>
          <w:lang w:val="fr-FR"/>
        </w:rPr>
        <w:t>DESIGN</w:t>
      </w:r>
      <w:bookmarkEnd w:id="2435"/>
    </w:p>
    <w:p w:rsidR="00A12C9D" w:rsidRPr="008E305B" w:rsidRDefault="00A12C9D" w:rsidP="00A12C9D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Pr="00A12C9D">
        <w:rPr>
          <w:i/>
          <w:color w:val="FF0000"/>
        </w:rPr>
        <w:t>DESIGN</w:t>
      </w:r>
      <w:r>
        <w:rPr>
          <w:color w:val="FF0000"/>
        </w:rPr>
        <w:t xml:space="preserve"> e relacionar os documentos que foram gerados nesta Etapa, que serão apresentados nos itens que se seguem.</w:t>
      </w:r>
    </w:p>
    <w:p w:rsidR="00A12C9D" w:rsidRDefault="00A12C9D" w:rsidP="00A12C9D">
      <w:pPr>
        <w:pStyle w:val="Corpodetexto"/>
      </w:pPr>
    </w:p>
    <w:p w:rsidR="00A12C9D" w:rsidRDefault="00A12C9D" w:rsidP="00A12C9D">
      <w:pPr>
        <w:pStyle w:val="Ttulo3"/>
      </w:pPr>
      <w:bookmarkStart w:id="2436" w:name="_Toc416018492"/>
      <w:r w:rsidRPr="00A12C9D">
        <w:t>Arquitetura do Sistema</w:t>
      </w:r>
      <w:bookmarkEnd w:id="2436"/>
    </w:p>
    <w:p w:rsidR="00971824" w:rsidRDefault="00BD11B9" w:rsidP="002B4B30">
      <w:pPr>
        <w:rPr>
          <w:color w:val="FF0000"/>
        </w:rPr>
      </w:pPr>
      <w:r>
        <w:rPr>
          <w:color w:val="FF0000"/>
        </w:rPr>
        <w:t xml:space="preserve">Apresentar </w:t>
      </w:r>
      <w:r w:rsidR="002B4B30">
        <w:rPr>
          <w:color w:val="FF0000"/>
        </w:rPr>
        <w:t>os diagramas e figuras que representam os componentes físicos do Sistema de Informaç</w:t>
      </w:r>
      <w:r w:rsidR="00971824">
        <w:rPr>
          <w:color w:val="FF0000"/>
        </w:rPr>
        <w:t>ões, tais como: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Diagrama Hierárquico das Telas ou F</w:t>
      </w:r>
      <w:r w:rsidR="00BD11B9" w:rsidRPr="00971824">
        <w:rPr>
          <w:color w:val="FF0000"/>
        </w:rPr>
        <w:t>unções</w:t>
      </w:r>
      <w:r>
        <w:rPr>
          <w:color w:val="FF0000"/>
        </w:rPr>
        <w:t>,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Módulos ou agrupamentos funcionais,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Componentes de Software (programas, </w:t>
      </w:r>
      <w:r w:rsidR="00F25506">
        <w:rPr>
          <w:color w:val="FF0000"/>
        </w:rPr>
        <w:t>subprogramas</w:t>
      </w:r>
      <w:r>
        <w:rPr>
          <w:color w:val="FF0000"/>
        </w:rPr>
        <w:t>, rotinas e outros),</w:t>
      </w:r>
    </w:p>
    <w:p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Componentes de Hardware (Servidores de Aplicação, Servidores de Banco de Dados, Servidores Web, e outros),</w:t>
      </w:r>
    </w:p>
    <w:p w:rsidR="00971824" w:rsidRPr="00971824" w:rsidRDefault="00971824" w:rsidP="00F25506">
      <w:pPr>
        <w:numPr>
          <w:ilvl w:val="0"/>
          <w:numId w:val="12"/>
        </w:numPr>
        <w:rPr>
          <w:color w:val="FF0000"/>
        </w:rPr>
      </w:pPr>
      <w:r w:rsidRPr="00971824">
        <w:rPr>
          <w:color w:val="FF0000"/>
        </w:rPr>
        <w:t>...</w:t>
      </w:r>
    </w:p>
    <w:p w:rsidR="00D45ED4" w:rsidRDefault="00AB7D00" w:rsidP="00D45ED4">
      <w:pPr>
        <w:rPr>
          <w:color w:val="0000FF"/>
        </w:rPr>
      </w:pPr>
      <w:r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AB7D00" w:rsidRDefault="00AB7D00" w:rsidP="00D45ED4"/>
    <w:p w:rsidR="00501685" w:rsidRPr="00F12F17" w:rsidRDefault="00F12F17" w:rsidP="00D45ED4">
      <w:pPr>
        <w:rPr>
          <w:color w:val="0000FF"/>
        </w:rPr>
      </w:pPr>
      <w:bookmarkStart w:id="2437" w:name="_Toc325805957"/>
      <w:bookmarkStart w:id="2438" w:name="_Toc325900117"/>
      <w:bookmarkStart w:id="2439" w:name="_Toc325902241"/>
      <w:r>
        <w:rPr>
          <w:color w:val="0000FF"/>
        </w:rPr>
        <w:t>Exemplo:</w:t>
      </w:r>
    </w:p>
    <w:p w:rsidR="00501685" w:rsidRDefault="00501685" w:rsidP="00D45ED4">
      <w:r>
        <w:rPr>
          <w:b/>
          <w:noProof/>
        </w:rPr>
        <w:drawing>
          <wp:inline distT="0" distB="0" distL="0" distR="0">
            <wp:extent cx="5432125" cy="3400425"/>
            <wp:effectExtent l="76200" t="57150" r="9271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tura Info Congress FINA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29" cy="3399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437"/>
      <w:bookmarkEnd w:id="2438"/>
      <w:bookmarkEnd w:id="2439"/>
    </w:p>
    <w:p w:rsidR="00501685" w:rsidRDefault="00501685" w:rsidP="00501685">
      <w:pPr>
        <w:pStyle w:val="Legenda"/>
      </w:pPr>
      <w:bookmarkStart w:id="2440" w:name="_Toc416018391"/>
      <w:r>
        <w:t xml:space="preserve">Figura </w:t>
      </w:r>
      <w:r w:rsidR="00590206">
        <w:fldChar w:fldCharType="begin"/>
      </w:r>
      <w:r w:rsidR="00883C4F">
        <w:instrText xml:space="preserve"> SEQ Figura \* ARABIC </w:instrText>
      </w:r>
      <w:r w:rsidR="00590206">
        <w:fldChar w:fldCharType="separate"/>
      </w:r>
      <w:ins w:id="2441" w:author="User" w:date="2015-04-05T17:57:00Z">
        <w:r w:rsidR="00C60E05">
          <w:rPr>
            <w:noProof/>
          </w:rPr>
          <w:t>14</w:t>
        </w:r>
      </w:ins>
      <w:del w:id="2442" w:author="User" w:date="2015-04-04T17:22:00Z">
        <w:r w:rsidR="00F0518C" w:rsidDel="00064949">
          <w:rPr>
            <w:noProof/>
          </w:rPr>
          <w:delText>7</w:delText>
        </w:r>
      </w:del>
      <w:r w:rsidR="00590206">
        <w:rPr>
          <w:noProof/>
        </w:rPr>
        <w:fldChar w:fldCharType="end"/>
      </w:r>
      <w:r w:rsidR="00EB4855">
        <w:t>-Arquitetura do Sistema</w:t>
      </w:r>
      <w:bookmarkEnd w:id="2440"/>
    </w:p>
    <w:p w:rsidR="00501685" w:rsidRDefault="00501685" w:rsidP="00D45ED4"/>
    <w:p w:rsidR="00D45ED4" w:rsidRDefault="00501685" w:rsidP="00D45ED4">
      <w:pPr>
        <w:pStyle w:val="Ttulo3"/>
      </w:pPr>
      <w:bookmarkStart w:id="2443" w:name="_Toc416018493"/>
      <w:r>
        <w:t>Tecnologias utilizadas</w:t>
      </w:r>
      <w:r w:rsidR="00D45ED4" w:rsidRPr="00A12C9D">
        <w:t xml:space="preserve"> do Sistema</w:t>
      </w:r>
      <w:bookmarkEnd w:id="2443"/>
    </w:p>
    <w:p w:rsidR="00D45ED4" w:rsidRDefault="00D45ED4" w:rsidP="00D45ED4">
      <w:pPr>
        <w:rPr>
          <w:color w:val="FF0000"/>
        </w:rPr>
      </w:pPr>
      <w:r>
        <w:rPr>
          <w:color w:val="FF0000"/>
        </w:rPr>
        <w:t xml:space="preserve">Apresentar </w:t>
      </w:r>
      <w:r w:rsidR="00501685">
        <w:rPr>
          <w:color w:val="FF0000"/>
        </w:rPr>
        <w:t>todas as tecnologias utilizadas para o desenvolvimento do Sistema</w:t>
      </w:r>
      <w:r>
        <w:rPr>
          <w:color w:val="FF0000"/>
        </w:rPr>
        <w:t>, tais como: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Arquitetura de </w:t>
      </w:r>
      <w:proofErr w:type="gramStart"/>
      <w:r>
        <w:rPr>
          <w:color w:val="FF0000"/>
        </w:rPr>
        <w:t>3</w:t>
      </w:r>
      <w:proofErr w:type="gramEnd"/>
      <w:r>
        <w:rPr>
          <w:color w:val="FF0000"/>
        </w:rPr>
        <w:t xml:space="preserve"> camadas</w:t>
      </w:r>
      <w:r w:rsidR="00D45ED4">
        <w:rPr>
          <w:color w:val="FF0000"/>
        </w:rPr>
        <w:t>,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Linguagens de Programação</w:t>
      </w:r>
      <w:r w:rsidR="00D45ED4">
        <w:rPr>
          <w:color w:val="FF0000"/>
        </w:rPr>
        <w:t>,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Sistema Gerenciador de Banco de Dados - SGBD</w:t>
      </w:r>
      <w:r w:rsidR="00D45ED4">
        <w:rPr>
          <w:color w:val="FF0000"/>
        </w:rPr>
        <w:t>,</w:t>
      </w:r>
    </w:p>
    <w:p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Outros Softwares</w:t>
      </w:r>
      <w:r w:rsidR="00D45ED4">
        <w:rPr>
          <w:color w:val="FF0000"/>
        </w:rPr>
        <w:t>,</w:t>
      </w:r>
    </w:p>
    <w:p w:rsidR="00D45ED4" w:rsidRPr="00971824" w:rsidRDefault="00D45ED4" w:rsidP="00D45ED4">
      <w:pPr>
        <w:numPr>
          <w:ilvl w:val="0"/>
          <w:numId w:val="12"/>
        </w:numPr>
        <w:rPr>
          <w:color w:val="FF0000"/>
        </w:rPr>
      </w:pPr>
      <w:r w:rsidRPr="00971824">
        <w:rPr>
          <w:color w:val="FF0000"/>
        </w:rPr>
        <w:t>...</w:t>
      </w:r>
    </w:p>
    <w:p w:rsidR="00F91B58" w:rsidRPr="00F91B58" w:rsidRDefault="00F91B58" w:rsidP="00F91B58">
      <w:pPr>
        <w:rPr>
          <w:color w:val="FF0000"/>
        </w:rPr>
      </w:pPr>
      <w:r>
        <w:rPr>
          <w:color w:val="FF0000"/>
        </w:rPr>
        <w:t xml:space="preserve">Descrever as </w:t>
      </w:r>
      <w:r w:rsidRPr="00F91B58">
        <w:rPr>
          <w:color w:val="FF0000"/>
        </w:rPr>
        <w:t>tecnologias utilizadas</w:t>
      </w:r>
      <w:r>
        <w:rPr>
          <w:color w:val="FF0000"/>
        </w:rPr>
        <w:t>.</w:t>
      </w:r>
    </w:p>
    <w:p w:rsidR="007728FA" w:rsidRPr="007728FA" w:rsidRDefault="007728FA" w:rsidP="007728FA"/>
    <w:p w:rsidR="00301E38" w:rsidRDefault="00901456" w:rsidP="00901456">
      <w:pPr>
        <w:pStyle w:val="Ttulo3"/>
      </w:pPr>
      <w:bookmarkStart w:id="2444" w:name="_Toc416018494"/>
      <w:r>
        <w:t>Protótipo das T</w:t>
      </w:r>
      <w:r w:rsidR="00301E38">
        <w:t>elas</w:t>
      </w:r>
      <w:r w:rsidR="00F12F17">
        <w:t>-</w:t>
      </w:r>
      <w:r>
        <w:t xml:space="preserve"> Alta Fidelidade</w:t>
      </w:r>
      <w:bookmarkEnd w:id="2444"/>
    </w:p>
    <w:p w:rsidR="00901456" w:rsidRPr="00803E9C" w:rsidRDefault="00255476" w:rsidP="00901456">
      <w:pPr>
        <w:rPr>
          <w:color w:val="FF0000"/>
        </w:rPr>
      </w:pPr>
      <w:r>
        <w:rPr>
          <w:color w:val="FF0000"/>
        </w:rPr>
        <w:t>A</w:t>
      </w:r>
      <w:r w:rsidR="00901456" w:rsidRPr="00803E9C">
        <w:rPr>
          <w:color w:val="FF0000"/>
        </w:rPr>
        <w:t>presentar o</w:t>
      </w:r>
      <w:r w:rsidR="00901456">
        <w:rPr>
          <w:color w:val="FF0000"/>
        </w:rPr>
        <w:t xml:space="preserve">s desenhos e figuras do </w:t>
      </w:r>
      <w:r>
        <w:rPr>
          <w:color w:val="FF0000"/>
        </w:rPr>
        <w:t>Protótipo</w:t>
      </w:r>
      <w:r w:rsidR="00901456" w:rsidRPr="00803E9C">
        <w:rPr>
          <w:color w:val="FF0000"/>
        </w:rPr>
        <w:t xml:space="preserve"> de Baixa Fidelidade, considerando-se os aspectos de ergonomia e usabilidade.</w:t>
      </w:r>
    </w:p>
    <w:p w:rsidR="00103138" w:rsidRPr="007728FA" w:rsidRDefault="00103138" w:rsidP="00103138"/>
    <w:p w:rsidR="00103138" w:rsidRDefault="00103138" w:rsidP="00103138">
      <w:pPr>
        <w:pStyle w:val="Ttulo3"/>
      </w:pPr>
      <w:bookmarkStart w:id="2445" w:name="_Toc416018495"/>
      <w:r>
        <w:t xml:space="preserve">Diagrama de </w:t>
      </w:r>
      <w:r w:rsidR="006D2549">
        <w:t>Sequencia</w:t>
      </w:r>
      <w:bookmarkEnd w:id="2445"/>
    </w:p>
    <w:p w:rsidR="00F91B58" w:rsidRDefault="00103138" w:rsidP="00F91B5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 xml:space="preserve">Diagrama de </w:t>
      </w:r>
      <w:r w:rsidR="006D2549">
        <w:rPr>
          <w:color w:val="FF0000"/>
        </w:rPr>
        <w:t>Sequencia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  <w:r w:rsidR="00F91B58">
        <w:rPr>
          <w:color w:val="FF0000"/>
        </w:rPr>
        <w:t xml:space="preserve"> Recomendo que sejam apresentados aqui somente </w:t>
      </w:r>
      <w:proofErr w:type="gramStart"/>
      <w:r w:rsidR="00F91B58">
        <w:rPr>
          <w:color w:val="FF0000"/>
        </w:rPr>
        <w:t>2</w:t>
      </w:r>
      <w:proofErr w:type="gramEnd"/>
      <w:r w:rsidR="00F91B58">
        <w:rPr>
          <w:color w:val="FF0000"/>
        </w:rPr>
        <w:t xml:space="preserve"> ou 3 Diagramas de Sequencia, e os restantes devidamente identificados com Figuras nos APENDICES.</w:t>
      </w:r>
    </w:p>
    <w:p w:rsidR="00103138" w:rsidRPr="007728FA" w:rsidRDefault="00103138" w:rsidP="00103138"/>
    <w:p w:rsidR="00103138" w:rsidRDefault="00103138" w:rsidP="00103138">
      <w:pPr>
        <w:pStyle w:val="Ttulo3"/>
      </w:pPr>
      <w:bookmarkStart w:id="2446" w:name="_Toc416018496"/>
      <w:r>
        <w:t>Diagrama de Componentes</w:t>
      </w:r>
      <w:bookmarkEnd w:id="2446"/>
    </w:p>
    <w:p w:rsidR="00103138" w:rsidRPr="00103138" w:rsidRDefault="00103138" w:rsidP="0010313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>Diagrama de Componentes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</w:p>
    <w:p w:rsidR="00103138" w:rsidRPr="007728FA" w:rsidRDefault="00103138" w:rsidP="00103138"/>
    <w:p w:rsidR="00103138" w:rsidRDefault="00103138" w:rsidP="00103138">
      <w:pPr>
        <w:pStyle w:val="Ttulo3"/>
      </w:pPr>
      <w:bookmarkStart w:id="2447" w:name="_Toc416018497"/>
      <w:r>
        <w:t>Diagrama de Atividades</w:t>
      </w:r>
      <w:bookmarkEnd w:id="2447"/>
    </w:p>
    <w:p w:rsidR="00103138" w:rsidRPr="00103138" w:rsidRDefault="00103138" w:rsidP="0010313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>Diagrama de Atividades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  <w:r w:rsidR="00F91B58">
        <w:rPr>
          <w:color w:val="FF0000"/>
        </w:rPr>
        <w:t xml:space="preserve"> Recomendo que sejam apresentados aqui somente </w:t>
      </w:r>
      <w:proofErr w:type="gramStart"/>
      <w:r w:rsidR="00F91B58">
        <w:rPr>
          <w:color w:val="FF0000"/>
        </w:rPr>
        <w:t>2</w:t>
      </w:r>
      <w:proofErr w:type="gramEnd"/>
      <w:r w:rsidR="00F91B58">
        <w:rPr>
          <w:color w:val="FF0000"/>
        </w:rPr>
        <w:t xml:space="preserve"> ou 3 Diagramas de Atividades, e os restantes devidamente identificados com Figuras nos APENDICES.</w:t>
      </w:r>
    </w:p>
    <w:p w:rsidR="00AF539F" w:rsidRDefault="00AF539F" w:rsidP="002C0578"/>
    <w:p w:rsidR="00301E38" w:rsidRDefault="00301E38" w:rsidP="00103138">
      <w:pPr>
        <w:pStyle w:val="Ttulo3"/>
      </w:pPr>
      <w:bookmarkStart w:id="2448" w:name="_Toc416018498"/>
      <w:r>
        <w:lastRenderedPageBreak/>
        <w:t>Projeto do Banco de Dados</w:t>
      </w:r>
      <w:bookmarkEnd w:id="2448"/>
    </w:p>
    <w:p w:rsidR="00AE086F" w:rsidRPr="00103138" w:rsidRDefault="00AE086F" w:rsidP="00AE086F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 xml:space="preserve">Projeto de Banco de Dados </w:t>
      </w:r>
      <w:r w:rsidRPr="00103138">
        <w:rPr>
          <w:color w:val="FF0000"/>
        </w:rPr>
        <w:t xml:space="preserve">de um Sistema e apresentar os </w:t>
      </w:r>
      <w:r>
        <w:rPr>
          <w:color w:val="FF0000"/>
        </w:rPr>
        <w:t>diagramas.</w:t>
      </w:r>
    </w:p>
    <w:p w:rsidR="00535365" w:rsidRPr="00D53748" w:rsidRDefault="00535365" w:rsidP="002C0578"/>
    <w:p w:rsidR="00535365" w:rsidRPr="00F12F17" w:rsidRDefault="00535365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t>Modelo Lógico</w:t>
      </w:r>
      <w:r w:rsidR="00AE086F" w:rsidRPr="00F12F17">
        <w:rPr>
          <w:b/>
          <w:i w:val="0"/>
        </w:rPr>
        <w:t xml:space="preserve"> de Banco de Dados</w:t>
      </w:r>
    </w:p>
    <w:p w:rsidR="00200019" w:rsidRPr="00725B02" w:rsidRDefault="00200019" w:rsidP="00200019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Modelo Lógico de Banco de Dados </w:t>
      </w:r>
      <w:r w:rsidRPr="00725B02">
        <w:rPr>
          <w:color w:val="FF0000"/>
        </w:rPr>
        <w:t xml:space="preserve">e apresentar </w:t>
      </w:r>
      <w:proofErr w:type="spellStart"/>
      <w:r>
        <w:rPr>
          <w:color w:val="FF0000"/>
        </w:rPr>
        <w:t>afigurade</w:t>
      </w:r>
      <w:proofErr w:type="spellEnd"/>
      <w:r>
        <w:rPr>
          <w:color w:val="FF0000"/>
        </w:rPr>
        <w:t xml:space="preserve"> forma legível como no exemplo a </w:t>
      </w:r>
      <w:proofErr w:type="gramStart"/>
      <w:r>
        <w:rPr>
          <w:color w:val="FF0000"/>
        </w:rPr>
        <w:t>seguir</w:t>
      </w:r>
      <w:r w:rsidRPr="00725B02">
        <w:rPr>
          <w:color w:val="FF0000"/>
        </w:rPr>
        <w:t>.</w:t>
      </w:r>
      <w:proofErr w:type="gramEnd"/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:rsidR="00535365" w:rsidRPr="00D53748" w:rsidRDefault="00535365" w:rsidP="002C0578"/>
    <w:p w:rsidR="00535365" w:rsidRPr="00D53748" w:rsidRDefault="00296EE9" w:rsidP="002C0578">
      <w:r>
        <w:rPr>
          <w:noProof/>
        </w:rPr>
        <w:drawing>
          <wp:inline distT="0" distB="0" distL="0" distR="0">
            <wp:extent cx="5580380" cy="2514600"/>
            <wp:effectExtent l="19050" t="19050" r="2032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1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9D" w:rsidRDefault="001B53AD" w:rsidP="001B53AD">
      <w:pPr>
        <w:pStyle w:val="Legenda"/>
      </w:pPr>
      <w:bookmarkStart w:id="2449" w:name="_Toc416018392"/>
      <w:r>
        <w:t xml:space="preserve">Figura </w:t>
      </w:r>
      <w:r w:rsidR="00590206">
        <w:fldChar w:fldCharType="begin"/>
      </w:r>
      <w:r w:rsidR="00883C4F">
        <w:instrText xml:space="preserve"> SEQ Figura \* ARABIC </w:instrText>
      </w:r>
      <w:r w:rsidR="00590206">
        <w:fldChar w:fldCharType="separate"/>
      </w:r>
      <w:ins w:id="2450" w:author="User" w:date="2015-04-05T17:57:00Z">
        <w:r w:rsidR="00C60E05">
          <w:rPr>
            <w:noProof/>
          </w:rPr>
          <w:t>15</w:t>
        </w:r>
      </w:ins>
      <w:del w:id="2451" w:author="User" w:date="2015-04-04T17:22:00Z">
        <w:r w:rsidR="00F0518C" w:rsidDel="00064949">
          <w:rPr>
            <w:noProof/>
          </w:rPr>
          <w:delText>8</w:delText>
        </w:r>
      </w:del>
      <w:r w:rsidR="00590206">
        <w:rPr>
          <w:noProof/>
        </w:rPr>
        <w:fldChar w:fldCharType="end"/>
      </w:r>
      <w:r w:rsidRPr="002C0578">
        <w:t xml:space="preserve"> - Modelo Lógico</w:t>
      </w:r>
      <w:r>
        <w:t xml:space="preserve"> de Banco de Dados</w:t>
      </w:r>
      <w:bookmarkEnd w:id="2449"/>
    </w:p>
    <w:p w:rsidR="00D6459D" w:rsidRPr="00D6459D" w:rsidRDefault="00D6459D" w:rsidP="00D6459D"/>
    <w:p w:rsidR="00D6459D" w:rsidRPr="00F12F17" w:rsidRDefault="00D6459D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t xml:space="preserve">Modelo </w:t>
      </w:r>
      <w:r w:rsidR="00E36CB2" w:rsidRPr="00F12F17">
        <w:rPr>
          <w:b/>
          <w:i w:val="0"/>
        </w:rPr>
        <w:t>Físico</w:t>
      </w:r>
      <w:r w:rsidRPr="00F12F17">
        <w:rPr>
          <w:b/>
          <w:i w:val="0"/>
        </w:rPr>
        <w:t xml:space="preserve"> de Banco de Dados</w:t>
      </w:r>
    </w:p>
    <w:p w:rsidR="00D6459D" w:rsidRPr="00725B02" w:rsidRDefault="00D6459D" w:rsidP="00D6459D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Modelo </w:t>
      </w:r>
      <w:r w:rsidR="00E36CB2">
        <w:rPr>
          <w:color w:val="FF0000"/>
        </w:rPr>
        <w:t>Físico</w:t>
      </w:r>
      <w:r>
        <w:rPr>
          <w:color w:val="FF0000"/>
        </w:rPr>
        <w:t xml:space="preserve"> de Banco de Dados </w:t>
      </w:r>
      <w:r w:rsidRPr="00725B02">
        <w:rPr>
          <w:color w:val="FF0000"/>
        </w:rPr>
        <w:t xml:space="preserve">e apresentar </w:t>
      </w:r>
      <w:proofErr w:type="spellStart"/>
      <w:r>
        <w:rPr>
          <w:color w:val="FF0000"/>
        </w:rPr>
        <w:t>afigurade</w:t>
      </w:r>
      <w:proofErr w:type="spellEnd"/>
      <w:r>
        <w:rPr>
          <w:color w:val="FF0000"/>
        </w:rPr>
        <w:t xml:space="preserve"> forma legível</w:t>
      </w:r>
      <w:r w:rsidRPr="00725B02">
        <w:rPr>
          <w:color w:val="FF0000"/>
        </w:rPr>
        <w:t>.</w:t>
      </w:r>
    </w:p>
    <w:p w:rsidR="00E36CB2" w:rsidRDefault="00FD2372" w:rsidP="00E36CB2">
      <w:pPr>
        <w:rPr>
          <w:ins w:id="2452" w:author="Luis Fernando Brandão" w:date="2015-04-04T11:26:00Z"/>
        </w:rPr>
      </w:pPr>
      <w:ins w:id="2453" w:author="Luis Fernando Brandão" w:date="2015-04-04T11:26:00Z">
        <w:r>
          <w:rPr>
            <w:noProof/>
          </w:rPr>
          <w:lastRenderedPageBreak/>
          <w:drawing>
            <wp:inline distT="0" distB="0" distL="0" distR="0">
              <wp:extent cx="5940425" cy="2947670"/>
              <wp:effectExtent l="0" t="0" r="0" b="0"/>
              <wp:docPr id="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MER_Logico.png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947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A61C1" w:rsidRPr="00D6459D" w:rsidRDefault="00FD2372" w:rsidP="00E36CB2">
      <w:ins w:id="2454" w:author="Luis Fernando Brandão" w:date="2015-04-04T11:27:00Z">
        <w:r>
          <w:rPr>
            <w:noProof/>
          </w:rPr>
          <w:lastRenderedPageBreak/>
          <w:drawing>
            <wp:inline distT="0" distB="0" distL="0" distR="0">
              <wp:extent cx="4515480" cy="3467584"/>
              <wp:effectExtent l="0" t="0" r="0" b="0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Disciplina.png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5480" cy="34675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lastRenderedPageBreak/>
          <w:drawing>
            <wp:inline distT="0" distB="0" distL="0" distR="0">
              <wp:extent cx="2295845" cy="7001852"/>
              <wp:effectExtent l="0" t="0" r="0" b="0"/>
              <wp:docPr id="13" name="Imagem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Logico-Logradouro.png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5845" cy="70018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>
              <wp:extent cx="2029108" cy="1733792"/>
              <wp:effectExtent l="0" t="0" r="0" b="0"/>
              <wp:docPr id="16" name="Imagem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Logico-Ocorrencia.png"/>
                      <pic:cNvPicPr/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9108" cy="17337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lastRenderedPageBreak/>
          <w:drawing>
            <wp:inline distT="0" distB="0" distL="0" distR="0">
              <wp:extent cx="4667901" cy="2734057"/>
              <wp:effectExtent l="0" t="0" r="0" b="0"/>
              <wp:docPr id="19" name="Imagem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Logico-Professor-Disciplina.png"/>
                      <pic:cNvPicPr/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901" cy="27340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>
              <wp:extent cx="1924319" cy="3581900"/>
              <wp:effectExtent l="0" t="0" r="0" b="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Logico-Tarefa.png"/>
                      <pic:cNvPicPr/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4319" cy="3581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lastRenderedPageBreak/>
          <w:drawing>
            <wp:inline distT="0" distB="0" distL="0" distR="0">
              <wp:extent cx="4334480" cy="5096586"/>
              <wp:effectExtent l="0" t="0" r="0" b="0"/>
              <wp:docPr id="21" name="Image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Logico-Turma.png"/>
                      <pic:cNvPicPr/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4480" cy="5096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2455" w:name="_GoBack"/>
        <w:r>
          <w:rPr>
            <w:noProof/>
          </w:rPr>
          <w:lastRenderedPageBreak/>
          <w:drawing>
            <wp:inline distT="0" distB="0" distL="0" distR="0">
              <wp:extent cx="5940425" cy="8223885"/>
              <wp:effectExtent l="0" t="0" r="0" b="0"/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Logico-Usuário.png"/>
                      <pic:cNvPicPr/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8223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2455"/>
    </w:p>
    <w:p w:rsidR="00E36CB2" w:rsidRPr="00F12F17" w:rsidRDefault="00E36CB2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lastRenderedPageBreak/>
        <w:t>Dicionário de Dados</w:t>
      </w:r>
    </w:p>
    <w:p w:rsidR="00E36CB2" w:rsidRDefault="00E36CB2" w:rsidP="00E36CB2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Dicionário de Dados </w:t>
      </w:r>
      <w:r w:rsidRPr="00725B02">
        <w:rPr>
          <w:color w:val="FF0000"/>
        </w:rPr>
        <w:t xml:space="preserve">e apresentar </w:t>
      </w:r>
      <w:r>
        <w:rPr>
          <w:color w:val="FF0000"/>
        </w:rPr>
        <w:t>a</w:t>
      </w:r>
      <w:r w:rsidR="00617235">
        <w:rPr>
          <w:color w:val="FF0000"/>
        </w:rPr>
        <w:t>s informações de cada Entidade/Tabela do Banco de Dados segundo o modelo abaixo</w:t>
      </w:r>
      <w:r w:rsidRPr="00725B02">
        <w:rPr>
          <w:color w:val="FF0000"/>
        </w:rPr>
        <w:t>.</w:t>
      </w:r>
    </w:p>
    <w:p w:rsidR="00617235" w:rsidRPr="00617235" w:rsidRDefault="0006315B" w:rsidP="0006315B">
      <w:pPr>
        <w:pStyle w:val="Legenda"/>
        <w:keepNext/>
      </w:pPr>
      <w:bookmarkStart w:id="2456" w:name="_Toc416018543"/>
      <w:r>
        <w:t xml:space="preserve">Tabela </w:t>
      </w:r>
      <w:r w:rsidR="00590206">
        <w:fldChar w:fldCharType="begin"/>
      </w:r>
      <w:r w:rsidR="00883C4F">
        <w:instrText xml:space="preserve"> SEQ Tabela \* ARABIC </w:instrText>
      </w:r>
      <w:r w:rsidR="00590206">
        <w:fldChar w:fldCharType="separate"/>
      </w:r>
      <w:ins w:id="2457" w:author="User" w:date="2015-04-04T21:08:00Z">
        <w:r w:rsidR="006E2F71">
          <w:rPr>
            <w:noProof/>
          </w:rPr>
          <w:t>30</w:t>
        </w:r>
      </w:ins>
      <w:del w:id="2458" w:author="User" w:date="2015-04-04T19:50:00Z">
        <w:r w:rsidR="004A46AC" w:rsidDel="00E640C8">
          <w:rPr>
            <w:noProof/>
          </w:rPr>
          <w:delText>25</w:delText>
        </w:r>
      </w:del>
      <w:r w:rsidR="00590206">
        <w:rPr>
          <w:noProof/>
        </w:rPr>
        <w:fldChar w:fldCharType="end"/>
      </w:r>
      <w:r>
        <w:t xml:space="preserve"> - Modelo </w:t>
      </w:r>
      <w:r w:rsidRPr="007D5E75">
        <w:rPr>
          <w:noProof/>
        </w:rPr>
        <w:t>para descrição das Tabelas do Banco de Dados</w:t>
      </w:r>
      <w:bookmarkEnd w:id="2456"/>
    </w:p>
    <w:tbl>
      <w:tblPr>
        <w:tblpPr w:leftFromText="141" w:rightFromText="141" w:vertAnchor="text" w:horzAnchor="margin" w:tblpY="8"/>
        <w:tblW w:w="9803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630"/>
        <w:gridCol w:w="1134"/>
        <w:gridCol w:w="283"/>
        <w:gridCol w:w="1134"/>
        <w:gridCol w:w="1134"/>
        <w:gridCol w:w="1134"/>
        <w:gridCol w:w="3354"/>
      </w:tblGrid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Entidade</w:t>
            </w:r>
            <w:r w:rsidR="00CD267D" w:rsidRPr="00DA187B">
              <w:rPr>
                <w:b/>
                <w:bCs/>
                <w:sz w:val="20"/>
                <w:szCs w:val="20"/>
              </w:rPr>
              <w:t>/Tabela</w:t>
            </w:r>
          </w:p>
        </w:tc>
        <w:tc>
          <w:tcPr>
            <w:tcW w:w="7039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C27EA6" w:rsidP="00557F33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PRODUTO</w:t>
            </w:r>
          </w:p>
        </w:tc>
      </w:tr>
      <w:tr w:rsidR="00617235" w:rsidRPr="00DA187B" w:rsidTr="00C27EA6">
        <w:trPr>
          <w:trHeight w:val="340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CD267D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D267D" w:rsidRPr="00DA187B" w:rsidRDefault="00617235" w:rsidP="00C27EA6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 xml:space="preserve">Armazenará </w:t>
            </w:r>
            <w:r w:rsidR="00C27EA6">
              <w:rPr>
                <w:color w:val="0000FF"/>
                <w:sz w:val="20"/>
                <w:szCs w:val="20"/>
              </w:rPr>
              <w:t xml:space="preserve">os </w:t>
            </w:r>
            <w:r w:rsidRPr="00DA187B">
              <w:rPr>
                <w:color w:val="0000FF"/>
                <w:sz w:val="20"/>
                <w:szCs w:val="20"/>
              </w:rPr>
              <w:t xml:space="preserve">dados sobre os produtos </w:t>
            </w:r>
            <w:r w:rsidR="00C27EA6">
              <w:rPr>
                <w:color w:val="0000FF"/>
                <w:sz w:val="20"/>
                <w:szCs w:val="20"/>
              </w:rPr>
              <w:t>da empresa</w:t>
            </w:r>
          </w:p>
        </w:tc>
      </w:tr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Volume esperado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617235" w:rsidP="00C27EA6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5</w:t>
            </w:r>
            <w:r w:rsidR="00C27EA6">
              <w:rPr>
                <w:color w:val="0000FF"/>
                <w:sz w:val="20"/>
                <w:szCs w:val="20"/>
              </w:rPr>
              <w:t>.0</w:t>
            </w:r>
            <w:r w:rsidRPr="00DA187B">
              <w:rPr>
                <w:color w:val="0000FF"/>
                <w:sz w:val="20"/>
                <w:szCs w:val="20"/>
              </w:rPr>
              <w:t>00 registros</w:t>
            </w:r>
          </w:p>
        </w:tc>
      </w:tr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Tempo de retenção</w:t>
            </w:r>
            <w:r w:rsidR="00C27EA6">
              <w:rPr>
                <w:b/>
                <w:bCs/>
                <w:sz w:val="20"/>
                <w:szCs w:val="20"/>
              </w:rPr>
              <w:t xml:space="preserve"> do Backup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617235" w:rsidP="00557F33">
            <w:pPr>
              <w:rPr>
                <w:color w:val="0000FF"/>
                <w:sz w:val="20"/>
                <w:szCs w:val="20"/>
              </w:rPr>
            </w:pPr>
            <w:proofErr w:type="gramStart"/>
            <w:r w:rsidRPr="00DA187B">
              <w:rPr>
                <w:color w:val="0000FF"/>
                <w:sz w:val="20"/>
                <w:szCs w:val="20"/>
              </w:rPr>
              <w:t>2</w:t>
            </w:r>
            <w:proofErr w:type="gramEnd"/>
            <w:r w:rsidRPr="00DA187B">
              <w:rPr>
                <w:color w:val="0000FF"/>
                <w:sz w:val="20"/>
                <w:szCs w:val="20"/>
              </w:rPr>
              <w:t xml:space="preserve"> anos</w:t>
            </w:r>
          </w:p>
        </w:tc>
      </w:tr>
      <w:tr w:rsidR="00617235" w:rsidRPr="00DA187B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Rotina de limpeza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235" w:rsidRPr="00DA187B" w:rsidRDefault="00C27EA6" w:rsidP="00C27EA6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Eliminação anual dos </w:t>
            </w:r>
            <w:r w:rsidR="00617235" w:rsidRPr="00DA187B">
              <w:rPr>
                <w:color w:val="0000FF"/>
                <w:sz w:val="20"/>
                <w:szCs w:val="20"/>
              </w:rPr>
              <w:t xml:space="preserve">registros </w:t>
            </w:r>
            <w:r w:rsidR="00CD267D" w:rsidRPr="00DA187B">
              <w:rPr>
                <w:color w:val="0000FF"/>
                <w:sz w:val="20"/>
                <w:szCs w:val="20"/>
              </w:rPr>
              <w:t>apontados como inativos</w:t>
            </w:r>
          </w:p>
        </w:tc>
      </w:tr>
      <w:tr w:rsidR="00617235" w:rsidRPr="00DA187B" w:rsidTr="00C27EA6">
        <w:trPr>
          <w:trHeight w:val="302"/>
        </w:trPr>
        <w:tc>
          <w:tcPr>
            <w:tcW w:w="9803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solid" w:color="BFBFBF" w:themeColor="background1" w:themeShade="BF" w:fill="auto"/>
            <w:noWrap/>
            <w:vAlign w:val="bottom"/>
            <w:hideMark/>
          </w:tcPr>
          <w:p w:rsidR="00617235" w:rsidRPr="00DA187B" w:rsidRDefault="00617235" w:rsidP="00557F33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Definição dos Atributos</w:t>
            </w:r>
            <w:r w:rsidR="00CD267D" w:rsidRPr="00DA187B">
              <w:rPr>
                <w:b/>
                <w:bCs/>
                <w:sz w:val="20"/>
                <w:szCs w:val="20"/>
              </w:rPr>
              <w:t>/Campos</w:t>
            </w:r>
          </w:p>
        </w:tc>
      </w:tr>
      <w:tr w:rsidR="00CD267D" w:rsidRPr="00DA187B" w:rsidTr="00C27EA6">
        <w:trPr>
          <w:trHeight w:val="342"/>
        </w:trPr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Nome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DA187B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Nulidade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DA187B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Chave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solid" w:color="BFBFBF" w:themeColor="background1" w:themeShade="BF" w:fill="auto"/>
            <w:noWrap/>
            <w:vAlign w:val="bottom"/>
            <w:hideMark/>
          </w:tcPr>
          <w:p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Descrição</w:t>
            </w:r>
          </w:p>
        </w:tc>
      </w:tr>
      <w:tr w:rsidR="00CD267D" w:rsidRPr="00DA187B" w:rsidTr="00583787">
        <w:trPr>
          <w:trHeight w:val="494"/>
        </w:trPr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rPr>
                <w:color w:val="0000FF"/>
                <w:sz w:val="20"/>
                <w:szCs w:val="20"/>
              </w:rPr>
            </w:pPr>
            <w:proofErr w:type="spellStart"/>
            <w:proofErr w:type="gramStart"/>
            <w:r w:rsidRPr="00DA187B">
              <w:rPr>
                <w:color w:val="0000FF"/>
                <w:sz w:val="20"/>
                <w:szCs w:val="20"/>
              </w:rPr>
              <w:t>Prod</w:t>
            </w:r>
            <w:r w:rsidR="00C27EA6">
              <w:rPr>
                <w:color w:val="0000FF"/>
                <w:sz w:val="20"/>
                <w:szCs w:val="20"/>
              </w:rPr>
              <w:t>_Cod</w:t>
            </w:r>
            <w:proofErr w:type="spellEnd"/>
            <w:proofErr w:type="gramEnd"/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proofErr w:type="gramStart"/>
            <w:r w:rsidRPr="00DA187B">
              <w:rPr>
                <w:color w:val="0000FF"/>
                <w:sz w:val="20"/>
                <w:szCs w:val="20"/>
              </w:rPr>
              <w:t>9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PK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CD267D" w:rsidRPr="00DA187B" w:rsidRDefault="00CD267D" w:rsidP="00C27EA6">
            <w:pPr>
              <w:jc w:val="left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Códi</w:t>
            </w:r>
            <w:r w:rsidR="00C27EA6">
              <w:rPr>
                <w:color w:val="0000FF"/>
                <w:sz w:val="20"/>
                <w:szCs w:val="20"/>
              </w:rPr>
              <w:t>go do Produto - Não há duplicata</w:t>
            </w:r>
          </w:p>
        </w:tc>
      </w:tr>
      <w:tr w:rsidR="00CD267D" w:rsidRPr="00DA187B" w:rsidTr="00583787">
        <w:trPr>
          <w:trHeight w:val="494"/>
        </w:trPr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C27EA6" w:rsidP="00C27EA6">
            <w:pPr>
              <w:rPr>
                <w:color w:val="0000FF"/>
                <w:sz w:val="20"/>
                <w:szCs w:val="20"/>
              </w:rPr>
            </w:pPr>
            <w:proofErr w:type="spellStart"/>
            <w:proofErr w:type="gramStart"/>
            <w:r>
              <w:rPr>
                <w:color w:val="0000FF"/>
                <w:sz w:val="20"/>
                <w:szCs w:val="20"/>
              </w:rPr>
              <w:t>Prod_</w:t>
            </w:r>
            <w:r w:rsidR="00CD267D" w:rsidRPr="00DA187B">
              <w:rPr>
                <w:color w:val="0000FF"/>
                <w:sz w:val="20"/>
                <w:szCs w:val="20"/>
              </w:rPr>
              <w:t>Descr</w:t>
            </w:r>
            <w:proofErr w:type="spellEnd"/>
            <w:proofErr w:type="gramEnd"/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Alfanumérico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150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-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D267D" w:rsidRPr="00DA187B" w:rsidRDefault="00C27EA6" w:rsidP="00CD267D">
            <w:pPr>
              <w:jc w:val="left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Descrição do Produto</w:t>
            </w:r>
          </w:p>
        </w:tc>
      </w:tr>
      <w:tr w:rsidR="006D2549" w:rsidRPr="00DA187B" w:rsidTr="00583787">
        <w:trPr>
          <w:trHeight w:val="494"/>
        </w:trPr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D2549" w:rsidRPr="00DA187B" w:rsidRDefault="006D2549" w:rsidP="00CD267D">
            <w:pPr>
              <w:jc w:val="left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</w:tr>
    </w:tbl>
    <w:p w:rsidR="00F91B58" w:rsidRDefault="00F91B58" w:rsidP="00D6459D">
      <w:pPr>
        <w:rPr>
          <w:color w:val="FF0000"/>
        </w:rPr>
      </w:pPr>
    </w:p>
    <w:p w:rsidR="00D6459D" w:rsidRDefault="00F91B58" w:rsidP="00D6459D">
      <w:pPr>
        <w:rPr>
          <w:color w:val="FF0000"/>
        </w:rPr>
      </w:pPr>
      <w:r>
        <w:rPr>
          <w:color w:val="FF0000"/>
        </w:rPr>
        <w:t xml:space="preserve">Recomendo que sejam apresentadas aqui somente </w:t>
      </w:r>
      <w:proofErr w:type="gramStart"/>
      <w:r>
        <w:rPr>
          <w:color w:val="FF0000"/>
        </w:rPr>
        <w:t>2</w:t>
      </w:r>
      <w:proofErr w:type="gramEnd"/>
      <w:r>
        <w:rPr>
          <w:color w:val="FF0000"/>
        </w:rPr>
        <w:t xml:space="preserve"> ou 3 D</w:t>
      </w:r>
      <w:r w:rsidRPr="00F91B58">
        <w:rPr>
          <w:color w:val="FF0000"/>
        </w:rPr>
        <w:t>escrição d</w:t>
      </w:r>
      <w:r>
        <w:rPr>
          <w:color w:val="FF0000"/>
        </w:rPr>
        <w:t xml:space="preserve">e </w:t>
      </w:r>
      <w:r w:rsidRPr="00F91B58">
        <w:rPr>
          <w:color w:val="FF0000"/>
        </w:rPr>
        <w:t>Tabela do Banco de Dados</w:t>
      </w:r>
      <w:r>
        <w:rPr>
          <w:color w:val="FF0000"/>
        </w:rPr>
        <w:t>, e as restantes devidamente identificados com Tabelas nos APENDICES.</w:t>
      </w:r>
    </w:p>
    <w:p w:rsidR="00F91B58" w:rsidRPr="00DA187B" w:rsidRDefault="00F91B58" w:rsidP="00D6459D"/>
    <w:p w:rsidR="002B7D4A" w:rsidRDefault="002B7D4A" w:rsidP="002B7D4A">
      <w:pPr>
        <w:pStyle w:val="Ttulo2"/>
        <w:rPr>
          <w:lang w:val="fr-FR"/>
        </w:rPr>
      </w:pPr>
      <w:bookmarkStart w:id="2459" w:name="_Toc416018499"/>
      <w:r>
        <w:rPr>
          <w:lang w:val="fr-FR"/>
        </w:rPr>
        <w:t>Produtos da Etapa de CODIFICAÇÃO E TESTES</w:t>
      </w:r>
      <w:bookmarkEnd w:id="2459"/>
    </w:p>
    <w:p w:rsidR="002B7D4A" w:rsidRDefault="002B7D4A" w:rsidP="002B7D4A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="005F7D49" w:rsidRPr="005F7D49">
        <w:rPr>
          <w:color w:val="FF0000"/>
        </w:rPr>
        <w:t xml:space="preserve">CODIFICAÇÃO E </w:t>
      </w:r>
      <w:proofErr w:type="spellStart"/>
      <w:proofErr w:type="gramStart"/>
      <w:r w:rsidR="005F7D49" w:rsidRPr="005F7D49">
        <w:rPr>
          <w:color w:val="FF0000"/>
        </w:rPr>
        <w:t>TESTES</w:t>
      </w:r>
      <w:r>
        <w:rPr>
          <w:color w:val="FF0000"/>
        </w:rPr>
        <w:t>e</w:t>
      </w:r>
      <w:proofErr w:type="spellEnd"/>
      <w:proofErr w:type="gramEnd"/>
      <w:r>
        <w:rPr>
          <w:color w:val="FF0000"/>
        </w:rPr>
        <w:t xml:space="preserve"> relacionar os documentos que foram gerados nesta Etapa, que serão apresentados nos itens que se seguem.</w:t>
      </w:r>
    </w:p>
    <w:p w:rsidR="00147751" w:rsidRPr="007728FA" w:rsidRDefault="00147751" w:rsidP="00147751"/>
    <w:p w:rsidR="00147751" w:rsidRDefault="00147751" w:rsidP="00147751">
      <w:pPr>
        <w:pStyle w:val="Ttulo3"/>
      </w:pPr>
      <w:bookmarkStart w:id="2460" w:name="_Toc416018500"/>
      <w:r w:rsidRPr="00147751">
        <w:t>Relação dos Artefatos ou Componentes de Software</w:t>
      </w:r>
      <w:bookmarkEnd w:id="2460"/>
    </w:p>
    <w:p w:rsidR="00147751" w:rsidRDefault="00147751" w:rsidP="00147751">
      <w:pPr>
        <w:rPr>
          <w:color w:val="FF0000"/>
        </w:rPr>
      </w:pPr>
      <w:r>
        <w:rPr>
          <w:color w:val="FF0000"/>
        </w:rPr>
        <w:t xml:space="preserve">Relacionar em uma tabela todos os objetos </w:t>
      </w:r>
      <w:r w:rsidRPr="00147751">
        <w:rPr>
          <w:color w:val="FF0000"/>
        </w:rPr>
        <w:t xml:space="preserve">que </w:t>
      </w:r>
      <w:r>
        <w:rPr>
          <w:color w:val="FF0000"/>
        </w:rPr>
        <w:t xml:space="preserve">foram </w:t>
      </w:r>
      <w:r w:rsidRPr="00147751">
        <w:rPr>
          <w:color w:val="FF0000"/>
        </w:rPr>
        <w:t>codifica</w:t>
      </w:r>
      <w:r>
        <w:rPr>
          <w:color w:val="FF0000"/>
        </w:rPr>
        <w:t xml:space="preserve">dos </w:t>
      </w:r>
      <w:r w:rsidRPr="00147751">
        <w:rPr>
          <w:color w:val="FF0000"/>
        </w:rPr>
        <w:t>em alguma linguagem de programação</w:t>
      </w:r>
      <w:r>
        <w:rPr>
          <w:color w:val="FF0000"/>
        </w:rPr>
        <w:t xml:space="preserve">, contendo as </w:t>
      </w:r>
      <w:r w:rsidRPr="00147751">
        <w:rPr>
          <w:color w:val="FF0000"/>
        </w:rPr>
        <w:t xml:space="preserve">seguintes informações: Nome/Código do Artefato/Componente, Tipo [Tela, programa, subprograma, </w:t>
      </w:r>
      <w:proofErr w:type="spellStart"/>
      <w:r w:rsidRPr="00147751">
        <w:rPr>
          <w:i/>
          <w:color w:val="FF0000"/>
        </w:rPr>
        <w:t>Stored</w:t>
      </w:r>
      <w:proofErr w:type="spellEnd"/>
      <w:r w:rsidRPr="00147751">
        <w:rPr>
          <w:i/>
          <w:color w:val="FF0000"/>
        </w:rPr>
        <w:t xml:space="preserve"> </w:t>
      </w:r>
      <w:proofErr w:type="spellStart"/>
      <w:r w:rsidRPr="00147751">
        <w:rPr>
          <w:i/>
          <w:color w:val="FF0000"/>
        </w:rPr>
        <w:t>Procedure</w:t>
      </w:r>
      <w:proofErr w:type="spellEnd"/>
      <w:r w:rsidRPr="00147751">
        <w:rPr>
          <w:color w:val="FF0000"/>
        </w:rPr>
        <w:t>, etc.]</w:t>
      </w:r>
      <w:r>
        <w:rPr>
          <w:color w:val="FF0000"/>
        </w:rPr>
        <w:t>.</w:t>
      </w:r>
    </w:p>
    <w:p w:rsidR="001325A4" w:rsidRPr="007728FA" w:rsidRDefault="001325A4" w:rsidP="001325A4"/>
    <w:p w:rsidR="001325A4" w:rsidRDefault="001325A4" w:rsidP="001325A4">
      <w:pPr>
        <w:pStyle w:val="Ttulo3"/>
      </w:pPr>
      <w:bookmarkStart w:id="2461" w:name="_Toc416018501"/>
      <w:r>
        <w:lastRenderedPageBreak/>
        <w:t xml:space="preserve">Planejamento e Execução </w:t>
      </w:r>
      <w:r w:rsidRPr="00147751">
        <w:t xml:space="preserve">dos </w:t>
      </w:r>
      <w:r>
        <w:t>Testes Unitários</w:t>
      </w:r>
      <w:bookmarkEnd w:id="2461"/>
    </w:p>
    <w:p w:rsidR="001325A4" w:rsidRDefault="001325A4" w:rsidP="001325A4">
      <w:pPr>
        <w:rPr>
          <w:color w:val="FF0000"/>
        </w:rPr>
      </w:pPr>
      <w:r>
        <w:rPr>
          <w:color w:val="FF0000"/>
        </w:rPr>
        <w:t>Relacionar segundo a tabela modelo abaixo todos os testes unitários que foram planejados e executados.</w:t>
      </w:r>
    </w:p>
    <w:p w:rsidR="00DA583F" w:rsidRPr="00617235" w:rsidRDefault="0006315B" w:rsidP="0006315B">
      <w:pPr>
        <w:pStyle w:val="Legenda"/>
        <w:keepNext/>
      </w:pPr>
      <w:bookmarkStart w:id="2462" w:name="_Toc416018544"/>
      <w:r>
        <w:t xml:space="preserve">Tabela </w:t>
      </w:r>
      <w:r w:rsidR="00590206">
        <w:fldChar w:fldCharType="begin"/>
      </w:r>
      <w:r w:rsidR="00883C4F">
        <w:instrText xml:space="preserve"> SEQ Tabela \* ARABIC </w:instrText>
      </w:r>
      <w:r w:rsidR="00590206">
        <w:fldChar w:fldCharType="separate"/>
      </w:r>
      <w:ins w:id="2463" w:author="User" w:date="2015-04-04T21:08:00Z">
        <w:r w:rsidR="006E2F71">
          <w:rPr>
            <w:noProof/>
          </w:rPr>
          <w:t>31</w:t>
        </w:r>
      </w:ins>
      <w:del w:id="2464" w:author="User" w:date="2015-04-04T19:50:00Z">
        <w:r w:rsidR="004A46AC" w:rsidDel="00E640C8">
          <w:rPr>
            <w:noProof/>
          </w:rPr>
          <w:delText>26</w:delText>
        </w:r>
      </w:del>
      <w:r w:rsidR="00590206">
        <w:rPr>
          <w:noProof/>
        </w:rPr>
        <w:fldChar w:fldCharType="end"/>
      </w:r>
      <w:r>
        <w:t xml:space="preserve"> - </w:t>
      </w:r>
      <w:r w:rsidR="00DA583F">
        <w:t>Modelo para Planejamento e Execução dos Testes Unitários</w:t>
      </w:r>
      <w:bookmarkEnd w:id="2462"/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149"/>
        <w:gridCol w:w="1418"/>
        <w:gridCol w:w="1843"/>
        <w:gridCol w:w="2268"/>
        <w:gridCol w:w="2268"/>
        <w:gridCol w:w="1275"/>
      </w:tblGrid>
      <w:tr w:rsidR="005B2D8F" w:rsidRPr="00660808" w:rsidTr="00F33F7D">
        <w:trPr>
          <w:trHeight w:val="315"/>
        </w:trPr>
        <w:tc>
          <w:tcPr>
            <w:tcW w:w="1022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PLANEJAMENTO E EXECUÇÃO DOS TESTES</w:t>
            </w:r>
          </w:p>
        </w:tc>
      </w:tr>
      <w:tr w:rsidR="005B2D8F" w:rsidRPr="00660808" w:rsidTr="00F33F7D">
        <w:trPr>
          <w:trHeight w:val="300"/>
        </w:trPr>
        <w:tc>
          <w:tcPr>
            <w:tcW w:w="256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Casos de Uso relacionados</w:t>
            </w:r>
          </w:p>
        </w:tc>
        <w:tc>
          <w:tcPr>
            <w:tcW w:w="58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Testes</w:t>
            </w:r>
          </w:p>
        </w:tc>
      </w:tr>
      <w:tr w:rsidR="005B2D8F" w:rsidRPr="00660808" w:rsidTr="00F33F7D">
        <w:trPr>
          <w:trHeight w:val="315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5B2D8F" w:rsidRPr="00660808" w:rsidRDefault="005B2D8F" w:rsidP="005B2D8F">
            <w:pPr>
              <w:spacing w:line="240" w:lineRule="auto"/>
              <w:jc w:val="left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Plano de Teste / Condições / Roteiro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somente de Usuários cadastrados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- Usuário novo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já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F33F7D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senha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inválida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- Usuário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senha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inválida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troca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de senha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Incluir/Alterar/Excluir/Consultar - Cadastro de PRODUTO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Manter Cadastro de PRODUTO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Incluir Produto novo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já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incompletos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Alterar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incompletos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dados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Excluir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com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estoque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já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vendido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Inativar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com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estoque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Consultar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não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existente</w:t>
            </w:r>
            <w:proofErr w:type="gram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</w:tbl>
    <w:p w:rsidR="00E255C1" w:rsidRPr="00DA187B" w:rsidRDefault="00E255C1" w:rsidP="00E255C1"/>
    <w:p w:rsidR="00E255C1" w:rsidRDefault="00E255C1" w:rsidP="00E255C1">
      <w:pPr>
        <w:pStyle w:val="Ttulo2"/>
        <w:rPr>
          <w:lang w:val="fr-FR"/>
        </w:rPr>
      </w:pPr>
      <w:bookmarkStart w:id="2465" w:name="_Toc416018502"/>
      <w:r>
        <w:rPr>
          <w:lang w:val="fr-FR"/>
        </w:rPr>
        <w:t>Produtos da Etapa de TESTES INTEGRADOS</w:t>
      </w:r>
      <w:bookmarkEnd w:id="2465"/>
    </w:p>
    <w:p w:rsidR="00E255C1" w:rsidRDefault="00E255C1" w:rsidP="00E255C1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Pr="005F7D49">
        <w:rPr>
          <w:color w:val="FF0000"/>
        </w:rPr>
        <w:t>TESTES</w:t>
      </w:r>
      <w:r>
        <w:rPr>
          <w:color w:val="FF0000"/>
        </w:rPr>
        <w:t xml:space="preserve"> INTEGRADOS e relacionar os documentos que foram gerados nesta Etapa, que serão apresentados nos itens que se seguem.</w:t>
      </w:r>
    </w:p>
    <w:p w:rsidR="00E255C1" w:rsidRPr="007728FA" w:rsidRDefault="00E255C1" w:rsidP="00E255C1"/>
    <w:p w:rsidR="00E255C1" w:rsidRDefault="00E255C1" w:rsidP="00E255C1">
      <w:pPr>
        <w:pStyle w:val="Ttulo3"/>
      </w:pPr>
      <w:bookmarkStart w:id="2466" w:name="_Toc416018503"/>
      <w:r>
        <w:t>Relação da</w:t>
      </w:r>
      <w:r w:rsidRPr="00147751">
        <w:t xml:space="preserve">s </w:t>
      </w:r>
      <w:r>
        <w:t>Integrações e Interfaces com outros Sistemas e Aplicativos</w:t>
      </w:r>
      <w:bookmarkEnd w:id="2466"/>
    </w:p>
    <w:p w:rsidR="00E255C1" w:rsidRDefault="00E255C1" w:rsidP="00E255C1">
      <w:pPr>
        <w:rPr>
          <w:color w:val="FF0000"/>
        </w:rPr>
      </w:pPr>
      <w:r>
        <w:rPr>
          <w:color w:val="FF0000"/>
        </w:rPr>
        <w:t xml:space="preserve">Relacionar em uma tabela todas as Integrações e Interfaces que o Sistema desenvolvido possui com outros Sistemas de Informações ou Aplicativos, como envio de e-mail, envio de SMS, 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 xml:space="preserve">, </w:t>
      </w:r>
      <w:r>
        <w:rPr>
          <w:color w:val="FF0000"/>
        </w:rPr>
        <w:lastRenderedPageBreak/>
        <w:t xml:space="preserve">contendo as </w:t>
      </w:r>
      <w:r w:rsidRPr="00147751">
        <w:rPr>
          <w:color w:val="FF0000"/>
        </w:rPr>
        <w:t>seguintes informações: Nome</w:t>
      </w:r>
      <w:r>
        <w:rPr>
          <w:color w:val="FF0000"/>
        </w:rPr>
        <w:t xml:space="preserve"> do Sistema ou Aplicativo</w:t>
      </w:r>
      <w:r w:rsidRPr="00147751">
        <w:rPr>
          <w:color w:val="FF0000"/>
        </w:rPr>
        <w:t xml:space="preserve">, </w:t>
      </w:r>
      <w:r>
        <w:rPr>
          <w:color w:val="FF0000"/>
        </w:rPr>
        <w:t>Dados Recebidos e Dados Enviados.</w:t>
      </w:r>
    </w:p>
    <w:p w:rsidR="00E255C1" w:rsidRPr="007728FA" w:rsidRDefault="00E255C1" w:rsidP="00E255C1"/>
    <w:p w:rsidR="00E255C1" w:rsidRDefault="00E255C1" w:rsidP="00E255C1">
      <w:pPr>
        <w:pStyle w:val="Ttulo3"/>
      </w:pPr>
      <w:bookmarkStart w:id="2467" w:name="_Toc416018504"/>
      <w:r>
        <w:t xml:space="preserve">Planejamento e Execução </w:t>
      </w:r>
      <w:r w:rsidRPr="00147751">
        <w:t xml:space="preserve">dos </w:t>
      </w:r>
      <w:r>
        <w:t xml:space="preserve">Testes </w:t>
      </w:r>
      <w:r w:rsidR="00A2201E">
        <w:t>Integrados</w:t>
      </w:r>
      <w:bookmarkEnd w:id="2467"/>
    </w:p>
    <w:p w:rsidR="00291ABD" w:rsidRPr="00291ABD" w:rsidRDefault="00E255C1" w:rsidP="00E255C1">
      <w:pPr>
        <w:rPr>
          <w:color w:val="FF0000"/>
        </w:rPr>
      </w:pPr>
      <w:r>
        <w:rPr>
          <w:color w:val="FF0000"/>
        </w:rPr>
        <w:t>Relacionar segundo a tabela modelo abaixo todos os testes que foram planejados e executados.</w:t>
      </w:r>
      <w:r w:rsidR="00291ABD">
        <w:rPr>
          <w:color w:val="FF0000"/>
        </w:rPr>
        <w:t xml:space="preserve"> Além dos testes de v</w:t>
      </w:r>
      <w:r w:rsidR="00291ABD" w:rsidRPr="00291ABD">
        <w:rPr>
          <w:color w:val="FF0000"/>
        </w:rPr>
        <w:t>erificação final do funcionamento completo do Sistema, com o acionamento de todas as funcionalidades</w:t>
      </w:r>
      <w:r w:rsidR="00291ABD">
        <w:rPr>
          <w:color w:val="FF0000"/>
        </w:rPr>
        <w:t xml:space="preserve"> e dos testes de v</w:t>
      </w:r>
      <w:r w:rsidR="00291ABD" w:rsidRPr="00291ABD">
        <w:rPr>
          <w:color w:val="FF0000"/>
        </w:rPr>
        <w:t xml:space="preserve">erificação de todas as Interfaces </w:t>
      </w:r>
      <w:r w:rsidR="00B861B4">
        <w:rPr>
          <w:color w:val="FF0000"/>
        </w:rPr>
        <w:t xml:space="preserve">e Integrações </w:t>
      </w:r>
      <w:r w:rsidR="00291ABD" w:rsidRPr="00291ABD">
        <w:rPr>
          <w:color w:val="FF0000"/>
        </w:rPr>
        <w:t xml:space="preserve">com outros Sistemas ou ambientes externos, como envio de e-mail, SMS, </w:t>
      </w:r>
      <w:proofErr w:type="spellStart"/>
      <w:r w:rsidR="00291ABD" w:rsidRPr="00291ABD">
        <w:rPr>
          <w:color w:val="FF0000"/>
        </w:rPr>
        <w:t>etc</w:t>
      </w:r>
      <w:proofErr w:type="spellEnd"/>
      <w:r w:rsidR="00291ABD">
        <w:rPr>
          <w:color w:val="FF0000"/>
        </w:rPr>
        <w:t>, devem ser v</w:t>
      </w:r>
      <w:r w:rsidR="00291ABD" w:rsidRPr="00291ABD">
        <w:rPr>
          <w:color w:val="FF0000"/>
        </w:rPr>
        <w:t>erifica</w:t>
      </w:r>
      <w:r w:rsidR="00291ABD">
        <w:rPr>
          <w:color w:val="FF0000"/>
        </w:rPr>
        <w:t xml:space="preserve">dos </w:t>
      </w:r>
      <w:proofErr w:type="spellStart"/>
      <w:r w:rsidR="00291ABD" w:rsidRPr="00291ABD">
        <w:rPr>
          <w:color w:val="FF0000"/>
        </w:rPr>
        <w:t>o</w:t>
      </w:r>
      <w:r w:rsidR="00291ABD">
        <w:rPr>
          <w:color w:val="FF0000"/>
        </w:rPr>
        <w:t>s</w:t>
      </w:r>
      <w:r w:rsidR="00291ABD" w:rsidRPr="00B861B4">
        <w:rPr>
          <w:color w:val="FF0000"/>
          <w:u w:val="single"/>
        </w:rPr>
        <w:t>requisitos</w:t>
      </w:r>
      <w:proofErr w:type="spellEnd"/>
      <w:r w:rsidR="00291ABD" w:rsidRPr="00B861B4">
        <w:rPr>
          <w:color w:val="FF0000"/>
          <w:u w:val="single"/>
        </w:rPr>
        <w:t xml:space="preserve"> não funcionais</w:t>
      </w:r>
      <w:r w:rsidR="00291ABD" w:rsidRPr="00291ABD">
        <w:rPr>
          <w:color w:val="FF0000"/>
        </w:rPr>
        <w:t xml:space="preserve">, como </w:t>
      </w:r>
      <w:proofErr w:type="gramStart"/>
      <w:r w:rsidR="00291ABD" w:rsidRPr="00291ABD">
        <w:rPr>
          <w:color w:val="FF0000"/>
        </w:rPr>
        <w:t>performance</w:t>
      </w:r>
      <w:proofErr w:type="gramEnd"/>
      <w:r w:rsidR="00291ABD" w:rsidRPr="00291ABD">
        <w:rPr>
          <w:color w:val="FF0000"/>
        </w:rPr>
        <w:t xml:space="preserve"> (teste de performance e teste de stress), segurança e outros.</w:t>
      </w:r>
    </w:p>
    <w:p w:rsidR="00291ABD" w:rsidRDefault="00291ABD" w:rsidP="00E255C1">
      <w:pPr>
        <w:rPr>
          <w:color w:val="FF0000"/>
        </w:rPr>
      </w:pPr>
    </w:p>
    <w:p w:rsidR="00E255C1" w:rsidRPr="00617235" w:rsidRDefault="00A2201E" w:rsidP="00A2201E">
      <w:pPr>
        <w:pStyle w:val="Legenda"/>
      </w:pPr>
      <w:bookmarkStart w:id="2468" w:name="_Toc416018545"/>
      <w:r>
        <w:t xml:space="preserve">Tabela </w:t>
      </w:r>
      <w:r w:rsidR="00590206">
        <w:fldChar w:fldCharType="begin"/>
      </w:r>
      <w:r w:rsidR="00883C4F">
        <w:instrText xml:space="preserve"> SEQ Tabela \* ARABIC </w:instrText>
      </w:r>
      <w:r w:rsidR="00590206">
        <w:fldChar w:fldCharType="separate"/>
      </w:r>
      <w:ins w:id="2469" w:author="User" w:date="2015-04-04T21:08:00Z">
        <w:r w:rsidR="006E2F71">
          <w:rPr>
            <w:noProof/>
          </w:rPr>
          <w:t>32</w:t>
        </w:r>
      </w:ins>
      <w:del w:id="2470" w:author="User" w:date="2015-04-04T19:50:00Z">
        <w:r w:rsidR="004A46AC" w:rsidDel="00E640C8">
          <w:rPr>
            <w:noProof/>
          </w:rPr>
          <w:delText>27</w:delText>
        </w:r>
      </w:del>
      <w:r w:rsidR="00590206">
        <w:rPr>
          <w:noProof/>
        </w:rPr>
        <w:fldChar w:fldCharType="end"/>
      </w:r>
      <w:r>
        <w:t xml:space="preserve"> - Modelo para Planejamento e Execução dos Testes Integrados</w:t>
      </w:r>
      <w:bookmarkEnd w:id="2468"/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149"/>
        <w:gridCol w:w="1418"/>
        <w:gridCol w:w="1843"/>
        <w:gridCol w:w="2126"/>
        <w:gridCol w:w="2268"/>
        <w:gridCol w:w="1417"/>
      </w:tblGrid>
      <w:tr w:rsidR="00E255C1" w:rsidRPr="00660808" w:rsidTr="00F33F7D">
        <w:trPr>
          <w:trHeight w:val="315"/>
        </w:trPr>
        <w:tc>
          <w:tcPr>
            <w:tcW w:w="1022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PLANEJAMENTO E EXECUÇÃO DOS TESTES</w:t>
            </w:r>
            <w:r w:rsidR="00F33F7D">
              <w:rPr>
                <w:b/>
                <w:bCs/>
                <w:color w:val="000000"/>
                <w:sz w:val="22"/>
                <w:szCs w:val="22"/>
              </w:rPr>
              <w:t xml:space="preserve"> INTEGRADOS</w:t>
            </w:r>
          </w:p>
        </w:tc>
      </w:tr>
      <w:tr w:rsidR="00E255C1" w:rsidRPr="00660808" w:rsidTr="00F33F7D">
        <w:trPr>
          <w:trHeight w:val="300"/>
        </w:trPr>
        <w:tc>
          <w:tcPr>
            <w:tcW w:w="256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Casos de Uso relacionados</w:t>
            </w:r>
          </w:p>
        </w:tc>
        <w:tc>
          <w:tcPr>
            <w:tcW w:w="58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Testes</w:t>
            </w:r>
          </w:p>
        </w:tc>
      </w:tr>
      <w:tr w:rsidR="00E255C1" w:rsidRPr="00660808" w:rsidTr="00F33F7D">
        <w:trPr>
          <w:trHeight w:val="315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:rsidR="00E255C1" w:rsidRPr="00660808" w:rsidRDefault="00E255C1" w:rsidP="00A2201E">
            <w:pPr>
              <w:spacing w:line="240" w:lineRule="auto"/>
              <w:jc w:val="left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Plano de Teste / Condições / Roteiro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 completa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 produtos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</w:t>
            </w:r>
            <w:r w:rsidR="00E255C1" w:rsidRPr="00F33F7D">
              <w:rPr>
                <w:color w:val="0000FF"/>
                <w:sz w:val="22"/>
                <w:szCs w:val="22"/>
              </w:rPr>
              <w:t xml:space="preserve"> - Usuário novo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F33F7D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 </w:t>
            </w:r>
            <w:proofErr w:type="spellStart"/>
            <w:r w:rsidRPr="00F33F7D">
              <w:rPr>
                <w:color w:val="0000FF"/>
                <w:sz w:val="22"/>
                <w:szCs w:val="22"/>
              </w:rPr>
              <w:t>qtde</w:t>
            </w:r>
            <w:proofErr w:type="spellEnd"/>
            <w:r w:rsidRPr="00F33F7D">
              <w:rPr>
                <w:color w:val="0000FF"/>
                <w:sz w:val="22"/>
                <w:szCs w:val="22"/>
              </w:rPr>
              <w:t>&gt; 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 xml:space="preserve">Mais de </w:t>
            </w: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</w:t>
            </w:r>
            <w:r w:rsidR="00E255C1" w:rsidRPr="00F33F7D">
              <w:rPr>
                <w:color w:val="0000FF"/>
                <w:sz w:val="22"/>
                <w:szCs w:val="22"/>
              </w:rPr>
              <w:t xml:space="preserve"> - Usuário velho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 </w:t>
            </w:r>
            <w:proofErr w:type="spellStart"/>
            <w:r w:rsidRPr="00F33F7D">
              <w:rPr>
                <w:color w:val="0000FF"/>
                <w:sz w:val="22"/>
                <w:szCs w:val="22"/>
              </w:rPr>
              <w:t>qtde</w:t>
            </w:r>
            <w:proofErr w:type="spellEnd"/>
            <w:r w:rsidRPr="00F33F7D">
              <w:rPr>
                <w:color w:val="0000FF"/>
                <w:sz w:val="22"/>
                <w:szCs w:val="22"/>
              </w:rPr>
              <w:t>&gt; 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 xml:space="preserve">Mais de </w:t>
            </w:r>
            <w:proofErr w:type="gramStart"/>
            <w:r w:rsidRPr="00F33F7D">
              <w:rPr>
                <w:color w:val="0000FF"/>
                <w:sz w:val="22"/>
                <w:szCs w:val="22"/>
              </w:rPr>
              <w:t>1</w:t>
            </w:r>
            <w:proofErr w:type="gramEnd"/>
            <w:r w:rsidRPr="00F33F7D">
              <w:rPr>
                <w:color w:val="0000FF"/>
                <w:sz w:val="22"/>
                <w:szCs w:val="22"/>
              </w:rPr>
              <w:t xml:space="preserve">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</w:tbl>
    <w:p w:rsidR="002B7D4A" w:rsidRPr="00D6459D" w:rsidRDefault="002B7D4A" w:rsidP="00D6459D"/>
    <w:p w:rsidR="00301E38" w:rsidRPr="008C0BFE" w:rsidRDefault="00396A14">
      <w:pPr>
        <w:pStyle w:val="Ttulo1"/>
        <w:pageBreakBefore/>
        <w:rPr>
          <w:sz w:val="28"/>
        </w:rPr>
      </w:pPr>
      <w:bookmarkStart w:id="2471" w:name="_Toc416018505"/>
      <w:r w:rsidRPr="008C0BFE">
        <w:rPr>
          <w:sz w:val="28"/>
        </w:rPr>
        <w:lastRenderedPageBreak/>
        <w:t>Plano de I</w:t>
      </w:r>
      <w:r w:rsidR="00301E38" w:rsidRPr="008C0BFE">
        <w:rPr>
          <w:sz w:val="28"/>
        </w:rPr>
        <w:t>mplantação</w:t>
      </w:r>
      <w:bookmarkEnd w:id="2471"/>
    </w:p>
    <w:p w:rsidR="00301E38" w:rsidRPr="00414648" w:rsidRDefault="00301E38" w:rsidP="002C0578">
      <w:pPr>
        <w:rPr>
          <w:color w:val="FF0000"/>
        </w:rPr>
      </w:pPr>
      <w:r w:rsidRPr="00414648">
        <w:rPr>
          <w:color w:val="FF0000"/>
        </w:rPr>
        <w:t xml:space="preserve">Descrever quais são os passos necessários para realizar a implantação do </w:t>
      </w:r>
      <w:r w:rsidR="00414648">
        <w:rPr>
          <w:color w:val="FF0000"/>
        </w:rPr>
        <w:t xml:space="preserve">Sistema de Informações </w:t>
      </w:r>
      <w:r w:rsidRPr="00414648">
        <w:rPr>
          <w:color w:val="FF0000"/>
        </w:rPr>
        <w:t xml:space="preserve">a partir do código </w:t>
      </w:r>
      <w:proofErr w:type="gramStart"/>
      <w:r w:rsidRPr="00414648">
        <w:rPr>
          <w:color w:val="FF0000"/>
        </w:rPr>
        <w:t>fonte.</w:t>
      </w:r>
      <w:proofErr w:type="gramEnd"/>
      <w:r w:rsidRPr="00414648">
        <w:rPr>
          <w:color w:val="FF0000"/>
        </w:rPr>
        <w:t>Neste item devem estar descritas informações de hardware e software recomendadas</w:t>
      </w:r>
      <w:r w:rsidR="00414648">
        <w:rPr>
          <w:color w:val="FF0000"/>
        </w:rPr>
        <w:t xml:space="preserve"> para instalação do S</w:t>
      </w:r>
      <w:r w:rsidRPr="00414648">
        <w:rPr>
          <w:color w:val="FF0000"/>
        </w:rPr>
        <w:t>istema de modo que o ambiente possa ser reproduzido em ambiente de produção.Descrever também os passos para tornar o sistema disponível para uso, mencionando inclusive passos para inicialização do</w:t>
      </w:r>
      <w:r w:rsidR="00414648">
        <w:rPr>
          <w:color w:val="FF0000"/>
        </w:rPr>
        <w:t>s S</w:t>
      </w:r>
      <w:r w:rsidRPr="00414648">
        <w:rPr>
          <w:color w:val="FF0000"/>
        </w:rPr>
        <w:t>ervidor</w:t>
      </w:r>
      <w:r w:rsidR="00414648">
        <w:rPr>
          <w:color w:val="FF0000"/>
        </w:rPr>
        <w:t>es onde o S</w:t>
      </w:r>
      <w:r w:rsidRPr="00414648">
        <w:rPr>
          <w:color w:val="FF0000"/>
        </w:rPr>
        <w:t>istema estará publicado.</w:t>
      </w:r>
    </w:p>
    <w:p w:rsidR="00301E38" w:rsidRDefault="00301E38" w:rsidP="002C0578"/>
    <w:p w:rsidR="00301E38" w:rsidRPr="008C0BFE" w:rsidRDefault="00301E38">
      <w:pPr>
        <w:pStyle w:val="Ttulo1"/>
        <w:pageBreakBefore/>
        <w:rPr>
          <w:sz w:val="28"/>
        </w:rPr>
      </w:pPr>
      <w:bookmarkStart w:id="2472" w:name="_Toc269327113"/>
      <w:bookmarkStart w:id="2473" w:name="_Toc269327236"/>
      <w:bookmarkStart w:id="2474" w:name="_Toc416018506"/>
      <w:r w:rsidRPr="008C0BFE">
        <w:rPr>
          <w:sz w:val="28"/>
        </w:rPr>
        <w:lastRenderedPageBreak/>
        <w:t>C</w:t>
      </w:r>
      <w:bookmarkEnd w:id="2472"/>
      <w:bookmarkEnd w:id="2473"/>
      <w:r w:rsidRPr="008C0BFE">
        <w:rPr>
          <w:sz w:val="28"/>
        </w:rPr>
        <w:t>onclusão</w:t>
      </w:r>
      <w:bookmarkEnd w:id="2474"/>
    </w:p>
    <w:p w:rsidR="00F96C8F" w:rsidRPr="00204410" w:rsidRDefault="00301E38" w:rsidP="002C0578">
      <w:pPr>
        <w:rPr>
          <w:color w:val="FF0000"/>
        </w:rPr>
      </w:pPr>
      <w:r w:rsidRPr="00204410">
        <w:rPr>
          <w:color w:val="FF0000"/>
        </w:rPr>
        <w:t xml:space="preserve">Síntese final do trabalho, a conclusão constitui-se </w:t>
      </w:r>
      <w:r w:rsidRPr="00F91B58">
        <w:rPr>
          <w:color w:val="FF0000"/>
          <w:u w:val="single"/>
        </w:rPr>
        <w:t>de uma resposta à hipótese enunciada na introdução</w:t>
      </w:r>
      <w:r w:rsidRPr="00204410">
        <w:rPr>
          <w:color w:val="FF0000"/>
        </w:rPr>
        <w:t xml:space="preserve">. </w:t>
      </w:r>
      <w:r w:rsidR="00F96C8F" w:rsidRPr="00204410">
        <w:rPr>
          <w:color w:val="FF0000"/>
        </w:rPr>
        <w:t xml:space="preserve">Deve-se ressaltar o escopo da implementação realizada </w:t>
      </w:r>
      <w:r w:rsidR="007D3EA8" w:rsidRPr="007D3EA8">
        <w:rPr>
          <w:color w:val="0000FF"/>
        </w:rPr>
        <w:t xml:space="preserve">(por exemplo: </w:t>
      </w:r>
      <w:r w:rsidR="00F91B58">
        <w:rPr>
          <w:color w:val="0000FF"/>
        </w:rPr>
        <w:t xml:space="preserve">Os </w:t>
      </w:r>
      <w:r w:rsidR="007D3EA8" w:rsidRPr="007D3EA8">
        <w:rPr>
          <w:color w:val="0000FF"/>
        </w:rPr>
        <w:t>dados do B</w:t>
      </w:r>
      <w:r w:rsidR="00814A28" w:rsidRPr="007D3EA8">
        <w:rPr>
          <w:color w:val="0000FF"/>
        </w:rPr>
        <w:t xml:space="preserve">anco </w:t>
      </w:r>
      <w:r w:rsidR="007D3EA8" w:rsidRPr="007D3EA8">
        <w:rPr>
          <w:color w:val="0000FF"/>
        </w:rPr>
        <w:t xml:space="preserve">de Dados </w:t>
      </w:r>
      <w:r w:rsidR="00F91B58">
        <w:rPr>
          <w:color w:val="0000FF"/>
        </w:rPr>
        <w:t xml:space="preserve">foram </w:t>
      </w:r>
      <w:r w:rsidR="00814A28" w:rsidRPr="007D3EA8">
        <w:rPr>
          <w:color w:val="0000FF"/>
        </w:rPr>
        <w:t>inseridos manualmente</w:t>
      </w:r>
      <w:proofErr w:type="gramStart"/>
      <w:r w:rsidR="00814A28" w:rsidRPr="007D3EA8">
        <w:rPr>
          <w:color w:val="0000FF"/>
        </w:rPr>
        <w:t>)</w:t>
      </w:r>
      <w:r w:rsidR="00EB4855">
        <w:rPr>
          <w:color w:val="FF0000"/>
        </w:rPr>
        <w:t>.</w:t>
      </w:r>
      <w:proofErr w:type="gramEnd"/>
      <w:r w:rsidRPr="00204410">
        <w:rPr>
          <w:color w:val="FF0000"/>
        </w:rPr>
        <w:t xml:space="preserve">Não </w:t>
      </w:r>
      <w:proofErr w:type="spellStart"/>
      <w:r w:rsidR="00204410">
        <w:rPr>
          <w:color w:val="FF0000"/>
        </w:rPr>
        <w:t>é</w:t>
      </w:r>
      <w:r w:rsidR="00EB4855" w:rsidRPr="00204410">
        <w:rPr>
          <w:color w:val="FF0000"/>
        </w:rPr>
        <w:t>permit</w:t>
      </w:r>
      <w:r w:rsidR="00EB4855">
        <w:rPr>
          <w:color w:val="FF0000"/>
        </w:rPr>
        <w:t>ida</w:t>
      </w:r>
      <w:r w:rsidRPr="00204410">
        <w:rPr>
          <w:color w:val="FF0000"/>
        </w:rPr>
        <w:t>a</w:t>
      </w:r>
      <w:proofErr w:type="spellEnd"/>
      <w:r w:rsidRPr="00204410">
        <w:rPr>
          <w:color w:val="FF0000"/>
        </w:rPr>
        <w:t xml:space="preserve"> inclusão de dados novos nesse capítulo.</w:t>
      </w:r>
      <w:r w:rsidR="00167EA7">
        <w:rPr>
          <w:color w:val="FF0000"/>
        </w:rPr>
        <w:t xml:space="preserve">Apresentar as “Lições Aprendidas”, as dificuldades encontradas, os conflitos e como foram superados. Informar se o Sistema desenvolvido será comercializado ou se novas </w:t>
      </w:r>
      <w:r w:rsidR="00167EA7" w:rsidRPr="00204410">
        <w:rPr>
          <w:color w:val="FF0000"/>
        </w:rPr>
        <w:t xml:space="preserve">funcionalidades </w:t>
      </w:r>
      <w:r w:rsidR="00167EA7">
        <w:rPr>
          <w:color w:val="FF0000"/>
        </w:rPr>
        <w:t>serão adicionadas na evolução do S</w:t>
      </w:r>
      <w:r w:rsidR="00167EA7" w:rsidRPr="00204410">
        <w:rPr>
          <w:color w:val="FF0000"/>
        </w:rPr>
        <w:t>istema</w:t>
      </w:r>
      <w:r w:rsidR="00167EA7">
        <w:rPr>
          <w:color w:val="FF0000"/>
        </w:rPr>
        <w:t>.</w:t>
      </w:r>
    </w:p>
    <w:p w:rsidR="00F96C8F" w:rsidRDefault="00F96C8F" w:rsidP="002C0578">
      <w:pPr>
        <w:rPr>
          <w:color w:val="0000FF"/>
        </w:rPr>
      </w:pPr>
    </w:p>
    <w:p w:rsidR="00321C8F" w:rsidRPr="008C0BFE" w:rsidRDefault="00321C8F" w:rsidP="00321C8F">
      <w:pPr>
        <w:pStyle w:val="Ttulo1"/>
        <w:pageBreakBefore/>
        <w:ind w:left="431" w:hanging="431"/>
        <w:rPr>
          <w:sz w:val="28"/>
        </w:rPr>
      </w:pPr>
      <w:bookmarkStart w:id="2475" w:name="_Toc416018507"/>
      <w:r w:rsidRPr="008C0BFE">
        <w:rPr>
          <w:sz w:val="28"/>
        </w:rPr>
        <w:lastRenderedPageBreak/>
        <w:t>Bibliografia</w:t>
      </w:r>
      <w:bookmarkEnd w:id="2475"/>
    </w:p>
    <w:p w:rsidR="00321C8F" w:rsidRPr="004D494A" w:rsidRDefault="00321C8F" w:rsidP="00321C8F">
      <w:pPr>
        <w:pStyle w:val="Bibliografia"/>
        <w:spacing w:after="120"/>
        <w:rPr>
          <w:noProof/>
          <w:color w:val="0000FF"/>
        </w:rPr>
      </w:pPr>
      <w:r w:rsidRPr="004D494A">
        <w:rPr>
          <w:color w:val="0000FF"/>
        </w:rPr>
        <w:t xml:space="preserve">LAKATOS, Eva Maria; MARCONI, Marina de </w:t>
      </w:r>
      <w:proofErr w:type="gramStart"/>
      <w:r w:rsidRPr="004D494A">
        <w:rPr>
          <w:color w:val="0000FF"/>
        </w:rPr>
        <w:t>Andrade.</w:t>
      </w:r>
      <w:proofErr w:type="gramEnd"/>
      <w:r w:rsidRPr="004D494A">
        <w:rPr>
          <w:b/>
          <w:bCs/>
          <w:color w:val="0000FF"/>
        </w:rPr>
        <w:t xml:space="preserve">Fundamentos de </w:t>
      </w:r>
      <w:proofErr w:type="spellStart"/>
      <w:r w:rsidRPr="004D494A">
        <w:rPr>
          <w:b/>
          <w:bCs/>
          <w:color w:val="0000FF"/>
        </w:rPr>
        <w:t>metodologiacientífica</w:t>
      </w:r>
      <w:proofErr w:type="spellEnd"/>
      <w:r w:rsidRPr="004D494A">
        <w:rPr>
          <w:bCs/>
          <w:color w:val="0000FF"/>
        </w:rPr>
        <w:t>. São Paulo: Atlas, 2007.</w:t>
      </w:r>
    </w:p>
    <w:p w:rsidR="00321C8F" w:rsidRPr="004D494A" w:rsidRDefault="00321C8F" w:rsidP="00321C8F">
      <w:pPr>
        <w:pStyle w:val="Bibliografia"/>
        <w:spacing w:after="120"/>
        <w:rPr>
          <w:noProof/>
          <w:color w:val="0000FF"/>
        </w:rPr>
      </w:pPr>
      <w:r w:rsidRPr="004D494A">
        <w:rPr>
          <w:bCs/>
          <w:noProof/>
          <w:color w:val="0000FF"/>
        </w:rPr>
        <w:t>VERIS FACULDADES.</w:t>
      </w:r>
      <w:r w:rsidRPr="004D494A">
        <w:rPr>
          <w:b/>
          <w:iCs/>
          <w:noProof/>
          <w:color w:val="0000FF"/>
        </w:rPr>
        <w:t>Manual paraNormalização de Trabalhos Acadêmicos</w:t>
      </w:r>
      <w:r w:rsidRPr="004D494A">
        <w:rPr>
          <w:i/>
          <w:iCs/>
          <w:noProof/>
          <w:color w:val="0000FF"/>
        </w:rPr>
        <w:t xml:space="preserve">. </w:t>
      </w:r>
      <w:r w:rsidRPr="004D494A">
        <w:rPr>
          <w:noProof/>
          <w:color w:val="0000FF"/>
        </w:rPr>
        <w:t>São Paulo, 2009.</w:t>
      </w:r>
    </w:p>
    <w:p w:rsidR="00321C8F" w:rsidRPr="00EA564D" w:rsidRDefault="00321C8F" w:rsidP="00321C8F">
      <w:pPr>
        <w:pStyle w:val="Bibliografia"/>
        <w:ind w:left="340" w:hanging="340"/>
      </w:pPr>
    </w:p>
    <w:p w:rsidR="00321C8F" w:rsidRPr="00C8671A" w:rsidRDefault="00321C8F" w:rsidP="00321C8F">
      <w:r w:rsidRPr="00F91B58">
        <w:rPr>
          <w:color w:val="FF0000"/>
          <w:u w:val="single"/>
        </w:rPr>
        <w:t xml:space="preserve">Toda publicação, livro, </w:t>
      </w:r>
      <w:proofErr w:type="spellStart"/>
      <w:r w:rsidRPr="00F91B58">
        <w:rPr>
          <w:color w:val="FF0000"/>
          <w:u w:val="single"/>
        </w:rPr>
        <w:t>etc</w:t>
      </w:r>
      <w:proofErr w:type="spellEnd"/>
      <w:r w:rsidRPr="00F91B58">
        <w:rPr>
          <w:color w:val="FF0000"/>
          <w:u w:val="single"/>
        </w:rPr>
        <w:t xml:space="preserve"> existente aqui deve estar referenciado no texto principal da Monografia e </w:t>
      </w:r>
      <w:r w:rsidRPr="00F30120">
        <w:rPr>
          <w:b/>
          <w:color w:val="FF0000"/>
          <w:u w:val="single"/>
        </w:rPr>
        <w:t>vice-versa</w:t>
      </w:r>
      <w:r>
        <w:rPr>
          <w:color w:val="FF0000"/>
        </w:rPr>
        <w:t>.</w:t>
      </w:r>
    </w:p>
    <w:p w:rsidR="00300088" w:rsidRPr="00300088" w:rsidRDefault="00300088" w:rsidP="00300088">
      <w:pPr>
        <w:rPr>
          <w:ins w:id="2476" w:author="User" w:date="2015-04-04T00:55:00Z"/>
          <w:color w:val="0000FF"/>
        </w:rPr>
      </w:pPr>
      <w:ins w:id="2477" w:author="User" w:date="2015-04-04T00:55:00Z">
        <w:r w:rsidRPr="00300088">
          <w:rPr>
            <w:color w:val="0000FF"/>
          </w:rPr>
          <w:t>Referências Bibliográficas</w:t>
        </w:r>
      </w:ins>
    </w:p>
    <w:p w:rsidR="00300088" w:rsidRPr="00300088" w:rsidRDefault="00300088" w:rsidP="00300088">
      <w:pPr>
        <w:rPr>
          <w:ins w:id="2478" w:author="User" w:date="2015-04-04T00:55:00Z"/>
          <w:color w:val="0000FF"/>
        </w:rPr>
      </w:pPr>
    </w:p>
    <w:p w:rsidR="00300088" w:rsidRPr="00300088" w:rsidRDefault="00300088" w:rsidP="00300088">
      <w:pPr>
        <w:rPr>
          <w:ins w:id="2479" w:author="User" w:date="2015-04-04T00:55:00Z"/>
          <w:color w:val="0000FF"/>
        </w:rPr>
      </w:pPr>
      <w:ins w:id="2480" w:author="User" w:date="2015-04-04T00:55:00Z">
        <w:r w:rsidRPr="00300088">
          <w:rPr>
            <w:color w:val="0000FF"/>
          </w:rPr>
          <w:t xml:space="preserve">CENTRO BRASILEIRO DE TECNOLOGIA E AUTOMAÇÃO. CBTA – Grupo de Processos do </w:t>
        </w:r>
        <w:proofErr w:type="spellStart"/>
        <w:proofErr w:type="gramStart"/>
        <w:r w:rsidRPr="00300088">
          <w:rPr>
            <w:color w:val="0000FF"/>
          </w:rPr>
          <w:t>PMBoK</w:t>
        </w:r>
        <w:proofErr w:type="spellEnd"/>
        <w:proofErr w:type="gramEnd"/>
        <w:r w:rsidRPr="00300088">
          <w:rPr>
            <w:color w:val="0000FF"/>
          </w:rPr>
          <w:t>. Disponível em: &lt;http://www.cbtanet.com.br/pmbok/&gt;. Acesso em: 29 mai. 2009.</w:t>
        </w:r>
      </w:ins>
    </w:p>
    <w:p w:rsidR="00300088" w:rsidRPr="00300088" w:rsidRDefault="00300088" w:rsidP="00300088">
      <w:pPr>
        <w:rPr>
          <w:ins w:id="2481" w:author="User" w:date="2015-04-04T00:55:00Z"/>
          <w:color w:val="0000FF"/>
        </w:rPr>
      </w:pPr>
    </w:p>
    <w:p w:rsidR="00300088" w:rsidRPr="00300088" w:rsidRDefault="00300088" w:rsidP="00300088">
      <w:pPr>
        <w:rPr>
          <w:ins w:id="2482" w:author="User" w:date="2015-04-04T00:55:00Z"/>
          <w:color w:val="0000FF"/>
          <w:lang w:val="en-US"/>
          <w:rPrChange w:id="2483" w:author="User" w:date="2015-04-04T00:55:00Z">
            <w:rPr>
              <w:ins w:id="2484" w:author="User" w:date="2015-04-04T00:55:00Z"/>
              <w:color w:val="0000FF"/>
            </w:rPr>
          </w:rPrChange>
        </w:rPr>
      </w:pPr>
      <w:ins w:id="2485" w:author="User" w:date="2015-04-04T00:55:00Z">
        <w:r w:rsidRPr="00300088">
          <w:rPr>
            <w:color w:val="0000FF"/>
          </w:rPr>
          <w:t xml:space="preserve">PROJECT MANAGEMENT INTITUTE. Um Guia do Conjunto de Conhecimentos em Gerenciamento de Projetos. </w:t>
        </w:r>
        <w:r w:rsidR="00590206" w:rsidRPr="00590206">
          <w:rPr>
            <w:color w:val="0000FF"/>
            <w:lang w:val="en-US"/>
            <w:rPrChange w:id="2486" w:author="User" w:date="2015-04-04T00:55:00Z">
              <w:rPr>
                <w:color w:val="0000FF"/>
              </w:rPr>
            </w:rPrChange>
          </w:rPr>
          <w:t>3. ed. Pennsylvania: PMI, 2004.</w:t>
        </w:r>
      </w:ins>
    </w:p>
    <w:p w:rsidR="00300088" w:rsidRPr="00300088" w:rsidRDefault="00300088" w:rsidP="00300088">
      <w:pPr>
        <w:rPr>
          <w:ins w:id="2487" w:author="User" w:date="2015-04-04T00:55:00Z"/>
          <w:color w:val="0000FF"/>
          <w:lang w:val="en-US"/>
          <w:rPrChange w:id="2488" w:author="User" w:date="2015-04-04T00:55:00Z">
            <w:rPr>
              <w:ins w:id="2489" w:author="User" w:date="2015-04-04T00:55:00Z"/>
              <w:color w:val="0000FF"/>
            </w:rPr>
          </w:rPrChange>
        </w:rPr>
      </w:pPr>
    </w:p>
    <w:p w:rsidR="00300088" w:rsidRPr="00300088" w:rsidRDefault="00590206" w:rsidP="00300088">
      <w:pPr>
        <w:rPr>
          <w:ins w:id="2490" w:author="User" w:date="2015-04-04T00:55:00Z"/>
          <w:color w:val="0000FF"/>
          <w:lang w:val="en-US"/>
          <w:rPrChange w:id="2491" w:author="User" w:date="2015-04-04T01:00:00Z">
            <w:rPr>
              <w:ins w:id="2492" w:author="User" w:date="2015-04-04T00:55:00Z"/>
              <w:color w:val="0000FF"/>
            </w:rPr>
          </w:rPrChange>
        </w:rPr>
      </w:pPr>
      <w:proofErr w:type="gramStart"/>
      <w:ins w:id="2493" w:author="User" w:date="2015-04-04T00:55:00Z">
        <w:r w:rsidRPr="00590206">
          <w:rPr>
            <w:color w:val="0000FF"/>
            <w:lang w:val="en-US"/>
            <w:rPrChange w:id="2494" w:author="User" w:date="2015-04-04T00:55:00Z">
              <w:rPr>
                <w:color w:val="0000FF"/>
              </w:rPr>
            </w:rPrChange>
          </w:rPr>
          <w:t>PROJECT MANAGEMENT INTITUTE.</w:t>
        </w:r>
        <w:proofErr w:type="gramEnd"/>
        <w:r w:rsidRPr="00590206">
          <w:rPr>
            <w:color w:val="0000FF"/>
            <w:lang w:val="en-US"/>
            <w:rPrChange w:id="2495" w:author="User" w:date="2015-04-04T00:55:00Z">
              <w:rPr>
                <w:color w:val="0000FF"/>
              </w:rPr>
            </w:rPrChange>
          </w:rPr>
          <w:t xml:space="preserve"> </w:t>
        </w:r>
        <w:proofErr w:type="gramStart"/>
        <w:r w:rsidRPr="00590206">
          <w:rPr>
            <w:color w:val="0000FF"/>
            <w:lang w:val="en-US"/>
            <w:rPrChange w:id="2496" w:author="User" w:date="2015-04-04T00:55:00Z">
              <w:rPr>
                <w:color w:val="0000FF"/>
              </w:rPr>
            </w:rPrChange>
          </w:rPr>
          <w:t xml:space="preserve">The Standard for </w:t>
        </w:r>
        <w:proofErr w:type="spellStart"/>
        <w:r w:rsidRPr="00590206">
          <w:rPr>
            <w:color w:val="0000FF"/>
            <w:lang w:val="en-US"/>
            <w:rPrChange w:id="2497" w:author="User" w:date="2015-04-04T00:55:00Z">
              <w:rPr>
                <w:color w:val="0000FF"/>
              </w:rPr>
            </w:rPrChange>
          </w:rPr>
          <w:t>Portifolio</w:t>
        </w:r>
        <w:proofErr w:type="spellEnd"/>
        <w:r w:rsidRPr="00590206">
          <w:rPr>
            <w:color w:val="0000FF"/>
            <w:lang w:val="en-US"/>
            <w:rPrChange w:id="2498" w:author="User" w:date="2015-04-04T00:55:00Z">
              <w:rPr>
                <w:color w:val="0000FF"/>
              </w:rPr>
            </w:rPrChange>
          </w:rPr>
          <w:t xml:space="preserve"> Management.</w:t>
        </w:r>
        <w:proofErr w:type="gramEnd"/>
        <w:r w:rsidRPr="00590206">
          <w:rPr>
            <w:color w:val="0000FF"/>
            <w:lang w:val="en-US"/>
            <w:rPrChange w:id="2499" w:author="User" w:date="2015-04-04T00:55:00Z">
              <w:rPr>
                <w:color w:val="0000FF"/>
              </w:rPr>
            </w:rPrChange>
          </w:rPr>
          <w:t xml:space="preserve"> </w:t>
        </w:r>
        <w:r w:rsidRPr="00590206">
          <w:rPr>
            <w:color w:val="0000FF"/>
            <w:lang w:val="en-US"/>
            <w:rPrChange w:id="2500" w:author="User" w:date="2015-04-04T01:00:00Z">
              <w:rPr>
                <w:color w:val="0000FF"/>
              </w:rPr>
            </w:rPrChange>
          </w:rPr>
          <w:t>1. ed. Pennsylvania: PMI, 2006.</w:t>
        </w:r>
      </w:ins>
    </w:p>
    <w:p w:rsidR="00300088" w:rsidRPr="00300088" w:rsidRDefault="00300088" w:rsidP="00300088">
      <w:pPr>
        <w:rPr>
          <w:ins w:id="2501" w:author="User" w:date="2015-04-04T00:55:00Z"/>
          <w:color w:val="0000FF"/>
          <w:lang w:val="en-US"/>
          <w:rPrChange w:id="2502" w:author="User" w:date="2015-04-04T01:00:00Z">
            <w:rPr>
              <w:ins w:id="2503" w:author="User" w:date="2015-04-04T00:55:00Z"/>
              <w:color w:val="0000FF"/>
            </w:rPr>
          </w:rPrChange>
        </w:rPr>
      </w:pPr>
    </w:p>
    <w:p w:rsidR="00F96C8F" w:rsidRDefault="00590206" w:rsidP="00300088">
      <w:pPr>
        <w:rPr>
          <w:ins w:id="2504" w:author="User" w:date="2015-04-04T18:08:00Z"/>
          <w:color w:val="0000FF"/>
        </w:rPr>
      </w:pPr>
      <w:proofErr w:type="gramStart"/>
      <w:ins w:id="2505" w:author="User" w:date="2015-04-04T00:55:00Z">
        <w:r w:rsidRPr="00590206">
          <w:rPr>
            <w:color w:val="0000FF"/>
            <w:lang w:val="en-US"/>
            <w:rPrChange w:id="2506" w:author="User" w:date="2015-04-04T00:55:00Z">
              <w:rPr>
                <w:color w:val="0000FF"/>
              </w:rPr>
            </w:rPrChange>
          </w:rPr>
          <w:t>PROJECT MANAGEMENT INTITUTE.</w:t>
        </w:r>
        <w:proofErr w:type="gramEnd"/>
        <w:r w:rsidRPr="00590206">
          <w:rPr>
            <w:color w:val="0000FF"/>
            <w:lang w:val="en-US"/>
            <w:rPrChange w:id="2507" w:author="User" w:date="2015-04-04T00:55:00Z">
              <w:rPr>
                <w:color w:val="0000FF"/>
              </w:rPr>
            </w:rPrChange>
          </w:rPr>
          <w:t xml:space="preserve"> </w:t>
        </w:r>
        <w:proofErr w:type="gramStart"/>
        <w:r w:rsidRPr="00590206">
          <w:rPr>
            <w:color w:val="0000FF"/>
            <w:lang w:val="en-US"/>
            <w:rPrChange w:id="2508" w:author="User" w:date="2015-04-04T00:55:00Z">
              <w:rPr>
                <w:color w:val="0000FF"/>
              </w:rPr>
            </w:rPrChange>
          </w:rPr>
          <w:t>The Standard for Program Management.</w:t>
        </w:r>
        <w:proofErr w:type="gramEnd"/>
        <w:r w:rsidRPr="00590206">
          <w:rPr>
            <w:color w:val="0000FF"/>
            <w:lang w:val="en-US"/>
            <w:rPrChange w:id="2509" w:author="User" w:date="2015-04-04T00:55:00Z">
              <w:rPr>
                <w:color w:val="0000FF"/>
              </w:rPr>
            </w:rPrChange>
          </w:rPr>
          <w:t xml:space="preserve"> </w:t>
        </w:r>
        <w:r w:rsidR="00300088" w:rsidRPr="00300088">
          <w:rPr>
            <w:color w:val="0000FF"/>
          </w:rPr>
          <w:t xml:space="preserve">1. </w:t>
        </w:r>
        <w:proofErr w:type="gramStart"/>
        <w:r w:rsidR="00300088" w:rsidRPr="00300088">
          <w:rPr>
            <w:color w:val="0000FF"/>
          </w:rPr>
          <w:t>ed.</w:t>
        </w:r>
        <w:proofErr w:type="gramEnd"/>
        <w:r w:rsidR="00300088" w:rsidRPr="00300088">
          <w:rPr>
            <w:color w:val="0000FF"/>
          </w:rPr>
          <w:t xml:space="preserve"> </w:t>
        </w:r>
        <w:proofErr w:type="spellStart"/>
        <w:r w:rsidR="00300088" w:rsidRPr="00300088">
          <w:rPr>
            <w:color w:val="0000FF"/>
          </w:rPr>
          <w:t>Pennsylvania</w:t>
        </w:r>
        <w:proofErr w:type="spellEnd"/>
        <w:r w:rsidR="00300088" w:rsidRPr="00300088">
          <w:rPr>
            <w:color w:val="0000FF"/>
          </w:rPr>
          <w:t>: PMI, 2006.</w:t>
        </w:r>
      </w:ins>
    </w:p>
    <w:p w:rsidR="000B72CF" w:rsidRDefault="000B72CF" w:rsidP="00300088">
      <w:pPr>
        <w:rPr>
          <w:ins w:id="2510" w:author="User" w:date="2015-04-04T18:08:00Z"/>
          <w:color w:val="0000FF"/>
        </w:rPr>
      </w:pPr>
    </w:p>
    <w:p w:rsidR="000B72CF" w:rsidRDefault="00590206" w:rsidP="00300088">
      <w:pPr>
        <w:rPr>
          <w:ins w:id="2511" w:author="User" w:date="2015-04-04T18:27:00Z"/>
        </w:rPr>
      </w:pPr>
      <w:ins w:id="2512" w:author="User" w:date="2015-04-04T18:08:00Z">
        <w:r>
          <w:fldChar w:fldCharType="begin"/>
        </w:r>
        <w:r w:rsidR="009101FD">
          <w:instrText xml:space="preserve"> HYPERLINK "http://www.scrum.org/Portals/0/Documents/Scrum%20Guides/Scrum_Guide.pdf" </w:instrText>
        </w:r>
        <w:r>
          <w:fldChar w:fldCharType="separate"/>
        </w:r>
        <w:r w:rsidR="000B72CF" w:rsidRPr="000B72CF">
          <w:rPr>
            <w:rStyle w:val="Hyperlink"/>
          </w:rPr>
          <w:t>http://www.scrum.org/Portals/0/Documents/Scrum%20Guides/Scrum_Guide.pdf</w:t>
        </w:r>
        <w:r>
          <w:fldChar w:fldCharType="end"/>
        </w:r>
        <w:r w:rsidR="000B72CF" w:rsidRPr="000B72CF">
          <w:t>, ac</w:t>
        </w:r>
        <w:r w:rsidRPr="00590206">
          <w:rPr>
            <w:rPrChange w:id="2513" w:author="User" w:date="2015-04-04T18:08:00Z">
              <w:rPr>
                <w:lang w:val="en-US"/>
              </w:rPr>
            </w:rPrChange>
          </w:rPr>
          <w:t>e</w:t>
        </w:r>
        <w:r w:rsidR="000B72CF">
          <w:t xml:space="preserve">ssado em 06 de abril de </w:t>
        </w:r>
        <w:proofErr w:type="gramStart"/>
        <w:r w:rsidR="000B72CF">
          <w:t>2015</w:t>
        </w:r>
      </w:ins>
      <w:proofErr w:type="gramEnd"/>
    </w:p>
    <w:p w:rsidR="00B66C40" w:rsidRDefault="00B66C40" w:rsidP="00300088">
      <w:pPr>
        <w:rPr>
          <w:ins w:id="2514" w:author="User" w:date="2015-04-04T18:27:00Z"/>
        </w:rPr>
      </w:pPr>
    </w:p>
    <w:p w:rsidR="00B66C40" w:rsidRDefault="00B66C40" w:rsidP="00300088">
      <w:pPr>
        <w:rPr>
          <w:ins w:id="2515" w:author="User" w:date="2015-04-05T19:06:00Z"/>
          <w:color w:val="FF0000"/>
        </w:rPr>
      </w:pPr>
      <w:ins w:id="2516" w:author="User" w:date="2015-04-04T18:27:00Z">
        <w:r w:rsidRPr="001D6CBC">
          <w:rPr>
            <w:color w:val="FF0000"/>
          </w:rPr>
          <w:t xml:space="preserve">http://www.diegomacedo.com.br/grupos-de-processos-de-gerenciamento-de-projetos/, Diego </w:t>
        </w:r>
        <w:proofErr w:type="spellStart"/>
        <w:r w:rsidRPr="001D6CBC">
          <w:rPr>
            <w:color w:val="FF0000"/>
          </w:rPr>
          <w:t>Macêdo</w:t>
        </w:r>
        <w:proofErr w:type="spellEnd"/>
        <w:r w:rsidRPr="001D6CBC">
          <w:rPr>
            <w:color w:val="FF0000"/>
          </w:rPr>
          <w:t xml:space="preserve"> - Analista de </w:t>
        </w:r>
        <w:proofErr w:type="gramStart"/>
        <w:r w:rsidRPr="001D6CBC">
          <w:rPr>
            <w:color w:val="FF0000"/>
          </w:rPr>
          <w:t>T.I</w:t>
        </w:r>
      </w:ins>
      <w:proofErr w:type="gramEnd"/>
    </w:p>
    <w:p w:rsidR="000D6CDA" w:rsidRDefault="000D6CDA" w:rsidP="00300088">
      <w:pPr>
        <w:rPr>
          <w:ins w:id="2517" w:author="User" w:date="2015-04-05T19:06:00Z"/>
          <w:color w:val="FF0000"/>
        </w:rPr>
      </w:pPr>
    </w:p>
    <w:p w:rsidR="000D6CDA" w:rsidRDefault="000D6CDA" w:rsidP="00300088">
      <w:pPr>
        <w:rPr>
          <w:ins w:id="2518" w:author="User" w:date="2015-04-05T19:06:00Z"/>
          <w:color w:val="FF0000"/>
        </w:rPr>
      </w:pPr>
    </w:p>
    <w:p w:rsidR="000D6CDA" w:rsidRPr="000D6CDA" w:rsidRDefault="000D6CDA" w:rsidP="000D6CDA">
      <w:pPr>
        <w:rPr>
          <w:ins w:id="2519" w:author="User" w:date="2015-04-05T19:06:00Z"/>
          <w:color w:val="0000FF"/>
          <w:lang w:val="en-US"/>
          <w:rPrChange w:id="2520" w:author="User" w:date="2015-04-05T19:06:00Z">
            <w:rPr>
              <w:ins w:id="2521" w:author="User" w:date="2015-04-05T19:06:00Z"/>
              <w:color w:val="0000FF"/>
            </w:rPr>
          </w:rPrChange>
        </w:rPr>
      </w:pPr>
      <w:proofErr w:type="spellStart"/>
      <w:ins w:id="2522" w:author="User" w:date="2015-04-05T19:06:00Z">
        <w:r w:rsidRPr="000D6CDA">
          <w:rPr>
            <w:color w:val="0000FF"/>
            <w:lang w:val="en-US"/>
            <w:rPrChange w:id="2523" w:author="User" w:date="2015-04-05T19:06:00Z">
              <w:rPr>
                <w:color w:val="0000FF"/>
              </w:rPr>
            </w:rPrChange>
          </w:rPr>
          <w:t>Boock</w:t>
        </w:r>
        <w:proofErr w:type="spellEnd"/>
        <w:r w:rsidRPr="000D6CDA">
          <w:rPr>
            <w:color w:val="0000FF"/>
            <w:lang w:val="en-US"/>
            <w:rPrChange w:id="2524" w:author="User" w:date="2015-04-05T19:06:00Z">
              <w:rPr>
                <w:color w:val="0000FF"/>
              </w:rPr>
            </w:rPrChange>
          </w:rPr>
          <w:t xml:space="preserve">, G. and </w:t>
        </w:r>
        <w:proofErr w:type="spellStart"/>
        <w:r w:rsidRPr="000D6CDA">
          <w:rPr>
            <w:color w:val="0000FF"/>
            <w:lang w:val="en-US"/>
            <w:rPrChange w:id="2525" w:author="User" w:date="2015-04-05T19:06:00Z">
              <w:rPr>
                <w:color w:val="0000FF"/>
              </w:rPr>
            </w:rPrChange>
          </w:rPr>
          <w:t>Rumbaugh</w:t>
        </w:r>
        <w:proofErr w:type="spellEnd"/>
        <w:r w:rsidRPr="000D6CDA">
          <w:rPr>
            <w:color w:val="0000FF"/>
            <w:lang w:val="en-US"/>
            <w:rPrChange w:id="2526" w:author="User" w:date="2015-04-05T19:06:00Z">
              <w:rPr>
                <w:color w:val="0000FF"/>
              </w:rPr>
            </w:rPrChange>
          </w:rPr>
          <w:t>, J. The Unified Modeling Language User</w:t>
        </w:r>
        <w:r>
          <w:rPr>
            <w:color w:val="0000FF"/>
            <w:lang w:val="en-US"/>
          </w:rPr>
          <w:t xml:space="preserve"> </w:t>
        </w:r>
        <w:proofErr w:type="gramStart"/>
        <w:r w:rsidRPr="000D6CDA">
          <w:rPr>
            <w:color w:val="0000FF"/>
            <w:lang w:val="en-US"/>
            <w:rPrChange w:id="2527" w:author="User" w:date="2015-04-05T19:06:00Z">
              <w:rPr>
                <w:color w:val="0000FF"/>
              </w:rPr>
            </w:rPrChange>
          </w:rPr>
          <w:t>Guide .</w:t>
        </w:r>
        <w:proofErr w:type="gramEnd"/>
        <w:r w:rsidRPr="000D6CDA">
          <w:rPr>
            <w:color w:val="0000FF"/>
            <w:lang w:val="en-US"/>
            <w:rPrChange w:id="2528" w:author="User" w:date="2015-04-05T19:06:00Z">
              <w:rPr>
                <w:color w:val="0000FF"/>
              </w:rPr>
            </w:rPrChange>
          </w:rPr>
          <w:t xml:space="preserve"> Addison-Wesley, 1999</w:t>
        </w:r>
      </w:ins>
    </w:p>
    <w:p w:rsidR="000D6CDA" w:rsidRPr="000D6CDA" w:rsidRDefault="000D6CDA" w:rsidP="000D6CDA">
      <w:pPr>
        <w:rPr>
          <w:ins w:id="2529" w:author="User" w:date="2015-04-05T19:06:00Z"/>
          <w:color w:val="0000FF"/>
          <w:lang w:val="en-US"/>
          <w:rPrChange w:id="2530" w:author="User" w:date="2015-04-05T19:06:00Z">
            <w:rPr>
              <w:ins w:id="2531" w:author="User" w:date="2015-04-05T19:06:00Z"/>
              <w:color w:val="0000FF"/>
            </w:rPr>
          </w:rPrChange>
        </w:rPr>
      </w:pPr>
      <w:ins w:id="2532" w:author="User" w:date="2015-04-05T19:06:00Z">
        <w:r w:rsidRPr="000D6CDA">
          <w:rPr>
            <w:color w:val="0000FF"/>
            <w:lang w:val="en-US"/>
            <w:rPrChange w:id="2533" w:author="User" w:date="2015-04-05T19:06:00Z">
              <w:rPr>
                <w:color w:val="0000FF"/>
              </w:rPr>
            </w:rPrChange>
          </w:rPr>
          <w:lastRenderedPageBreak/>
          <w:t xml:space="preserve"> </w:t>
        </w:r>
        <w:proofErr w:type="spellStart"/>
        <w:r w:rsidRPr="000D6CDA">
          <w:rPr>
            <w:color w:val="0000FF"/>
            <w:lang w:val="en-US"/>
            <w:rPrChange w:id="2534" w:author="User" w:date="2015-04-05T19:06:00Z">
              <w:rPr>
                <w:color w:val="0000FF"/>
              </w:rPr>
            </w:rPrChange>
          </w:rPr>
          <w:t>Arlow</w:t>
        </w:r>
        <w:proofErr w:type="spellEnd"/>
        <w:r w:rsidRPr="000D6CDA">
          <w:rPr>
            <w:color w:val="0000FF"/>
            <w:lang w:val="en-US"/>
            <w:rPrChange w:id="2535" w:author="User" w:date="2015-04-05T19:06:00Z">
              <w:rPr>
                <w:color w:val="0000FF"/>
              </w:rPr>
            </w:rPrChange>
          </w:rPr>
          <w:t xml:space="preserve">, J. and </w:t>
        </w:r>
        <w:proofErr w:type="spellStart"/>
        <w:r w:rsidRPr="000D6CDA">
          <w:rPr>
            <w:color w:val="0000FF"/>
            <w:lang w:val="en-US"/>
            <w:rPrChange w:id="2536" w:author="User" w:date="2015-04-05T19:06:00Z">
              <w:rPr>
                <w:color w:val="0000FF"/>
              </w:rPr>
            </w:rPrChange>
          </w:rPr>
          <w:t>Neustadt</w:t>
        </w:r>
        <w:proofErr w:type="spellEnd"/>
        <w:r w:rsidRPr="000D6CDA">
          <w:rPr>
            <w:color w:val="0000FF"/>
            <w:lang w:val="en-US"/>
            <w:rPrChange w:id="2537" w:author="User" w:date="2015-04-05T19:06:00Z">
              <w:rPr>
                <w:color w:val="0000FF"/>
              </w:rPr>
            </w:rPrChange>
          </w:rPr>
          <w:t>, I. UML 2 and the Unified Process: Practical</w:t>
        </w:r>
        <w:r>
          <w:rPr>
            <w:color w:val="0000FF"/>
            <w:lang w:val="en-US"/>
          </w:rPr>
          <w:t xml:space="preserve"> </w:t>
        </w:r>
        <w:r w:rsidRPr="000D6CDA">
          <w:rPr>
            <w:color w:val="0000FF"/>
            <w:lang w:val="en-US"/>
            <w:rPrChange w:id="2538" w:author="User" w:date="2015-04-05T19:06:00Z">
              <w:rPr>
                <w:color w:val="0000FF"/>
              </w:rPr>
            </w:rPrChange>
          </w:rPr>
          <w:t xml:space="preserve">Object-Oriented Analysis and Design, 2nd Edition, </w:t>
        </w:r>
        <w:proofErr w:type="gramStart"/>
        <w:r w:rsidRPr="000D6CDA">
          <w:rPr>
            <w:color w:val="0000FF"/>
            <w:lang w:val="en-US"/>
            <w:rPrChange w:id="2539" w:author="User" w:date="2015-04-05T19:06:00Z">
              <w:rPr>
                <w:color w:val="0000FF"/>
              </w:rPr>
            </w:rPrChange>
          </w:rPr>
          <w:t>The</w:t>
        </w:r>
        <w:proofErr w:type="gramEnd"/>
        <w:r w:rsidRPr="000D6CDA">
          <w:rPr>
            <w:color w:val="0000FF"/>
            <w:lang w:val="en-US"/>
            <w:rPrChange w:id="2540" w:author="User" w:date="2015-04-05T19:06:00Z">
              <w:rPr>
                <w:color w:val="0000FF"/>
              </w:rPr>
            </w:rPrChange>
          </w:rPr>
          <w:t xml:space="preserve"> </w:t>
        </w:r>
        <w:proofErr w:type="spellStart"/>
        <w:r w:rsidRPr="000D6CDA">
          <w:rPr>
            <w:color w:val="0000FF"/>
            <w:lang w:val="en-US"/>
            <w:rPrChange w:id="2541" w:author="User" w:date="2015-04-05T19:06:00Z">
              <w:rPr>
                <w:color w:val="0000FF"/>
              </w:rPr>
            </w:rPrChange>
          </w:rPr>
          <w:t>AddisonWesley</w:t>
        </w:r>
        <w:proofErr w:type="spellEnd"/>
        <w:r>
          <w:rPr>
            <w:color w:val="0000FF"/>
            <w:lang w:val="en-US"/>
          </w:rPr>
          <w:t xml:space="preserve"> </w:t>
        </w:r>
        <w:r w:rsidRPr="000D6CDA">
          <w:rPr>
            <w:color w:val="0000FF"/>
            <w:lang w:val="en-US"/>
            <w:rPrChange w:id="2542" w:author="User" w:date="2015-04-05T19:06:00Z">
              <w:rPr>
                <w:color w:val="0000FF"/>
              </w:rPr>
            </w:rPrChange>
          </w:rPr>
          <w:t>Object Technology Series, 2005.</w:t>
        </w:r>
      </w:ins>
    </w:p>
    <w:p w:rsidR="000D6CDA" w:rsidRPr="000D6CDA" w:rsidRDefault="000D6CDA" w:rsidP="000D6CDA">
      <w:pPr>
        <w:rPr>
          <w:ins w:id="2543" w:author="User" w:date="2015-04-05T19:06:00Z"/>
          <w:color w:val="0000FF"/>
          <w:lang w:val="en-US"/>
          <w:rPrChange w:id="2544" w:author="User" w:date="2015-04-05T19:06:00Z">
            <w:rPr>
              <w:ins w:id="2545" w:author="User" w:date="2015-04-05T19:06:00Z"/>
              <w:color w:val="0000FF"/>
            </w:rPr>
          </w:rPrChange>
        </w:rPr>
      </w:pPr>
      <w:ins w:id="2546" w:author="User" w:date="2015-04-05T19:06:00Z">
        <w:r w:rsidRPr="000D6CDA">
          <w:rPr>
            <w:color w:val="0000FF"/>
            <w:lang w:val="en-US"/>
            <w:rPrChange w:id="2547" w:author="User" w:date="2015-04-05T19:06:00Z">
              <w:rPr>
                <w:color w:val="0000FF"/>
              </w:rPr>
            </w:rPrChange>
          </w:rPr>
          <w:t xml:space="preserve"> </w:t>
        </w:r>
        <w:proofErr w:type="spellStart"/>
        <w:r w:rsidRPr="000D6CDA">
          <w:rPr>
            <w:color w:val="0000FF"/>
            <w:lang w:val="en-US"/>
            <w:rPrChange w:id="2548" w:author="User" w:date="2015-04-05T19:06:00Z">
              <w:rPr>
                <w:color w:val="0000FF"/>
              </w:rPr>
            </w:rPrChange>
          </w:rPr>
          <w:t>Rumbaugh</w:t>
        </w:r>
        <w:proofErr w:type="spellEnd"/>
        <w:r w:rsidRPr="000D6CDA">
          <w:rPr>
            <w:color w:val="0000FF"/>
            <w:lang w:val="en-US"/>
            <w:rPrChange w:id="2549" w:author="User" w:date="2015-04-05T19:06:00Z">
              <w:rPr>
                <w:color w:val="0000FF"/>
              </w:rPr>
            </w:rPrChange>
          </w:rPr>
          <w:t xml:space="preserve">, J.; Jacobson, I. and </w:t>
        </w:r>
        <w:proofErr w:type="spellStart"/>
        <w:proofErr w:type="gramStart"/>
        <w:r w:rsidRPr="000D6CDA">
          <w:rPr>
            <w:color w:val="0000FF"/>
            <w:lang w:val="en-US"/>
            <w:rPrChange w:id="2550" w:author="User" w:date="2015-04-05T19:06:00Z">
              <w:rPr>
                <w:color w:val="0000FF"/>
              </w:rPr>
            </w:rPrChange>
          </w:rPr>
          <w:t>Booch</w:t>
        </w:r>
        <w:proofErr w:type="spellEnd"/>
        <w:r w:rsidRPr="000D6CDA">
          <w:rPr>
            <w:color w:val="0000FF"/>
            <w:lang w:val="en-US"/>
            <w:rPrChange w:id="2551" w:author="User" w:date="2015-04-05T19:06:00Z">
              <w:rPr>
                <w:color w:val="0000FF"/>
              </w:rPr>
            </w:rPrChange>
          </w:rPr>
          <w:t xml:space="preserve"> ,</w:t>
        </w:r>
        <w:proofErr w:type="gramEnd"/>
        <w:r w:rsidRPr="000D6CDA">
          <w:rPr>
            <w:color w:val="0000FF"/>
            <w:lang w:val="en-US"/>
            <w:rPrChange w:id="2552" w:author="User" w:date="2015-04-05T19:06:00Z">
              <w:rPr>
                <w:color w:val="0000FF"/>
              </w:rPr>
            </w:rPrChange>
          </w:rPr>
          <w:t xml:space="preserve"> G. The Unified Modeling</w:t>
        </w:r>
        <w:r>
          <w:rPr>
            <w:color w:val="0000FF"/>
            <w:lang w:val="en-US"/>
          </w:rPr>
          <w:t xml:space="preserve"> </w:t>
        </w:r>
        <w:r w:rsidRPr="000D6CDA">
          <w:rPr>
            <w:color w:val="0000FF"/>
            <w:lang w:val="en-US"/>
            <w:rPrChange w:id="2553" w:author="User" w:date="2015-04-05T19:06:00Z">
              <w:rPr>
                <w:color w:val="0000FF"/>
              </w:rPr>
            </w:rPrChange>
          </w:rPr>
          <w:t xml:space="preserve">Language Reference Manual, 2nd Edition, </w:t>
        </w:r>
        <w:proofErr w:type="gramStart"/>
        <w:r w:rsidRPr="000D6CDA">
          <w:rPr>
            <w:color w:val="0000FF"/>
            <w:lang w:val="en-US"/>
            <w:rPrChange w:id="2554" w:author="User" w:date="2015-04-05T19:06:00Z">
              <w:rPr>
                <w:color w:val="0000FF"/>
              </w:rPr>
            </w:rPrChange>
          </w:rPr>
          <w:t>The</w:t>
        </w:r>
        <w:proofErr w:type="gramEnd"/>
        <w:r w:rsidRPr="000D6CDA">
          <w:rPr>
            <w:color w:val="0000FF"/>
            <w:lang w:val="en-US"/>
            <w:rPrChange w:id="2555" w:author="User" w:date="2015-04-05T19:06:00Z">
              <w:rPr>
                <w:color w:val="0000FF"/>
              </w:rPr>
            </w:rPrChange>
          </w:rPr>
          <w:t xml:space="preserve"> Addison-Wesley Object</w:t>
        </w:r>
      </w:ins>
      <w:ins w:id="2556" w:author="User" w:date="2015-04-05T19:07:00Z">
        <w:r>
          <w:rPr>
            <w:color w:val="0000FF"/>
            <w:lang w:val="en-US"/>
          </w:rPr>
          <w:t xml:space="preserve"> </w:t>
        </w:r>
      </w:ins>
      <w:ins w:id="2557" w:author="User" w:date="2015-04-05T19:06:00Z">
        <w:r w:rsidRPr="000D6CDA">
          <w:rPr>
            <w:color w:val="0000FF"/>
            <w:lang w:val="en-US"/>
            <w:rPrChange w:id="2558" w:author="User" w:date="2015-04-05T19:06:00Z">
              <w:rPr>
                <w:color w:val="0000FF"/>
              </w:rPr>
            </w:rPrChange>
          </w:rPr>
          <w:t>Technology Series, 2004.</w:t>
        </w:r>
      </w:ins>
    </w:p>
    <w:p w:rsidR="000D6CDA" w:rsidRPr="000D6CDA" w:rsidRDefault="000D6CDA" w:rsidP="000D6CDA">
      <w:pPr>
        <w:rPr>
          <w:ins w:id="2559" w:author="User" w:date="2015-04-05T19:06:00Z"/>
          <w:color w:val="0000FF"/>
          <w:lang w:val="en-US"/>
          <w:rPrChange w:id="2560" w:author="User" w:date="2015-04-05T19:06:00Z">
            <w:rPr>
              <w:ins w:id="2561" w:author="User" w:date="2015-04-05T19:06:00Z"/>
              <w:color w:val="0000FF"/>
            </w:rPr>
          </w:rPrChange>
        </w:rPr>
      </w:pPr>
      <w:ins w:id="2562" w:author="User" w:date="2015-04-05T19:06:00Z">
        <w:r w:rsidRPr="000D6CDA">
          <w:rPr>
            <w:color w:val="0000FF"/>
            <w:lang w:val="en-US"/>
            <w:rPrChange w:id="2563" w:author="User" w:date="2015-04-05T19:06:00Z">
              <w:rPr>
                <w:color w:val="0000FF"/>
              </w:rPr>
            </w:rPrChange>
          </w:rPr>
          <w:t xml:space="preserve"> </w:t>
        </w:r>
        <w:proofErr w:type="spellStart"/>
        <w:proofErr w:type="gramStart"/>
        <w:r w:rsidRPr="000D6CDA">
          <w:rPr>
            <w:color w:val="0000FF"/>
            <w:lang w:val="en-US"/>
            <w:rPrChange w:id="2564" w:author="User" w:date="2015-04-05T19:06:00Z">
              <w:rPr>
                <w:color w:val="0000FF"/>
              </w:rPr>
            </w:rPrChange>
          </w:rPr>
          <w:t>Boock</w:t>
        </w:r>
        <w:proofErr w:type="spellEnd"/>
        <w:r w:rsidRPr="000D6CDA">
          <w:rPr>
            <w:color w:val="0000FF"/>
            <w:lang w:val="en-US"/>
            <w:rPrChange w:id="2565" w:author="User" w:date="2015-04-05T19:06:00Z">
              <w:rPr>
                <w:color w:val="0000FF"/>
              </w:rPr>
            </w:rPrChange>
          </w:rPr>
          <w:t xml:space="preserve">, G.; </w:t>
        </w:r>
        <w:proofErr w:type="spellStart"/>
        <w:r w:rsidRPr="000D6CDA">
          <w:rPr>
            <w:color w:val="0000FF"/>
            <w:lang w:val="en-US"/>
            <w:rPrChange w:id="2566" w:author="User" w:date="2015-04-05T19:06:00Z">
              <w:rPr>
                <w:color w:val="0000FF"/>
              </w:rPr>
            </w:rPrChange>
          </w:rPr>
          <w:t>Rumbaugh</w:t>
        </w:r>
        <w:proofErr w:type="spellEnd"/>
        <w:r w:rsidRPr="000D6CDA">
          <w:rPr>
            <w:color w:val="0000FF"/>
            <w:lang w:val="en-US"/>
            <w:rPrChange w:id="2567" w:author="User" w:date="2015-04-05T19:06:00Z">
              <w:rPr>
                <w:color w:val="0000FF"/>
              </w:rPr>
            </w:rPrChange>
          </w:rPr>
          <w:t>, J. and Jacobson, I; Unified Modeling Language</w:t>
        </w:r>
      </w:ins>
      <w:ins w:id="2568" w:author="User" w:date="2015-04-05T19:07:00Z">
        <w:r>
          <w:rPr>
            <w:color w:val="0000FF"/>
            <w:lang w:val="en-US"/>
          </w:rPr>
          <w:t xml:space="preserve"> </w:t>
        </w:r>
      </w:ins>
      <w:ins w:id="2569" w:author="User" w:date="2015-04-05T19:06:00Z">
        <w:r w:rsidRPr="000D6CDA">
          <w:rPr>
            <w:color w:val="0000FF"/>
            <w:lang w:val="en-US"/>
            <w:rPrChange w:id="2570" w:author="User" w:date="2015-04-05T19:06:00Z">
              <w:rPr>
                <w:color w:val="0000FF"/>
              </w:rPr>
            </w:rPrChange>
          </w:rPr>
          <w:t>User Guide, 2nd Edition, The Addison-Wesley Object Technology</w:t>
        </w:r>
      </w:ins>
      <w:ins w:id="2571" w:author="User" w:date="2015-04-05T19:07:00Z">
        <w:r>
          <w:rPr>
            <w:color w:val="0000FF"/>
            <w:lang w:val="en-US"/>
          </w:rPr>
          <w:t xml:space="preserve"> </w:t>
        </w:r>
      </w:ins>
      <w:ins w:id="2572" w:author="User" w:date="2015-04-05T19:06:00Z">
        <w:r w:rsidRPr="000D6CDA">
          <w:rPr>
            <w:color w:val="0000FF"/>
            <w:lang w:val="en-US"/>
            <w:rPrChange w:id="2573" w:author="User" w:date="2015-04-05T19:06:00Z">
              <w:rPr>
                <w:color w:val="0000FF"/>
              </w:rPr>
            </w:rPrChange>
          </w:rPr>
          <w:t>Series, 2005.</w:t>
        </w:r>
        <w:proofErr w:type="gramEnd"/>
      </w:ins>
    </w:p>
    <w:p w:rsidR="000D6CDA" w:rsidRPr="000D6CDA" w:rsidRDefault="000D6CDA" w:rsidP="000D6CDA">
      <w:pPr>
        <w:rPr>
          <w:ins w:id="2574" w:author="User" w:date="2015-04-05T19:06:00Z"/>
          <w:color w:val="0000FF"/>
          <w:lang w:val="en-US"/>
          <w:rPrChange w:id="2575" w:author="User" w:date="2015-04-05T19:06:00Z">
            <w:rPr>
              <w:ins w:id="2576" w:author="User" w:date="2015-04-05T19:06:00Z"/>
              <w:color w:val="0000FF"/>
            </w:rPr>
          </w:rPrChange>
        </w:rPr>
      </w:pPr>
      <w:ins w:id="2577" w:author="User" w:date="2015-04-05T19:06:00Z">
        <w:r w:rsidRPr="000D6CDA">
          <w:rPr>
            <w:color w:val="0000FF"/>
            <w:lang w:val="en-US"/>
            <w:rPrChange w:id="2578" w:author="User" w:date="2015-04-05T19:06:00Z">
              <w:rPr>
                <w:color w:val="0000FF"/>
              </w:rPr>
            </w:rPrChange>
          </w:rPr>
          <w:t xml:space="preserve"> Jacobson, I; </w:t>
        </w:r>
        <w:proofErr w:type="spellStart"/>
        <w:r w:rsidRPr="000D6CDA">
          <w:rPr>
            <w:color w:val="0000FF"/>
            <w:lang w:val="en-US"/>
            <w:rPrChange w:id="2579" w:author="User" w:date="2015-04-05T19:06:00Z">
              <w:rPr>
                <w:color w:val="0000FF"/>
              </w:rPr>
            </w:rPrChange>
          </w:rPr>
          <w:t>Boock</w:t>
        </w:r>
        <w:proofErr w:type="spellEnd"/>
        <w:r w:rsidRPr="000D6CDA">
          <w:rPr>
            <w:color w:val="0000FF"/>
            <w:lang w:val="en-US"/>
            <w:rPrChange w:id="2580" w:author="User" w:date="2015-04-05T19:06:00Z">
              <w:rPr>
                <w:color w:val="0000FF"/>
              </w:rPr>
            </w:rPrChange>
          </w:rPr>
          <w:t xml:space="preserve">, G. and </w:t>
        </w:r>
        <w:proofErr w:type="spellStart"/>
        <w:r w:rsidRPr="000D6CDA">
          <w:rPr>
            <w:color w:val="0000FF"/>
            <w:lang w:val="en-US"/>
            <w:rPrChange w:id="2581" w:author="User" w:date="2015-04-05T19:06:00Z">
              <w:rPr>
                <w:color w:val="0000FF"/>
              </w:rPr>
            </w:rPrChange>
          </w:rPr>
          <w:t>Rumbaugh</w:t>
        </w:r>
        <w:proofErr w:type="spellEnd"/>
        <w:r w:rsidRPr="000D6CDA">
          <w:rPr>
            <w:color w:val="0000FF"/>
            <w:lang w:val="en-US"/>
            <w:rPrChange w:id="2582" w:author="User" w:date="2015-04-05T19:06:00Z">
              <w:rPr>
                <w:color w:val="0000FF"/>
              </w:rPr>
            </w:rPrChange>
          </w:rPr>
          <w:t>, J., Unified Software</w:t>
        </w:r>
      </w:ins>
      <w:ins w:id="2583" w:author="User" w:date="2015-04-05T19:07:00Z">
        <w:r>
          <w:rPr>
            <w:color w:val="0000FF"/>
            <w:lang w:val="en-US"/>
          </w:rPr>
          <w:t xml:space="preserve"> </w:t>
        </w:r>
      </w:ins>
      <w:ins w:id="2584" w:author="User" w:date="2015-04-05T19:06:00Z">
        <w:r w:rsidRPr="000D6CDA">
          <w:rPr>
            <w:color w:val="0000FF"/>
            <w:lang w:val="en-US"/>
            <w:rPrChange w:id="2585" w:author="User" w:date="2015-04-05T19:06:00Z">
              <w:rPr>
                <w:color w:val="0000FF"/>
              </w:rPr>
            </w:rPrChange>
          </w:rPr>
          <w:t>Development Process, Addison-Wesley, Janeiro 1999.</w:t>
        </w:r>
      </w:ins>
    </w:p>
    <w:p w:rsidR="000D6CDA" w:rsidRPr="000D6CDA" w:rsidRDefault="000D6CDA" w:rsidP="000D6CDA">
      <w:pPr>
        <w:rPr>
          <w:ins w:id="2586" w:author="User" w:date="2015-04-05T19:06:00Z"/>
          <w:color w:val="0000FF"/>
          <w:lang w:val="en-US"/>
          <w:rPrChange w:id="2587" w:author="User" w:date="2015-04-05T19:06:00Z">
            <w:rPr>
              <w:ins w:id="2588" w:author="User" w:date="2015-04-05T19:06:00Z"/>
              <w:color w:val="0000FF"/>
            </w:rPr>
          </w:rPrChange>
        </w:rPr>
      </w:pPr>
      <w:ins w:id="2589" w:author="User" w:date="2015-04-05T19:06:00Z">
        <w:r w:rsidRPr="000D6CDA">
          <w:rPr>
            <w:color w:val="0000FF"/>
            <w:lang w:val="en-US"/>
            <w:rPrChange w:id="2590" w:author="User" w:date="2015-04-05T19:06:00Z">
              <w:rPr>
                <w:color w:val="0000FF"/>
              </w:rPr>
            </w:rPrChange>
          </w:rPr>
          <w:t xml:space="preserve"> </w:t>
        </w:r>
        <w:proofErr w:type="spellStart"/>
        <w:r w:rsidRPr="000D6CDA">
          <w:rPr>
            <w:color w:val="0000FF"/>
            <w:lang w:val="en-US"/>
            <w:rPrChange w:id="2591" w:author="User" w:date="2015-04-05T19:06:00Z">
              <w:rPr>
                <w:color w:val="0000FF"/>
              </w:rPr>
            </w:rPrChange>
          </w:rPr>
          <w:t>Larman</w:t>
        </w:r>
        <w:proofErr w:type="spellEnd"/>
        <w:r w:rsidRPr="000D6CDA">
          <w:rPr>
            <w:color w:val="0000FF"/>
            <w:lang w:val="en-US"/>
            <w:rPrChange w:id="2592" w:author="User" w:date="2015-04-05T19:06:00Z">
              <w:rPr>
                <w:color w:val="0000FF"/>
              </w:rPr>
            </w:rPrChange>
          </w:rPr>
          <w:t xml:space="preserve">, C. Applying UML and Patterns: An Introduction to </w:t>
        </w:r>
        <w:proofErr w:type="spellStart"/>
        <w:r w:rsidRPr="000D6CDA">
          <w:rPr>
            <w:color w:val="0000FF"/>
            <w:lang w:val="en-US"/>
            <w:rPrChange w:id="2593" w:author="User" w:date="2015-04-05T19:06:00Z">
              <w:rPr>
                <w:color w:val="0000FF"/>
              </w:rPr>
            </w:rPrChange>
          </w:rPr>
          <w:t>ObjectOriented</w:t>
        </w:r>
      </w:ins>
      <w:proofErr w:type="spellEnd"/>
      <w:ins w:id="2594" w:author="User" w:date="2015-04-05T19:07:00Z">
        <w:r>
          <w:rPr>
            <w:color w:val="0000FF"/>
            <w:lang w:val="en-US"/>
          </w:rPr>
          <w:t xml:space="preserve"> </w:t>
        </w:r>
      </w:ins>
      <w:ins w:id="2595" w:author="User" w:date="2015-04-05T19:06:00Z">
        <w:r w:rsidRPr="000D6CDA">
          <w:rPr>
            <w:color w:val="0000FF"/>
            <w:lang w:val="en-US"/>
            <w:rPrChange w:id="2596" w:author="User" w:date="2015-04-05T19:06:00Z">
              <w:rPr>
                <w:color w:val="0000FF"/>
              </w:rPr>
            </w:rPrChange>
          </w:rPr>
          <w:t>Analysis and Design Prentice-Hall, New Jersey - USA, 1997</w:t>
        </w:r>
      </w:ins>
    </w:p>
    <w:p w:rsidR="000D6CDA" w:rsidRPr="000B72CF" w:rsidRDefault="000D6CDA" w:rsidP="000D6CDA">
      <w:pPr>
        <w:rPr>
          <w:color w:val="0000FF"/>
        </w:rPr>
      </w:pPr>
      <w:ins w:id="2597" w:author="User" w:date="2015-04-05T19:06:00Z">
        <w:r w:rsidRPr="000D6CDA">
          <w:rPr>
            <w:color w:val="0000FF"/>
          </w:rPr>
          <w:t xml:space="preserve"> Bezerra, E. Princípios de Análise e </w:t>
        </w:r>
        <w:proofErr w:type="spellStart"/>
        <w:r w:rsidRPr="000D6CDA">
          <w:rPr>
            <w:color w:val="0000FF"/>
          </w:rPr>
          <w:t>Projetocom</w:t>
        </w:r>
        <w:proofErr w:type="spellEnd"/>
        <w:r w:rsidRPr="000D6CDA">
          <w:rPr>
            <w:color w:val="0000FF"/>
          </w:rPr>
          <w:t xml:space="preserve"> a UML, ed. </w:t>
        </w:r>
        <w:proofErr w:type="spellStart"/>
        <w:proofErr w:type="gramStart"/>
        <w:r w:rsidRPr="000D6CDA">
          <w:rPr>
            <w:color w:val="0000FF"/>
          </w:rPr>
          <w:t>CampusElsevier</w:t>
        </w:r>
        <w:proofErr w:type="spellEnd"/>
        <w:proofErr w:type="gramEnd"/>
        <w:r w:rsidRPr="000D6CDA">
          <w:rPr>
            <w:color w:val="0000FF"/>
          </w:rPr>
          <w:t>.2003.</w:t>
        </w:r>
      </w:ins>
    </w:p>
    <w:p w:rsidR="00F40F8E" w:rsidRPr="000B72CF" w:rsidRDefault="00F40F8E" w:rsidP="002C0578">
      <w:pPr>
        <w:rPr>
          <w:color w:val="0000FF"/>
        </w:rPr>
      </w:pPr>
    </w:p>
    <w:p w:rsidR="00F40F8E" w:rsidRPr="000B72CF" w:rsidRDefault="00F40F8E" w:rsidP="002C0578">
      <w:pPr>
        <w:rPr>
          <w:color w:val="0000FF"/>
        </w:rPr>
        <w:sectPr w:rsidR="00F40F8E" w:rsidRPr="000B72CF" w:rsidSect="00564278">
          <w:headerReference w:type="default" r:id="rId43"/>
          <w:footerReference w:type="default" r:id="rId44"/>
          <w:headerReference w:type="first" r:id="rId45"/>
          <w:pgSz w:w="11907" w:h="16840" w:code="9"/>
          <w:pgMar w:top="1701" w:right="1134" w:bottom="1134" w:left="1418" w:header="1134" w:footer="0" w:gutter="0"/>
          <w:pgNumType w:start="15"/>
          <w:cols w:space="720"/>
          <w:docGrid w:linePitch="326"/>
        </w:sectPr>
      </w:pPr>
    </w:p>
    <w:p w:rsidR="00FD2372" w:rsidRDefault="000C670F">
      <w:pPr>
        <w:pStyle w:val="Legenda"/>
        <w:rPr>
          <w:ins w:id="2598" w:author="User" w:date="2015-04-04T18:47:00Z"/>
        </w:rPr>
        <w:pPrChange w:id="2599" w:author="User" w:date="2015-04-04T18:48:00Z">
          <w:pPr>
            <w:pStyle w:val="Ttulo1"/>
            <w:pageBreakBefore/>
            <w:numPr>
              <w:numId w:val="0"/>
            </w:numPr>
            <w:ind w:left="0" w:firstLine="0"/>
            <w:jc w:val="center"/>
          </w:pPr>
        </w:pPrChange>
      </w:pPr>
      <w:proofErr w:type="gramStart"/>
      <w:r w:rsidRPr="008C0BFE">
        <w:rPr>
          <w:sz w:val="28"/>
        </w:rPr>
        <w:lastRenderedPageBreak/>
        <w:t>APÊNDICE</w:t>
      </w:r>
      <w:r w:rsidR="00EF6243" w:rsidRPr="004D494A">
        <w:rPr>
          <w:color w:val="0000FF"/>
          <w:sz w:val="28"/>
        </w:rPr>
        <w:t xml:space="preserve">A </w:t>
      </w:r>
      <w:r w:rsidR="004D494A" w:rsidRPr="004D494A">
        <w:rPr>
          <w:color w:val="0000FF"/>
          <w:sz w:val="28"/>
        </w:rPr>
        <w:t>-</w:t>
      </w:r>
      <w:proofErr w:type="spellStart"/>
      <w:r w:rsidR="004D494A">
        <w:rPr>
          <w:color w:val="0000FF"/>
          <w:sz w:val="28"/>
        </w:rPr>
        <w:t>Nome</w:t>
      </w:r>
      <w:ins w:id="2600" w:author="User" w:date="2015-04-04T18:48:00Z">
        <w:r w:rsidR="00EB6DDD">
          <w:t>APÊNDICE</w:t>
        </w:r>
        <w:proofErr w:type="spellEnd"/>
        <w:proofErr w:type="gramEnd"/>
        <w:r w:rsidR="00EB6DDD">
          <w:t xml:space="preserve"> </w:t>
        </w:r>
        <w:r w:rsidR="00590206">
          <w:fldChar w:fldCharType="begin"/>
        </w:r>
        <w:r w:rsidR="00EB6DDD">
          <w:instrText xml:space="preserve"> SEQ APÊNDICE \* ALPHABETIC </w:instrText>
        </w:r>
      </w:ins>
      <w:r w:rsidR="00590206">
        <w:fldChar w:fldCharType="separate"/>
      </w:r>
      <w:ins w:id="2601" w:author="User" w:date="2015-04-04T18:53:00Z">
        <w:r w:rsidR="00EB6DDD">
          <w:rPr>
            <w:noProof/>
          </w:rPr>
          <w:t>A</w:t>
        </w:r>
      </w:ins>
      <w:ins w:id="2602" w:author="User" w:date="2015-04-04T18:48:00Z">
        <w:r w:rsidR="00590206">
          <w:fldChar w:fldCharType="end"/>
        </w:r>
        <w:r w:rsidR="00EB6DDD">
          <w:t xml:space="preserve"> - </w:t>
        </w:r>
        <w:proofErr w:type="spellStart"/>
        <w:r w:rsidR="00EB6DDD">
          <w:t>Projecto</w:t>
        </w:r>
        <w:proofErr w:type="spellEnd"/>
        <w:r w:rsidR="00EB6DDD">
          <w:t xml:space="preserve"> Charter</w:t>
        </w:r>
      </w:ins>
    </w:p>
    <w:tbl>
      <w:tblPr>
        <w:tblW w:w="864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68"/>
        <w:gridCol w:w="709"/>
        <w:gridCol w:w="3260"/>
        <w:gridCol w:w="2410"/>
        <w:tblGridChange w:id="2603">
          <w:tblGrid>
            <w:gridCol w:w="108"/>
            <w:gridCol w:w="2268"/>
            <w:gridCol w:w="601"/>
            <w:gridCol w:w="3368"/>
            <w:gridCol w:w="318"/>
            <w:gridCol w:w="992"/>
            <w:gridCol w:w="992"/>
            <w:gridCol w:w="108"/>
            <w:gridCol w:w="1505"/>
          </w:tblGrid>
        </w:tblGridChange>
      </w:tblGrid>
      <w:tr w:rsidR="00EB6DDD" w:rsidRPr="00BC12A5" w:rsidTr="00EB6DDD">
        <w:trPr>
          <w:cantSplit/>
          <w:trHeight w:val="530"/>
          <w:ins w:id="2604" w:author="User" w:date="2015-04-04T18:49:00Z"/>
        </w:trPr>
        <w:tc>
          <w:tcPr>
            <w:tcW w:w="2268" w:type="dxa"/>
          </w:tcPr>
          <w:p w:rsidR="00EB6DDD" w:rsidRPr="00EB6DDD" w:rsidRDefault="00590206" w:rsidP="0006307E">
            <w:pPr>
              <w:pStyle w:val="Cabealho"/>
              <w:keepNext/>
              <w:numPr>
                <w:ilvl w:val="0"/>
                <w:numId w:val="6"/>
              </w:numPr>
              <w:spacing w:after="600"/>
              <w:outlineLvl w:val="0"/>
              <w:rPr>
                <w:ins w:id="2605" w:author="User" w:date="2015-04-04T18:49:00Z"/>
                <w:rFonts w:ascii="Verdana" w:hAnsi="Verdana"/>
                <w:b/>
                <w:szCs w:val="22"/>
                <w:rPrChange w:id="2606" w:author="User" w:date="2015-04-04T18:51:00Z">
                  <w:rPr>
                    <w:ins w:id="2607" w:author="User" w:date="2015-04-04T18:49:00Z"/>
                    <w:rFonts w:ascii="Verdana" w:hAnsi="Verdana" w:cs="Arial"/>
                    <w:b/>
                    <w:bCs/>
                    <w:sz w:val="22"/>
                    <w:szCs w:val="22"/>
                  </w:rPr>
                </w:rPrChange>
              </w:rPr>
            </w:pPr>
            <w:bookmarkStart w:id="2608" w:name="_Toc416018508"/>
            <w:ins w:id="2609" w:author="User" w:date="2015-04-04T18:49:00Z">
              <w:r w:rsidRPr="00590206">
                <w:rPr>
                  <w:rFonts w:ascii="Verdana" w:hAnsi="Verdana"/>
                  <w:b/>
                  <w:szCs w:val="22"/>
                  <w:rPrChange w:id="2610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IBTA/</w:t>
              </w:r>
              <w:proofErr w:type="spellStart"/>
              <w:r w:rsidRPr="00590206">
                <w:rPr>
                  <w:rFonts w:ascii="Verdana" w:hAnsi="Verdana"/>
                  <w:b/>
                  <w:szCs w:val="22"/>
                  <w:rPrChange w:id="2611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Metrocamp</w:t>
              </w:r>
              <w:bookmarkEnd w:id="2608"/>
              <w:proofErr w:type="spellEnd"/>
            </w:ins>
          </w:p>
          <w:p w:rsidR="00EB6DDD" w:rsidRPr="00EB6DDD" w:rsidRDefault="00EB6DDD" w:rsidP="0006307E">
            <w:pPr>
              <w:pStyle w:val="Cabealho"/>
              <w:rPr>
                <w:ins w:id="2612" w:author="User" w:date="2015-04-04T18:49:00Z"/>
                <w:rFonts w:ascii="Verdana" w:hAnsi="Verdana"/>
                <w:b/>
                <w:szCs w:val="22"/>
                <w:rPrChange w:id="2613" w:author="User" w:date="2015-04-04T18:51:00Z">
                  <w:rPr>
                    <w:ins w:id="2614" w:author="User" w:date="2015-04-04T18:49:00Z"/>
                    <w:rFonts w:ascii="Verdana" w:hAnsi="Verdana"/>
                    <w:b/>
                    <w:sz w:val="22"/>
                    <w:szCs w:val="22"/>
                  </w:rPr>
                </w:rPrChange>
              </w:rPr>
            </w:pPr>
          </w:p>
        </w:tc>
        <w:tc>
          <w:tcPr>
            <w:tcW w:w="3969" w:type="dxa"/>
            <w:gridSpan w:val="2"/>
          </w:tcPr>
          <w:p w:rsidR="00EB6DDD" w:rsidRPr="00EB6DDD" w:rsidRDefault="00590206" w:rsidP="0006307E">
            <w:pPr>
              <w:pStyle w:val="Cabealho"/>
              <w:jc w:val="center"/>
              <w:rPr>
                <w:ins w:id="2615" w:author="User" w:date="2015-04-04T18:49:00Z"/>
                <w:rFonts w:ascii="Verdana" w:hAnsi="Verdana"/>
                <w:b/>
                <w:szCs w:val="22"/>
                <w:rPrChange w:id="2616" w:author="User" w:date="2015-04-04T18:51:00Z">
                  <w:rPr>
                    <w:ins w:id="2617" w:author="User" w:date="2015-04-04T18:49:00Z"/>
                    <w:rFonts w:ascii="Verdana" w:hAnsi="Verdana"/>
                    <w:b/>
                    <w:sz w:val="22"/>
                    <w:szCs w:val="22"/>
                  </w:rPr>
                </w:rPrChange>
              </w:rPr>
            </w:pPr>
            <w:ins w:id="2618" w:author="User" w:date="2015-04-04T18:49:00Z">
              <w:r w:rsidRPr="00590206">
                <w:rPr>
                  <w:rFonts w:ascii="Verdana" w:hAnsi="Verdana"/>
                  <w:b/>
                  <w:szCs w:val="22"/>
                  <w:rPrChange w:id="2619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Termo de Abertura do Projeto</w:t>
              </w:r>
            </w:ins>
          </w:p>
          <w:p w:rsidR="00EB6DDD" w:rsidRPr="00EB6DDD" w:rsidRDefault="00590206" w:rsidP="0006307E">
            <w:pPr>
              <w:pStyle w:val="Cabealho"/>
              <w:keepNext/>
              <w:numPr>
                <w:ilvl w:val="2"/>
                <w:numId w:val="6"/>
              </w:numPr>
              <w:spacing w:after="600"/>
              <w:jc w:val="center"/>
              <w:outlineLvl w:val="2"/>
              <w:rPr>
                <w:ins w:id="2620" w:author="User" w:date="2015-04-04T18:49:00Z"/>
                <w:rFonts w:ascii="Verdana" w:hAnsi="Verdana"/>
                <w:b/>
                <w:szCs w:val="22"/>
                <w:rPrChange w:id="2621" w:author="User" w:date="2015-04-04T18:51:00Z">
                  <w:rPr>
                    <w:ins w:id="2622" w:author="User" w:date="2015-04-04T18:49:00Z"/>
                    <w:rFonts w:ascii="Verdana" w:hAnsi="Verdana" w:cs="Arial"/>
                    <w:b/>
                    <w:bCs/>
                    <w:sz w:val="22"/>
                    <w:szCs w:val="22"/>
                  </w:rPr>
                </w:rPrChange>
              </w:rPr>
            </w:pPr>
            <w:bookmarkStart w:id="2623" w:name="_Toc416018509"/>
            <w:ins w:id="2624" w:author="User" w:date="2015-04-04T18:49:00Z">
              <w:r w:rsidRPr="00590206">
                <w:rPr>
                  <w:rFonts w:ascii="Verdana" w:hAnsi="Verdana"/>
                  <w:b/>
                  <w:szCs w:val="22"/>
                  <w:rPrChange w:id="2625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(</w:t>
              </w:r>
              <w:r w:rsidRPr="00590206">
                <w:rPr>
                  <w:rFonts w:ascii="Verdana" w:hAnsi="Verdana"/>
                  <w:b/>
                  <w:i/>
                  <w:szCs w:val="22"/>
                  <w:rPrChange w:id="2626" w:author="User" w:date="2015-04-04T18:51:00Z">
                    <w:rPr>
                      <w:rFonts w:ascii="Verdana" w:hAnsi="Verdana"/>
                      <w:b/>
                      <w:i/>
                      <w:sz w:val="22"/>
                      <w:szCs w:val="22"/>
                    </w:rPr>
                  </w:rPrChange>
                </w:rPr>
                <w:t>Project Charter</w:t>
              </w:r>
              <w:r w:rsidRPr="00590206">
                <w:rPr>
                  <w:rFonts w:ascii="Verdana" w:hAnsi="Verdana"/>
                  <w:b/>
                  <w:szCs w:val="22"/>
                  <w:rPrChange w:id="2627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)</w:t>
              </w:r>
              <w:bookmarkEnd w:id="2623"/>
            </w:ins>
          </w:p>
        </w:tc>
        <w:tc>
          <w:tcPr>
            <w:tcW w:w="2410" w:type="dxa"/>
          </w:tcPr>
          <w:p w:rsidR="00EB6DDD" w:rsidRPr="00EB6DDD" w:rsidRDefault="00590206" w:rsidP="0006307E">
            <w:pPr>
              <w:pStyle w:val="Cabealho"/>
              <w:keepNext/>
              <w:numPr>
                <w:ilvl w:val="2"/>
                <w:numId w:val="6"/>
              </w:numPr>
              <w:spacing w:after="600"/>
              <w:outlineLvl w:val="2"/>
              <w:rPr>
                <w:ins w:id="2628" w:author="User" w:date="2015-04-04T18:49:00Z"/>
                <w:rFonts w:ascii="Verdana" w:hAnsi="Verdana"/>
                <w:szCs w:val="22"/>
                <w:rPrChange w:id="2629" w:author="User" w:date="2015-04-04T18:51:00Z">
                  <w:rPr>
                    <w:ins w:id="2630" w:author="User" w:date="2015-04-04T18:49:00Z"/>
                    <w:rFonts w:ascii="Verdana" w:hAnsi="Verdana" w:cs="Arial"/>
                    <w:b/>
                    <w:bCs/>
                    <w:sz w:val="22"/>
                    <w:szCs w:val="22"/>
                  </w:rPr>
                </w:rPrChange>
              </w:rPr>
            </w:pPr>
            <w:bookmarkStart w:id="2631" w:name="_Toc416018510"/>
            <w:ins w:id="2632" w:author="User" w:date="2015-04-04T18:49:00Z">
              <w:r w:rsidRPr="00590206">
                <w:rPr>
                  <w:rFonts w:ascii="Verdana" w:hAnsi="Verdana"/>
                  <w:b/>
                  <w:szCs w:val="22"/>
                  <w:rPrChange w:id="2633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Gestão de Projetos</w:t>
              </w:r>
              <w:bookmarkEnd w:id="2631"/>
            </w:ins>
          </w:p>
        </w:tc>
      </w:tr>
      <w:tr w:rsidR="00EB6DDD" w:rsidRPr="00BC12A5" w:rsidTr="00EB6DDD">
        <w:tblPrEx>
          <w:tblW w:w="8647" w:type="dxa"/>
          <w:tblInd w:w="7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/>
          <w:tblPrExChange w:id="2634" w:author="User" w:date="2015-04-04T18:52:00Z">
            <w:tblPrEx>
              <w:tblW w:w="10260" w:type="dxa"/>
              <w:tblInd w:w="7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/>
            </w:tblPrEx>
          </w:tblPrExChange>
        </w:tblPrEx>
        <w:trPr>
          <w:cantSplit/>
          <w:trHeight w:val="350"/>
          <w:ins w:id="2635" w:author="User" w:date="2015-04-04T18:49:00Z"/>
          <w:trPrChange w:id="2636" w:author="User" w:date="2015-04-04T18:52:00Z">
            <w:trPr>
              <w:cantSplit/>
              <w:trHeight w:val="350"/>
            </w:trPr>
          </w:trPrChange>
        </w:trPr>
        <w:tc>
          <w:tcPr>
            <w:tcW w:w="6237" w:type="dxa"/>
            <w:gridSpan w:val="3"/>
            <w:tcPrChange w:id="2637" w:author="User" w:date="2015-04-04T18:52:00Z">
              <w:tcPr>
                <w:tcW w:w="7655" w:type="dxa"/>
                <w:gridSpan w:val="6"/>
              </w:tcPr>
            </w:tcPrChange>
          </w:tcPr>
          <w:p w:rsidR="00EB6DDD" w:rsidRPr="00EB6DDD" w:rsidRDefault="00590206" w:rsidP="0006307E">
            <w:pPr>
              <w:pStyle w:val="Cabealho"/>
              <w:keepNext/>
              <w:numPr>
                <w:ilvl w:val="2"/>
                <w:numId w:val="6"/>
              </w:numPr>
              <w:spacing w:after="600"/>
              <w:outlineLvl w:val="2"/>
              <w:rPr>
                <w:ins w:id="2638" w:author="User" w:date="2015-04-04T18:49:00Z"/>
                <w:rFonts w:ascii="Verdana" w:hAnsi="Verdana"/>
                <w:color w:val="999999"/>
                <w:szCs w:val="22"/>
                <w:rPrChange w:id="2639" w:author="User" w:date="2015-04-04T18:51:00Z">
                  <w:rPr>
                    <w:ins w:id="2640" w:author="User" w:date="2015-04-04T18:49:00Z"/>
                    <w:rFonts w:ascii="Verdana" w:hAnsi="Verdana" w:cs="Arial"/>
                    <w:b/>
                    <w:bCs/>
                    <w:color w:val="999999"/>
                    <w:sz w:val="22"/>
                    <w:szCs w:val="22"/>
                  </w:rPr>
                </w:rPrChange>
              </w:rPr>
            </w:pPr>
            <w:bookmarkStart w:id="2641" w:name="_Toc416018511"/>
            <w:ins w:id="2642" w:author="User" w:date="2015-04-04T18:49:00Z">
              <w:r w:rsidRPr="00590206">
                <w:rPr>
                  <w:rFonts w:ascii="Verdana" w:hAnsi="Verdana"/>
                  <w:b/>
                  <w:szCs w:val="22"/>
                  <w:rPrChange w:id="2643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 xml:space="preserve">Projeto: </w:t>
              </w:r>
              <w:r w:rsidRPr="00590206">
                <w:rPr>
                  <w:rFonts w:ascii="Verdana" w:hAnsi="Verdana"/>
                  <w:szCs w:val="22"/>
                  <w:rPrChange w:id="2644" w:author="User" w:date="2015-04-04T18:51:00Z">
                    <w:rPr>
                      <w:rFonts w:ascii="Verdana" w:hAnsi="Verdana"/>
                      <w:sz w:val="22"/>
                      <w:szCs w:val="22"/>
                    </w:rPr>
                  </w:rPrChange>
                </w:rPr>
                <w:t>GAED – Gerenciamento de Atividades Escolares Digital</w:t>
              </w:r>
              <w:bookmarkEnd w:id="2641"/>
            </w:ins>
          </w:p>
        </w:tc>
        <w:tc>
          <w:tcPr>
            <w:tcW w:w="2410" w:type="dxa"/>
            <w:tcPrChange w:id="2645" w:author="User" w:date="2015-04-04T18:52:00Z">
              <w:tcPr>
                <w:tcW w:w="2605" w:type="dxa"/>
                <w:gridSpan w:val="3"/>
              </w:tcPr>
            </w:tcPrChange>
          </w:tcPr>
          <w:p w:rsidR="00EB6DDD" w:rsidRPr="00EB6DDD" w:rsidRDefault="00590206" w:rsidP="0006307E">
            <w:pPr>
              <w:pStyle w:val="Cabealho"/>
              <w:keepNext/>
              <w:numPr>
                <w:ilvl w:val="2"/>
                <w:numId w:val="6"/>
              </w:numPr>
              <w:spacing w:after="600"/>
              <w:outlineLvl w:val="2"/>
              <w:rPr>
                <w:ins w:id="2646" w:author="User" w:date="2015-04-04T18:49:00Z"/>
                <w:rFonts w:ascii="Verdana" w:hAnsi="Verdana"/>
                <w:b/>
                <w:bCs/>
                <w:szCs w:val="22"/>
                <w:rPrChange w:id="2647" w:author="User" w:date="2015-04-04T18:51:00Z">
                  <w:rPr>
                    <w:ins w:id="2648" w:author="User" w:date="2015-04-04T18:49:00Z"/>
                    <w:rFonts w:ascii="Verdana" w:hAnsi="Verdana" w:cs="Arial"/>
                    <w:b/>
                    <w:bCs/>
                    <w:sz w:val="22"/>
                    <w:szCs w:val="22"/>
                  </w:rPr>
                </w:rPrChange>
              </w:rPr>
            </w:pPr>
            <w:bookmarkStart w:id="2649" w:name="_Toc416018512"/>
            <w:ins w:id="2650" w:author="User" w:date="2015-04-04T18:49:00Z">
              <w:r w:rsidRPr="00590206">
                <w:rPr>
                  <w:rFonts w:ascii="Verdana" w:hAnsi="Verdana"/>
                  <w:b/>
                  <w:bCs/>
                  <w:szCs w:val="22"/>
                  <w:rPrChange w:id="2651" w:author="User" w:date="2015-04-04T18:51:00Z">
                    <w:rPr>
                      <w:rFonts w:ascii="Verdana" w:hAnsi="Verdana"/>
                      <w:b/>
                      <w:bCs/>
                      <w:sz w:val="22"/>
                      <w:szCs w:val="22"/>
                    </w:rPr>
                  </w:rPrChange>
                </w:rPr>
                <w:t xml:space="preserve">Data: </w:t>
              </w:r>
              <w:r w:rsidRPr="00590206">
                <w:rPr>
                  <w:rFonts w:ascii="Verdana" w:hAnsi="Verdana"/>
                  <w:bCs/>
                  <w:szCs w:val="22"/>
                  <w:rPrChange w:id="2652" w:author="User" w:date="2015-04-04T18:51:00Z">
                    <w:rPr>
                      <w:rFonts w:ascii="Verdana" w:hAnsi="Verdana"/>
                      <w:bCs/>
                      <w:sz w:val="22"/>
                      <w:szCs w:val="22"/>
                    </w:rPr>
                  </w:rPrChange>
                </w:rPr>
                <w:t>17/03/2015</w:t>
              </w:r>
              <w:bookmarkEnd w:id="2649"/>
            </w:ins>
          </w:p>
        </w:tc>
      </w:tr>
      <w:tr w:rsidR="00EB6DDD" w:rsidRPr="00626C1D" w:rsidTr="00EB6DDD">
        <w:tblPrEx>
          <w:tblW w:w="8647" w:type="dxa"/>
          <w:tblInd w:w="7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/>
          <w:tblPrExChange w:id="2653" w:author="User" w:date="2015-04-04T18:52:00Z">
            <w:tblPrEx>
              <w:tblW w:w="8647" w:type="dxa"/>
              <w:tblInd w:w="7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/>
            </w:tblPrEx>
          </w:tblPrExChange>
        </w:tblPrEx>
        <w:trPr>
          <w:cantSplit/>
          <w:ins w:id="2654" w:author="User" w:date="2015-04-04T18:49:00Z"/>
          <w:trPrChange w:id="2655" w:author="User" w:date="2015-04-04T18:52:00Z">
            <w:trPr>
              <w:gridAfter w:val="0"/>
              <w:cantSplit/>
            </w:trPr>
          </w:trPrChange>
        </w:trPr>
        <w:tc>
          <w:tcPr>
            <w:tcW w:w="2977" w:type="dxa"/>
            <w:gridSpan w:val="2"/>
            <w:tcPrChange w:id="2656" w:author="User" w:date="2015-04-04T18:52:00Z">
              <w:tcPr>
                <w:tcW w:w="2977" w:type="dxa"/>
                <w:gridSpan w:val="3"/>
              </w:tcPr>
            </w:tcPrChange>
          </w:tcPr>
          <w:p w:rsidR="00EB6DDD" w:rsidRPr="00EB6DDD" w:rsidRDefault="00590206" w:rsidP="0006307E">
            <w:pPr>
              <w:autoSpaceDE w:val="0"/>
              <w:autoSpaceDN w:val="0"/>
              <w:adjustRightInd w:val="0"/>
              <w:ind w:left="252"/>
              <w:rPr>
                <w:ins w:id="2657" w:author="User" w:date="2015-04-04T18:49:00Z"/>
                <w:rFonts w:ascii="Verdana" w:hAnsi="Verdana" w:cs="ArialMT"/>
                <w:sz w:val="20"/>
                <w:szCs w:val="22"/>
                <w:rPrChange w:id="2658" w:author="User" w:date="2015-04-04T18:51:00Z">
                  <w:rPr>
                    <w:ins w:id="2659" w:author="User" w:date="2015-04-04T18:49:00Z"/>
                    <w:rFonts w:ascii="Verdana" w:hAnsi="Verdana" w:cs="ArialMT"/>
                    <w:sz w:val="22"/>
                    <w:szCs w:val="22"/>
                  </w:rPr>
                </w:rPrChange>
              </w:rPr>
            </w:pPr>
            <w:ins w:id="2660" w:author="User" w:date="2015-04-04T18:49:00Z">
              <w:r w:rsidRPr="00590206">
                <w:rPr>
                  <w:rFonts w:ascii="Verdana" w:hAnsi="Verdana"/>
                  <w:b/>
                  <w:sz w:val="20"/>
                  <w:szCs w:val="22"/>
                  <w:rPrChange w:id="2661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Patrocinador:</w:t>
              </w:r>
              <w:r w:rsidRPr="00590206">
                <w:rPr>
                  <w:rFonts w:ascii="Verdana" w:hAnsi="Verdana"/>
                  <w:b/>
                  <w:sz w:val="20"/>
                  <w:szCs w:val="22"/>
                  <w:rPrChange w:id="2662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br/>
              </w:r>
              <w:r w:rsidRPr="00590206">
                <w:rPr>
                  <w:rFonts w:ascii="Verdana" w:hAnsi="Verdana" w:cs="ArialMT"/>
                  <w:sz w:val="20"/>
                  <w:szCs w:val="22"/>
                  <w:rPrChange w:id="2663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 xml:space="preserve">Anselmo </w:t>
              </w:r>
              <w:proofErr w:type="spellStart"/>
              <w:r w:rsidRPr="00590206">
                <w:rPr>
                  <w:rFonts w:ascii="Verdana" w:hAnsi="Verdana" w:cs="ArialMT"/>
                  <w:sz w:val="20"/>
                  <w:szCs w:val="22"/>
                  <w:rPrChange w:id="2664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>Lotufo</w:t>
              </w:r>
              <w:proofErr w:type="spellEnd"/>
              <w:r w:rsidRPr="00590206">
                <w:rPr>
                  <w:rFonts w:ascii="Verdana" w:hAnsi="Verdana" w:cs="ArialMT"/>
                  <w:sz w:val="20"/>
                  <w:szCs w:val="22"/>
                  <w:rPrChange w:id="2665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 xml:space="preserve"> </w:t>
              </w:r>
              <w:proofErr w:type="spellStart"/>
              <w:r w:rsidRPr="00590206">
                <w:rPr>
                  <w:rFonts w:ascii="Verdana" w:hAnsi="Verdana" w:cs="ArialMT"/>
                  <w:sz w:val="20"/>
                  <w:szCs w:val="22"/>
                  <w:rPrChange w:id="2666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>Conejo</w:t>
              </w:r>
              <w:proofErr w:type="spellEnd"/>
            </w:ins>
          </w:p>
        </w:tc>
        <w:tc>
          <w:tcPr>
            <w:tcW w:w="3260" w:type="dxa"/>
            <w:tcPrChange w:id="2667" w:author="User" w:date="2015-04-04T18:52:00Z">
              <w:tcPr>
                <w:tcW w:w="3686" w:type="dxa"/>
                <w:gridSpan w:val="2"/>
              </w:tcPr>
            </w:tcPrChange>
          </w:tcPr>
          <w:p w:rsidR="00EB6DDD" w:rsidRPr="00EB6DDD" w:rsidRDefault="00590206" w:rsidP="0006307E">
            <w:pPr>
              <w:pStyle w:val="Cabealho"/>
              <w:rPr>
                <w:ins w:id="2668" w:author="User" w:date="2015-04-04T18:49:00Z"/>
                <w:rFonts w:ascii="Verdana" w:hAnsi="Verdana"/>
                <w:b/>
                <w:szCs w:val="22"/>
                <w:rPrChange w:id="2669" w:author="User" w:date="2015-04-04T18:51:00Z">
                  <w:rPr>
                    <w:ins w:id="2670" w:author="User" w:date="2015-04-04T18:49:00Z"/>
                    <w:rFonts w:ascii="Verdana" w:hAnsi="Verdana"/>
                    <w:b/>
                    <w:sz w:val="22"/>
                    <w:szCs w:val="22"/>
                  </w:rPr>
                </w:rPrChange>
              </w:rPr>
            </w:pPr>
            <w:ins w:id="2671" w:author="User" w:date="2015-04-04T18:49:00Z">
              <w:r w:rsidRPr="00590206">
                <w:rPr>
                  <w:rFonts w:ascii="Verdana" w:hAnsi="Verdana"/>
                  <w:b/>
                  <w:szCs w:val="22"/>
                  <w:rPrChange w:id="2672" w:author="User" w:date="2015-04-04T18:51:00Z">
                    <w:rPr>
                      <w:rFonts w:ascii="Verdana" w:hAnsi="Verdana"/>
                      <w:b/>
                      <w:sz w:val="22"/>
                      <w:szCs w:val="22"/>
                    </w:rPr>
                  </w:rPrChange>
                </w:rPr>
                <w:t>Cliente:</w:t>
              </w:r>
            </w:ins>
          </w:p>
          <w:p w:rsidR="00EB6DDD" w:rsidRPr="00EB6DDD" w:rsidRDefault="00590206" w:rsidP="0006307E">
            <w:pPr>
              <w:autoSpaceDE w:val="0"/>
              <w:autoSpaceDN w:val="0"/>
              <w:adjustRightInd w:val="0"/>
              <w:ind w:left="252"/>
              <w:rPr>
                <w:ins w:id="2673" w:author="User" w:date="2015-04-04T18:49:00Z"/>
                <w:rFonts w:ascii="Verdana" w:hAnsi="Verdana" w:cs="ArialMT"/>
                <w:sz w:val="20"/>
                <w:szCs w:val="22"/>
                <w:rPrChange w:id="2674" w:author="User" w:date="2015-04-04T18:51:00Z">
                  <w:rPr>
                    <w:ins w:id="2675" w:author="User" w:date="2015-04-04T18:49:00Z"/>
                    <w:rFonts w:ascii="Verdana" w:hAnsi="Verdana" w:cs="ArialMT"/>
                    <w:sz w:val="22"/>
                    <w:szCs w:val="22"/>
                  </w:rPr>
                </w:rPrChange>
              </w:rPr>
            </w:pPr>
            <w:ins w:id="2676" w:author="User" w:date="2015-04-04T18:49:00Z">
              <w:r w:rsidRPr="00590206">
                <w:rPr>
                  <w:rFonts w:ascii="Verdana" w:hAnsi="Verdana" w:cs="ArialMT"/>
                  <w:sz w:val="20"/>
                  <w:szCs w:val="22"/>
                  <w:rPrChange w:id="2677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 xml:space="preserve">Anselmo </w:t>
              </w:r>
              <w:proofErr w:type="spellStart"/>
              <w:r w:rsidRPr="00590206">
                <w:rPr>
                  <w:rFonts w:ascii="Verdana" w:hAnsi="Verdana" w:cs="ArialMT"/>
                  <w:sz w:val="20"/>
                  <w:szCs w:val="22"/>
                  <w:rPrChange w:id="2678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>Lotufo</w:t>
              </w:r>
              <w:proofErr w:type="spellEnd"/>
              <w:r w:rsidRPr="00590206">
                <w:rPr>
                  <w:rFonts w:ascii="Verdana" w:hAnsi="Verdana" w:cs="ArialMT"/>
                  <w:sz w:val="20"/>
                  <w:szCs w:val="22"/>
                  <w:rPrChange w:id="2679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 xml:space="preserve"> </w:t>
              </w:r>
              <w:proofErr w:type="spellStart"/>
              <w:r w:rsidRPr="00590206">
                <w:rPr>
                  <w:rFonts w:ascii="Verdana" w:hAnsi="Verdana" w:cs="ArialMT"/>
                  <w:sz w:val="20"/>
                  <w:szCs w:val="22"/>
                  <w:rPrChange w:id="2680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>Conejo</w:t>
              </w:r>
              <w:proofErr w:type="spellEnd"/>
            </w:ins>
          </w:p>
        </w:tc>
        <w:tc>
          <w:tcPr>
            <w:tcW w:w="2410" w:type="dxa"/>
            <w:tcPrChange w:id="2681" w:author="User" w:date="2015-04-04T18:52:00Z">
              <w:tcPr>
                <w:tcW w:w="1984" w:type="dxa"/>
                <w:gridSpan w:val="2"/>
              </w:tcPr>
            </w:tcPrChange>
          </w:tcPr>
          <w:p w:rsidR="00EB6DDD" w:rsidRPr="00EB6DDD" w:rsidRDefault="00590206" w:rsidP="0006307E">
            <w:pPr>
              <w:rPr>
                <w:ins w:id="2682" w:author="User" w:date="2015-04-04T18:49:00Z"/>
                <w:rFonts w:ascii="Verdana" w:hAnsi="Verdana"/>
                <w:b/>
                <w:bCs/>
                <w:sz w:val="20"/>
                <w:szCs w:val="22"/>
                <w:rPrChange w:id="2683" w:author="User" w:date="2015-04-04T18:51:00Z">
                  <w:rPr>
                    <w:ins w:id="2684" w:author="User" w:date="2015-04-04T18:49:00Z"/>
                    <w:rFonts w:ascii="Verdana" w:hAnsi="Verdana"/>
                    <w:b/>
                    <w:bCs/>
                    <w:sz w:val="22"/>
                    <w:szCs w:val="22"/>
                  </w:rPr>
                </w:rPrChange>
              </w:rPr>
            </w:pPr>
            <w:ins w:id="2685" w:author="User" w:date="2015-04-04T18:49:00Z">
              <w:r w:rsidRPr="00590206">
                <w:rPr>
                  <w:rFonts w:ascii="Verdana" w:hAnsi="Verdana"/>
                  <w:b/>
                  <w:bCs/>
                  <w:sz w:val="20"/>
                  <w:szCs w:val="22"/>
                  <w:rPrChange w:id="2686" w:author="User" w:date="2015-04-04T18:51:00Z">
                    <w:rPr>
                      <w:rFonts w:ascii="Verdana" w:hAnsi="Verdana"/>
                      <w:b/>
                      <w:bCs/>
                      <w:sz w:val="22"/>
                      <w:szCs w:val="22"/>
                    </w:rPr>
                  </w:rPrChange>
                </w:rPr>
                <w:t>Gerente do Projeto:</w:t>
              </w:r>
            </w:ins>
          </w:p>
          <w:p w:rsidR="00EB6DDD" w:rsidRPr="00EB6DDD" w:rsidRDefault="00590206" w:rsidP="0006307E">
            <w:pPr>
              <w:rPr>
                <w:ins w:id="2687" w:author="User" w:date="2015-04-04T18:49:00Z"/>
                <w:rFonts w:ascii="Verdana" w:hAnsi="Verdana"/>
                <w:b/>
                <w:bCs/>
                <w:sz w:val="20"/>
                <w:szCs w:val="22"/>
                <w:rPrChange w:id="2688" w:author="User" w:date="2015-04-04T18:51:00Z">
                  <w:rPr>
                    <w:ins w:id="2689" w:author="User" w:date="2015-04-04T18:49:00Z"/>
                    <w:rFonts w:ascii="Verdana" w:hAnsi="Verdana"/>
                    <w:b/>
                    <w:bCs/>
                    <w:sz w:val="22"/>
                    <w:szCs w:val="22"/>
                  </w:rPr>
                </w:rPrChange>
              </w:rPr>
            </w:pPr>
            <w:ins w:id="2690" w:author="User" w:date="2015-04-04T18:49:00Z">
              <w:r w:rsidRPr="00590206">
                <w:rPr>
                  <w:rFonts w:ascii="Verdana" w:hAnsi="Verdana" w:cs="ArialMT"/>
                  <w:sz w:val="20"/>
                  <w:szCs w:val="22"/>
                  <w:rPrChange w:id="2691" w:author="User" w:date="2015-04-04T18:51:00Z">
                    <w:rPr>
                      <w:rFonts w:ascii="Verdana" w:hAnsi="Verdana" w:cs="ArialMT"/>
                      <w:sz w:val="22"/>
                      <w:szCs w:val="22"/>
                    </w:rPr>
                  </w:rPrChange>
                </w:rPr>
                <w:t>Ana Paula Siqueira</w:t>
              </w:r>
            </w:ins>
          </w:p>
        </w:tc>
      </w:tr>
    </w:tbl>
    <w:p w:rsidR="00EB6DDD" w:rsidRDefault="00EB6DDD" w:rsidP="00EB6DDD">
      <w:pPr>
        <w:rPr>
          <w:ins w:id="2692" w:author="User" w:date="2015-04-04T18:49:00Z"/>
        </w:rPr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  <w:tblPrChange w:id="2693" w:author="User" w:date="2015-04-04T18:51:00Z">
          <w:tblPr>
            <w:tblW w:w="10260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/>
          </w:tblPr>
        </w:tblPrChange>
      </w:tblPr>
      <w:tblGrid>
        <w:gridCol w:w="5130"/>
        <w:gridCol w:w="3517"/>
        <w:tblGridChange w:id="2694">
          <w:tblGrid>
            <w:gridCol w:w="5130"/>
            <w:gridCol w:w="5130"/>
          </w:tblGrid>
        </w:tblGridChange>
      </w:tblGrid>
      <w:tr w:rsidR="00EB6DDD" w:rsidRPr="00BC12A5" w:rsidTr="00EB6DDD">
        <w:trPr>
          <w:ins w:id="2695" w:author="User" w:date="2015-04-04T18:49:00Z"/>
        </w:trPr>
        <w:tc>
          <w:tcPr>
            <w:tcW w:w="8647" w:type="dxa"/>
            <w:gridSpan w:val="2"/>
            <w:shd w:val="clear" w:color="auto" w:fill="auto"/>
            <w:tcPrChange w:id="2696" w:author="User" w:date="2015-04-04T18:51:00Z">
              <w:tcPr>
                <w:tcW w:w="10260" w:type="dxa"/>
                <w:gridSpan w:val="2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697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2698" w:author="User" w:date="2015-04-04T18:49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Objetivos do Projeto: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699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EB6DDD" w:rsidRDefault="00EB6DDD" w:rsidP="0006307E">
            <w:pPr>
              <w:ind w:left="397"/>
              <w:rPr>
                <w:ins w:id="2700" w:author="User" w:date="2015-04-04T18:49:00Z"/>
                <w:rFonts w:ascii="Verdana" w:hAnsi="Verdana" w:cs="ArialMT"/>
                <w:sz w:val="22"/>
                <w:szCs w:val="22"/>
              </w:rPr>
            </w:pPr>
            <w:ins w:id="2701" w:author="User" w:date="2015-04-04T18:49:00Z">
              <w:r w:rsidRPr="00D824A7">
                <w:rPr>
                  <w:rFonts w:ascii="Verdana" w:hAnsi="Verdana" w:cs="ArialMT"/>
                  <w:sz w:val="22"/>
                  <w:szCs w:val="22"/>
                </w:rPr>
                <w:t>Implantar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 xml:space="preserve"> um sistema de Gerenciamento de Atividades Escolar Digital, com objetivo de aperfeiçoar o processo de gestão das escolas</w:t>
              </w:r>
              <w:proofErr w:type="gramStart"/>
              <w:r w:rsidRPr="00FA4321">
                <w:rPr>
                  <w:rFonts w:ascii="Verdana" w:hAnsi="Verdana" w:cs="ArialMT"/>
                  <w:sz w:val="22"/>
                  <w:szCs w:val="22"/>
                </w:rPr>
                <w:t>,</w:t>
              </w:r>
              <w:r>
                <w:rPr>
                  <w:rFonts w:ascii="Verdana" w:hAnsi="Verdana" w:cs="ArialMT"/>
                  <w:sz w:val="22"/>
                  <w:szCs w:val="22"/>
                </w:rPr>
                <w:t>,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com cadastro de alunos, responsáveis, professores e gestores, e também boletins, tarefas e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ocorrênicas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 escolares dos alunos.</w:t>
              </w:r>
            </w:ins>
          </w:p>
          <w:p w:rsidR="00EB6DDD" w:rsidRDefault="00EB6DDD" w:rsidP="0006307E">
            <w:pPr>
              <w:ind w:left="397"/>
              <w:rPr>
                <w:ins w:id="2702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ind w:left="397"/>
              <w:rPr>
                <w:ins w:id="2703" w:author="User" w:date="2015-04-04T18:49:00Z"/>
                <w:rFonts w:ascii="Verdana" w:hAnsi="Verdana" w:cs="ArialMT"/>
                <w:sz w:val="22"/>
                <w:szCs w:val="22"/>
              </w:rPr>
            </w:pPr>
            <w:ins w:id="2704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Facilitar a gestão de comunicação de tarefas, boletins e ocorrências, entre professores e alunos, disponibilizadas na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web</w:t>
              </w:r>
              <w:proofErr w:type="gramEnd"/>
            </w:ins>
          </w:p>
          <w:p w:rsidR="00EB6DDD" w:rsidRDefault="00EB6DDD" w:rsidP="0006307E">
            <w:pPr>
              <w:ind w:left="397"/>
              <w:rPr>
                <w:ins w:id="2705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ind w:left="397"/>
              <w:rPr>
                <w:ins w:id="2706" w:author="User" w:date="2015-04-04T18:49:00Z"/>
                <w:rFonts w:ascii="Verdana" w:hAnsi="Verdana" w:cs="ArialMT"/>
                <w:sz w:val="22"/>
                <w:szCs w:val="22"/>
              </w:rPr>
            </w:pPr>
            <w:ins w:id="2707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Facilitar a comunicação entre responsáveis/pais de alunos, com disponibilização das ocorrências, tarefas e boletins na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web</w:t>
              </w:r>
              <w:proofErr w:type="gramEnd"/>
            </w:ins>
          </w:p>
          <w:p w:rsidR="00EB6DDD" w:rsidRDefault="00EB6DDD" w:rsidP="0006307E">
            <w:pPr>
              <w:ind w:left="397"/>
              <w:rPr>
                <w:ins w:id="2708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ind w:left="397"/>
              <w:rPr>
                <w:ins w:id="2709" w:author="User" w:date="2015-04-04T18:49:00Z"/>
                <w:rFonts w:ascii="Verdana" w:hAnsi="Verdana" w:cs="ArialMT"/>
                <w:sz w:val="22"/>
                <w:szCs w:val="22"/>
              </w:rPr>
            </w:pPr>
            <w:ins w:id="2710" w:author="User" w:date="2015-04-04T18:49:00Z"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Incentivar a participação e o 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>comprometimento dos responsáveis e/ou pais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no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>processo de comunicação entre professores e alunos, permitindo maior comprometimento e compreensão do processo escolar dos alunos</w:t>
              </w:r>
              <w:r>
                <w:rPr>
                  <w:rFonts w:ascii="Verdana" w:hAnsi="Verdana" w:cs="ArialMT"/>
                  <w:sz w:val="22"/>
                  <w:szCs w:val="22"/>
                </w:rPr>
                <w:t>.</w:t>
              </w:r>
            </w:ins>
          </w:p>
          <w:p w:rsidR="00EB6DDD" w:rsidRDefault="00EB6DDD" w:rsidP="0006307E">
            <w:pPr>
              <w:ind w:left="397"/>
              <w:rPr>
                <w:ins w:id="2711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ind w:left="397"/>
              <w:rPr>
                <w:ins w:id="2712" w:author="User" w:date="2015-04-04T18:49:00Z"/>
                <w:rFonts w:ascii="Verdana" w:hAnsi="Verdana" w:cs="ArialMT"/>
                <w:sz w:val="22"/>
                <w:szCs w:val="22"/>
              </w:rPr>
            </w:pPr>
            <w:ins w:id="2713" w:author="User" w:date="2015-04-04T18:49:00Z"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Melhorar 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gestão dos processos escolares, 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tendo </w:t>
              </w:r>
              <w:r>
                <w:rPr>
                  <w:rFonts w:ascii="Verdana" w:hAnsi="Verdana" w:cs="ArialMT"/>
                  <w:sz w:val="22"/>
                  <w:szCs w:val="22"/>
                </w:rPr>
                <w:t>como foco seu verdadeiro e único cliente: o aluno.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:rsidR="00EB6DDD" w:rsidRPr="00742B94" w:rsidRDefault="00EB6DDD" w:rsidP="0006307E">
            <w:pPr>
              <w:ind w:left="397"/>
              <w:rPr>
                <w:ins w:id="2714" w:author="User" w:date="2015-04-04T18:49:00Z"/>
                <w:rFonts w:ascii="Verdana" w:hAnsi="Verdana" w:cs="ArialMT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1399"/>
          <w:ins w:id="2715" w:author="User" w:date="2015-04-04T18:49:00Z"/>
          <w:trPrChange w:id="2716" w:author="User" w:date="2015-04-04T18:51:00Z">
            <w:trPr>
              <w:trHeight w:val="1399"/>
            </w:trPr>
          </w:trPrChange>
        </w:trPr>
        <w:tc>
          <w:tcPr>
            <w:tcW w:w="8647" w:type="dxa"/>
            <w:gridSpan w:val="2"/>
            <w:shd w:val="clear" w:color="auto" w:fill="auto"/>
            <w:tcPrChange w:id="2717" w:author="User" w:date="2015-04-04T18:51:00Z">
              <w:tcPr>
                <w:tcW w:w="10260" w:type="dxa"/>
                <w:gridSpan w:val="2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718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2719" w:author="User" w:date="2015-04-04T18:49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lastRenderedPageBreak/>
                <w:t>Escopo do Projeto: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20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EB6DDD" w:rsidRPr="00DB45DE" w:rsidRDefault="00EB6DDD" w:rsidP="0006307E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2721" w:author="User" w:date="2015-04-04T18:49:00Z"/>
                <w:rFonts w:ascii="Verdana" w:hAnsi="Verdana" w:cs="ArialMT"/>
                <w:sz w:val="22"/>
                <w:szCs w:val="22"/>
              </w:rPr>
            </w:pPr>
            <w:ins w:id="2722" w:author="User" w:date="2015-04-04T18:49:00Z">
              <w:r w:rsidRPr="00DB45DE">
                <w:rPr>
                  <w:rFonts w:ascii="Verdana" w:hAnsi="Verdana" w:cs="ArialMT"/>
                  <w:sz w:val="22"/>
                  <w:szCs w:val="22"/>
                </w:rPr>
                <w:t>Conceber um sistema para internet para gerenciamento de atividades escolar</w:t>
              </w:r>
            </w:ins>
          </w:p>
          <w:p w:rsidR="00EB6DDD" w:rsidRDefault="00EB6DDD" w:rsidP="0006307E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2723" w:author="User" w:date="2015-04-04T18:49:00Z"/>
                <w:rFonts w:ascii="Verdana" w:hAnsi="Verdana" w:cs="ArialMT"/>
                <w:sz w:val="22"/>
                <w:szCs w:val="22"/>
              </w:rPr>
            </w:pPr>
            <w:ins w:id="2724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Desenvolver</w:t>
              </w:r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 um sistema na linguagem Java para WEB </w:t>
              </w:r>
            </w:ins>
          </w:p>
          <w:p w:rsidR="00EB6DDD" w:rsidRPr="00DB45DE" w:rsidRDefault="00EB6DDD" w:rsidP="0006307E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2725" w:author="User" w:date="2015-04-04T18:49:00Z"/>
                <w:rFonts w:ascii="Verdana" w:hAnsi="Verdana" w:cs="ArialMT"/>
                <w:sz w:val="22"/>
                <w:szCs w:val="22"/>
              </w:rPr>
            </w:pPr>
            <w:ins w:id="2726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Construir o sistema </w:t>
              </w:r>
              <w:commentRangeStart w:id="2727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framework </w:t>
              </w:r>
              <w:r>
                <w:rPr>
                  <w:rFonts w:ascii="Verdana" w:hAnsi="Verdana" w:cs="ArialMT"/>
                  <w:sz w:val="22"/>
                  <w:szCs w:val="22"/>
                </w:rPr>
                <w:t>JPA</w:t>
              </w:r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, que engloba a Java </w:t>
              </w:r>
              <w:proofErr w:type="spellStart"/>
              <w:r w:rsidRPr="001B6053">
                <w:rPr>
                  <w:rFonts w:ascii="Verdana" w:hAnsi="Verdana" w:cs="ArialMT"/>
                  <w:sz w:val="22"/>
                  <w:szCs w:val="22"/>
                </w:rPr>
                <w:t>Servlets</w:t>
              </w:r>
              <w:proofErr w:type="spellEnd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 com a camada de visualização JSP e uso do </w:t>
              </w:r>
              <w:proofErr w:type="spellStart"/>
              <w:proofErr w:type="gramStart"/>
              <w:r w:rsidRPr="001B6053">
                <w:rPr>
                  <w:rFonts w:ascii="Verdana" w:hAnsi="Verdana" w:cs="ArialMT"/>
                  <w:sz w:val="22"/>
                  <w:szCs w:val="22"/>
                </w:rPr>
                <w:t>JavaScript</w:t>
              </w:r>
              <w:proofErr w:type="spellEnd"/>
              <w:proofErr w:type="gramEnd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 para validação de campos</w:t>
              </w:r>
              <w:commentRangeEnd w:id="2727"/>
              <w:r>
                <w:rPr>
                  <w:rStyle w:val="Refdecomentrio"/>
                </w:rPr>
                <w:commentReference w:id="2727"/>
              </w:r>
              <w:r>
                <w:rPr>
                  <w:rFonts w:ascii="Verdana" w:hAnsi="Verdana" w:cs="ArialMT"/>
                  <w:sz w:val="22"/>
                  <w:szCs w:val="22"/>
                </w:rPr>
                <w:t>.</w:t>
              </w:r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:rsidR="00EB6DDD" w:rsidRDefault="00EB6DDD" w:rsidP="0006307E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2728" w:author="User" w:date="2015-04-04T18:49:00Z"/>
                <w:rFonts w:ascii="Verdana" w:hAnsi="Verdana" w:cs="ArialMT"/>
                <w:sz w:val="22"/>
                <w:szCs w:val="22"/>
              </w:rPr>
            </w:pPr>
            <w:ins w:id="2729" w:author="User" w:date="2015-04-04T18:49:00Z"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Testar 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para inserção, verificação e manutenção dos dados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escolares</w:t>
              </w:r>
              <w:proofErr w:type="gramEnd"/>
            </w:ins>
          </w:p>
          <w:p w:rsidR="00EB6DDD" w:rsidRDefault="00EB6DDD" w:rsidP="0006307E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2730" w:author="User" w:date="2015-04-04T18:49:00Z"/>
                <w:rFonts w:ascii="Verdana" w:hAnsi="Verdana" w:cs="ArialMT"/>
                <w:sz w:val="22"/>
                <w:szCs w:val="22"/>
              </w:rPr>
            </w:pPr>
            <w:ins w:id="2731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Desenvolver interface de acordo com as </w:t>
              </w:r>
              <w:commentRangeStart w:id="2732"/>
              <w:r>
                <w:rPr>
                  <w:rFonts w:ascii="Verdana" w:hAnsi="Verdana" w:cs="ArialMT"/>
                  <w:sz w:val="22"/>
                  <w:szCs w:val="22"/>
                </w:rPr>
                <w:t>especificações do projeto</w:t>
              </w:r>
              <w:commentRangeEnd w:id="2732"/>
              <w:r>
                <w:rPr>
                  <w:rStyle w:val="Refdecomentrio"/>
                </w:rPr>
                <w:commentReference w:id="2732"/>
              </w:r>
            </w:ins>
          </w:p>
          <w:p w:rsidR="00EB6DDD" w:rsidRPr="00DB45DE" w:rsidRDefault="00EB6DDD" w:rsidP="0006307E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2733" w:author="User" w:date="2015-04-04T18:49:00Z"/>
                <w:rFonts w:ascii="Verdana" w:hAnsi="Verdana" w:cs="ArialMT"/>
                <w:sz w:val="22"/>
                <w:szCs w:val="22"/>
              </w:rPr>
            </w:pPr>
            <w:ins w:id="2734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Esclarecer as dúvidas dos usuários por 30 dias, após o término do Projeto, para garantir o funcionamento do sistema. 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641"/>
              <w:rPr>
                <w:ins w:id="2735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2045"/>
          <w:ins w:id="2736" w:author="User" w:date="2015-04-04T18:49:00Z"/>
          <w:trPrChange w:id="2737" w:author="User" w:date="2015-04-04T18:51:00Z">
            <w:trPr>
              <w:trHeight w:val="2045"/>
            </w:trPr>
          </w:trPrChange>
        </w:trPr>
        <w:tc>
          <w:tcPr>
            <w:tcW w:w="8647" w:type="dxa"/>
            <w:gridSpan w:val="2"/>
            <w:shd w:val="clear" w:color="auto" w:fill="auto"/>
            <w:tcPrChange w:id="2738" w:author="User" w:date="2015-04-04T18:51:00Z">
              <w:tcPr>
                <w:tcW w:w="10260" w:type="dxa"/>
                <w:gridSpan w:val="2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739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2740" w:author="User" w:date="2015-04-04T18:49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Escopo do Produto: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41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42" w:author="User" w:date="2015-04-04T18:49:00Z"/>
                <w:rFonts w:ascii="Verdana" w:hAnsi="Verdana" w:cs="ArialMT"/>
                <w:sz w:val="22"/>
                <w:szCs w:val="22"/>
              </w:rPr>
            </w:pPr>
            <w:ins w:id="2743" w:author="User" w:date="2015-04-04T18:49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de Gerenciamento de Atividades Escolares Digital será WEB, e permitirá o acesso a partir de qualquer lugar via internet, e terá as seguintes funcionalidades: 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44" w:author="User" w:date="2015-04-04T18:49:00Z"/>
                <w:rFonts w:ascii="Verdana" w:hAnsi="Verdana" w:cs="ArialMT"/>
                <w:sz w:val="22"/>
                <w:szCs w:val="22"/>
              </w:rPr>
            </w:pPr>
            <w:ins w:id="2745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Cadastro de usuário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 xml:space="preserve">  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>que permitirá os seguintes perfis: Aluno, Gestor, Professor, Responsável e Secretária;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46" w:author="User" w:date="2015-04-04T18:49:00Z"/>
                <w:rFonts w:ascii="Verdana" w:hAnsi="Verdana" w:cs="ArialMT"/>
                <w:sz w:val="22"/>
                <w:szCs w:val="22"/>
              </w:rPr>
            </w:pPr>
            <w:ins w:id="2747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Cadastro de turmas que relaciona os alunos de uma mesma série/ano aos seus professores e suas respectivas disciplinas no cadastro de turmas;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48" w:author="User" w:date="2015-04-04T18:49:00Z"/>
                <w:rFonts w:ascii="Verdana" w:hAnsi="Verdana" w:cs="ArialMT"/>
                <w:sz w:val="22"/>
                <w:szCs w:val="22"/>
              </w:rPr>
            </w:pPr>
            <w:ins w:id="2749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Cadastro de boletim que relaciona os alunos da turma, com as respectivas notas e faltas, em cada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disciplina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50" w:author="User" w:date="2015-04-04T18:49:00Z"/>
                <w:rFonts w:ascii="Verdana" w:hAnsi="Verdana" w:cs="ArialMT"/>
                <w:sz w:val="22"/>
                <w:szCs w:val="22"/>
              </w:rPr>
            </w:pPr>
            <w:ins w:id="2751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notas e faltas de cada aluno por bimestre, produzindo um boletim por aluno, e uma lista de boletins por turma.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52" w:author="User" w:date="2015-04-04T18:49:00Z"/>
                <w:rFonts w:ascii="Verdana" w:hAnsi="Verdana" w:cs="ArialMT"/>
                <w:sz w:val="22"/>
                <w:szCs w:val="22"/>
              </w:rPr>
            </w:pPr>
            <w:ins w:id="2753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ocorrências (eventos relacionados a alunos com casos de sucesso, indisciplina ou comportamentos escolares), para registro em banco de dados para consulta de gestores e pais e/ou responsáveis.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54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55" w:author="User" w:date="2015-04-04T18:49:00Z"/>
                <w:rFonts w:ascii="Verdana" w:hAnsi="Verdana" w:cs="ArialMT"/>
                <w:sz w:val="22"/>
                <w:szCs w:val="22"/>
              </w:rPr>
            </w:pPr>
            <w:ins w:id="2756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tarefas (propostas de atividades para alunos realizarem em outro período que não o escolar) para as turmas, e estarão disponíveis para cada aluno individualmente.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720"/>
              <w:rPr>
                <w:ins w:id="2757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58" w:author="User" w:date="2015-04-04T18:49:00Z"/>
                <w:rFonts w:ascii="Verdana" w:hAnsi="Verdana" w:cs="ArialMT"/>
                <w:sz w:val="22"/>
                <w:szCs w:val="22"/>
              </w:rPr>
            </w:pPr>
            <w:ins w:id="2759" w:author="User" w:date="2015-04-04T18:49:00Z">
              <w:r w:rsidRPr="001B6053">
                <w:rPr>
                  <w:rFonts w:ascii="Verdana" w:hAnsi="Verdana" w:cs="ArialMT"/>
                  <w:sz w:val="22"/>
                  <w:szCs w:val="22"/>
                </w:rPr>
                <w:lastRenderedPageBreak/>
                <w:t xml:space="preserve">Terá interface para </w:t>
              </w:r>
              <w:proofErr w:type="spellStart"/>
              <w:r w:rsidRPr="001B6053">
                <w:rPr>
                  <w:rFonts w:ascii="Verdana" w:hAnsi="Verdana" w:cs="ArialMT"/>
                  <w:sz w:val="22"/>
                  <w:szCs w:val="22"/>
                </w:rPr>
                <w:t>login</w:t>
              </w:r>
              <w:proofErr w:type="spellEnd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por </w:t>
              </w:r>
              <w:proofErr w:type="spellStart"/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usuárioA</w:t>
              </w:r>
              <w:proofErr w:type="spellEnd"/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secretaria terá acesso aos cadastros e boletins. Os professores somente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àsuas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 respectivas turmas e alunos.  Os pais/responsáveis visualizarão o boletim, as tarefas e as ocorrências do aluno do qual é responsável.  Os alunos visualizarão suas tarefas e boletim.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60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61" w:author="User" w:date="2015-04-04T18:49:00Z"/>
                <w:rFonts w:ascii="Verdana" w:hAnsi="Verdana" w:cs="ArialMT"/>
                <w:sz w:val="22"/>
                <w:szCs w:val="22"/>
              </w:rPr>
            </w:pPr>
            <w:ins w:id="2762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A interface será intuitiva, por isso não há necessidade de treinamento para acesso, visualização, inserção ou edição dos dados.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63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64" w:author="User" w:date="2015-04-04T18:49:00Z"/>
                <w:rFonts w:ascii="Verdana" w:hAnsi="Verdana" w:cs="ArialMT"/>
                <w:sz w:val="22"/>
                <w:szCs w:val="22"/>
              </w:rPr>
            </w:pPr>
            <w:ins w:id="2765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O relacionamento entre o banco de dados e as páginas da WEB será através do </w:t>
              </w:r>
              <w:proofErr w:type="spellStart"/>
              <w:r>
                <w:rPr>
                  <w:rFonts w:ascii="Verdana" w:hAnsi="Verdana" w:cs="ArialMT"/>
                  <w:sz w:val="22"/>
                  <w:szCs w:val="22"/>
                </w:rPr>
                <w:t>hibernate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, o que permitirá agilidade na operacionalização. 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66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67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2045"/>
          <w:ins w:id="2768" w:author="User" w:date="2015-04-04T18:49:00Z"/>
          <w:trPrChange w:id="2769" w:author="User" w:date="2015-04-04T18:51:00Z">
            <w:trPr>
              <w:trHeight w:val="2045"/>
            </w:trPr>
          </w:trPrChange>
        </w:trPr>
        <w:tc>
          <w:tcPr>
            <w:tcW w:w="8647" w:type="dxa"/>
            <w:gridSpan w:val="2"/>
            <w:shd w:val="clear" w:color="auto" w:fill="auto"/>
            <w:tcPrChange w:id="2770" w:author="User" w:date="2015-04-04T18:51:00Z">
              <w:tcPr>
                <w:tcW w:w="10260" w:type="dxa"/>
                <w:gridSpan w:val="2"/>
                <w:shd w:val="clear" w:color="auto" w:fill="auto"/>
              </w:tcPr>
            </w:tcPrChange>
          </w:tcPr>
          <w:p w:rsidR="00EB6DDD" w:rsidRDefault="00EB6DDD" w:rsidP="0006307E">
            <w:pPr>
              <w:autoSpaceDE w:val="0"/>
              <w:autoSpaceDN w:val="0"/>
              <w:adjustRightInd w:val="0"/>
              <w:rPr>
                <w:ins w:id="2771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2772" w:author="User" w:date="2015-04-04T18:49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lastRenderedPageBreak/>
                <w:t>Exclusões do Projeto e do Produto: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773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74" w:author="User" w:date="2015-04-04T18:49:00Z"/>
                <w:rFonts w:ascii="Verdana" w:hAnsi="Verdana" w:cs="ArialMT"/>
                <w:sz w:val="22"/>
                <w:szCs w:val="22"/>
              </w:rPr>
            </w:pPr>
            <w:ins w:id="2775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O produto não terá ligação com o sistema de recursos humanos, para pagamento dos professores. 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76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77" w:author="User" w:date="2015-04-04T18:49:00Z"/>
                <w:rFonts w:ascii="Verdana" w:hAnsi="Verdana" w:cs="ArialMT"/>
                <w:sz w:val="22"/>
                <w:szCs w:val="22"/>
              </w:rPr>
            </w:pPr>
            <w:ins w:id="2778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O produto não irá calcular as médias finais, como também não irá calcular o excesso de faltas;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79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80" w:author="User" w:date="2015-04-04T18:49:00Z"/>
                <w:rFonts w:ascii="Verdana" w:hAnsi="Verdana" w:cs="ArialMT"/>
                <w:sz w:val="22"/>
                <w:szCs w:val="22"/>
              </w:rPr>
            </w:pPr>
            <w:ins w:id="2781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O produto não terá ligação com o sistema de envio de emails.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82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83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699"/>
          <w:ins w:id="2784" w:author="User" w:date="2015-04-04T18:49:00Z"/>
          <w:trPrChange w:id="2785" w:author="User" w:date="2015-04-04T18:51:00Z">
            <w:trPr>
              <w:trHeight w:val="699"/>
            </w:trPr>
          </w:trPrChange>
        </w:trPr>
        <w:tc>
          <w:tcPr>
            <w:tcW w:w="5130" w:type="dxa"/>
            <w:shd w:val="clear" w:color="auto" w:fill="auto"/>
            <w:tcPrChange w:id="2786" w:author="User" w:date="2015-04-04T18:51:00Z">
              <w:tcPr>
                <w:tcW w:w="5130" w:type="dxa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787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2788" w:author="User" w:date="2015-04-04T18:49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Premissas do Projeto: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89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90" w:author="User" w:date="2015-04-04T18:49:00Z"/>
                <w:rFonts w:ascii="Verdana" w:hAnsi="Verdana" w:cs="ArialMT"/>
                <w:sz w:val="22"/>
                <w:szCs w:val="22"/>
              </w:rPr>
            </w:pPr>
            <w:ins w:id="2791" w:author="User" w:date="2015-04-04T18:49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de Gerenciamento de Atividades Escolar Digital será WEB 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92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rPr>
                <w:ins w:id="2793" w:author="User" w:date="2015-04-04T18:49:00Z"/>
                <w:rFonts w:ascii="Verdana" w:hAnsi="Verdana"/>
                <w:sz w:val="22"/>
                <w:szCs w:val="22"/>
              </w:rPr>
            </w:pPr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794" w:author="User" w:date="2015-04-04T18:49:00Z"/>
                <w:rFonts w:ascii="Verdana" w:hAnsi="Verdana"/>
                <w:sz w:val="22"/>
                <w:szCs w:val="22"/>
              </w:rPr>
            </w:pPr>
          </w:p>
        </w:tc>
        <w:tc>
          <w:tcPr>
            <w:tcW w:w="3517" w:type="dxa"/>
            <w:shd w:val="clear" w:color="auto" w:fill="auto"/>
            <w:tcPrChange w:id="2795" w:author="User" w:date="2015-04-04T18:51:00Z">
              <w:tcPr>
                <w:tcW w:w="5130" w:type="dxa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796" w:author="User" w:date="2015-04-04T18:49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2797" w:author="User" w:date="2015-04-04T18:49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Restrições do Projeto: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98" w:author="User" w:date="2015-04-04T18:49:00Z"/>
                <w:rFonts w:ascii="Verdana" w:hAnsi="Verdana" w:cs="ArialMT"/>
                <w:color w:val="FF0000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799" w:author="User" w:date="2015-04-04T18:49:00Z"/>
                <w:rFonts w:ascii="Verdana" w:hAnsi="Verdana" w:cs="ArialMT"/>
                <w:sz w:val="22"/>
                <w:szCs w:val="22"/>
              </w:rPr>
            </w:pPr>
            <w:ins w:id="2800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O sistema deverá ser implantado antes do início do ano letivo, com as informações atualizadas do respectivo ano. Caso seja implantado em outro período deverá funcionar apenas como teste</w:t>
              </w:r>
            </w:ins>
          </w:p>
          <w:p w:rsidR="00EB6DDD" w:rsidRPr="001F232E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01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02" w:author="User" w:date="2015-04-04T18:49:00Z"/>
                <w:rFonts w:ascii="Verdana" w:hAnsi="Verdana" w:cs="ArialMT"/>
                <w:color w:val="000000"/>
                <w:sz w:val="22"/>
                <w:szCs w:val="22"/>
              </w:rPr>
            </w:pPr>
            <w:ins w:id="2803" w:author="User" w:date="2015-04-04T18:49:00Z">
              <w:r>
                <w:rPr>
                  <w:rFonts w:ascii="Verdana" w:hAnsi="Verdana" w:cs="ArialMT"/>
                  <w:color w:val="000000"/>
                  <w:sz w:val="22"/>
                  <w:szCs w:val="22"/>
                </w:rPr>
                <w:t>O cliente deverá aprovar a implantação do projeto no máximo de 30 dias úteis após a implantação.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04" w:author="User" w:date="2015-04-04T18:49:00Z"/>
                <w:rFonts w:ascii="Verdana" w:hAnsi="Verdana" w:cs="ArialMT"/>
                <w:color w:val="000000"/>
                <w:sz w:val="22"/>
                <w:szCs w:val="22"/>
              </w:rPr>
            </w:pPr>
          </w:p>
          <w:p w:rsidR="00EB6DDD" w:rsidRPr="00A64FEE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05" w:author="User" w:date="2015-04-04T18:49:00Z"/>
                <w:rFonts w:ascii="Verdana" w:hAnsi="Verdana" w:cs="ArialMT"/>
                <w:b/>
                <w:color w:val="FF0000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277"/>
          <w:ins w:id="2806" w:author="User" w:date="2015-04-04T18:49:00Z"/>
          <w:trPrChange w:id="2807" w:author="User" w:date="2015-04-04T18:51:00Z">
            <w:trPr>
              <w:trHeight w:val="277"/>
            </w:trPr>
          </w:trPrChange>
        </w:trPr>
        <w:tc>
          <w:tcPr>
            <w:tcW w:w="8647" w:type="dxa"/>
            <w:gridSpan w:val="2"/>
            <w:shd w:val="clear" w:color="auto" w:fill="auto"/>
            <w:tcPrChange w:id="2808" w:author="User" w:date="2015-04-04T18:51:00Z">
              <w:tcPr>
                <w:tcW w:w="10260" w:type="dxa"/>
                <w:gridSpan w:val="2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809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2810" w:author="User" w:date="2015-04-04T18:49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lastRenderedPageBreak/>
                <w:t>Principais Entregas/</w:t>
              </w:r>
              <w:proofErr w:type="spellStart"/>
              <w:r w:rsidRPr="00BC12A5">
                <w:rPr>
                  <w:rFonts w:ascii="Verdana" w:hAnsi="Verdana" w:cs="Arial-BoldMT"/>
                  <w:b/>
                  <w:bCs/>
                  <w:i/>
                  <w:sz w:val="22"/>
                  <w:szCs w:val="22"/>
                </w:rPr>
                <w:t>Deliverable</w:t>
              </w:r>
              <w:proofErr w:type="spellEnd"/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11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Default="00EB6DDD" w:rsidP="0006307E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2812" w:author="User" w:date="2015-04-04T18:49:00Z"/>
                <w:rFonts w:ascii="Verdana" w:hAnsi="Verdana" w:cs="ArialMT"/>
                <w:sz w:val="22"/>
                <w:szCs w:val="22"/>
              </w:rPr>
            </w:pPr>
            <w:ins w:id="2813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 w:rsidRPr="0008001D">
                <w:rPr>
                  <w:rFonts w:ascii="Verdana" w:hAnsi="Verdana" w:cs="ArialMT"/>
                  <w:sz w:val="22"/>
                  <w:szCs w:val="22"/>
                </w:rPr>
                <w:t xml:space="preserve">Protótipo das funcionalidades on-line, </w:t>
              </w:r>
            </w:ins>
          </w:p>
          <w:p w:rsidR="00EB6DDD" w:rsidRDefault="00EB6DDD" w:rsidP="0006307E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2814" w:author="User" w:date="2015-04-04T18:49:00Z"/>
                <w:rFonts w:ascii="Verdana" w:hAnsi="Verdana" w:cs="ArialMT"/>
                <w:sz w:val="22"/>
                <w:szCs w:val="22"/>
              </w:rPr>
            </w:pPr>
            <w:ins w:id="2815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 Sistema funcional com todas as especificações,</w:t>
              </w:r>
            </w:ins>
          </w:p>
          <w:p w:rsidR="00EB6DDD" w:rsidRDefault="00EB6DDD" w:rsidP="0006307E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ind w:left="612" w:firstLine="0"/>
              <w:jc w:val="left"/>
              <w:rPr>
                <w:ins w:id="2816" w:author="User" w:date="2015-04-04T18:49:00Z"/>
                <w:rFonts w:ascii="Verdana" w:hAnsi="Verdana" w:cs="ArialMT"/>
                <w:sz w:val="22"/>
                <w:szCs w:val="22"/>
              </w:rPr>
            </w:pPr>
            <w:ins w:id="2817" w:author="User" w:date="2015-04-04T18:49:00Z">
              <w:r w:rsidRPr="0008001D">
                <w:rPr>
                  <w:rFonts w:ascii="Verdana" w:hAnsi="Verdana" w:cs="ArialMT"/>
                  <w:sz w:val="22"/>
                  <w:szCs w:val="22"/>
                </w:rPr>
                <w:t xml:space="preserve"> Documentação de todas as fases da construção do Sistema, </w:t>
              </w:r>
              <w:r>
                <w:rPr>
                  <w:rFonts w:ascii="Verdana" w:hAnsi="Verdana" w:cs="ArialMT"/>
                  <w:sz w:val="22"/>
                  <w:szCs w:val="22"/>
                </w:rPr>
                <w:t>incluindo casos de uso, diagramas e modelagem de banco de dados.</w:t>
              </w:r>
            </w:ins>
          </w:p>
          <w:p w:rsidR="00EB6DDD" w:rsidRPr="0008001D" w:rsidRDefault="00EB6DDD" w:rsidP="0006307E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2818" w:author="User" w:date="2015-04-04T18:49:00Z"/>
                <w:rFonts w:ascii="Verdana" w:hAnsi="Verdana" w:cs="ArialMT"/>
                <w:sz w:val="22"/>
                <w:szCs w:val="22"/>
              </w:rPr>
            </w:pPr>
            <w:ins w:id="2819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 Documentação para ser usada por usuários do Sistema.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20" w:author="User" w:date="2015-04-04T18:49:00Z"/>
                <w:rFonts w:ascii="Verdana" w:hAnsi="Verdana" w:cs="Arial-BoldMT"/>
                <w:bCs/>
                <w:color w:val="FF0000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277"/>
          <w:ins w:id="2821" w:author="User" w:date="2015-04-04T18:49:00Z"/>
          <w:trPrChange w:id="2822" w:author="User" w:date="2015-04-04T18:51:00Z">
            <w:trPr>
              <w:trHeight w:val="277"/>
            </w:trPr>
          </w:trPrChange>
        </w:trPr>
        <w:tc>
          <w:tcPr>
            <w:tcW w:w="5130" w:type="dxa"/>
            <w:shd w:val="clear" w:color="auto" w:fill="auto"/>
            <w:tcPrChange w:id="2823" w:author="User" w:date="2015-04-04T18:51:00Z">
              <w:tcPr>
                <w:tcW w:w="5130" w:type="dxa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824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2825" w:author="User" w:date="2015-04-04T18:49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Prazo Estimado: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26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27" w:author="User" w:date="2015-04-04T18:49:00Z"/>
                <w:rFonts w:ascii="Verdana" w:hAnsi="Verdana" w:cs="ArialMT"/>
                <w:sz w:val="22"/>
                <w:szCs w:val="22"/>
              </w:rPr>
            </w:pPr>
            <w:ins w:id="2828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Estimativa pessimista: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6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meses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29" w:author="User" w:date="2015-04-04T18:49:00Z"/>
                <w:rFonts w:ascii="Verdana" w:hAnsi="Verdana" w:cs="ArialMT"/>
                <w:sz w:val="22"/>
                <w:szCs w:val="22"/>
              </w:rPr>
            </w:pPr>
            <w:ins w:id="2830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Estimativa realista: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4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meses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31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  <w:ins w:id="2832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 xml:space="preserve">Estimativa otimista: </w:t>
              </w:r>
              <w:proofErr w:type="gramStart"/>
              <w:r>
                <w:rPr>
                  <w:rFonts w:ascii="Verdana" w:hAnsi="Verdana" w:cs="ArialMT"/>
                  <w:sz w:val="22"/>
                  <w:szCs w:val="22"/>
                </w:rPr>
                <w:t>3</w:t>
              </w:r>
              <w:proofErr w:type="gramEnd"/>
              <w:r>
                <w:rPr>
                  <w:rFonts w:ascii="Verdana" w:hAnsi="Verdana" w:cs="ArialMT"/>
                  <w:sz w:val="22"/>
                  <w:szCs w:val="22"/>
                </w:rPr>
                <w:t xml:space="preserve"> meses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33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</w:tc>
        <w:tc>
          <w:tcPr>
            <w:tcW w:w="3517" w:type="dxa"/>
            <w:shd w:val="clear" w:color="auto" w:fill="auto"/>
            <w:tcPrChange w:id="2834" w:author="User" w:date="2015-04-04T18:51:00Z">
              <w:tcPr>
                <w:tcW w:w="5130" w:type="dxa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835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2836" w:author="User" w:date="2015-04-04T18:49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Custo Estimado: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37" w:author="User" w:date="2015-04-04T18:49:00Z"/>
                <w:rFonts w:ascii="Verdana" w:hAnsi="Verdana" w:cs="ArialMT"/>
                <w:sz w:val="22"/>
                <w:szCs w:val="22"/>
              </w:rPr>
            </w:pPr>
          </w:p>
          <w:p w:rsidR="00EB6DDD" w:rsidRPr="0008001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38" w:author="User" w:date="2015-04-04T18:49:00Z"/>
                <w:rFonts w:ascii="Verdana" w:hAnsi="Verdana" w:cs="ArialMT"/>
                <w:sz w:val="22"/>
                <w:szCs w:val="22"/>
              </w:rPr>
            </w:pPr>
            <w:ins w:id="2839" w:author="User" w:date="2015-04-04T18:49:00Z">
              <w:r w:rsidRPr="0008001D">
                <w:rPr>
                  <w:rFonts w:ascii="Verdana" w:hAnsi="Verdana" w:cs="ArialMT"/>
                  <w:sz w:val="22"/>
                  <w:szCs w:val="22"/>
                </w:rPr>
                <w:t>De R$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1</w:t>
              </w:r>
              <w:r w:rsidRPr="0008001D">
                <w:rPr>
                  <w:rFonts w:ascii="Verdana" w:hAnsi="Verdana" w:cs="ArialMT"/>
                  <w:sz w:val="22"/>
                  <w:szCs w:val="22"/>
                </w:rPr>
                <w:t>.000,00 a R$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1.500,00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40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277"/>
          <w:ins w:id="2841" w:author="User" w:date="2015-04-04T18:49:00Z"/>
          <w:trPrChange w:id="2842" w:author="User" w:date="2015-04-04T18:51:00Z">
            <w:trPr>
              <w:trHeight w:val="277"/>
            </w:trPr>
          </w:trPrChange>
        </w:trPr>
        <w:tc>
          <w:tcPr>
            <w:tcW w:w="8647" w:type="dxa"/>
            <w:gridSpan w:val="2"/>
            <w:shd w:val="clear" w:color="auto" w:fill="auto"/>
            <w:tcPrChange w:id="2843" w:author="User" w:date="2015-04-04T18:51:00Z">
              <w:tcPr>
                <w:tcW w:w="10260" w:type="dxa"/>
                <w:gridSpan w:val="2"/>
                <w:shd w:val="clear" w:color="auto" w:fill="auto"/>
              </w:tcPr>
            </w:tcPrChange>
          </w:tcPr>
          <w:p w:rsidR="00EB6DDD" w:rsidRPr="00BC12A5" w:rsidRDefault="00EB6DDD" w:rsidP="0006307E">
            <w:pPr>
              <w:autoSpaceDE w:val="0"/>
              <w:autoSpaceDN w:val="0"/>
              <w:adjustRightInd w:val="0"/>
              <w:rPr>
                <w:ins w:id="2844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2845" w:author="User" w:date="2015-04-04T18:49:00Z">
              <w:r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Equipe Estimada (Recursos Humanos)</w:t>
              </w:r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46" w:author="User" w:date="2015-04-04T18:49:00Z"/>
                <w:rFonts w:ascii="Verdana" w:hAnsi="Verdana" w:cs="ArialMT"/>
                <w:color w:val="0000FF"/>
                <w:sz w:val="22"/>
                <w:szCs w:val="22"/>
              </w:rPr>
            </w:pPr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47" w:author="User" w:date="2015-04-04T18:49:00Z"/>
                <w:rFonts w:ascii="Verdana" w:hAnsi="Verdana" w:cs="ArialMT"/>
                <w:sz w:val="22"/>
                <w:szCs w:val="22"/>
              </w:rPr>
            </w:pPr>
            <w:ins w:id="2848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Ana Paula Siqueira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49" w:author="User" w:date="2015-04-04T18:49:00Z"/>
                <w:rFonts w:ascii="Verdana" w:hAnsi="Verdana" w:cs="ArialMT"/>
                <w:sz w:val="22"/>
                <w:szCs w:val="22"/>
              </w:rPr>
            </w:pPr>
            <w:ins w:id="2850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Luis Fernando Brandão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51" w:author="User" w:date="2015-04-04T18:49:00Z"/>
                <w:rFonts w:ascii="Verdana" w:hAnsi="Verdana" w:cs="ArialMT"/>
                <w:sz w:val="22"/>
                <w:szCs w:val="22"/>
              </w:rPr>
            </w:pPr>
            <w:ins w:id="2852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Luiza Helena Favaretto</w:t>
              </w:r>
            </w:ins>
          </w:p>
          <w:p w:rsidR="00EB6DDD" w:rsidRPr="007D6D2D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53" w:author="User" w:date="2015-04-04T18:49:00Z"/>
                <w:rFonts w:ascii="Verdana" w:hAnsi="Verdana" w:cs="ArialMT"/>
                <w:sz w:val="22"/>
                <w:szCs w:val="22"/>
              </w:rPr>
            </w:pPr>
            <w:proofErr w:type="spellStart"/>
            <w:ins w:id="2854" w:author="User" w:date="2015-04-04T18:49:00Z">
              <w:r>
                <w:rPr>
                  <w:rFonts w:ascii="Verdana" w:hAnsi="Verdana" w:cs="ArialMT"/>
                  <w:sz w:val="22"/>
                  <w:szCs w:val="22"/>
                </w:rPr>
                <w:t>Waldinei</w:t>
              </w:r>
              <w:proofErr w:type="spellEnd"/>
              <w:r>
                <w:rPr>
                  <w:rFonts w:ascii="Verdana" w:hAnsi="Verdana" w:cs="ArialMT"/>
                  <w:sz w:val="22"/>
                  <w:szCs w:val="22"/>
                </w:rPr>
                <w:t xml:space="preserve"> Pereira da Silva</w:t>
              </w:r>
            </w:ins>
          </w:p>
          <w:p w:rsidR="00EB6DDD" w:rsidRPr="00BC12A5" w:rsidRDefault="00EB6DDD" w:rsidP="0006307E">
            <w:pPr>
              <w:autoSpaceDE w:val="0"/>
              <w:autoSpaceDN w:val="0"/>
              <w:adjustRightInd w:val="0"/>
              <w:ind w:left="252"/>
              <w:rPr>
                <w:ins w:id="2855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</w:p>
        </w:tc>
      </w:tr>
      <w:tr w:rsidR="00EB6DDD" w:rsidRPr="00BC12A5" w:rsidTr="00EB6DDD">
        <w:trPr>
          <w:trHeight w:val="277"/>
          <w:ins w:id="2856" w:author="User" w:date="2015-04-04T18:49:00Z"/>
          <w:trPrChange w:id="2857" w:author="User" w:date="2015-04-04T18:51:00Z">
            <w:trPr>
              <w:trHeight w:val="277"/>
            </w:trPr>
          </w:trPrChange>
        </w:trPr>
        <w:tc>
          <w:tcPr>
            <w:tcW w:w="5130" w:type="dxa"/>
            <w:shd w:val="clear" w:color="auto" w:fill="auto"/>
            <w:tcPrChange w:id="2858" w:author="User" w:date="2015-04-04T18:51:00Z">
              <w:tcPr>
                <w:tcW w:w="5130" w:type="dxa"/>
                <w:shd w:val="clear" w:color="auto" w:fill="auto"/>
              </w:tcPr>
            </w:tcPrChange>
          </w:tcPr>
          <w:p w:rsidR="00EB6DDD" w:rsidRDefault="00EB6DDD" w:rsidP="0006307E">
            <w:pPr>
              <w:autoSpaceDE w:val="0"/>
              <w:autoSpaceDN w:val="0"/>
              <w:adjustRightInd w:val="0"/>
              <w:rPr>
                <w:ins w:id="2859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2860" w:author="User" w:date="2015-04-04T18:49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Aprovação da Diretoria (data e nome):</w:t>
              </w:r>
            </w:ins>
          </w:p>
          <w:p w:rsidR="00EB6DDD" w:rsidRDefault="00EB6DDD" w:rsidP="0006307E">
            <w:pPr>
              <w:autoSpaceDE w:val="0"/>
              <w:autoSpaceDN w:val="0"/>
              <w:adjustRightInd w:val="0"/>
              <w:rPr>
                <w:ins w:id="2861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</w:p>
          <w:p w:rsidR="00EB6DDD" w:rsidRPr="0025565D" w:rsidRDefault="00EB6DDD" w:rsidP="0006307E">
            <w:pPr>
              <w:rPr>
                <w:ins w:id="2862" w:author="User" w:date="2015-04-04T18:49:00Z"/>
                <w:rFonts w:ascii="Vladimir Script" w:hAnsi="Vladimir Script"/>
                <w:sz w:val="44"/>
                <w:szCs w:val="22"/>
              </w:rPr>
            </w:pPr>
            <w:ins w:id="2863" w:author="User" w:date="2015-04-04T18:49:00Z">
              <w:r w:rsidRPr="0025565D">
                <w:rPr>
                  <w:rFonts w:ascii="Vladimir Script" w:hAnsi="Vladimir Script"/>
                  <w:sz w:val="44"/>
                  <w:szCs w:val="22"/>
                </w:rPr>
                <w:t xml:space="preserve">Anselmo </w:t>
              </w:r>
              <w:proofErr w:type="spellStart"/>
              <w:r w:rsidRPr="0025565D">
                <w:rPr>
                  <w:rFonts w:ascii="Vladimir Script" w:hAnsi="Vladimir Script"/>
                  <w:sz w:val="44"/>
                  <w:szCs w:val="22"/>
                </w:rPr>
                <w:t>Lotufo</w:t>
              </w:r>
              <w:proofErr w:type="spellEnd"/>
              <w:r>
                <w:rPr>
                  <w:rFonts w:ascii="Vladimir Script" w:hAnsi="Vladimir Script"/>
                  <w:sz w:val="44"/>
                  <w:szCs w:val="22"/>
                </w:rPr>
                <w:t xml:space="preserve"> </w:t>
              </w:r>
              <w:proofErr w:type="spellStart"/>
              <w:r>
                <w:rPr>
                  <w:rFonts w:ascii="Vladimir Script" w:hAnsi="Vladimir Script"/>
                  <w:sz w:val="44"/>
                  <w:szCs w:val="22"/>
                </w:rPr>
                <w:t>Conejo</w:t>
              </w:r>
              <w:proofErr w:type="spellEnd"/>
            </w:ins>
          </w:p>
          <w:p w:rsidR="00EB6DDD" w:rsidRPr="00A760E5" w:rsidRDefault="00EB6DDD" w:rsidP="0006307E">
            <w:pPr>
              <w:autoSpaceDE w:val="0"/>
              <w:autoSpaceDN w:val="0"/>
              <w:adjustRightInd w:val="0"/>
              <w:rPr>
                <w:ins w:id="2864" w:author="User" w:date="2015-04-04T18:49:00Z"/>
                <w:rFonts w:ascii="Verdana" w:hAnsi="Verdana" w:cs="Arial-BoldMT"/>
                <w:bCs/>
                <w:sz w:val="22"/>
                <w:szCs w:val="22"/>
              </w:rPr>
            </w:pPr>
            <w:ins w:id="2865" w:author="User" w:date="2015-04-04T18:49:00Z">
              <w:r>
                <w:rPr>
                  <w:rFonts w:ascii="Verdana" w:hAnsi="Verdana" w:cs="Arial-BoldMT"/>
                  <w:bCs/>
                  <w:sz w:val="22"/>
                  <w:szCs w:val="22"/>
                </w:rPr>
                <w:t>17/03/2015</w:t>
              </w:r>
            </w:ins>
          </w:p>
        </w:tc>
        <w:tc>
          <w:tcPr>
            <w:tcW w:w="3517" w:type="dxa"/>
            <w:shd w:val="clear" w:color="auto" w:fill="auto"/>
            <w:tcPrChange w:id="2866" w:author="User" w:date="2015-04-04T18:51:00Z">
              <w:tcPr>
                <w:tcW w:w="5130" w:type="dxa"/>
                <w:shd w:val="clear" w:color="auto" w:fill="auto"/>
              </w:tcPr>
            </w:tcPrChange>
          </w:tcPr>
          <w:p w:rsidR="00EB6DDD" w:rsidRDefault="00EB6DDD" w:rsidP="0006307E">
            <w:pPr>
              <w:autoSpaceDE w:val="0"/>
              <w:autoSpaceDN w:val="0"/>
              <w:adjustRightInd w:val="0"/>
              <w:rPr>
                <w:ins w:id="2867" w:author="User" w:date="2015-04-04T18:49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2868" w:author="User" w:date="2015-04-04T18:49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Aprovação do Patrocinador (data e nome):</w:t>
              </w:r>
            </w:ins>
          </w:p>
          <w:p w:rsidR="00EB6DDD" w:rsidRPr="0025565D" w:rsidRDefault="00EB6DDD" w:rsidP="0006307E">
            <w:pPr>
              <w:rPr>
                <w:ins w:id="2869" w:author="User" w:date="2015-04-04T18:49:00Z"/>
                <w:rFonts w:ascii="Vladimir Script" w:hAnsi="Vladimir Script"/>
                <w:sz w:val="44"/>
                <w:szCs w:val="22"/>
              </w:rPr>
            </w:pPr>
            <w:ins w:id="2870" w:author="User" w:date="2015-04-04T18:49:00Z">
              <w:r w:rsidRPr="0025565D">
                <w:rPr>
                  <w:rFonts w:ascii="Vladimir Script" w:hAnsi="Vladimir Script"/>
                  <w:sz w:val="44"/>
                  <w:szCs w:val="22"/>
                </w:rPr>
                <w:t xml:space="preserve">Anselmo </w:t>
              </w:r>
              <w:proofErr w:type="spellStart"/>
              <w:r w:rsidRPr="0025565D">
                <w:rPr>
                  <w:rFonts w:ascii="Vladimir Script" w:hAnsi="Vladimir Script"/>
                  <w:sz w:val="44"/>
                  <w:szCs w:val="22"/>
                </w:rPr>
                <w:t>Lotufo</w:t>
              </w:r>
              <w:proofErr w:type="spellEnd"/>
              <w:r>
                <w:rPr>
                  <w:rFonts w:ascii="Vladimir Script" w:hAnsi="Vladimir Script"/>
                  <w:sz w:val="44"/>
                  <w:szCs w:val="22"/>
                </w:rPr>
                <w:t xml:space="preserve"> </w:t>
              </w:r>
              <w:proofErr w:type="spellStart"/>
              <w:r>
                <w:rPr>
                  <w:rFonts w:ascii="Vladimir Script" w:hAnsi="Vladimir Script"/>
                  <w:sz w:val="44"/>
                  <w:szCs w:val="22"/>
                </w:rPr>
                <w:t>Conejo</w:t>
              </w:r>
              <w:proofErr w:type="spellEnd"/>
            </w:ins>
          </w:p>
          <w:p w:rsidR="00EB6DDD" w:rsidRDefault="00EB6DDD" w:rsidP="0006307E">
            <w:pPr>
              <w:rPr>
                <w:ins w:id="2871" w:author="User" w:date="2015-04-04T18:49:00Z"/>
                <w:rFonts w:ascii="Verdana" w:hAnsi="Verdana" w:cs="Verdana"/>
                <w:sz w:val="22"/>
                <w:szCs w:val="22"/>
              </w:rPr>
            </w:pPr>
            <w:ins w:id="2872" w:author="User" w:date="2015-04-04T18:49:00Z">
              <w:r>
                <w:rPr>
                  <w:rFonts w:ascii="Verdana" w:hAnsi="Verdana" w:cs="Arial-BoldMT"/>
                  <w:bCs/>
                  <w:sz w:val="22"/>
                  <w:szCs w:val="22"/>
                </w:rPr>
                <w:t>17/03/2015</w:t>
              </w:r>
            </w:ins>
          </w:p>
          <w:p w:rsidR="00EB6DDD" w:rsidRPr="00BC12A5" w:rsidRDefault="00EB6DDD" w:rsidP="0006307E">
            <w:pPr>
              <w:rPr>
                <w:ins w:id="2873" w:author="User" w:date="2015-04-04T18:49:00Z"/>
                <w:rFonts w:ascii="Verdana" w:hAnsi="Verdana"/>
                <w:sz w:val="22"/>
                <w:szCs w:val="22"/>
              </w:rPr>
            </w:pPr>
          </w:p>
        </w:tc>
      </w:tr>
    </w:tbl>
    <w:p w:rsidR="00FD2372" w:rsidRDefault="00FD2372">
      <w:pPr>
        <w:rPr>
          <w:rPrChange w:id="2874" w:author="User" w:date="2015-04-04T18:47:00Z">
            <w:rPr>
              <w:sz w:val="28"/>
            </w:rPr>
          </w:rPrChange>
        </w:rPr>
        <w:pPrChange w:id="2875" w:author="User" w:date="2015-04-04T18:47:00Z">
          <w:pPr>
            <w:pStyle w:val="Ttulo1"/>
            <w:pageBreakBefore/>
            <w:numPr>
              <w:numId w:val="0"/>
            </w:numPr>
            <w:ind w:left="0" w:firstLine="0"/>
            <w:jc w:val="center"/>
          </w:pPr>
        </w:pPrChange>
      </w:pPr>
    </w:p>
    <w:p w:rsidR="00F40F8E" w:rsidRDefault="00CF1D36" w:rsidP="00CF1D36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="000C670F" w:rsidRPr="004D494A">
        <w:rPr>
          <w:color w:val="FF0000"/>
        </w:rPr>
        <w:t>documentos</w:t>
      </w:r>
      <w:r w:rsidR="000C670F">
        <w:rPr>
          <w:color w:val="FF0000"/>
        </w:rPr>
        <w:t>/textos/figuras/</w:t>
      </w:r>
      <w:proofErr w:type="spellStart"/>
      <w:r w:rsidR="000C670F"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 w:rsidR="000C670F">
        <w:rPr>
          <w:color w:val="FF0000"/>
        </w:rPr>
        <w:t xml:space="preserve"> </w:t>
      </w:r>
      <w:proofErr w:type="spellStart"/>
      <w:r w:rsidR="000C670F">
        <w:rPr>
          <w:color w:val="FF0000"/>
        </w:rPr>
        <w:t>principal</w:t>
      </w:r>
      <w:r w:rsidR="000C670F">
        <w:rPr>
          <w:color w:val="FF0000"/>
          <w:u w:val="single"/>
        </w:rPr>
        <w:t>de</w:t>
      </w:r>
      <w:proofErr w:type="spellEnd"/>
      <w:r w:rsidR="000C670F">
        <w:rPr>
          <w:color w:val="FF0000"/>
          <w:u w:val="single"/>
        </w:rPr>
        <w:t xml:space="preserve"> autoria do </w:t>
      </w:r>
      <w:r w:rsidRPr="000C670F">
        <w:rPr>
          <w:color w:val="FF0000"/>
          <w:u w:val="single"/>
        </w:rPr>
        <w:t>pr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prio autor</w:t>
      </w:r>
      <w:r w:rsidR="000C670F">
        <w:rPr>
          <w:color w:val="FF0000"/>
        </w:rPr>
        <w:t xml:space="preserve">. </w:t>
      </w:r>
      <w:proofErr w:type="spellStart"/>
      <w:r w:rsidR="000C670F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 xml:space="preserve">sculas na </w:t>
      </w:r>
      <w:r w:rsidR="000C670F" w:rsidRPr="00CF1D36">
        <w:rPr>
          <w:color w:val="FF0000"/>
        </w:rPr>
        <w:t>sequência</w:t>
      </w:r>
      <w:r w:rsidRPr="00CF1D36">
        <w:rPr>
          <w:color w:val="FF0000"/>
        </w:rPr>
        <w:t xml:space="preserve">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="008E11B3">
        <w:rPr>
          <w:color w:val="FF0000"/>
        </w:rPr>
        <w:t xml:space="preserve">tulos (Ex.: </w:t>
      </w:r>
      <w:r w:rsidRPr="00CF1D36">
        <w:rPr>
          <w:color w:val="FF0000"/>
        </w:rPr>
        <w:t>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A </w:t>
      </w:r>
      <w:r w:rsidR="00E00901">
        <w:rPr>
          <w:color w:val="FF0000"/>
        </w:rPr>
        <w:t>-</w:t>
      </w:r>
      <w:r w:rsidRPr="00CF1D36">
        <w:rPr>
          <w:color w:val="FF0000"/>
        </w:rPr>
        <w:t xml:space="preserve"> Roteiro da Entrevista). </w:t>
      </w:r>
      <w:r w:rsidRPr="00883C4F">
        <w:rPr>
          <w:color w:val="FF0000"/>
          <w:u w:val="single"/>
        </w:rPr>
        <w:t xml:space="preserve">Devem </w:t>
      </w:r>
      <w:proofErr w:type="spellStart"/>
      <w:r w:rsidRPr="00883C4F">
        <w:rPr>
          <w:color w:val="FF0000"/>
          <w:u w:val="single"/>
        </w:rPr>
        <w:t>sercitados</w:t>
      </w:r>
      <w:proofErr w:type="spellEnd"/>
      <w:r w:rsidRPr="00883C4F">
        <w:rPr>
          <w:color w:val="FF0000"/>
          <w:u w:val="single"/>
        </w:rPr>
        <w:t xml:space="preserve">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 w:rsidR="00E00901">
        <w:rPr>
          <w:color w:val="FF0000"/>
        </w:rPr>
        <w:t>no meio da frase</w:t>
      </w:r>
      <w:r w:rsidRPr="00CF1D36">
        <w:rPr>
          <w:color w:val="FF0000"/>
        </w:rPr>
        <w:t xml:space="preserve">, </w:t>
      </w:r>
      <w:proofErr w:type="spellStart"/>
      <w:r w:rsidRPr="00CF1D36">
        <w:rPr>
          <w:color w:val="FF0000"/>
        </w:rPr>
        <w:t>o</w:t>
      </w:r>
      <w:r w:rsidR="008E11B3">
        <w:rPr>
          <w:color w:val="FF0000"/>
        </w:rPr>
        <w:t>termo</w:t>
      </w:r>
      <w:proofErr w:type="spellEnd"/>
      <w:r w:rsidRPr="00CF1D36">
        <w:rPr>
          <w:color w:val="FF0000"/>
        </w:rPr>
        <w:t xml:space="preserve">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</w:t>
      </w:r>
      <w:r w:rsidR="008E11B3" w:rsidRPr="00CF1D36">
        <w:rPr>
          <w:color w:val="FF0000"/>
        </w:rPr>
        <w:t>vem</w:t>
      </w:r>
      <w:r w:rsidRPr="00CF1D36">
        <w:rPr>
          <w:color w:val="FF0000"/>
        </w:rPr>
        <w:t xml:space="preserve">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 xml:space="preserve">sculas dobradas (Ex.: </w:t>
      </w:r>
      <w:r w:rsidR="008E11B3" w:rsidRPr="00CF1D36">
        <w:rPr>
          <w:color w:val="FF0000"/>
        </w:rPr>
        <w:t>AP</w:t>
      </w:r>
      <w:r w:rsidR="008E11B3" w:rsidRPr="00CF1D36">
        <w:rPr>
          <w:rFonts w:hint="eastAsia"/>
          <w:color w:val="FF0000"/>
        </w:rPr>
        <w:t>Ê</w:t>
      </w:r>
      <w:r w:rsidR="008E11B3" w:rsidRPr="00CF1D36">
        <w:rPr>
          <w:color w:val="FF0000"/>
        </w:rPr>
        <w:t xml:space="preserve">NDICE </w:t>
      </w:r>
      <w:r w:rsidRPr="00CF1D36">
        <w:rPr>
          <w:color w:val="FF0000"/>
        </w:rPr>
        <w:t>AA).</w:t>
      </w:r>
    </w:p>
    <w:p w:rsidR="00051E1D" w:rsidRDefault="00051E1D" w:rsidP="00CF1D36">
      <w:pPr>
        <w:rPr>
          <w:color w:val="FF0000"/>
        </w:rPr>
      </w:pPr>
    </w:p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051E1D" w:rsidRDefault="00051E1D" w:rsidP="00CF1D36">
      <w:pPr>
        <w:rPr>
          <w:color w:val="FF0000"/>
        </w:rPr>
      </w:pPr>
    </w:p>
    <w:p w:rsidR="00F40F8E" w:rsidRDefault="00F40F8E" w:rsidP="00F40F8E">
      <w:pPr>
        <w:rPr>
          <w:color w:val="0000FF"/>
        </w:rPr>
      </w:pPr>
    </w:p>
    <w:p w:rsidR="00FD2372" w:rsidRDefault="000C670F">
      <w:pPr>
        <w:pStyle w:val="Legenda"/>
        <w:rPr>
          <w:ins w:id="2876" w:author="User" w:date="2015-04-04T18:53:00Z"/>
        </w:rPr>
        <w:pPrChange w:id="2877" w:author="User" w:date="2015-04-04T18:53:00Z">
          <w:pPr>
            <w:pStyle w:val="Ttulo1"/>
            <w:pageBreakBefore/>
            <w:numPr>
              <w:numId w:val="0"/>
            </w:numPr>
            <w:ind w:left="0" w:firstLine="0"/>
            <w:jc w:val="center"/>
          </w:pPr>
        </w:pPrChange>
      </w:pPr>
      <w:proofErr w:type="gramStart"/>
      <w:r w:rsidRPr="008C0BFE">
        <w:rPr>
          <w:sz w:val="28"/>
        </w:rPr>
        <w:t>APÊNDICE</w:t>
      </w:r>
      <w:r w:rsidR="004D494A" w:rsidRPr="004D494A">
        <w:rPr>
          <w:color w:val="0000FF"/>
          <w:sz w:val="28"/>
        </w:rPr>
        <w:t>B -</w:t>
      </w:r>
      <w:proofErr w:type="spellStart"/>
      <w:r w:rsidR="004D494A">
        <w:rPr>
          <w:color w:val="0000FF"/>
          <w:sz w:val="28"/>
        </w:rPr>
        <w:t>Nome</w:t>
      </w:r>
      <w:ins w:id="2878" w:author="User" w:date="2015-04-04T18:53:00Z">
        <w:r w:rsidR="00EB6DDD">
          <w:t>APÊNDICE</w:t>
        </w:r>
        <w:proofErr w:type="spellEnd"/>
        <w:proofErr w:type="gramEnd"/>
        <w:r w:rsidR="00EB6DDD">
          <w:t xml:space="preserve"> </w:t>
        </w:r>
        <w:r w:rsidR="00590206">
          <w:fldChar w:fldCharType="begin"/>
        </w:r>
        <w:r w:rsidR="00EB6DDD">
          <w:instrText xml:space="preserve"> SEQ APÊNDICE \* ALPHABETIC </w:instrText>
        </w:r>
      </w:ins>
      <w:r w:rsidR="00590206">
        <w:fldChar w:fldCharType="separate"/>
      </w:r>
      <w:ins w:id="2879" w:author="User" w:date="2015-04-04T18:53:00Z">
        <w:r w:rsidR="00EB6DDD">
          <w:rPr>
            <w:noProof/>
          </w:rPr>
          <w:t>B</w:t>
        </w:r>
        <w:r w:rsidR="00590206">
          <w:fldChar w:fldCharType="end"/>
        </w:r>
        <w:r w:rsidR="00EB6DDD">
          <w:t xml:space="preserve"> – SOW</w:t>
        </w:r>
      </w:ins>
    </w:p>
    <w:p w:rsidR="00FD2372" w:rsidRDefault="00FD2372">
      <w:pPr>
        <w:rPr>
          <w:ins w:id="2880" w:author="User" w:date="2015-04-04T18:53:00Z"/>
        </w:rPr>
        <w:pPrChange w:id="2881" w:author="User" w:date="2015-04-04T18:53:00Z">
          <w:pPr>
            <w:pStyle w:val="Ttulo1"/>
            <w:pageBreakBefore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rPrChange w:id="2882" w:author="User" w:date="2015-04-04T18:53:00Z">
            <w:rPr>
              <w:sz w:val="28"/>
            </w:rPr>
          </w:rPrChange>
        </w:rPr>
        <w:pPrChange w:id="2883" w:author="User" w:date="2015-04-04T18:53:00Z">
          <w:pPr>
            <w:pStyle w:val="Ttulo1"/>
            <w:pageBreakBefore/>
            <w:numPr>
              <w:numId w:val="0"/>
            </w:numPr>
            <w:ind w:left="0" w:firstLine="0"/>
            <w:jc w:val="center"/>
          </w:pPr>
        </w:pPrChange>
      </w:pPr>
      <w:ins w:id="2884" w:author="User" w:date="2015-04-04T18:54:00Z">
        <w:r>
          <w:rPr>
            <w:noProof/>
          </w:rPr>
          <w:lastRenderedPageBreak/>
          <w:drawing>
            <wp:inline distT="0" distB="0" distL="0" distR="0">
              <wp:extent cx="4950460" cy="6950075"/>
              <wp:effectExtent l="19050" t="0" r="2540" b="0"/>
              <wp:docPr id="27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50460" cy="695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</w:t>
      </w:r>
      <w:proofErr w:type="spellStart"/>
      <w:r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principal</w:t>
      </w:r>
      <w:r>
        <w:rPr>
          <w:color w:val="FF0000"/>
          <w:u w:val="single"/>
        </w:rPr>
        <w:t>de</w:t>
      </w:r>
      <w:proofErr w:type="spellEnd"/>
      <w:r>
        <w:rPr>
          <w:color w:val="FF0000"/>
          <w:u w:val="single"/>
        </w:rPr>
        <w:t xml:space="preserve"> autoria do </w:t>
      </w:r>
      <w:r w:rsidRPr="000C670F">
        <w:rPr>
          <w:color w:val="FF0000"/>
          <w:u w:val="single"/>
        </w:rPr>
        <w:t>pr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prio autor</w:t>
      </w:r>
      <w:r>
        <w:rPr>
          <w:color w:val="FF0000"/>
        </w:rPr>
        <w:t xml:space="preserve">. </w:t>
      </w:r>
      <w:proofErr w:type="spellStart"/>
      <w:r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>
        <w:rPr>
          <w:color w:val="FF0000"/>
        </w:rPr>
        <w:t xml:space="preserve">tulos (Ex.: </w:t>
      </w:r>
      <w:r w:rsidRPr="00CF1D36">
        <w:rPr>
          <w:color w:val="FF0000"/>
        </w:rPr>
        <w:t>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A </w:t>
      </w:r>
      <w:r>
        <w:rPr>
          <w:color w:val="FF0000"/>
        </w:rPr>
        <w:t>-</w:t>
      </w:r>
      <w:r w:rsidRPr="00CF1D36">
        <w:rPr>
          <w:color w:val="FF0000"/>
        </w:rPr>
        <w:t xml:space="preserve"> Roteiro da Entrevista).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NDICE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</w:t>
      </w:r>
      <w:r w:rsidRPr="00CF1D36">
        <w:rPr>
          <w:color w:val="FF0000"/>
        </w:rPr>
        <w:lastRenderedPageBreak/>
        <w:t>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NDICE AA).</w:t>
      </w:r>
    </w:p>
    <w:p w:rsidR="00301E38" w:rsidRDefault="00301E38" w:rsidP="002C0578"/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47"/>
          <w:footerReference w:type="first" r:id="rId48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0C670F" w:rsidP="00CF1D36">
      <w:pPr>
        <w:pStyle w:val="Ttulo1"/>
        <w:numPr>
          <w:ilvl w:val="0"/>
          <w:numId w:val="0"/>
        </w:numPr>
        <w:jc w:val="center"/>
        <w:rPr>
          <w:ins w:id="2885" w:author="User" w:date="2015-04-04T01:26:00Z"/>
          <w:color w:val="0000FF"/>
          <w:sz w:val="28"/>
        </w:rPr>
      </w:pPr>
      <w:bookmarkStart w:id="2886" w:name="_Toc416018513"/>
      <w:r w:rsidRPr="00BD11F3">
        <w:rPr>
          <w:sz w:val="28"/>
        </w:rPr>
        <w:lastRenderedPageBreak/>
        <w:t xml:space="preserve">ANEXO </w:t>
      </w:r>
      <w:r w:rsidR="00301E38" w:rsidRPr="004D494A">
        <w:rPr>
          <w:color w:val="0000FF"/>
          <w:sz w:val="28"/>
        </w:rPr>
        <w:t>A</w:t>
      </w:r>
      <w:r w:rsidR="004D494A" w:rsidRPr="004D494A">
        <w:rPr>
          <w:color w:val="0000FF"/>
          <w:sz w:val="28"/>
        </w:rPr>
        <w:t xml:space="preserve"> </w:t>
      </w:r>
      <w:del w:id="2887" w:author="User" w:date="2015-04-04T01:25:00Z">
        <w:r w:rsidR="004D494A" w:rsidRPr="004D494A" w:rsidDel="00AD64EF">
          <w:rPr>
            <w:color w:val="0000FF"/>
            <w:sz w:val="28"/>
          </w:rPr>
          <w:delText>-</w:delText>
        </w:r>
      </w:del>
      <w:ins w:id="2888" w:author="User" w:date="2015-04-04T01:25:00Z">
        <w:r w:rsidR="00AD64EF">
          <w:rPr>
            <w:color w:val="0000FF"/>
            <w:sz w:val="28"/>
          </w:rPr>
          <w:t>–</w:t>
        </w:r>
      </w:ins>
      <w:r w:rsidR="004D494A" w:rsidRPr="004D494A">
        <w:rPr>
          <w:color w:val="0000FF"/>
          <w:sz w:val="28"/>
        </w:rPr>
        <w:t xml:space="preserve"> </w:t>
      </w:r>
      <w:del w:id="2889" w:author="User" w:date="2015-04-04T01:25:00Z">
        <w:r w:rsidR="004D494A" w:rsidRPr="004D494A" w:rsidDel="00AD64EF">
          <w:rPr>
            <w:color w:val="0000FF"/>
            <w:sz w:val="28"/>
          </w:rPr>
          <w:delText>Nome</w:delText>
        </w:r>
      </w:del>
      <w:bookmarkEnd w:id="2886"/>
    </w:p>
    <w:p w:rsidR="00AD64EF" w:rsidRPr="00BC12A5" w:rsidRDefault="00AD64EF" w:rsidP="00AD64EF">
      <w:pPr>
        <w:rPr>
          <w:ins w:id="2890" w:author="User" w:date="2015-04-04T01:25:00Z"/>
          <w:rFonts w:ascii="Verdana" w:hAnsi="Verdana"/>
          <w:sz w:val="22"/>
          <w:szCs w:val="22"/>
        </w:rPr>
      </w:pPr>
    </w:p>
    <w:p w:rsidR="00AD64EF" w:rsidRPr="00BC12A5" w:rsidRDefault="00AD64EF" w:rsidP="00AD64EF">
      <w:pPr>
        <w:rPr>
          <w:ins w:id="2891" w:author="User" w:date="2015-04-04T01:25:00Z"/>
          <w:rFonts w:ascii="Verdana" w:hAnsi="Verdana"/>
          <w:sz w:val="22"/>
          <w:szCs w:val="22"/>
        </w:rPr>
      </w:pPr>
    </w:p>
    <w:p w:rsidR="00FD2372" w:rsidRDefault="00FD2372">
      <w:pPr>
        <w:rPr>
          <w:rPrChange w:id="2892" w:author="User" w:date="2015-04-04T01:25:00Z">
            <w:rPr>
              <w:sz w:val="28"/>
            </w:rPr>
          </w:rPrChange>
        </w:rPr>
        <w:pPrChange w:id="2893" w:author="User" w:date="2015-04-04T01:25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</w:t>
      </w:r>
      <w:proofErr w:type="spellStart"/>
      <w:r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principal</w:t>
      </w:r>
      <w:r>
        <w:rPr>
          <w:color w:val="FF0000"/>
          <w:u w:val="single"/>
        </w:rPr>
        <w:t>de</w:t>
      </w:r>
      <w:proofErr w:type="spellEnd"/>
      <w:r>
        <w:rPr>
          <w:color w:val="FF0000"/>
          <w:u w:val="single"/>
        </w:rPr>
        <w:t xml:space="preserve"> autoria de outros </w:t>
      </w:r>
      <w:r w:rsidRPr="000C670F">
        <w:rPr>
          <w:color w:val="FF0000"/>
          <w:u w:val="single"/>
        </w:rPr>
        <w:t>autor</w:t>
      </w:r>
      <w:r>
        <w:rPr>
          <w:color w:val="FF0000"/>
          <w:u w:val="single"/>
        </w:rPr>
        <w:t>es</w:t>
      </w:r>
      <w:r>
        <w:rPr>
          <w:color w:val="FF0000"/>
        </w:rPr>
        <w:t xml:space="preserve">. </w:t>
      </w:r>
      <w:proofErr w:type="spellStart"/>
      <w:r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 xml:space="preserve">tulos (Ex.: ANEXOA </w:t>
      </w:r>
      <w:r>
        <w:rPr>
          <w:color w:val="FF0000"/>
        </w:rPr>
        <w:t>-</w:t>
      </w:r>
      <w:r w:rsidRPr="00CF1D36">
        <w:rPr>
          <w:color w:val="FF0000"/>
        </w:rPr>
        <w:t xml:space="preserve"> Projeto Piloto).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ANEXO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ANEXOAA).</w:t>
      </w:r>
    </w:p>
    <w:p w:rsidR="006E59BA" w:rsidRDefault="006E59BA" w:rsidP="006E59BA"/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6E59BA" w:rsidRDefault="006E59BA" w:rsidP="006E59BA"/>
    <w:p w:rsidR="004D494A" w:rsidRDefault="004D494A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:rsidR="00FD2372" w:rsidRDefault="00FD2372">
      <w:pPr>
        <w:rPr>
          <w:ins w:id="2894" w:author="User" w:date="2015-04-04T01:34:00Z"/>
        </w:rPr>
        <w:pPrChange w:id="2895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896" w:author="User" w:date="2015-04-04T01:33:00Z"/>
        </w:rPr>
        <w:pPrChange w:id="2897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jc w:val="center"/>
        <w:rPr>
          <w:ins w:id="2898" w:author="User" w:date="2015-04-04T01:33:00Z"/>
        </w:rPr>
        <w:pPrChange w:id="2899" w:author="User" w:date="2015-04-04T01:35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900" w:author="User" w:date="2015-04-04T01:33:00Z"/>
        </w:rPr>
        <w:pPrChange w:id="2901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902" w:author="User" w:date="2015-04-04T01:33:00Z"/>
        </w:rPr>
        <w:pPrChange w:id="2903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904" w:author="User" w:date="2015-04-04T01:30:00Z"/>
        </w:rPr>
        <w:pPrChange w:id="2905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906" w:author="User" w:date="2015-04-04T01:29:00Z"/>
          <w:rPrChange w:id="2907" w:author="User" w:date="2015-04-04T01:30:00Z">
            <w:rPr>
              <w:ins w:id="2908" w:author="User" w:date="2015-04-04T01:29:00Z"/>
              <w:color w:val="0000FF"/>
              <w:sz w:val="28"/>
            </w:rPr>
          </w:rPrChange>
        </w:rPr>
        <w:pPrChange w:id="2909" w:author="User" w:date="2015-04-04T01:30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910" w:author="User" w:date="2015-04-04T01:29:00Z"/>
        </w:rPr>
        <w:pPrChange w:id="2911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FD2372" w:rsidRDefault="00FD2372">
      <w:pPr>
        <w:rPr>
          <w:ins w:id="2912" w:author="User" w:date="2015-04-04T01:29:00Z"/>
        </w:rPr>
        <w:pPrChange w:id="2913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  <w:ins w:id="2914" w:author="User" w:date="2015-04-04T01:29:00Z">
        <w:r>
          <w:rPr>
            <w:noProof/>
          </w:rPr>
          <w:drawing>
            <wp:inline distT="0" distB="0" distL="0" distR="0">
              <wp:extent cx="5400675" cy="3476625"/>
              <wp:effectExtent l="19050" t="0" r="9525" b="0"/>
              <wp:docPr id="2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476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D2372" w:rsidRDefault="00FD2372">
      <w:pPr>
        <w:rPr>
          <w:ins w:id="2915" w:author="User" w:date="2015-04-04T01:28:00Z"/>
          <w:rPrChange w:id="2916" w:author="User" w:date="2015-04-04T01:29:00Z">
            <w:rPr>
              <w:ins w:id="2917" w:author="User" w:date="2015-04-04T01:28:00Z"/>
              <w:sz w:val="28"/>
            </w:rPr>
          </w:rPrChange>
        </w:rPr>
        <w:pPrChange w:id="2918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:rsidR="004D494A" w:rsidRPr="00BD11F3" w:rsidRDefault="000C670F" w:rsidP="00CF1D36">
      <w:pPr>
        <w:pStyle w:val="Ttulo1"/>
        <w:numPr>
          <w:ilvl w:val="0"/>
          <w:numId w:val="0"/>
        </w:numPr>
        <w:jc w:val="center"/>
        <w:rPr>
          <w:sz w:val="28"/>
        </w:rPr>
      </w:pPr>
      <w:bookmarkStart w:id="2919" w:name="_Toc416018514"/>
      <w:r w:rsidRPr="00BD11F3">
        <w:rPr>
          <w:sz w:val="28"/>
        </w:rPr>
        <w:t xml:space="preserve">ANEXO </w:t>
      </w:r>
      <w:r w:rsidR="004D494A">
        <w:rPr>
          <w:color w:val="0000FF"/>
          <w:sz w:val="28"/>
        </w:rPr>
        <w:t>B</w:t>
      </w:r>
      <w:r w:rsidR="004D494A" w:rsidRPr="004D494A">
        <w:rPr>
          <w:color w:val="0000FF"/>
          <w:sz w:val="28"/>
        </w:rPr>
        <w:t xml:space="preserve"> - Nome</w:t>
      </w:r>
      <w:bookmarkEnd w:id="2919"/>
    </w:p>
    <w:p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</w:t>
      </w:r>
      <w:proofErr w:type="spellStart"/>
      <w:r>
        <w:rPr>
          <w:color w:val="FF0000"/>
        </w:rPr>
        <w:t>tabelas</w:t>
      </w:r>
      <w:r w:rsidRPr="000C670F">
        <w:rPr>
          <w:color w:val="FF0000"/>
          <w:u w:val="single"/>
        </w:rPr>
        <w:t>complementares</w:t>
      </w:r>
      <w:proofErr w:type="spellEnd"/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principal</w:t>
      </w:r>
      <w:r>
        <w:rPr>
          <w:color w:val="FF0000"/>
          <w:u w:val="single"/>
        </w:rPr>
        <w:t>de</w:t>
      </w:r>
      <w:proofErr w:type="spellEnd"/>
      <w:r>
        <w:rPr>
          <w:color w:val="FF0000"/>
          <w:u w:val="single"/>
        </w:rPr>
        <w:t xml:space="preserve"> autoria de outros </w:t>
      </w:r>
      <w:r w:rsidRPr="000C670F">
        <w:rPr>
          <w:color w:val="FF0000"/>
          <w:u w:val="single"/>
        </w:rPr>
        <w:t>autor</w:t>
      </w:r>
      <w:r>
        <w:rPr>
          <w:color w:val="FF0000"/>
          <w:u w:val="single"/>
        </w:rPr>
        <w:t>es</w:t>
      </w:r>
      <w:r>
        <w:rPr>
          <w:color w:val="FF0000"/>
        </w:rPr>
        <w:t xml:space="preserve">. </w:t>
      </w:r>
      <w:proofErr w:type="spellStart"/>
      <w:r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</w:t>
      </w:r>
      <w:proofErr w:type="spellEnd"/>
      <w:r w:rsidRPr="00CF1D36">
        <w:rPr>
          <w:color w:val="FF0000"/>
        </w:rPr>
        <w:t xml:space="preserve">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 xml:space="preserve">gica </w:t>
      </w:r>
      <w:proofErr w:type="spellStart"/>
      <w:r w:rsidRPr="00CF1D36">
        <w:rPr>
          <w:color w:val="FF0000"/>
        </w:rPr>
        <w:t>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</w:t>
      </w:r>
      <w:proofErr w:type="spellEnd"/>
      <w:r w:rsidRPr="00CF1D36">
        <w:rPr>
          <w:color w:val="FF0000"/>
        </w:rPr>
        <w:t xml:space="preserve">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 xml:space="preserve">tulos (Ex.: ANEXOA </w:t>
      </w:r>
      <w:r>
        <w:rPr>
          <w:color w:val="FF0000"/>
        </w:rPr>
        <w:t>-</w:t>
      </w:r>
      <w:r w:rsidRPr="00CF1D36">
        <w:rPr>
          <w:color w:val="FF0000"/>
        </w:rPr>
        <w:t xml:space="preserve"> Projeto Piloto).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</w:t>
      </w:r>
      <w:proofErr w:type="spellStart"/>
      <w:r w:rsidRPr="00CF1D36">
        <w:rPr>
          <w:color w:val="FF0000"/>
        </w:rPr>
        <w:t>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</w:t>
      </w:r>
      <w:proofErr w:type="spellEnd"/>
      <w:r w:rsidRPr="00CF1D36">
        <w:rPr>
          <w:color w:val="FF0000"/>
        </w:rPr>
        <w:t xml:space="preserve">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ANEXO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nteses. Caso </w:t>
      </w:r>
      <w:proofErr w:type="spellStart"/>
      <w:r w:rsidRPr="00CF1D36">
        <w:rPr>
          <w:color w:val="FF0000"/>
        </w:rPr>
        <w:t>tenhamsido</w:t>
      </w:r>
      <w:proofErr w:type="spellEnd"/>
      <w:r w:rsidRPr="00CF1D36">
        <w:rPr>
          <w:color w:val="FF0000"/>
        </w:rPr>
        <w:t xml:space="preserve">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ANEXOAA).</w:t>
      </w:r>
    </w:p>
    <w:p w:rsidR="006E59BA" w:rsidRDefault="006E59BA" w:rsidP="006E59BA"/>
    <w:p w:rsidR="00051E1D" w:rsidRDefault="00051E1D" w:rsidP="00051E1D">
      <w:pPr>
        <w:rPr>
          <w:color w:val="FF0000"/>
        </w:rPr>
      </w:pPr>
      <w:r w:rsidRPr="005607DD">
        <w:rPr>
          <w:color w:val="FF0000"/>
        </w:rPr>
        <w:lastRenderedPageBreak/>
        <w:t>[</w:t>
      </w:r>
      <w:r>
        <w:rPr>
          <w:color w:val="FF0000"/>
        </w:rPr>
        <w:t>A nomeação dos Apêndices e/ou Anexos (A, B, C</w:t>
      </w:r>
      <w:proofErr w:type="gramStart"/>
      <w:r>
        <w:rPr>
          <w:color w:val="FF0000"/>
        </w:rPr>
        <w:t>, ...</w:t>
      </w:r>
      <w:proofErr w:type="gramEnd"/>
      <w:r>
        <w:rPr>
          <w:color w:val="FF0000"/>
        </w:rPr>
        <w:t>) deve obedecer a ordem em que eles são referenciados no texto</w:t>
      </w:r>
      <w:r w:rsidRPr="005607DD">
        <w:rPr>
          <w:color w:val="FF0000"/>
        </w:rPr>
        <w:t>]</w:t>
      </w:r>
    </w:p>
    <w:p w:rsidR="00051E1D" w:rsidRPr="006E59BA" w:rsidRDefault="00051E1D" w:rsidP="006E59BA"/>
    <w:sectPr w:rsidR="00051E1D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714" w:author="Diney" w:date="2015-04-05T19:17:00Z" w:initials="D">
    <w:p w:rsidR="00206134" w:rsidRDefault="00206134" w:rsidP="00D71174">
      <w:pPr>
        <w:pStyle w:val="Textodecomentrio"/>
      </w:pPr>
      <w:r>
        <w:rPr>
          <w:rStyle w:val="Refdecomentrio"/>
        </w:rPr>
        <w:annotationRef/>
      </w:r>
      <w:r>
        <w:t>Computador com acesso a internet</w:t>
      </w:r>
    </w:p>
  </w:comment>
  <w:comment w:id="717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>Essa</w:t>
      </w:r>
      <w:proofErr w:type="gramStart"/>
      <w:r>
        <w:t xml:space="preserve">  </w:t>
      </w:r>
      <w:proofErr w:type="gramEnd"/>
      <w:r>
        <w:t>funcionalidade vai existir???</w:t>
      </w:r>
    </w:p>
  </w:comment>
  <w:comment w:id="719" w:author="Diney" w:date="2015-04-05T19:17:00Z" w:initials="D">
    <w:p w:rsidR="00206134" w:rsidRDefault="00206134" w:rsidP="00D71174">
      <w:pPr>
        <w:pStyle w:val="Textodecomentrio"/>
      </w:pPr>
      <w:r>
        <w:rPr>
          <w:rStyle w:val="Refdecomentrio"/>
        </w:rPr>
        <w:annotationRef/>
      </w:r>
      <w:proofErr w:type="gramStart"/>
      <w:r>
        <w:t>Estejam</w:t>
      </w:r>
      <w:proofErr w:type="gramEnd"/>
      <w:r>
        <w:t xml:space="preserve"> em um computador com acesso a internet</w:t>
      </w:r>
    </w:p>
  </w:comment>
  <w:comment w:id="730" w:author="Diney" w:date="2015-04-05T19:17:00Z" w:initials="D">
    <w:p w:rsidR="00206134" w:rsidRDefault="00206134" w:rsidP="006E4C81">
      <w:pPr>
        <w:pStyle w:val="Textodecomentrio"/>
      </w:pPr>
      <w:r>
        <w:rPr>
          <w:rStyle w:val="Refdecomentrio"/>
        </w:rPr>
        <w:annotationRef/>
      </w:r>
      <w:r>
        <w:t>Sugiro remover</w:t>
      </w:r>
    </w:p>
  </w:comment>
  <w:comment w:id="732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>Qual objetivo de remover?</w:t>
      </w:r>
    </w:p>
  </w:comment>
  <w:comment w:id="731" w:author="Diney" w:date="2015-04-05T19:17:00Z" w:initials="D">
    <w:p w:rsidR="00206134" w:rsidRDefault="00206134" w:rsidP="006E4C81">
      <w:pPr>
        <w:pStyle w:val="Textodecomentrio"/>
      </w:pPr>
      <w:r>
        <w:rPr>
          <w:rStyle w:val="Refdecomentrio"/>
        </w:rPr>
        <w:annotationRef/>
      </w:r>
      <w:r>
        <w:t>Remover</w:t>
      </w:r>
    </w:p>
  </w:comment>
  <w:comment w:id="734" w:author="Diney" w:date="2015-04-05T19:17:00Z" w:initials="D">
    <w:p w:rsidR="00206134" w:rsidRDefault="00206134" w:rsidP="006E4C81">
      <w:pPr>
        <w:pStyle w:val="Textodecomentrio"/>
      </w:pPr>
      <w:r>
        <w:rPr>
          <w:rStyle w:val="Refdecomentrio"/>
        </w:rPr>
        <w:annotationRef/>
      </w:r>
      <w:proofErr w:type="gramStart"/>
      <w:r>
        <w:t>remover</w:t>
      </w:r>
      <w:proofErr w:type="gramEnd"/>
    </w:p>
  </w:comment>
  <w:comment w:id="733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br/>
        <w:t>Explicar que o professo deve postar no recurso de tarefa</w:t>
      </w:r>
    </w:p>
  </w:comment>
  <w:comment w:id="736" w:author="Diney" w:date="2015-04-05T19:17:00Z" w:initials="D">
    <w:p w:rsidR="00206134" w:rsidRDefault="00206134" w:rsidP="006E4C81">
      <w:pPr>
        <w:pStyle w:val="Textodecomentrio"/>
      </w:pPr>
      <w:r>
        <w:rPr>
          <w:rStyle w:val="Refdecomentrio"/>
        </w:rPr>
        <w:annotationRef/>
      </w:r>
      <w:proofErr w:type="gramStart"/>
      <w:r>
        <w:t>remover</w:t>
      </w:r>
      <w:proofErr w:type="gramEnd"/>
    </w:p>
  </w:comment>
  <w:comment w:id="938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 xml:space="preserve">Precisa inserir esses documentos </w:t>
      </w:r>
      <w:proofErr w:type="spellStart"/>
      <w:r>
        <w:t>solicitdos</w:t>
      </w:r>
      <w:proofErr w:type="spellEnd"/>
      <w:r>
        <w:t xml:space="preserve"> aqui</w:t>
      </w:r>
    </w:p>
  </w:comment>
  <w:comment w:id="1976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 xml:space="preserve">Precisa inserir a </w:t>
      </w:r>
      <w:proofErr w:type="spellStart"/>
      <w:r>
        <w:t>primaeira</w:t>
      </w:r>
      <w:proofErr w:type="spellEnd"/>
      <w:r>
        <w:t xml:space="preserve"> versão do cronograma</w:t>
      </w:r>
    </w:p>
  </w:comment>
  <w:comment w:id="1986" w:author="User" w:date="2015-04-05T19:17:00Z" w:initials="U">
    <w:p w:rsidR="00206134" w:rsidRDefault="00206134" w:rsidP="00C60E05">
      <w:pPr>
        <w:pStyle w:val="Textodecomentrio"/>
      </w:pPr>
      <w:r>
        <w:rPr>
          <w:rStyle w:val="Refdecomentrio"/>
        </w:rPr>
        <w:annotationRef/>
      </w:r>
      <w:r>
        <w:t>Precisa inserir a Matriz de Risco que está sendo revisada.</w:t>
      </w:r>
    </w:p>
  </w:comment>
  <w:comment w:id="1994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>Incluir alguma história do gerenciamento aqui</w:t>
      </w:r>
    </w:p>
  </w:comment>
  <w:comment w:id="1999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>Também algumas histórias aqui</w:t>
      </w:r>
    </w:p>
  </w:comment>
  <w:comment w:id="2009" w:author="User" w:date="2015-04-05T19:17:00Z" w:initials="U">
    <w:p w:rsidR="00206134" w:rsidRDefault="00206134">
      <w:pPr>
        <w:pStyle w:val="Textodecomentrio"/>
      </w:pPr>
      <w:r>
        <w:rPr>
          <w:rStyle w:val="Refdecomentrio"/>
        </w:rPr>
        <w:annotationRef/>
      </w:r>
      <w:r>
        <w:t xml:space="preserve">Incluir a história do </w:t>
      </w:r>
      <w:proofErr w:type="spellStart"/>
      <w:r>
        <w:t>hibernate</w:t>
      </w:r>
      <w:proofErr w:type="spellEnd"/>
      <w:r>
        <w:t xml:space="preserve"> e </w:t>
      </w:r>
      <w:proofErr w:type="spellStart"/>
      <w:r>
        <w:t>selenium</w:t>
      </w:r>
      <w:proofErr w:type="spellEnd"/>
    </w:p>
  </w:comment>
  <w:comment w:id="2368" w:author="User" w:date="2015-04-05T19:17:00Z" w:initials="U">
    <w:p w:rsidR="00206134" w:rsidRDefault="00206134" w:rsidP="006571E6">
      <w:pPr>
        <w:pStyle w:val="Textodecomentrio"/>
      </w:pPr>
      <w:r>
        <w:rPr>
          <w:rStyle w:val="Refdecomentrio"/>
        </w:rPr>
        <w:annotationRef/>
      </w:r>
    </w:p>
    <w:p w:rsidR="00206134" w:rsidRDefault="00206134" w:rsidP="006571E6">
      <w:pPr>
        <w:pStyle w:val="Textodecomentrio"/>
      </w:pPr>
      <w:r>
        <w:t xml:space="preserve">Será que não são dois casos de </w:t>
      </w:r>
      <w:proofErr w:type="gramStart"/>
      <w:r>
        <w:t>fluxo ?</w:t>
      </w:r>
      <w:proofErr w:type="gramEnd"/>
    </w:p>
  </w:comment>
  <w:comment w:id="2727" w:author="User" w:date="2015-04-05T19:17:00Z" w:initials="U">
    <w:p w:rsidR="00206134" w:rsidRPr="00A8737C" w:rsidRDefault="00206134" w:rsidP="00EB6DDD">
      <w:pPr>
        <w:pStyle w:val="Textodecomentrio"/>
      </w:pPr>
      <w:r>
        <w:rPr>
          <w:rStyle w:val="Refdecomentrio"/>
        </w:rPr>
        <w:annotationRef/>
      </w:r>
      <w:r w:rsidRPr="00A8737C">
        <w:t xml:space="preserve">Precisamos alterar. O framework é </w:t>
      </w:r>
      <w:proofErr w:type="spellStart"/>
      <w:r w:rsidRPr="00A8737C">
        <w:t>hibernet</w:t>
      </w:r>
      <w:proofErr w:type="spellEnd"/>
      <w:r w:rsidRPr="00A8737C">
        <w:t>.</w:t>
      </w:r>
    </w:p>
  </w:comment>
  <w:comment w:id="2732" w:author="User" w:date="2015-04-05T19:17:00Z" w:initials="U">
    <w:p w:rsidR="00206134" w:rsidRDefault="00206134" w:rsidP="00EB6DDD">
      <w:pPr>
        <w:pStyle w:val="Textodecomentrio"/>
      </w:pPr>
      <w:r>
        <w:rPr>
          <w:rStyle w:val="Refdecomentrio"/>
        </w:rPr>
        <w:annotationRef/>
      </w:r>
    </w:p>
    <w:p w:rsidR="00206134" w:rsidRDefault="00206134" w:rsidP="00EB6DDD">
      <w:pPr>
        <w:pStyle w:val="Textodecomentrio"/>
      </w:pPr>
      <w:proofErr w:type="gramStart"/>
      <w:r>
        <w:t>e</w:t>
      </w:r>
      <w:proofErr w:type="gramEnd"/>
      <w:r>
        <w:t xml:space="preserve"> normas de usabilidade.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2BB1" w:rsidRDefault="00CE2BB1">
      <w:r>
        <w:separator/>
      </w:r>
    </w:p>
  </w:endnote>
  <w:endnote w:type="continuationSeparator" w:id="0">
    <w:p w:rsidR="00CE2BB1" w:rsidRDefault="00CE2B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Default="00206134" w:rsidP="00D32F11">
    <w:pPr>
      <w:pStyle w:val="Rodap"/>
      <w:tabs>
        <w:tab w:val="left" w:pos="4275"/>
      </w:tabs>
    </w:pPr>
  </w:p>
  <w:p w:rsidR="00206134" w:rsidRPr="00931C9A" w:rsidRDefault="00206134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Default="0020613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2BB1" w:rsidRDefault="00CE2BB1">
      <w:r>
        <w:separator/>
      </w:r>
    </w:p>
  </w:footnote>
  <w:footnote w:type="continuationSeparator" w:id="0">
    <w:p w:rsidR="00CE2BB1" w:rsidRDefault="00CE2B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Default="00206134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206134" w:rsidRDefault="00206134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206134" w:rsidRDefault="00206134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Default="00206134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Default="00206134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206134" w:rsidRDefault="00206134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206134" w:rsidRDefault="00206134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Default="00206134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711664"/>
      <w:docPartObj>
        <w:docPartGallery w:val="Page Numbers (Top of Page)"/>
        <w:docPartUnique/>
      </w:docPartObj>
    </w:sdtPr>
    <w:sdtContent>
      <w:p w:rsidR="00206134" w:rsidRDefault="00206134" w:rsidP="00564278">
        <w:pPr>
          <w:pStyle w:val="Cabealho"/>
          <w:jc w:val="right"/>
        </w:pPr>
        <w:fldSimple w:instr="PAGE   \* MERGEFORMAT">
          <w:r w:rsidR="00583AD4">
            <w:rPr>
              <w:noProof/>
            </w:rPr>
            <w:t>86</w:t>
          </w:r>
        </w:fldSimple>
      </w:p>
    </w:sdtContent>
  </w:sdt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134" w:rsidRPr="00931C9A" w:rsidRDefault="00206134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72629030"/>
      <w:docPartObj>
        <w:docPartGallery w:val="Page Numbers (Top of Page)"/>
        <w:docPartUnique/>
      </w:docPartObj>
    </w:sdtPr>
    <w:sdtContent>
      <w:p w:rsidR="00206134" w:rsidRPr="00321C8F" w:rsidRDefault="00206134" w:rsidP="00321C8F">
        <w:pPr>
          <w:pStyle w:val="Cabealho"/>
          <w:jc w:val="right"/>
        </w:pPr>
        <w:fldSimple w:instr="PAGE   \* MERGEFORMAT">
          <w:r w:rsidR="000D6CDA">
            <w:rPr>
              <w:noProof/>
            </w:rPr>
            <w:t>111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A35AF"/>
    <w:multiLevelType w:val="hybridMultilevel"/>
    <w:tmpl w:val="5F54AB9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501CF5"/>
    <w:multiLevelType w:val="multilevel"/>
    <w:tmpl w:val="10422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081008E5"/>
    <w:multiLevelType w:val="hybridMultilevel"/>
    <w:tmpl w:val="CFCA304A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>
    <w:nsid w:val="1D643DB8"/>
    <w:multiLevelType w:val="hybridMultilevel"/>
    <w:tmpl w:val="D30CFBD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5">
    <w:nsid w:val="20C56938"/>
    <w:multiLevelType w:val="hybridMultilevel"/>
    <w:tmpl w:val="CC14AAAA"/>
    <w:lvl w:ilvl="0" w:tplc="0416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6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7">
    <w:nsid w:val="279A67AA"/>
    <w:multiLevelType w:val="hybridMultilevel"/>
    <w:tmpl w:val="40CE8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F03A07"/>
    <w:multiLevelType w:val="hybridMultilevel"/>
    <w:tmpl w:val="DAB27784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9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2B2572"/>
    <w:multiLevelType w:val="hybridMultilevel"/>
    <w:tmpl w:val="97202D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3">
    <w:nsid w:val="407461D6"/>
    <w:multiLevelType w:val="hybridMultilevel"/>
    <w:tmpl w:val="17D6C5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2EA4B02"/>
    <w:multiLevelType w:val="multilevel"/>
    <w:tmpl w:val="A1FC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6A7C84"/>
    <w:multiLevelType w:val="hybridMultilevel"/>
    <w:tmpl w:val="8A708FA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6">
    <w:nsid w:val="49EF22AB"/>
    <w:multiLevelType w:val="hybridMultilevel"/>
    <w:tmpl w:val="448C15C2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7">
    <w:nsid w:val="4C4D6007"/>
    <w:multiLevelType w:val="hybridMultilevel"/>
    <w:tmpl w:val="4CCC9DE6"/>
    <w:lvl w:ilvl="0" w:tplc="812A875A">
      <w:start w:val="1"/>
      <w:numFmt w:val="bullet"/>
      <w:lvlText w:val="•"/>
      <w:lvlJc w:val="left"/>
      <w:pPr>
        <w:tabs>
          <w:tab w:val="num" w:pos="1140"/>
        </w:tabs>
        <w:ind w:left="1140" w:hanging="360"/>
      </w:pPr>
      <w:rPr>
        <w:rFonts w:ascii="Times New Roman" w:hAnsi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4CB2022C"/>
    <w:multiLevelType w:val="hybridMultilevel"/>
    <w:tmpl w:val="11205810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9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E391F90"/>
    <w:multiLevelType w:val="hybridMultilevel"/>
    <w:tmpl w:val="3842AC6E"/>
    <w:lvl w:ilvl="0" w:tplc="812A875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164A63E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2" w:tplc="BDD8B816">
      <w:start w:val="167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3" w:tplc="D696CEC6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4" w:tplc="F860326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5" w:tplc="9B1CED7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6" w:tplc="D63674C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7" w:tplc="6CB4AB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  <w:lvl w:ilvl="8" w:tplc="672ED37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imes New Roman" w:hAnsi="Times New Roman" w:hint="default"/>
      </w:rPr>
    </w:lvl>
  </w:abstractNum>
  <w:abstractNum w:abstractNumId="21">
    <w:nsid w:val="50FA5233"/>
    <w:multiLevelType w:val="hybridMultilevel"/>
    <w:tmpl w:val="B41E56BC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3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24">
    <w:nsid w:val="57186BC7"/>
    <w:multiLevelType w:val="multilevel"/>
    <w:tmpl w:val="5F9EA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8772381"/>
    <w:multiLevelType w:val="hybridMultilevel"/>
    <w:tmpl w:val="6C7070FA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6">
    <w:nsid w:val="5DF30E75"/>
    <w:multiLevelType w:val="hybridMultilevel"/>
    <w:tmpl w:val="BB4CC7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0445BE3"/>
    <w:multiLevelType w:val="hybridMultilevel"/>
    <w:tmpl w:val="DBA49FA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4903384"/>
    <w:multiLevelType w:val="hybridMultilevel"/>
    <w:tmpl w:val="198ED248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9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30">
    <w:nsid w:val="70262E00"/>
    <w:multiLevelType w:val="hybridMultilevel"/>
    <w:tmpl w:val="5C2C7DB0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1">
    <w:nsid w:val="70E1404F"/>
    <w:multiLevelType w:val="hybridMultilevel"/>
    <w:tmpl w:val="B55E4C4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2EF7FAE"/>
    <w:multiLevelType w:val="hybridMultilevel"/>
    <w:tmpl w:val="29643C0C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3">
    <w:nsid w:val="784B18E6"/>
    <w:multiLevelType w:val="hybridMultilevel"/>
    <w:tmpl w:val="CCCC437E"/>
    <w:lvl w:ilvl="0" w:tplc="0416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34">
    <w:nsid w:val="7E491225"/>
    <w:multiLevelType w:val="hybridMultilevel"/>
    <w:tmpl w:val="AF16829C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22"/>
  </w:num>
  <w:num w:numId="6">
    <w:abstractNumId w:val="29"/>
  </w:num>
  <w:num w:numId="7">
    <w:abstractNumId w:val="10"/>
  </w:num>
  <w:num w:numId="8">
    <w:abstractNumId w:val="9"/>
  </w:num>
  <w:num w:numId="9">
    <w:abstractNumId w:val="19"/>
  </w:num>
  <w:num w:numId="10">
    <w:abstractNumId w:val="29"/>
  </w:num>
  <w:num w:numId="11">
    <w:abstractNumId w:val="4"/>
  </w:num>
  <w:num w:numId="12">
    <w:abstractNumId w:val="20"/>
  </w:num>
  <w:num w:numId="13">
    <w:abstractNumId w:val="15"/>
  </w:num>
  <w:num w:numId="14">
    <w:abstractNumId w:val="29"/>
  </w:num>
  <w:num w:numId="15">
    <w:abstractNumId w:val="29"/>
  </w:num>
  <w:num w:numId="16">
    <w:abstractNumId w:val="29"/>
  </w:num>
  <w:num w:numId="17">
    <w:abstractNumId w:val="29"/>
  </w:num>
  <w:num w:numId="18">
    <w:abstractNumId w:val="29"/>
  </w:num>
  <w:num w:numId="19">
    <w:abstractNumId w:val="29"/>
  </w:num>
  <w:num w:numId="20">
    <w:abstractNumId w:val="29"/>
  </w:num>
  <w:num w:numId="21">
    <w:abstractNumId w:val="29"/>
  </w:num>
  <w:num w:numId="22">
    <w:abstractNumId w:val="29"/>
  </w:num>
  <w:num w:numId="23">
    <w:abstractNumId w:val="29"/>
  </w:num>
  <w:num w:numId="24">
    <w:abstractNumId w:val="29"/>
  </w:num>
  <w:num w:numId="25">
    <w:abstractNumId w:val="29"/>
  </w:num>
  <w:num w:numId="26">
    <w:abstractNumId w:val="29"/>
  </w:num>
  <w:num w:numId="27">
    <w:abstractNumId w:val="29"/>
  </w:num>
  <w:num w:numId="28">
    <w:abstractNumId w:val="29"/>
  </w:num>
  <w:num w:numId="29">
    <w:abstractNumId w:val="29"/>
  </w:num>
  <w:num w:numId="30">
    <w:abstractNumId w:val="29"/>
  </w:num>
  <w:num w:numId="31">
    <w:abstractNumId w:val="29"/>
  </w:num>
  <w:num w:numId="32">
    <w:abstractNumId w:val="26"/>
  </w:num>
  <w:num w:numId="33">
    <w:abstractNumId w:val="29"/>
  </w:num>
  <w:num w:numId="34">
    <w:abstractNumId w:val="29"/>
  </w:num>
  <w:num w:numId="35">
    <w:abstractNumId w:val="17"/>
  </w:num>
  <w:num w:numId="36">
    <w:abstractNumId w:val="29"/>
  </w:num>
  <w:num w:numId="37">
    <w:abstractNumId w:val="21"/>
  </w:num>
  <w:num w:numId="38">
    <w:abstractNumId w:val="29"/>
  </w:num>
  <w:num w:numId="39">
    <w:abstractNumId w:val="29"/>
  </w:num>
  <w:num w:numId="40">
    <w:abstractNumId w:val="29"/>
  </w:num>
  <w:num w:numId="41">
    <w:abstractNumId w:val="14"/>
  </w:num>
  <w:num w:numId="42">
    <w:abstractNumId w:val="1"/>
  </w:num>
  <w:num w:numId="43">
    <w:abstractNumId w:val="24"/>
  </w:num>
  <w:num w:numId="44">
    <w:abstractNumId w:val="2"/>
  </w:num>
  <w:num w:numId="45">
    <w:abstractNumId w:val="30"/>
  </w:num>
  <w:num w:numId="46">
    <w:abstractNumId w:val="18"/>
  </w:num>
  <w:num w:numId="47">
    <w:abstractNumId w:val="28"/>
  </w:num>
  <w:num w:numId="48">
    <w:abstractNumId w:val="32"/>
  </w:num>
  <w:num w:numId="49">
    <w:abstractNumId w:val="13"/>
  </w:num>
  <w:num w:numId="50">
    <w:abstractNumId w:val="3"/>
  </w:num>
  <w:num w:numId="51">
    <w:abstractNumId w:val="25"/>
  </w:num>
  <w:num w:numId="52">
    <w:abstractNumId w:val="7"/>
  </w:num>
  <w:num w:numId="53">
    <w:abstractNumId w:val="11"/>
  </w:num>
  <w:num w:numId="54">
    <w:abstractNumId w:val="33"/>
  </w:num>
  <w:num w:numId="55">
    <w:abstractNumId w:val="34"/>
  </w:num>
  <w:num w:numId="56">
    <w:abstractNumId w:val="8"/>
  </w:num>
  <w:num w:numId="57">
    <w:abstractNumId w:val="16"/>
  </w:num>
  <w:num w:numId="58">
    <w:abstractNumId w:val="31"/>
  </w:num>
  <w:num w:numId="59">
    <w:abstractNumId w:val="0"/>
  </w:num>
  <w:num w:numId="60">
    <w:abstractNumId w:val="27"/>
  </w:num>
  <w:num w:numId="61">
    <w:abstractNumId w:val="5"/>
  </w:num>
  <w:numIdMacAtCleanup w:val="5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5"/>
  <w:embedSystemFonts/>
  <w:proofState w:spelling="clean" w:grammar="clean"/>
  <w:trackRevisions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041"/>
    <w:rsid w:val="00004090"/>
    <w:rsid w:val="00007B6E"/>
    <w:rsid w:val="00010ABB"/>
    <w:rsid w:val="000156AA"/>
    <w:rsid w:val="000156CA"/>
    <w:rsid w:val="00023014"/>
    <w:rsid w:val="000247B7"/>
    <w:rsid w:val="00024D8A"/>
    <w:rsid w:val="0004101A"/>
    <w:rsid w:val="00044A15"/>
    <w:rsid w:val="00051E1D"/>
    <w:rsid w:val="0006307A"/>
    <w:rsid w:val="0006307E"/>
    <w:rsid w:val="0006315B"/>
    <w:rsid w:val="000635A4"/>
    <w:rsid w:val="00064949"/>
    <w:rsid w:val="000671E4"/>
    <w:rsid w:val="00092364"/>
    <w:rsid w:val="000A49DA"/>
    <w:rsid w:val="000B6E94"/>
    <w:rsid w:val="000B72CF"/>
    <w:rsid w:val="000C147A"/>
    <w:rsid w:val="000C670F"/>
    <w:rsid w:val="000D44B2"/>
    <w:rsid w:val="000D6CDA"/>
    <w:rsid w:val="000E0E05"/>
    <w:rsid w:val="000E1F39"/>
    <w:rsid w:val="000E7F6E"/>
    <w:rsid w:val="000F1B36"/>
    <w:rsid w:val="000F54E3"/>
    <w:rsid w:val="00103138"/>
    <w:rsid w:val="001116B4"/>
    <w:rsid w:val="00117D3E"/>
    <w:rsid w:val="0012260D"/>
    <w:rsid w:val="001325A4"/>
    <w:rsid w:val="00145B0C"/>
    <w:rsid w:val="00147751"/>
    <w:rsid w:val="00147FBC"/>
    <w:rsid w:val="00155A58"/>
    <w:rsid w:val="00167EA7"/>
    <w:rsid w:val="00182AFB"/>
    <w:rsid w:val="00194E7D"/>
    <w:rsid w:val="001A395E"/>
    <w:rsid w:val="001B2DB6"/>
    <w:rsid w:val="001B53AD"/>
    <w:rsid w:val="001C01A3"/>
    <w:rsid w:val="001D6CBC"/>
    <w:rsid w:val="001F2CDB"/>
    <w:rsid w:val="001F46C7"/>
    <w:rsid w:val="001F4BE6"/>
    <w:rsid w:val="001F5051"/>
    <w:rsid w:val="00200019"/>
    <w:rsid w:val="002013AE"/>
    <w:rsid w:val="0020255E"/>
    <w:rsid w:val="00204410"/>
    <w:rsid w:val="00206134"/>
    <w:rsid w:val="00216AAD"/>
    <w:rsid w:val="002236A6"/>
    <w:rsid w:val="00240627"/>
    <w:rsid w:val="00243E1C"/>
    <w:rsid w:val="00255476"/>
    <w:rsid w:val="00271F89"/>
    <w:rsid w:val="002820F5"/>
    <w:rsid w:val="002846BA"/>
    <w:rsid w:val="00291ABD"/>
    <w:rsid w:val="00291E46"/>
    <w:rsid w:val="00296EE9"/>
    <w:rsid w:val="002A3647"/>
    <w:rsid w:val="002B1853"/>
    <w:rsid w:val="002B4B30"/>
    <w:rsid w:val="002B7D4A"/>
    <w:rsid w:val="002C0578"/>
    <w:rsid w:val="002E1474"/>
    <w:rsid w:val="002E2BF3"/>
    <w:rsid w:val="002E52F1"/>
    <w:rsid w:val="002E5FE3"/>
    <w:rsid w:val="002F0E7A"/>
    <w:rsid w:val="002F11F8"/>
    <w:rsid w:val="00300088"/>
    <w:rsid w:val="00301E38"/>
    <w:rsid w:val="00301F0A"/>
    <w:rsid w:val="00302A9D"/>
    <w:rsid w:val="00303604"/>
    <w:rsid w:val="00314FF5"/>
    <w:rsid w:val="00317F6E"/>
    <w:rsid w:val="00321C8F"/>
    <w:rsid w:val="003229E5"/>
    <w:rsid w:val="003234FD"/>
    <w:rsid w:val="00325588"/>
    <w:rsid w:val="00327547"/>
    <w:rsid w:val="0033128D"/>
    <w:rsid w:val="003313C2"/>
    <w:rsid w:val="0034770D"/>
    <w:rsid w:val="003662F9"/>
    <w:rsid w:val="00366693"/>
    <w:rsid w:val="00377E25"/>
    <w:rsid w:val="003850E7"/>
    <w:rsid w:val="00393DA9"/>
    <w:rsid w:val="00396A14"/>
    <w:rsid w:val="003B70D3"/>
    <w:rsid w:val="003C7048"/>
    <w:rsid w:val="003D4761"/>
    <w:rsid w:val="003D5DB9"/>
    <w:rsid w:val="003E2A3F"/>
    <w:rsid w:val="003E2A6A"/>
    <w:rsid w:val="003E312D"/>
    <w:rsid w:val="003E5C64"/>
    <w:rsid w:val="003E691D"/>
    <w:rsid w:val="00414648"/>
    <w:rsid w:val="00417819"/>
    <w:rsid w:val="00422AE9"/>
    <w:rsid w:val="00434852"/>
    <w:rsid w:val="00441F71"/>
    <w:rsid w:val="0046072B"/>
    <w:rsid w:val="0046461D"/>
    <w:rsid w:val="00465C1A"/>
    <w:rsid w:val="004A00E8"/>
    <w:rsid w:val="004A0334"/>
    <w:rsid w:val="004A2827"/>
    <w:rsid w:val="004A456F"/>
    <w:rsid w:val="004A46AC"/>
    <w:rsid w:val="004B76E7"/>
    <w:rsid w:val="004C6A35"/>
    <w:rsid w:val="004C7509"/>
    <w:rsid w:val="004D2F1F"/>
    <w:rsid w:val="004D494A"/>
    <w:rsid w:val="004D7B6A"/>
    <w:rsid w:val="004E1604"/>
    <w:rsid w:val="004E3F7C"/>
    <w:rsid w:val="004E4411"/>
    <w:rsid w:val="004F0CD6"/>
    <w:rsid w:val="004F57C7"/>
    <w:rsid w:val="00501685"/>
    <w:rsid w:val="0050732B"/>
    <w:rsid w:val="00510C16"/>
    <w:rsid w:val="00511EEA"/>
    <w:rsid w:val="00516492"/>
    <w:rsid w:val="00526156"/>
    <w:rsid w:val="00531BC4"/>
    <w:rsid w:val="00535365"/>
    <w:rsid w:val="00536500"/>
    <w:rsid w:val="005523CC"/>
    <w:rsid w:val="00556F32"/>
    <w:rsid w:val="00557C10"/>
    <w:rsid w:val="00557F33"/>
    <w:rsid w:val="005607DD"/>
    <w:rsid w:val="00564278"/>
    <w:rsid w:val="0057572E"/>
    <w:rsid w:val="00583787"/>
    <w:rsid w:val="00583AD4"/>
    <w:rsid w:val="0058450A"/>
    <w:rsid w:val="005873C7"/>
    <w:rsid w:val="00590206"/>
    <w:rsid w:val="005941F8"/>
    <w:rsid w:val="005A0CF0"/>
    <w:rsid w:val="005A52D3"/>
    <w:rsid w:val="005B135D"/>
    <w:rsid w:val="005B2D8F"/>
    <w:rsid w:val="005B4D84"/>
    <w:rsid w:val="005D61A9"/>
    <w:rsid w:val="005F7D49"/>
    <w:rsid w:val="00600142"/>
    <w:rsid w:val="00600BEC"/>
    <w:rsid w:val="00617235"/>
    <w:rsid w:val="00645CF3"/>
    <w:rsid w:val="006462CD"/>
    <w:rsid w:val="00646FFF"/>
    <w:rsid w:val="00650476"/>
    <w:rsid w:val="00653883"/>
    <w:rsid w:val="006571E6"/>
    <w:rsid w:val="006606FF"/>
    <w:rsid w:val="00660808"/>
    <w:rsid w:val="00671397"/>
    <w:rsid w:val="00682056"/>
    <w:rsid w:val="00685730"/>
    <w:rsid w:val="00691F40"/>
    <w:rsid w:val="006A2115"/>
    <w:rsid w:val="006B2D12"/>
    <w:rsid w:val="006C4D7B"/>
    <w:rsid w:val="006C6FD3"/>
    <w:rsid w:val="006D003F"/>
    <w:rsid w:val="006D201F"/>
    <w:rsid w:val="006D2549"/>
    <w:rsid w:val="006D25B7"/>
    <w:rsid w:val="006D58DD"/>
    <w:rsid w:val="006E2F71"/>
    <w:rsid w:val="006E4C81"/>
    <w:rsid w:val="006E59BA"/>
    <w:rsid w:val="006F78ED"/>
    <w:rsid w:val="00701869"/>
    <w:rsid w:val="00702C9A"/>
    <w:rsid w:val="00707C1E"/>
    <w:rsid w:val="00725B02"/>
    <w:rsid w:val="00725F5C"/>
    <w:rsid w:val="00726253"/>
    <w:rsid w:val="00727298"/>
    <w:rsid w:val="00730E86"/>
    <w:rsid w:val="00732A6F"/>
    <w:rsid w:val="007728FA"/>
    <w:rsid w:val="00775F67"/>
    <w:rsid w:val="00784EC4"/>
    <w:rsid w:val="00786B62"/>
    <w:rsid w:val="00787681"/>
    <w:rsid w:val="00790A1C"/>
    <w:rsid w:val="007A57D5"/>
    <w:rsid w:val="007A73CB"/>
    <w:rsid w:val="007B59AD"/>
    <w:rsid w:val="007C0240"/>
    <w:rsid w:val="007D0A62"/>
    <w:rsid w:val="007D3EA8"/>
    <w:rsid w:val="007D59F5"/>
    <w:rsid w:val="007F1045"/>
    <w:rsid w:val="007F2903"/>
    <w:rsid w:val="007F2D5A"/>
    <w:rsid w:val="007F352A"/>
    <w:rsid w:val="007F3800"/>
    <w:rsid w:val="007F3E5B"/>
    <w:rsid w:val="007F5BC9"/>
    <w:rsid w:val="0080198C"/>
    <w:rsid w:val="00803E9C"/>
    <w:rsid w:val="00807707"/>
    <w:rsid w:val="008118FC"/>
    <w:rsid w:val="008123A3"/>
    <w:rsid w:val="00814A28"/>
    <w:rsid w:val="00825FD7"/>
    <w:rsid w:val="0083119D"/>
    <w:rsid w:val="008469B0"/>
    <w:rsid w:val="008522D6"/>
    <w:rsid w:val="0085319F"/>
    <w:rsid w:val="00863461"/>
    <w:rsid w:val="00870B15"/>
    <w:rsid w:val="00883C4F"/>
    <w:rsid w:val="008A2F7C"/>
    <w:rsid w:val="008C0BFE"/>
    <w:rsid w:val="008D5521"/>
    <w:rsid w:val="008D7102"/>
    <w:rsid w:val="008E11B3"/>
    <w:rsid w:val="008E1C1C"/>
    <w:rsid w:val="008E305B"/>
    <w:rsid w:val="008E3B2F"/>
    <w:rsid w:val="008F46DB"/>
    <w:rsid w:val="008F62B9"/>
    <w:rsid w:val="009007CF"/>
    <w:rsid w:val="00901456"/>
    <w:rsid w:val="009047CD"/>
    <w:rsid w:val="009072FC"/>
    <w:rsid w:val="009101FD"/>
    <w:rsid w:val="0091175B"/>
    <w:rsid w:val="00913B99"/>
    <w:rsid w:val="00921AC8"/>
    <w:rsid w:val="00924A08"/>
    <w:rsid w:val="00931C9A"/>
    <w:rsid w:val="00937E62"/>
    <w:rsid w:val="00950EC1"/>
    <w:rsid w:val="00960570"/>
    <w:rsid w:val="009677AE"/>
    <w:rsid w:val="00971824"/>
    <w:rsid w:val="0099207A"/>
    <w:rsid w:val="00997046"/>
    <w:rsid w:val="009B1104"/>
    <w:rsid w:val="009C146E"/>
    <w:rsid w:val="009C218F"/>
    <w:rsid w:val="009C3BC4"/>
    <w:rsid w:val="009C3C06"/>
    <w:rsid w:val="009C6EE2"/>
    <w:rsid w:val="009D3DB6"/>
    <w:rsid w:val="009D55CC"/>
    <w:rsid w:val="009E7A0C"/>
    <w:rsid w:val="009F3F54"/>
    <w:rsid w:val="009F5755"/>
    <w:rsid w:val="009F57A5"/>
    <w:rsid w:val="00A030A8"/>
    <w:rsid w:val="00A05BAC"/>
    <w:rsid w:val="00A12C9D"/>
    <w:rsid w:val="00A21756"/>
    <w:rsid w:val="00A2201E"/>
    <w:rsid w:val="00A24E4B"/>
    <w:rsid w:val="00A278B1"/>
    <w:rsid w:val="00A33A86"/>
    <w:rsid w:val="00A57D79"/>
    <w:rsid w:val="00A61A8E"/>
    <w:rsid w:val="00A8014E"/>
    <w:rsid w:val="00A82050"/>
    <w:rsid w:val="00A96874"/>
    <w:rsid w:val="00AA6AF8"/>
    <w:rsid w:val="00AB4EFF"/>
    <w:rsid w:val="00AB7D00"/>
    <w:rsid w:val="00AD64EF"/>
    <w:rsid w:val="00AE086F"/>
    <w:rsid w:val="00AE1535"/>
    <w:rsid w:val="00AE206C"/>
    <w:rsid w:val="00AE4362"/>
    <w:rsid w:val="00AF539F"/>
    <w:rsid w:val="00B016AC"/>
    <w:rsid w:val="00B0240F"/>
    <w:rsid w:val="00B0437E"/>
    <w:rsid w:val="00B10CE8"/>
    <w:rsid w:val="00B11938"/>
    <w:rsid w:val="00B14DBF"/>
    <w:rsid w:val="00B22EC8"/>
    <w:rsid w:val="00B25680"/>
    <w:rsid w:val="00B327CF"/>
    <w:rsid w:val="00B37F95"/>
    <w:rsid w:val="00B444CA"/>
    <w:rsid w:val="00B44D2E"/>
    <w:rsid w:val="00B4545F"/>
    <w:rsid w:val="00B50308"/>
    <w:rsid w:val="00B50ACF"/>
    <w:rsid w:val="00B56DB1"/>
    <w:rsid w:val="00B66C40"/>
    <w:rsid w:val="00B71CEA"/>
    <w:rsid w:val="00B77CD5"/>
    <w:rsid w:val="00B82BAE"/>
    <w:rsid w:val="00B861B4"/>
    <w:rsid w:val="00BB3488"/>
    <w:rsid w:val="00BB74A3"/>
    <w:rsid w:val="00BC05DD"/>
    <w:rsid w:val="00BC07C1"/>
    <w:rsid w:val="00BD0DE1"/>
    <w:rsid w:val="00BD11B9"/>
    <w:rsid w:val="00BD11F3"/>
    <w:rsid w:val="00BD311A"/>
    <w:rsid w:val="00BD6247"/>
    <w:rsid w:val="00BE0E40"/>
    <w:rsid w:val="00BE71C9"/>
    <w:rsid w:val="00BE7AA4"/>
    <w:rsid w:val="00BF0BF7"/>
    <w:rsid w:val="00BF10CB"/>
    <w:rsid w:val="00BF5254"/>
    <w:rsid w:val="00C06BF6"/>
    <w:rsid w:val="00C177D0"/>
    <w:rsid w:val="00C20E81"/>
    <w:rsid w:val="00C27EA6"/>
    <w:rsid w:val="00C31BDA"/>
    <w:rsid w:val="00C31F87"/>
    <w:rsid w:val="00C36C27"/>
    <w:rsid w:val="00C42AEF"/>
    <w:rsid w:val="00C465E4"/>
    <w:rsid w:val="00C468C7"/>
    <w:rsid w:val="00C54670"/>
    <w:rsid w:val="00C57F6A"/>
    <w:rsid w:val="00C60E05"/>
    <w:rsid w:val="00C6115E"/>
    <w:rsid w:val="00C630F3"/>
    <w:rsid w:val="00C6578A"/>
    <w:rsid w:val="00C84620"/>
    <w:rsid w:val="00C85DEC"/>
    <w:rsid w:val="00C92E4A"/>
    <w:rsid w:val="00C93F19"/>
    <w:rsid w:val="00CC1E30"/>
    <w:rsid w:val="00CC7E54"/>
    <w:rsid w:val="00CD267D"/>
    <w:rsid w:val="00CE2BB1"/>
    <w:rsid w:val="00CF1972"/>
    <w:rsid w:val="00CF1D36"/>
    <w:rsid w:val="00D0131B"/>
    <w:rsid w:val="00D06849"/>
    <w:rsid w:val="00D07DE4"/>
    <w:rsid w:val="00D22A72"/>
    <w:rsid w:val="00D22C70"/>
    <w:rsid w:val="00D32F11"/>
    <w:rsid w:val="00D400CE"/>
    <w:rsid w:val="00D45ED4"/>
    <w:rsid w:val="00D577A6"/>
    <w:rsid w:val="00D61FC4"/>
    <w:rsid w:val="00D6459D"/>
    <w:rsid w:val="00D64EF2"/>
    <w:rsid w:val="00D657C6"/>
    <w:rsid w:val="00D71174"/>
    <w:rsid w:val="00D73345"/>
    <w:rsid w:val="00D7611F"/>
    <w:rsid w:val="00D80149"/>
    <w:rsid w:val="00D95434"/>
    <w:rsid w:val="00D96B00"/>
    <w:rsid w:val="00DA02F6"/>
    <w:rsid w:val="00DA187B"/>
    <w:rsid w:val="00DA583F"/>
    <w:rsid w:val="00DA5E8A"/>
    <w:rsid w:val="00DA6250"/>
    <w:rsid w:val="00DB5E7A"/>
    <w:rsid w:val="00DC400E"/>
    <w:rsid w:val="00DD02B5"/>
    <w:rsid w:val="00DD1BCC"/>
    <w:rsid w:val="00DD545C"/>
    <w:rsid w:val="00DD71F1"/>
    <w:rsid w:val="00DE0071"/>
    <w:rsid w:val="00DE72A6"/>
    <w:rsid w:val="00DF34AA"/>
    <w:rsid w:val="00DF3F14"/>
    <w:rsid w:val="00DF46DA"/>
    <w:rsid w:val="00E00901"/>
    <w:rsid w:val="00E02FD8"/>
    <w:rsid w:val="00E0771C"/>
    <w:rsid w:val="00E14DD1"/>
    <w:rsid w:val="00E17F76"/>
    <w:rsid w:val="00E255C1"/>
    <w:rsid w:val="00E357C3"/>
    <w:rsid w:val="00E36CB2"/>
    <w:rsid w:val="00E370D6"/>
    <w:rsid w:val="00E3716E"/>
    <w:rsid w:val="00E37A1B"/>
    <w:rsid w:val="00E5090E"/>
    <w:rsid w:val="00E52E91"/>
    <w:rsid w:val="00E61772"/>
    <w:rsid w:val="00E640C8"/>
    <w:rsid w:val="00E776E4"/>
    <w:rsid w:val="00E83139"/>
    <w:rsid w:val="00E868C5"/>
    <w:rsid w:val="00E9228C"/>
    <w:rsid w:val="00E94141"/>
    <w:rsid w:val="00E95892"/>
    <w:rsid w:val="00EA1324"/>
    <w:rsid w:val="00EA3155"/>
    <w:rsid w:val="00EB30C4"/>
    <w:rsid w:val="00EB4855"/>
    <w:rsid w:val="00EB4C5D"/>
    <w:rsid w:val="00EB6DDD"/>
    <w:rsid w:val="00EF6243"/>
    <w:rsid w:val="00F04DAE"/>
    <w:rsid w:val="00F05159"/>
    <w:rsid w:val="00F0518C"/>
    <w:rsid w:val="00F0668C"/>
    <w:rsid w:val="00F12F17"/>
    <w:rsid w:val="00F228E2"/>
    <w:rsid w:val="00F25506"/>
    <w:rsid w:val="00F30120"/>
    <w:rsid w:val="00F33F7D"/>
    <w:rsid w:val="00F40075"/>
    <w:rsid w:val="00F40F8E"/>
    <w:rsid w:val="00F435DB"/>
    <w:rsid w:val="00F44212"/>
    <w:rsid w:val="00F53152"/>
    <w:rsid w:val="00F56471"/>
    <w:rsid w:val="00F5748F"/>
    <w:rsid w:val="00F6503E"/>
    <w:rsid w:val="00F678DA"/>
    <w:rsid w:val="00F71731"/>
    <w:rsid w:val="00F72234"/>
    <w:rsid w:val="00F7426C"/>
    <w:rsid w:val="00F853D5"/>
    <w:rsid w:val="00F856C3"/>
    <w:rsid w:val="00F91571"/>
    <w:rsid w:val="00F91B58"/>
    <w:rsid w:val="00F969C5"/>
    <w:rsid w:val="00F96C8F"/>
    <w:rsid w:val="00FA61C1"/>
    <w:rsid w:val="00FA7A60"/>
    <w:rsid w:val="00FA7F83"/>
    <w:rsid w:val="00FB1106"/>
    <w:rsid w:val="00FB1A04"/>
    <w:rsid w:val="00FC1B71"/>
    <w:rsid w:val="00FC40EE"/>
    <w:rsid w:val="00FD0762"/>
    <w:rsid w:val="00FD2372"/>
    <w:rsid w:val="00FE1545"/>
    <w:rsid w:val="00FE3975"/>
    <w:rsid w:val="00FE7D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annotation text" w:uiPriority="0"/>
    <w:lsdException w:name="header" w:uiPriority="0"/>
    <w:lsdException w:name="caption" w:semiHidden="0" w:qFormat="1"/>
    <w:lsdException w:name="annotation reference" w:uiPriority="0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9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uiPriority w:val="99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9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9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uiPriority w:val="9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F856C3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9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34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1B2DB6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color w:val="0000FF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paragraph" w:styleId="SemEspaamento">
    <w:name w:val="No Spacing"/>
    <w:uiPriority w:val="1"/>
    <w:qFormat/>
    <w:rsid w:val="00691F40"/>
    <w:pPr>
      <w:jc w:val="both"/>
    </w:pPr>
    <w:rPr>
      <w:rFonts w:ascii="Times New Roman" w:hAnsi="Times New Roman"/>
      <w:sz w:val="24"/>
      <w:szCs w:val="24"/>
    </w:rPr>
  </w:style>
  <w:style w:type="character" w:styleId="Refdecomentrio">
    <w:name w:val="annotation reference"/>
    <w:basedOn w:val="Fontepargpadro"/>
    <w:unhideWhenUsed/>
    <w:rsid w:val="00D71174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D711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D7117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571E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571E6"/>
    <w:rPr>
      <w:rFonts w:ascii="Times New Roman" w:hAnsi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1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26" Type="http://schemas.openxmlformats.org/officeDocument/2006/relationships/package" Target="embeddings/Documento_do_Microsoft_Office_Word3.docx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package" Target="embeddings/Documento_do_Microsoft_Office_Word1.docx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5.gif"/><Relationship Id="rId25" Type="http://schemas.openxmlformats.org/officeDocument/2006/relationships/image" Target="media/image11.emf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emf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package" Target="embeddings/Documento_do_Microsoft_Office_Word2.docx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9.emf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5.xml"/><Relationship Id="rId48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2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3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4</b:RefOrder>
  </b:Source>
  <b:Source>
    <b:Tag>htt</b:Tag>
    <b:SourceType>InternetSite</b:SourceType>
    <b:Guid>{B713D418-A2F3-4166-89AC-AE5789B28C38}</b:Guid>
    <b:LCID>0</b:LCID>
    <b:Title>http://www.scrum.org/Portals/0/Documents/Scrum%20Guides/Scrum_Guide.pdf</b:Title>
    <b:DayAccessed>06 de abril de 2014</b:DayAccessed>
    <b:RefOrder>1</b:RefOrder>
  </b:Source>
</b:Sources>
</file>

<file path=customXml/itemProps1.xml><?xml version="1.0" encoding="utf-8"?>
<ds:datastoreItem xmlns:ds="http://schemas.openxmlformats.org/officeDocument/2006/customXml" ds:itemID="{76CA1283-4155-4EFF-B736-A778E66B1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110</Pages>
  <Words>18894</Words>
  <Characters>102028</Characters>
  <Application>Microsoft Office Word</Application>
  <DocSecurity>0</DocSecurity>
  <Lines>850</Lines>
  <Paragraphs>241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120681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rtosta</dc:creator>
  <cp:keywords>TCC</cp:keywords>
  <dc:description/>
  <cp:lastModifiedBy>User</cp:lastModifiedBy>
  <cp:revision>7</cp:revision>
  <cp:lastPrinted>2007-10-23T21:29:00Z</cp:lastPrinted>
  <dcterms:created xsi:type="dcterms:W3CDTF">2014-05-12T21:45:00Z</dcterms:created>
  <dcterms:modified xsi:type="dcterms:W3CDTF">2015-04-05T22:17:00Z</dcterms:modified>
  <cp:category>IBTA</cp:category>
</cp:coreProperties>
</file>